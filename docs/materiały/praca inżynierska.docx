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DA4D42"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DA4D42">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DA4D42"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DA4D42" w:rsidP="00781A21">
      <w:pPr>
        <w:spacing w:line="360" w:lineRule="auto"/>
        <w:jc w:val="center"/>
        <w:rPr>
          <w:b/>
          <w:sz w:val="32"/>
          <w:szCs w:val="32"/>
        </w:rPr>
      </w:pPr>
      <w:r w:rsidRPr="00DA4D42">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AE6239" w:rsidRPr="002E7555" w:rsidRDefault="00AE6239"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DA4D42">
      <w:pPr>
        <w:jc w:val="left"/>
        <w:rPr>
          <w:ins w:id="3" w:author="Sebastian" w:date="2011-09-01T19:42:00Z"/>
        </w:rPr>
      </w:pPr>
      <w:ins w:id="4" w:author="Sebastian" w:date="2011-09-01T19:50:00Z">
        <w:r w:rsidRPr="00DA4D42">
          <w:rPr>
            <w:b/>
            <w:noProof/>
            <w:sz w:val="36"/>
            <w:lang w:eastAsia="pl-PL"/>
          </w:rPr>
          <w:pict>
            <v:shape id="_x0000_s1067" type="#_x0000_t32" style="position:absolute;margin-left:-20.6pt;margin-top:41.3pt;width:493.6pt;height:0;z-index:251670528" o:connectortype="straight" strokeweight="1.25pt"/>
          </w:pict>
        </w:r>
      </w:ins>
    </w:p>
    <w:p w:rsidR="00AE6239" w:rsidRDefault="00AE6239">
      <w:pPr>
        <w:pStyle w:val="NormalnyIn"/>
        <w:rPr>
          <w:ins w:id="5" w:author="Sebastian" w:date="2011-09-02T16:29:00Z"/>
        </w:rPr>
        <w:pPrChange w:id="6" w:author="Maciek" w:date="2011-09-01T23:09:00Z">
          <w:pPr>
            <w:jc w:val="left"/>
          </w:pPr>
        </w:pPrChange>
      </w:pPr>
    </w:p>
    <w:p w:rsidR="00DA4D42" w:rsidRDefault="008B419C" w:rsidP="00DA4D42">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DA4D42" w:rsidRDefault="008B419C" w:rsidP="00DA4D42">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17"/>
        <w:r w:rsidR="00676162">
          <w:t>ograniczenia</w:t>
        </w:r>
        <w:commentRangeEnd w:id="17"/>
        <w:r w:rsidR="00676162">
          <w:rPr>
            <w:rStyle w:val="Odwoaniedokomentarza"/>
            <w:rFonts w:ascii="Calibri" w:eastAsia="Calibri" w:hAnsi="Calibri"/>
            <w:lang w:eastAsia="en-US"/>
          </w:rPr>
          <w:commentReference w:id="17"/>
        </w:r>
        <w:r w:rsidR="00676162">
          <w:t>.</w:t>
        </w:r>
      </w:ins>
    </w:p>
    <w:p w:rsidR="003B3068" w:rsidRDefault="003B3068">
      <w:pPr>
        <w:jc w:val="left"/>
        <w:rPr>
          <w:ins w:id="18" w:author="Sebastian Łuczak" w:date="2011-09-02T10:05:00Z"/>
        </w:rPr>
      </w:pPr>
      <w:ins w:id="19" w:author="Sebastian Łuczak" w:date="2011-09-02T10:05:00Z">
        <w:r>
          <w:br w:type="page"/>
        </w:r>
      </w:ins>
    </w:p>
    <w:p w:rsidR="00AB2A9A" w:rsidRDefault="003B3068">
      <w:pPr>
        <w:jc w:val="left"/>
        <w:rPr>
          <w:ins w:id="20" w:author="Sebastian Łuczak" w:date="2011-09-02T10:48:00Z"/>
        </w:rPr>
      </w:pPr>
      <w:ins w:id="21" w:author="Sebastian Łuczak" w:date="2011-09-02T10:05:00Z">
        <w:r>
          <w:lastRenderedPageBreak/>
          <w:t>Streszczenie w języku angielskim</w:t>
        </w:r>
      </w:ins>
    </w:p>
    <w:p w:rsidR="00DA4D42" w:rsidRDefault="00AB2A9A" w:rsidP="00DA4D42">
      <w:pPr>
        <w:pStyle w:val="NormalnyIn"/>
        <w:ind w:firstLine="0"/>
        <w:rPr>
          <w:ins w:id="22" w:author="Sebastian Łuczak" w:date="2011-09-02T10:48:00Z"/>
        </w:rPr>
        <w:pPrChange w:id="23" w:author="Sebastian Łuczak" w:date="2011-09-02T10:49:00Z">
          <w:pPr>
            <w:pStyle w:val="NormalnyIn"/>
          </w:pPr>
        </w:pPrChange>
      </w:pPr>
      <w:ins w:id="24"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5"/>
        <w:r>
          <w:t>ograniczenia</w:t>
        </w:r>
        <w:commentRangeEnd w:id="25"/>
        <w:r>
          <w:rPr>
            <w:rStyle w:val="Odwoaniedokomentarza"/>
            <w:rFonts w:ascii="Calibri" w:eastAsia="Calibri" w:hAnsi="Calibri"/>
            <w:lang w:eastAsia="en-US"/>
          </w:rPr>
          <w:commentReference w:id="25"/>
        </w:r>
        <w:r>
          <w:t>.</w:t>
        </w:r>
      </w:ins>
    </w:p>
    <w:p w:rsidR="00DA4D42" w:rsidRDefault="008B419C" w:rsidP="00DA4D42">
      <w:pPr>
        <w:pStyle w:val="NormalnyIn"/>
        <w:rPr>
          <w:del w:id="26" w:author="Sebastian Łuczak" w:date="2011-09-02T10:05:00Z"/>
        </w:rPr>
        <w:pPrChange w:id="27" w:author="Maciek" w:date="2011-09-01T23:09:00Z">
          <w:pPr>
            <w:jc w:val="left"/>
          </w:pPr>
        </w:pPrChange>
      </w:pPr>
      <w:del w:id="28"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29" w:author="Maciek" w:date="2011-09-01T23:05:00Z"/>
        </w:rPr>
      </w:pPr>
      <w:ins w:id="30" w:author="Maciek" w:date="2011-09-01T23:05:00Z">
        <w:r>
          <w:lastRenderedPageBreak/>
          <w:t>Specjalność: Telekomunikacja –  Systemy i Sieci Telekomunikacyjne</w:t>
        </w:r>
      </w:ins>
    </w:p>
    <w:p w:rsidR="00676162" w:rsidRDefault="00676162" w:rsidP="00676162">
      <w:pPr>
        <w:ind w:left="4248"/>
        <w:jc w:val="left"/>
        <w:rPr>
          <w:ins w:id="31" w:author="Maciek" w:date="2011-09-01T23:05:00Z"/>
        </w:rPr>
      </w:pPr>
      <w:ins w:id="32" w:author="Maciek" w:date="2011-09-01T23:05:00Z">
        <w:r>
          <w:t xml:space="preserve">Data urodzenia: 8 lipca 1988 </w:t>
        </w:r>
      </w:ins>
    </w:p>
    <w:p w:rsidR="00676162" w:rsidRDefault="00676162" w:rsidP="00676162">
      <w:pPr>
        <w:ind w:left="4248"/>
        <w:jc w:val="left"/>
        <w:rPr>
          <w:ins w:id="33" w:author="Maciek" w:date="2011-09-01T23:05:00Z"/>
        </w:rPr>
      </w:pPr>
      <w:ins w:id="34" w:author="Maciek" w:date="2011-09-01T23:05:00Z">
        <w:r>
          <w:t xml:space="preserve">Data rozpoczęcia studiów: 01 października </w:t>
        </w:r>
        <w:commentRangeStart w:id="35"/>
        <w:r>
          <w:t>2007</w:t>
        </w:r>
        <w:commentRangeEnd w:id="35"/>
        <w:r>
          <w:rPr>
            <w:rStyle w:val="Odwoaniedokomentarza"/>
          </w:rPr>
          <w:commentReference w:id="35"/>
        </w:r>
      </w:ins>
    </w:p>
    <w:p w:rsidR="00676162" w:rsidRDefault="00676162" w:rsidP="00676162">
      <w:pPr>
        <w:jc w:val="left"/>
        <w:rPr>
          <w:ins w:id="36" w:author="Maciek" w:date="2011-09-01T23:05:00Z"/>
        </w:rPr>
      </w:pPr>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pStyle w:val="NormalnyIn"/>
        <w:jc w:val="center"/>
        <w:rPr>
          <w:ins w:id="45" w:author="Maciek" w:date="2011-09-01T23:05:00Z"/>
        </w:rPr>
      </w:pPr>
      <w:ins w:id="46" w:author="Maciek" w:date="2011-09-01T23:05:00Z">
        <w:r>
          <w:t>Życiorys</w:t>
        </w:r>
      </w:ins>
    </w:p>
    <w:p w:rsidR="00676162" w:rsidRDefault="00676162" w:rsidP="00676162">
      <w:pPr>
        <w:pStyle w:val="NormalnyIn"/>
        <w:rPr>
          <w:ins w:id="47" w:author="Maciek" w:date="2011-09-01T23:05:00Z"/>
        </w:rPr>
      </w:pPr>
    </w:p>
    <w:p w:rsidR="00676162" w:rsidRDefault="00676162" w:rsidP="00676162">
      <w:pPr>
        <w:pStyle w:val="NormalnyIn"/>
        <w:rPr>
          <w:ins w:id="48" w:author="Maciek" w:date="2011-09-01T23:05:00Z"/>
        </w:rPr>
      </w:pPr>
    </w:p>
    <w:p w:rsidR="00676162" w:rsidRDefault="00676162" w:rsidP="00676162">
      <w:pPr>
        <w:pStyle w:val="NormalnyIn"/>
        <w:ind w:firstLine="0"/>
        <w:rPr>
          <w:ins w:id="49" w:author="Maciek" w:date="2011-09-01T23:05:00Z"/>
        </w:rPr>
      </w:pPr>
      <w:ins w:id="50" w:author="Maciek" w:date="2011-09-01T23:05:00Z">
        <w:r>
          <w:t>Urodziłem się 08.07.1988 r. w Warszawie. Po ukończeniu szkoły podstawowej</w:t>
        </w:r>
      </w:ins>
      <w:ins w:id="51" w:author="Sebastian Łuczak" w:date="2011-09-02T10:08:00Z">
        <w:r w:rsidR="003B3068">
          <w:t xml:space="preserve"> i gimnazjum</w:t>
        </w:r>
      </w:ins>
      <w:ins w:id="52" w:author="Maciek" w:date="2011-09-01T23:05:00Z">
        <w:r>
          <w:t>,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676162" w:rsidRDefault="00676162" w:rsidP="00676162">
      <w:pPr>
        <w:jc w:val="left"/>
        <w:rPr>
          <w:ins w:id="53" w:author="Maciek" w:date="2011-09-01T23:05:00Z"/>
        </w:rPr>
      </w:pPr>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ind w:left="4248"/>
        <w:jc w:val="center"/>
        <w:rPr>
          <w:ins w:id="59" w:author="Maciek" w:date="2011-09-01T23:05:00Z"/>
        </w:rPr>
      </w:pPr>
      <w:ins w:id="60" w:author="Maciek" w:date="2011-09-01T23:05:00Z">
        <w:r>
          <w:t>………………………………</w:t>
        </w:r>
      </w:ins>
    </w:p>
    <w:p w:rsidR="00676162" w:rsidRDefault="00676162" w:rsidP="00676162">
      <w:pPr>
        <w:ind w:left="3540" w:firstLine="708"/>
        <w:jc w:val="center"/>
        <w:rPr>
          <w:ins w:id="61" w:author="Maciek" w:date="2011-09-01T23:05:00Z"/>
        </w:rPr>
      </w:pPr>
      <w:ins w:id="62" w:author="Maciek" w:date="2011-09-01T23:05:00Z">
        <w:r>
          <w:t>Podpis</w:t>
        </w:r>
      </w:ins>
    </w:p>
    <w:p w:rsidR="00676162" w:rsidRDefault="00676162" w:rsidP="00676162">
      <w:pPr>
        <w:jc w:val="left"/>
        <w:rPr>
          <w:ins w:id="63" w:author="Maciek" w:date="2011-09-01T23:05:00Z"/>
        </w:rPr>
      </w:pPr>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ins w:id="72" w:author="Maciek" w:date="2011-09-01T23:05:00Z">
        <w:r>
          <w:t xml:space="preserve">EGZAMIN DYPLOMOWY </w:t>
        </w:r>
      </w:ins>
    </w:p>
    <w:p w:rsidR="00676162" w:rsidRDefault="00676162" w:rsidP="00676162">
      <w:pPr>
        <w:jc w:val="left"/>
        <w:rPr>
          <w:ins w:id="73" w:author="Maciek" w:date="2011-09-01T23:05:00Z"/>
        </w:rPr>
      </w:pPr>
      <w:ins w:id="74" w:author="Maciek" w:date="2011-09-01T23:05:00Z">
        <w:r>
          <w:t xml:space="preserve">Złożył egzamin dyplomowy w dniu  ………………… </w:t>
        </w:r>
      </w:ins>
    </w:p>
    <w:p w:rsidR="00676162" w:rsidRDefault="00676162" w:rsidP="00676162">
      <w:pPr>
        <w:jc w:val="left"/>
        <w:rPr>
          <w:ins w:id="75" w:author="Maciek" w:date="2011-09-01T23:05:00Z"/>
        </w:rPr>
      </w:pPr>
      <w:ins w:id="76" w:author="Maciek" w:date="2011-09-01T23:05:00Z">
        <w:r>
          <w:t xml:space="preserve">Ogólny wynik studiów </w:t>
        </w:r>
        <w:del w:id="77" w:author="Sebastian Łuczak" w:date="2011-09-02T10:08:00Z">
          <w:r w:rsidDel="003B3068">
            <w:delText xml:space="preserve"> </w:delText>
          </w:r>
        </w:del>
      </w:ins>
      <w:ins w:id="78" w:author="Sebastian Łuczak" w:date="2011-09-02T10:08:00Z">
        <w:r w:rsidR="003B3068">
          <w:t>…………………………………….</w:t>
        </w:r>
      </w:ins>
      <w:ins w:id="79" w:author="Maciek" w:date="2011-09-01T23:05:00Z">
        <w:del w:id="80" w:author="Sebastian Łuczak" w:date="2011-09-02T10:08:00Z">
          <w:r w:rsidDel="003B3068">
            <w:delText xml:space="preserve">……………………………… </w:delText>
          </w:r>
        </w:del>
      </w:ins>
    </w:p>
    <w:p w:rsidR="008B419C" w:rsidDel="00676162" w:rsidRDefault="00676162" w:rsidP="00676162">
      <w:pPr>
        <w:jc w:val="left"/>
        <w:rPr>
          <w:del w:id="81" w:author="Maciek" w:date="2011-09-01T23:05:00Z"/>
        </w:rPr>
      </w:pPr>
      <w:ins w:id="82" w:author="Maciek" w:date="2011-09-01T23:05:00Z">
        <w:r>
          <w:t>Dodatkowe uwagi i wnioski Komisji …………………………………………………………………………………………………………………………………………………………………………………………………………………………………………………………………………………………………………………………</w:t>
        </w:r>
      </w:ins>
      <w:ins w:id="83" w:author="Sebastian Łuczak" w:date="2011-09-02T10:06:00Z">
        <w:r w:rsidR="003B3068">
          <w:t>……………………………………………………………………………………………………………………………………………………………</w:t>
        </w:r>
      </w:ins>
      <w:ins w:id="84" w:author="Maciek" w:date="2011-09-01T23:05:00Z">
        <w:del w:id="85" w:author="Sebastian Łuczak" w:date="2011-09-02T10:06:00Z">
          <w:r w:rsidDel="003B3068">
            <w:delText>…………………………………………………………………………………………………………………………………………………………</w:delText>
          </w:r>
        </w:del>
      </w:ins>
      <w:del w:id="86"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7" w:author="Sebastian Łuczak" w:date="2011-09-02T10:07:00Z"/>
        </w:rPr>
      </w:pPr>
      <w:ins w:id="88" w:author="Sebastian Łuczak" w:date="2011-09-02T10:07:00Z">
        <w:r>
          <w:lastRenderedPageBreak/>
          <w:t>Specjalność: Telekomunikacja –  Systemy i Sieci Telekomunikacyjne</w:t>
        </w:r>
      </w:ins>
    </w:p>
    <w:p w:rsidR="003B3068" w:rsidRDefault="003B3068" w:rsidP="003B3068">
      <w:pPr>
        <w:ind w:left="4248"/>
        <w:jc w:val="left"/>
        <w:rPr>
          <w:ins w:id="89" w:author="Sebastian Łuczak" w:date="2011-09-02T10:07:00Z"/>
        </w:rPr>
      </w:pPr>
      <w:ins w:id="90" w:author="Sebastian Łuczak" w:date="2011-09-02T10:07:00Z">
        <w:r>
          <w:t xml:space="preserve">Data urodzenia: 21 czerwca 1988 </w:t>
        </w:r>
      </w:ins>
    </w:p>
    <w:p w:rsidR="003B3068" w:rsidRDefault="003B3068" w:rsidP="003B3068">
      <w:pPr>
        <w:ind w:left="4248"/>
        <w:jc w:val="left"/>
        <w:rPr>
          <w:ins w:id="91" w:author="Sebastian Łuczak" w:date="2011-09-02T10:07:00Z"/>
        </w:rPr>
      </w:pPr>
      <w:ins w:id="92" w:author="Sebastian Łuczak" w:date="2011-09-02T10:07:00Z">
        <w:r>
          <w:t xml:space="preserve">Data rozpoczęcia studiów: 01 października </w:t>
        </w:r>
        <w:commentRangeStart w:id="93"/>
        <w:r>
          <w:t>2007</w:t>
        </w:r>
        <w:commentRangeEnd w:id="93"/>
        <w:r>
          <w:rPr>
            <w:rStyle w:val="Odwoaniedokomentarza"/>
          </w:rPr>
          <w:commentReference w:id="93"/>
        </w:r>
      </w:ins>
    </w:p>
    <w:p w:rsidR="003B3068" w:rsidRDefault="003B3068" w:rsidP="003B3068">
      <w:pPr>
        <w:jc w:val="left"/>
        <w:rPr>
          <w:ins w:id="94" w:author="Sebastian Łuczak" w:date="2011-09-02T10:07:00Z"/>
        </w:rPr>
      </w:pPr>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pStyle w:val="NormalnyIn"/>
        <w:jc w:val="center"/>
        <w:rPr>
          <w:ins w:id="103" w:author="Sebastian Łuczak" w:date="2011-09-02T10:07:00Z"/>
        </w:rPr>
      </w:pPr>
      <w:ins w:id="104" w:author="Sebastian Łuczak" w:date="2011-09-02T10:07:00Z">
        <w:r>
          <w:t>Życiorys</w:t>
        </w:r>
      </w:ins>
    </w:p>
    <w:p w:rsidR="003B3068" w:rsidRDefault="003B3068" w:rsidP="003B3068">
      <w:pPr>
        <w:pStyle w:val="NormalnyIn"/>
        <w:rPr>
          <w:ins w:id="105" w:author="Sebastian Łuczak" w:date="2011-09-02T10:07:00Z"/>
        </w:rPr>
      </w:pPr>
    </w:p>
    <w:p w:rsidR="003B3068" w:rsidRDefault="003B3068" w:rsidP="003B3068">
      <w:pPr>
        <w:pStyle w:val="NormalnyIn"/>
        <w:rPr>
          <w:ins w:id="106" w:author="Sebastian Łuczak" w:date="2011-09-02T10:07:00Z"/>
        </w:rPr>
      </w:pPr>
    </w:p>
    <w:p w:rsidR="003B3068" w:rsidRDefault="003B3068" w:rsidP="003B3068">
      <w:pPr>
        <w:pStyle w:val="NormalnyIn"/>
        <w:ind w:firstLine="0"/>
        <w:rPr>
          <w:ins w:id="107" w:author="Sebastian Łuczak" w:date="2011-09-02T10:07:00Z"/>
        </w:rPr>
      </w:pPr>
      <w:ins w:id="108" w:author="Sebastian Łuczak" w:date="2011-09-02T10:07:00Z">
        <w:r>
          <w:t>Urodziłem się 21.06.1988r. w Warszawie. Po ukończeniu szkoły podstawowej, i gimnazjum,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3B3068" w:rsidRDefault="003B3068" w:rsidP="003B3068">
      <w:pPr>
        <w:jc w:val="left"/>
        <w:rPr>
          <w:ins w:id="109" w:author="Sebastian Łuczak" w:date="2011-09-02T10:07:00Z"/>
        </w:rPr>
      </w:pPr>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ind w:left="4248"/>
        <w:jc w:val="center"/>
        <w:rPr>
          <w:ins w:id="115" w:author="Sebastian Łuczak" w:date="2011-09-02T10:07:00Z"/>
        </w:rPr>
      </w:pPr>
      <w:ins w:id="116" w:author="Sebastian Łuczak" w:date="2011-09-02T10:07:00Z">
        <w:r>
          <w:t>………………………………</w:t>
        </w:r>
      </w:ins>
    </w:p>
    <w:p w:rsidR="003B3068" w:rsidRDefault="003B3068" w:rsidP="003B3068">
      <w:pPr>
        <w:ind w:left="3540" w:firstLine="708"/>
        <w:jc w:val="center"/>
        <w:rPr>
          <w:ins w:id="117" w:author="Sebastian Łuczak" w:date="2011-09-02T10:07:00Z"/>
        </w:rPr>
      </w:pPr>
      <w:ins w:id="118" w:author="Sebastian Łuczak" w:date="2011-09-02T10:07:00Z">
        <w:r>
          <w:t>Podpis</w:t>
        </w:r>
      </w:ins>
    </w:p>
    <w:p w:rsidR="003B3068" w:rsidRDefault="003B3068" w:rsidP="003B3068">
      <w:pPr>
        <w:jc w:val="left"/>
        <w:rPr>
          <w:ins w:id="119" w:author="Sebastian Łuczak" w:date="2011-09-02T10:07:00Z"/>
        </w:rPr>
      </w:pPr>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ins w:id="128" w:author="Sebastian Łuczak" w:date="2011-09-02T10:07:00Z">
        <w:r>
          <w:t xml:space="preserve">EGZAMIN DYPLOMOWY </w:t>
        </w:r>
      </w:ins>
    </w:p>
    <w:p w:rsidR="003B3068" w:rsidRDefault="003B3068" w:rsidP="003B3068">
      <w:pPr>
        <w:jc w:val="left"/>
        <w:rPr>
          <w:ins w:id="129" w:author="Sebastian Łuczak" w:date="2011-09-02T10:07:00Z"/>
        </w:rPr>
      </w:pPr>
      <w:ins w:id="130" w:author="Sebastian Łuczak" w:date="2011-09-02T10:07:00Z">
        <w:r>
          <w:t xml:space="preserve">Złożył egzamin dyplomowy w dniu  ………………… </w:t>
        </w:r>
      </w:ins>
    </w:p>
    <w:p w:rsidR="003B3068" w:rsidRDefault="003B3068" w:rsidP="003B3068">
      <w:pPr>
        <w:jc w:val="left"/>
        <w:rPr>
          <w:ins w:id="131" w:author="Sebastian Łuczak" w:date="2011-09-02T10:07:00Z"/>
        </w:rPr>
      </w:pPr>
      <w:ins w:id="132" w:author="Sebastian Łuczak" w:date="2011-09-02T10:07:00Z">
        <w:r>
          <w:t>Ogólny wynik studiów  ………………………………</w:t>
        </w:r>
      </w:ins>
      <w:ins w:id="133" w:author="Sebastian Łuczak" w:date="2011-09-02T10:08:00Z">
        <w:r>
          <w:t>…….</w:t>
        </w:r>
      </w:ins>
      <w:ins w:id="134" w:author="Sebastian Łuczak" w:date="2011-09-02T10:07:00Z">
        <w:r>
          <w:t xml:space="preserve"> </w:t>
        </w:r>
      </w:ins>
    </w:p>
    <w:p w:rsidR="00D15F0F" w:rsidRPr="00C37C2C" w:rsidDel="003B3068" w:rsidRDefault="003B3068" w:rsidP="003B3068">
      <w:pPr>
        <w:spacing w:line="276" w:lineRule="auto"/>
        <w:jc w:val="center"/>
        <w:rPr>
          <w:del w:id="135" w:author="Sebastian Łuczak" w:date="2011-09-02T10:07:00Z"/>
          <w:rFonts w:ascii="Times New Roman" w:hAnsi="Times New Roman"/>
          <w:b/>
          <w:sz w:val="20"/>
          <w:szCs w:val="20"/>
        </w:rPr>
      </w:pPr>
      <w:ins w:id="136" w:author="Sebastian Łuczak" w:date="2011-09-02T10:07:00Z">
        <w:r>
          <w:t>Dodatkowe uwagi i wnioski Komisji ………………………………………………………………………………………………………………………………………………………………………………………………………………………………………………………………………………………………………………………………………………………………………………………………………………………………………………………………………………………</w:t>
        </w:r>
        <w:r>
          <w:br w:type="page"/>
        </w:r>
      </w:ins>
      <w:del w:id="137"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8" w:author="Sebastian Łuczak" w:date="2011-09-02T10:07:00Z"/>
          <w:rFonts w:ascii="Times New Roman" w:hAnsi="Times New Roman"/>
          <w:b/>
          <w:sz w:val="20"/>
          <w:szCs w:val="20"/>
        </w:rPr>
      </w:pPr>
      <w:del w:id="139"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0" w:author="Sebastian Łuczak" w:date="2011-09-02T10:07:00Z"/>
        </w:trPr>
        <w:tc>
          <w:tcPr>
            <w:tcW w:w="3794" w:type="dxa"/>
          </w:tcPr>
          <w:p w:rsidR="00D15F0F" w:rsidRPr="00C37C2C" w:rsidDel="003B3068" w:rsidRDefault="00D15F0F" w:rsidP="003B10C3">
            <w:pPr>
              <w:ind w:left="1560"/>
              <w:rPr>
                <w:del w:id="141" w:author="Sebastian Łuczak" w:date="2011-09-02T10:07:00Z"/>
                <w:rFonts w:ascii="Times New Roman" w:hAnsi="Times New Roman"/>
                <w:sz w:val="20"/>
                <w:szCs w:val="20"/>
              </w:rPr>
            </w:pPr>
            <w:del w:id="142"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3" w:author="Sebastian Łuczak" w:date="2011-09-02T10:07:00Z"/>
                <w:rFonts w:ascii="Times New Roman" w:hAnsi="Times New Roman"/>
                <w:sz w:val="20"/>
                <w:szCs w:val="20"/>
              </w:rPr>
            </w:pPr>
            <w:del w:id="144"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5" w:author="Sebastian Łuczak" w:date="2011-09-02T10:07:00Z"/>
        </w:trPr>
        <w:tc>
          <w:tcPr>
            <w:tcW w:w="3794" w:type="dxa"/>
          </w:tcPr>
          <w:p w:rsidR="00D15F0F" w:rsidRPr="00C37C2C" w:rsidDel="003B3068" w:rsidRDefault="00D15F0F" w:rsidP="003B10C3">
            <w:pPr>
              <w:ind w:left="1560"/>
              <w:rPr>
                <w:del w:id="146" w:author="Sebastian Łuczak" w:date="2011-09-02T10:07:00Z"/>
                <w:rFonts w:ascii="Times New Roman" w:hAnsi="Times New Roman"/>
                <w:sz w:val="20"/>
                <w:szCs w:val="20"/>
              </w:rPr>
            </w:pPr>
            <w:del w:id="147"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8" w:author="Sebastian Łuczak" w:date="2011-09-02T10:07:00Z"/>
                <w:rFonts w:ascii="Times New Roman" w:hAnsi="Times New Roman"/>
                <w:sz w:val="20"/>
                <w:szCs w:val="20"/>
              </w:rPr>
            </w:pPr>
            <w:del w:id="149"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0" w:author="Sebastian Łuczak" w:date="2011-09-02T10:07:00Z"/>
        </w:trPr>
        <w:tc>
          <w:tcPr>
            <w:tcW w:w="3794" w:type="dxa"/>
          </w:tcPr>
          <w:p w:rsidR="00D15F0F" w:rsidRPr="00C37C2C" w:rsidDel="003B3068" w:rsidRDefault="00D15F0F" w:rsidP="003B10C3">
            <w:pPr>
              <w:ind w:left="1560"/>
              <w:rPr>
                <w:del w:id="151" w:author="Sebastian Łuczak" w:date="2011-09-02T10:07:00Z"/>
                <w:rFonts w:ascii="Times New Roman" w:hAnsi="Times New Roman"/>
                <w:sz w:val="20"/>
                <w:szCs w:val="20"/>
              </w:rPr>
            </w:pPr>
            <w:del w:id="152"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3" w:author="Sebastian Łuczak" w:date="2011-09-02T10:07:00Z"/>
                <w:rFonts w:ascii="Times New Roman" w:hAnsi="Times New Roman"/>
                <w:sz w:val="20"/>
                <w:szCs w:val="20"/>
              </w:rPr>
            </w:pPr>
            <w:del w:id="154"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5" w:author="Sebastian Łuczak" w:date="2011-09-02T10:07:00Z"/>
        </w:trPr>
        <w:tc>
          <w:tcPr>
            <w:tcW w:w="3794" w:type="dxa"/>
          </w:tcPr>
          <w:p w:rsidR="00D15F0F" w:rsidRPr="00C37C2C" w:rsidDel="003B3068" w:rsidRDefault="00D15F0F" w:rsidP="003B10C3">
            <w:pPr>
              <w:ind w:left="1560"/>
              <w:rPr>
                <w:del w:id="156" w:author="Sebastian Łuczak" w:date="2011-09-02T10:07:00Z"/>
                <w:rFonts w:ascii="Times New Roman" w:hAnsi="Times New Roman"/>
                <w:sz w:val="20"/>
                <w:szCs w:val="20"/>
              </w:rPr>
            </w:pPr>
            <w:del w:id="157"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8" w:author="Sebastian Łuczak" w:date="2011-09-02T10:07:00Z"/>
                <w:rFonts w:ascii="Times New Roman" w:hAnsi="Times New Roman"/>
                <w:sz w:val="20"/>
                <w:szCs w:val="20"/>
              </w:rPr>
            </w:pPr>
            <w:del w:id="159"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0" w:author="Sebastian Łuczak" w:date="2011-09-02T10:07:00Z"/>
        </w:trPr>
        <w:tc>
          <w:tcPr>
            <w:tcW w:w="3794" w:type="dxa"/>
          </w:tcPr>
          <w:p w:rsidR="00D15F0F" w:rsidRPr="00C37C2C" w:rsidDel="003B3068" w:rsidRDefault="00D15F0F" w:rsidP="003B10C3">
            <w:pPr>
              <w:ind w:left="1560" w:right="-108"/>
              <w:rPr>
                <w:del w:id="161" w:author="Sebastian Łuczak" w:date="2011-09-02T10:07:00Z"/>
                <w:rFonts w:ascii="Times New Roman" w:hAnsi="Times New Roman"/>
                <w:sz w:val="20"/>
                <w:szCs w:val="20"/>
              </w:rPr>
            </w:pPr>
            <w:del w:id="162"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3" w:author="Sebastian Łuczak" w:date="2011-09-02T10:07:00Z"/>
                <w:rFonts w:ascii="Times New Roman" w:hAnsi="Times New Roman"/>
                <w:sz w:val="20"/>
                <w:szCs w:val="20"/>
              </w:rPr>
            </w:pPr>
            <w:del w:id="164"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5" w:author="Sebastian Łuczak" w:date="2011-09-02T10:07:00Z"/>
        </w:trPr>
        <w:tc>
          <w:tcPr>
            <w:tcW w:w="3794" w:type="dxa"/>
          </w:tcPr>
          <w:p w:rsidR="00D15F0F" w:rsidRPr="00C37C2C" w:rsidDel="003B3068" w:rsidRDefault="00D15F0F" w:rsidP="003B10C3">
            <w:pPr>
              <w:ind w:left="1560" w:right="-108"/>
              <w:rPr>
                <w:del w:id="166" w:author="Sebastian Łuczak" w:date="2011-09-02T10:07:00Z"/>
                <w:rFonts w:ascii="Times New Roman" w:hAnsi="Times New Roman"/>
                <w:sz w:val="20"/>
                <w:szCs w:val="20"/>
              </w:rPr>
            </w:pPr>
            <w:del w:id="167"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8" w:author="Sebastian Łuczak" w:date="2011-09-02T10:07:00Z"/>
                <w:rFonts w:ascii="Times New Roman" w:hAnsi="Times New Roman"/>
                <w:sz w:val="20"/>
                <w:szCs w:val="20"/>
              </w:rPr>
            </w:pPr>
            <w:del w:id="169"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0"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1" w:author="Sebastian Łuczak" w:date="2011-09-02T10:07:00Z"/>
          <w:rFonts w:ascii="Times New Roman" w:hAnsi="Times New Roman"/>
          <w:b/>
          <w:sz w:val="20"/>
          <w:szCs w:val="20"/>
        </w:rPr>
      </w:pPr>
      <w:del w:id="172"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3" w:author="Sebastian Łuczak" w:date="2011-09-02T10:07:00Z"/>
        </w:trPr>
        <w:tc>
          <w:tcPr>
            <w:tcW w:w="3794" w:type="dxa"/>
          </w:tcPr>
          <w:p w:rsidR="00D15F0F" w:rsidRPr="00C37C2C" w:rsidDel="003B3068" w:rsidRDefault="00D15F0F" w:rsidP="003B10C3">
            <w:pPr>
              <w:ind w:left="1560"/>
              <w:rPr>
                <w:del w:id="174" w:author="Sebastian Łuczak" w:date="2011-09-02T10:07:00Z"/>
                <w:rFonts w:ascii="Times New Roman" w:hAnsi="Times New Roman"/>
                <w:sz w:val="20"/>
                <w:szCs w:val="20"/>
              </w:rPr>
            </w:pPr>
            <w:del w:id="175"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6" w:author="Sebastian Łuczak" w:date="2011-09-02T10:07:00Z"/>
                <w:rFonts w:ascii="Times New Roman" w:hAnsi="Times New Roman"/>
                <w:sz w:val="20"/>
                <w:szCs w:val="20"/>
              </w:rPr>
            </w:pPr>
            <w:del w:id="177"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8" w:author="Sebastian Łuczak" w:date="2011-09-02T10:07:00Z"/>
        </w:trPr>
        <w:tc>
          <w:tcPr>
            <w:tcW w:w="3794" w:type="dxa"/>
          </w:tcPr>
          <w:p w:rsidR="00D15F0F" w:rsidRPr="00C37C2C" w:rsidDel="003B3068" w:rsidRDefault="00D15F0F" w:rsidP="003B10C3">
            <w:pPr>
              <w:ind w:left="1560"/>
              <w:rPr>
                <w:del w:id="179" w:author="Sebastian Łuczak" w:date="2011-09-02T10:07:00Z"/>
                <w:rFonts w:ascii="Times New Roman" w:hAnsi="Times New Roman"/>
                <w:sz w:val="20"/>
                <w:szCs w:val="20"/>
              </w:rPr>
            </w:pPr>
            <w:del w:id="180"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1" w:author="Sebastian Łuczak" w:date="2011-09-02T10:07:00Z"/>
                <w:rFonts w:ascii="Times New Roman" w:hAnsi="Times New Roman"/>
                <w:sz w:val="20"/>
                <w:szCs w:val="20"/>
              </w:rPr>
            </w:pPr>
            <w:del w:id="182"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3" w:author="Sebastian Łuczak" w:date="2011-09-02T10:07:00Z"/>
                <w:rFonts w:ascii="Times New Roman" w:hAnsi="Times New Roman"/>
                <w:sz w:val="20"/>
                <w:szCs w:val="20"/>
              </w:rPr>
            </w:pPr>
          </w:p>
        </w:tc>
      </w:tr>
      <w:tr w:rsidR="00D15F0F" w:rsidRPr="00C37C2C" w:rsidDel="003B3068" w:rsidTr="003B10C3">
        <w:trPr>
          <w:del w:id="184" w:author="Sebastian Łuczak" w:date="2011-09-02T10:07:00Z"/>
        </w:trPr>
        <w:tc>
          <w:tcPr>
            <w:tcW w:w="3794" w:type="dxa"/>
          </w:tcPr>
          <w:p w:rsidR="00D15F0F" w:rsidRPr="00C37C2C" w:rsidDel="003B3068" w:rsidRDefault="00D15F0F" w:rsidP="003B10C3">
            <w:pPr>
              <w:spacing w:line="276" w:lineRule="auto"/>
              <w:rPr>
                <w:del w:id="185" w:author="Sebastian Łuczak" w:date="2011-09-02T10:07:00Z"/>
                <w:rFonts w:ascii="Times New Roman" w:hAnsi="Times New Roman"/>
                <w:b/>
                <w:sz w:val="20"/>
                <w:szCs w:val="20"/>
              </w:rPr>
            </w:pPr>
            <w:del w:id="186"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7" w:author="Sebastian Łuczak" w:date="2011-09-02T10:07:00Z"/>
                <w:rFonts w:ascii="Times New Roman" w:hAnsi="Times New Roman"/>
                <w:sz w:val="20"/>
                <w:szCs w:val="20"/>
              </w:rPr>
            </w:pPr>
          </w:p>
        </w:tc>
      </w:tr>
      <w:tr w:rsidR="00D15F0F" w:rsidRPr="00C37C2C" w:rsidDel="003B3068" w:rsidTr="003B10C3">
        <w:trPr>
          <w:trHeight w:val="1238"/>
          <w:del w:id="188" w:author="Sebastian Łuczak" w:date="2011-09-02T10:07:00Z"/>
        </w:trPr>
        <w:tc>
          <w:tcPr>
            <w:tcW w:w="3794" w:type="dxa"/>
          </w:tcPr>
          <w:p w:rsidR="00D15F0F" w:rsidRPr="00C37C2C" w:rsidDel="003B3068" w:rsidRDefault="00D15F0F" w:rsidP="00FC62BF">
            <w:pPr>
              <w:ind w:left="1560"/>
              <w:rPr>
                <w:del w:id="189" w:author="Sebastian Łuczak" w:date="2011-09-02T10:07:00Z"/>
                <w:rFonts w:ascii="Times New Roman" w:hAnsi="Times New Roman"/>
                <w:sz w:val="20"/>
                <w:szCs w:val="20"/>
              </w:rPr>
            </w:pPr>
            <w:del w:id="190"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1" w:author="Sebastian Łuczak" w:date="2011-09-02T10:07:00Z"/>
                <w:rFonts w:ascii="Times New Roman" w:hAnsi="Times New Roman"/>
                <w:sz w:val="20"/>
                <w:szCs w:val="20"/>
                <w:u w:val="single"/>
              </w:rPr>
            </w:pPr>
            <w:del w:id="192"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3" w:author="Sebastian Łuczak" w:date="2011-09-02T10:07:00Z"/>
                <w:rFonts w:ascii="Times New Roman" w:hAnsi="Times New Roman"/>
                <w:sz w:val="20"/>
                <w:szCs w:val="20"/>
              </w:rPr>
            </w:pPr>
            <w:del w:id="194"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5" w:author="Sebastian Łuczak" w:date="2011-09-02T10:07:00Z"/>
        </w:trPr>
        <w:tc>
          <w:tcPr>
            <w:tcW w:w="3794" w:type="dxa"/>
          </w:tcPr>
          <w:p w:rsidR="00D15F0F" w:rsidRPr="00C37C2C" w:rsidDel="003B3068" w:rsidRDefault="00D15F0F" w:rsidP="003B10C3">
            <w:pPr>
              <w:ind w:left="1560"/>
              <w:rPr>
                <w:del w:id="196" w:author="Sebastian Łuczak" w:date="2011-09-02T10:07:00Z"/>
                <w:rFonts w:ascii="Times New Roman" w:hAnsi="Times New Roman"/>
                <w:sz w:val="20"/>
                <w:szCs w:val="20"/>
              </w:rPr>
            </w:pPr>
            <w:del w:id="197"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DA4D42" w:rsidP="003B10C3">
            <w:pPr>
              <w:rPr>
                <w:del w:id="198" w:author="Sebastian Łuczak" w:date="2011-09-02T10:07:00Z"/>
                <w:rFonts w:ascii="Times New Roman" w:hAnsi="Times New Roman"/>
                <w:sz w:val="20"/>
                <w:szCs w:val="20"/>
                <w:u w:val="single"/>
                <w:rPrChange w:id="199" w:author="Sebastian Łuczak" w:date="2011-09-02T10:07:00Z">
                  <w:rPr>
                    <w:del w:id="200" w:author="Sebastian Łuczak" w:date="2011-09-02T10:07:00Z"/>
                    <w:rFonts w:ascii="Times New Roman" w:hAnsi="Times New Roman"/>
                    <w:sz w:val="20"/>
                    <w:szCs w:val="20"/>
                    <w:u w:val="single"/>
                    <w:lang w:val="en-US"/>
                  </w:rPr>
                </w:rPrChange>
              </w:rPr>
            </w:pPr>
            <w:del w:id="201" w:author="Sebastian Łuczak" w:date="2011-09-02T10:07:00Z">
              <w:r w:rsidRPr="00DA4D42">
                <w:rPr>
                  <w:rFonts w:ascii="Times New Roman" w:hAnsi="Times New Roman"/>
                  <w:sz w:val="20"/>
                  <w:szCs w:val="20"/>
                  <w:u w:val="single"/>
                  <w:rPrChange w:id="202"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3" w:author="Sebastian Łuczak" w:date="2011-09-02T10:07:00Z"/>
                <w:rFonts w:ascii="Times New Roman" w:hAnsi="Times New Roman"/>
                <w:sz w:val="20"/>
                <w:szCs w:val="20"/>
              </w:rPr>
            </w:pPr>
            <w:del w:id="204"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5" w:author="Sebastian Łuczak" w:date="2011-09-02T10:07:00Z"/>
        </w:trPr>
        <w:tc>
          <w:tcPr>
            <w:tcW w:w="3794" w:type="dxa"/>
          </w:tcPr>
          <w:p w:rsidR="00D15F0F" w:rsidRPr="00C37C2C" w:rsidDel="003B3068" w:rsidRDefault="00D15F0F" w:rsidP="003B10C3">
            <w:pPr>
              <w:ind w:left="1560"/>
              <w:rPr>
                <w:del w:id="206" w:author="Sebastian Łuczak" w:date="2011-09-02T10:07:00Z"/>
                <w:rFonts w:ascii="Times New Roman" w:hAnsi="Times New Roman"/>
                <w:sz w:val="20"/>
                <w:szCs w:val="20"/>
              </w:rPr>
            </w:pPr>
            <w:del w:id="207"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8" w:author="Sebastian Łuczak" w:date="2011-09-02T10:07:00Z"/>
                <w:rFonts w:ascii="Times New Roman" w:hAnsi="Times New Roman" w:cs="Times New Roman"/>
                <w:sz w:val="20"/>
                <w:szCs w:val="20"/>
                <w:u w:val="single"/>
              </w:rPr>
            </w:pPr>
            <w:del w:id="209"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0" w:author="Sebastian Łuczak" w:date="2011-09-02T10:07:00Z"/>
                <w:rFonts w:ascii="Times New Roman" w:hAnsi="Times New Roman" w:cs="Times New Roman"/>
                <w:sz w:val="20"/>
                <w:szCs w:val="20"/>
              </w:rPr>
            </w:pPr>
            <w:del w:id="211"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2" w:author="Sebastian Łuczak" w:date="2011-09-02T10:07:00Z"/>
        </w:trPr>
        <w:tc>
          <w:tcPr>
            <w:tcW w:w="3794" w:type="dxa"/>
          </w:tcPr>
          <w:p w:rsidR="00D15F0F" w:rsidRPr="00C37C2C" w:rsidDel="003B3068" w:rsidRDefault="00D15F0F" w:rsidP="003B10C3">
            <w:pPr>
              <w:ind w:left="1560" w:right="-108"/>
              <w:rPr>
                <w:del w:id="213" w:author="Sebastian Łuczak" w:date="2011-09-02T10:07:00Z"/>
                <w:rFonts w:ascii="Times New Roman" w:hAnsi="Times New Roman"/>
                <w:sz w:val="20"/>
                <w:szCs w:val="20"/>
              </w:rPr>
            </w:pPr>
            <w:del w:id="214"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5" w:author="Sebastian Łuczak" w:date="2011-09-02T10:07:00Z"/>
                <w:rFonts w:ascii="Times New Roman" w:hAnsi="Times New Roman"/>
                <w:sz w:val="20"/>
                <w:szCs w:val="20"/>
              </w:rPr>
            </w:pPr>
            <w:del w:id="216"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7"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8" w:author="Sebastian Łuczak" w:date="2011-09-02T10:07:00Z"/>
          <w:rFonts w:ascii="Times New Roman" w:hAnsi="Times New Roman"/>
          <w:b/>
          <w:sz w:val="20"/>
          <w:szCs w:val="20"/>
        </w:rPr>
      </w:pPr>
      <w:del w:id="219"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0" w:author="Sebastian Łuczak" w:date="2011-09-02T10:07:00Z"/>
        </w:trPr>
        <w:tc>
          <w:tcPr>
            <w:tcW w:w="3794" w:type="dxa"/>
          </w:tcPr>
          <w:p w:rsidR="00D15F0F" w:rsidRPr="00C37C2C" w:rsidDel="003B3068" w:rsidRDefault="00D15F0F" w:rsidP="003B10C3">
            <w:pPr>
              <w:ind w:left="1560"/>
              <w:rPr>
                <w:del w:id="221" w:author="Sebastian Łuczak" w:date="2011-09-02T10:07:00Z"/>
                <w:rFonts w:ascii="Times New Roman" w:hAnsi="Times New Roman"/>
                <w:sz w:val="20"/>
                <w:szCs w:val="20"/>
              </w:rPr>
            </w:pPr>
            <w:del w:id="222"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3" w:author="Sebastian Łuczak" w:date="2011-09-02T10:07:00Z"/>
                <w:rFonts w:ascii="Times New Roman" w:hAnsi="Times New Roman" w:cs="Times New Roman"/>
                <w:sz w:val="20"/>
                <w:szCs w:val="20"/>
              </w:rPr>
            </w:pPr>
            <w:del w:id="224"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5" w:author="Sebastian Łuczak" w:date="2011-09-02T10:07:00Z"/>
                <w:rFonts w:ascii="Times New Roman" w:hAnsi="Times New Roman" w:cs="Times New Roman"/>
                <w:sz w:val="20"/>
                <w:szCs w:val="20"/>
              </w:rPr>
            </w:pPr>
            <w:del w:id="226"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7" w:author="Sebastian Łuczak" w:date="2011-09-02T10:07:00Z"/>
                <w:rFonts w:ascii="Times New Roman" w:hAnsi="Times New Roman" w:cs="Times New Roman"/>
                <w:sz w:val="20"/>
                <w:szCs w:val="20"/>
              </w:rPr>
            </w:pPr>
          </w:p>
        </w:tc>
      </w:tr>
      <w:tr w:rsidR="00D15F0F" w:rsidRPr="00C37C2C" w:rsidDel="003B3068" w:rsidTr="003B10C3">
        <w:trPr>
          <w:del w:id="228" w:author="Sebastian Łuczak" w:date="2011-09-02T10:07:00Z"/>
        </w:trPr>
        <w:tc>
          <w:tcPr>
            <w:tcW w:w="3794" w:type="dxa"/>
          </w:tcPr>
          <w:p w:rsidR="00D15F0F" w:rsidRPr="00C37C2C" w:rsidDel="003B3068" w:rsidRDefault="00D15F0F" w:rsidP="003B10C3">
            <w:pPr>
              <w:ind w:left="1560"/>
              <w:rPr>
                <w:del w:id="229" w:author="Sebastian Łuczak" w:date="2011-09-02T10:07:00Z"/>
                <w:rFonts w:ascii="Times New Roman" w:hAnsi="Times New Roman"/>
                <w:sz w:val="20"/>
                <w:szCs w:val="20"/>
              </w:rPr>
            </w:pPr>
            <w:del w:id="230"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1" w:author="Sebastian Łuczak" w:date="2011-09-02T10:07:00Z"/>
                <w:rFonts w:ascii="Times New Roman" w:hAnsi="Times New Roman" w:cs="Times New Roman"/>
                <w:sz w:val="20"/>
                <w:szCs w:val="20"/>
              </w:rPr>
            </w:pPr>
            <w:del w:id="232"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3" w:author="Sebastian Łuczak" w:date="2011-09-02T10:07:00Z"/>
                <w:rFonts w:ascii="Times New Roman" w:hAnsi="Times New Roman" w:cs="Times New Roman"/>
                <w:sz w:val="20"/>
                <w:szCs w:val="20"/>
              </w:rPr>
            </w:pPr>
            <w:del w:id="234"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5" w:author="Sebastian Łuczak" w:date="2011-09-02T10:07:00Z"/>
                <w:rFonts w:ascii="Times New Roman" w:hAnsi="Times New Roman" w:cs="Times New Roman"/>
                <w:sz w:val="20"/>
                <w:szCs w:val="20"/>
              </w:rPr>
            </w:pPr>
            <w:del w:id="236"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7" w:author="Sebastian Łuczak" w:date="2011-09-02T10:07:00Z"/>
                <w:rFonts w:ascii="Times New Roman" w:hAnsi="Times New Roman" w:cs="Times New Roman"/>
                <w:sz w:val="20"/>
                <w:szCs w:val="20"/>
              </w:rPr>
            </w:pPr>
            <w:del w:id="238"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39" w:author="Sebastian Łuczak" w:date="2011-09-02T10:07:00Z"/>
                <w:rFonts w:ascii="Times New Roman" w:hAnsi="Times New Roman" w:cs="Times New Roman"/>
                <w:sz w:val="20"/>
                <w:szCs w:val="20"/>
              </w:rPr>
            </w:pPr>
            <w:del w:id="240"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1" w:author="Sebastian Łuczak" w:date="2011-09-02T10:07:00Z"/>
                <w:rFonts w:ascii="Times New Roman" w:hAnsi="Times New Roman" w:cs="Times New Roman"/>
                <w:sz w:val="20"/>
                <w:szCs w:val="20"/>
              </w:rPr>
            </w:pPr>
            <w:del w:id="242"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3" w:author="Sebastian Łuczak" w:date="2011-09-02T10:07:00Z"/>
                <w:rFonts w:ascii="Times New Roman" w:hAnsi="Times New Roman" w:cs="Times New Roman"/>
                <w:sz w:val="20"/>
                <w:szCs w:val="20"/>
              </w:rPr>
            </w:pPr>
            <w:del w:id="244"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5"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6" w:author="Sebastian Łuczak" w:date="2011-09-02T10:07:00Z"/>
          <w:rFonts w:ascii="Times New Roman" w:hAnsi="Times New Roman"/>
          <w:b/>
          <w:sz w:val="20"/>
          <w:szCs w:val="20"/>
        </w:rPr>
      </w:pPr>
      <w:del w:id="247"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8" w:author="Sebastian Łuczak" w:date="2011-09-02T10:07:00Z"/>
        </w:trPr>
        <w:tc>
          <w:tcPr>
            <w:tcW w:w="3794" w:type="dxa"/>
          </w:tcPr>
          <w:p w:rsidR="00D15F0F" w:rsidRPr="00C37C2C" w:rsidDel="003B3068" w:rsidRDefault="00D15F0F" w:rsidP="003B10C3">
            <w:pPr>
              <w:spacing w:line="360" w:lineRule="auto"/>
              <w:ind w:left="1701"/>
              <w:rPr>
                <w:del w:id="249"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0" w:author="Sebastian Łuczak" w:date="2011-09-02T10:07:00Z"/>
                <w:rFonts w:ascii="Times New Roman" w:hAnsi="Times New Roman" w:cs="Times New Roman"/>
                <w:sz w:val="20"/>
                <w:szCs w:val="20"/>
              </w:rPr>
            </w:pPr>
            <w:del w:id="251"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2" w:author="Sebastian Łuczak" w:date="2011-09-02T10:07:00Z"/>
                <w:rFonts w:ascii="Times New Roman" w:hAnsi="Times New Roman" w:cs="Times New Roman"/>
                <w:sz w:val="20"/>
                <w:szCs w:val="20"/>
              </w:rPr>
            </w:pPr>
            <w:del w:id="253"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4" w:author="Sebastian Łuczak" w:date="2011-09-02T10:07:00Z"/>
                <w:rFonts w:ascii="Times New Roman" w:hAnsi="Times New Roman" w:cs="Times New Roman"/>
                <w:sz w:val="20"/>
                <w:szCs w:val="20"/>
              </w:rPr>
            </w:pPr>
            <w:del w:id="255"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6" w:author="Sebastian Łuczak" w:date="2011-09-02T10:07:00Z"/>
                <w:rFonts w:ascii="Times New Roman" w:hAnsi="Times New Roman" w:cs="Times New Roman"/>
                <w:sz w:val="20"/>
                <w:szCs w:val="20"/>
              </w:rPr>
            </w:pPr>
            <w:del w:id="257"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8" w:author="Sebastian Łuczak" w:date="2011-09-02T10:07:00Z"/>
                <w:rFonts w:ascii="Times New Roman" w:hAnsi="Times New Roman" w:cs="Times New Roman"/>
                <w:sz w:val="20"/>
                <w:szCs w:val="20"/>
              </w:rPr>
            </w:pPr>
            <w:del w:id="259"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0" w:author="Sebastian Łuczak" w:date="2011-09-02T10:07:00Z"/>
          <w:rFonts w:ascii="Times New Roman" w:eastAsiaTheme="majorEastAsia" w:hAnsi="Times New Roman" w:cstheme="majorBidi"/>
          <w:b/>
          <w:bCs/>
          <w:caps/>
          <w:sz w:val="24"/>
          <w:szCs w:val="26"/>
          <w:lang w:eastAsia="pl-PL"/>
        </w:rPr>
      </w:pPr>
      <w:del w:id="261"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B57808" w:rsidRDefault="00DA4D42">
      <w:pPr>
        <w:pStyle w:val="Spistreci1"/>
        <w:tabs>
          <w:tab w:val="left" w:pos="440"/>
          <w:tab w:val="right" w:leader="dot" w:pos="9061"/>
        </w:tabs>
        <w:rPr>
          <w:noProof/>
          <w:lang w:eastAsia="pl-PL"/>
        </w:rPr>
      </w:pPr>
      <w:r w:rsidRPr="00DA4D42">
        <w:fldChar w:fldCharType="begin"/>
      </w:r>
      <w:r w:rsidR="00BA5189">
        <w:instrText xml:space="preserve"> TOC \o "2-3" \h \z \t "Nagłówek 1;1" </w:instrText>
      </w:r>
      <w:r w:rsidRPr="00DA4D42">
        <w:fldChar w:fldCharType="separate"/>
      </w:r>
      <w:r w:rsidR="00B57808" w:rsidRPr="00943D9E">
        <w:rPr>
          <w:rStyle w:val="Hipercze"/>
          <w:noProof/>
        </w:rPr>
        <w:fldChar w:fldCharType="begin"/>
      </w:r>
      <w:r w:rsidR="00B57808" w:rsidRPr="00943D9E">
        <w:rPr>
          <w:rStyle w:val="Hipercze"/>
          <w:noProof/>
        </w:rPr>
        <w:instrText xml:space="preserve"> </w:instrText>
      </w:r>
      <w:r w:rsidR="00B57808">
        <w:rPr>
          <w:noProof/>
        </w:rPr>
        <w:instrText>HYPERLINK \l "_Toc302751565"</w:instrText>
      </w:r>
      <w:r w:rsidR="00B57808" w:rsidRPr="00943D9E">
        <w:rPr>
          <w:rStyle w:val="Hipercze"/>
          <w:noProof/>
        </w:rPr>
        <w:instrText xml:space="preserve"> </w:instrText>
      </w:r>
      <w:r w:rsidR="00B57808" w:rsidRPr="00943D9E">
        <w:rPr>
          <w:rStyle w:val="Hipercze"/>
          <w:noProof/>
        </w:rPr>
      </w:r>
      <w:r w:rsidR="00B57808" w:rsidRPr="00943D9E">
        <w:rPr>
          <w:rStyle w:val="Hipercze"/>
          <w:noProof/>
        </w:rPr>
        <w:fldChar w:fldCharType="separate"/>
      </w:r>
      <w:r w:rsidR="00B57808" w:rsidRPr="00943D9E">
        <w:rPr>
          <w:rStyle w:val="Hipercze"/>
          <w:noProof/>
        </w:rPr>
        <w:t>1.</w:t>
      </w:r>
      <w:r w:rsidR="00B57808">
        <w:rPr>
          <w:noProof/>
          <w:lang w:eastAsia="pl-PL"/>
        </w:rPr>
        <w:tab/>
      </w:r>
      <w:r w:rsidR="00B57808" w:rsidRPr="00943D9E">
        <w:rPr>
          <w:rStyle w:val="Hipercze"/>
          <w:noProof/>
        </w:rPr>
        <w:t>Wstęp</w:t>
      </w:r>
      <w:r w:rsidR="00B57808">
        <w:rPr>
          <w:noProof/>
          <w:webHidden/>
        </w:rPr>
        <w:tab/>
      </w:r>
      <w:r w:rsidR="00B57808">
        <w:rPr>
          <w:noProof/>
          <w:webHidden/>
        </w:rPr>
        <w:fldChar w:fldCharType="begin"/>
      </w:r>
      <w:r w:rsidR="00B57808">
        <w:rPr>
          <w:noProof/>
          <w:webHidden/>
        </w:rPr>
        <w:instrText xml:space="preserve"> PAGEREF _Toc302751565 \h </w:instrText>
      </w:r>
      <w:r w:rsidR="00B57808">
        <w:rPr>
          <w:noProof/>
          <w:webHidden/>
        </w:rPr>
      </w:r>
      <w:r w:rsidR="00B57808">
        <w:rPr>
          <w:noProof/>
          <w:webHidden/>
        </w:rPr>
        <w:fldChar w:fldCharType="separate"/>
      </w:r>
      <w:r w:rsidR="00B57808">
        <w:rPr>
          <w:noProof/>
          <w:webHidden/>
        </w:rPr>
        <w:t>9</w:t>
      </w:r>
      <w:r w:rsidR="00B57808">
        <w:rPr>
          <w:noProof/>
          <w:webHidden/>
        </w:rPr>
        <w:fldChar w:fldCharType="end"/>
      </w:r>
      <w:r w:rsidR="00B57808"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"_Toc302751566"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2.</w:t>
      </w:r>
      <w:r>
        <w:rPr>
          <w:noProof/>
          <w:lang w:eastAsia="pl-PL"/>
        </w:rPr>
        <w:tab/>
      </w:r>
      <w:r w:rsidRPr="00943D9E">
        <w:rPr>
          <w:rStyle w:val="Hipercze"/>
          <w:noProof/>
        </w:rPr>
        <w:t>Cel i zakres pracy</w:t>
      </w:r>
      <w:r>
        <w:rPr>
          <w:noProof/>
          <w:webHidden/>
        </w:rPr>
        <w:tab/>
      </w:r>
      <w:r>
        <w:rPr>
          <w:noProof/>
          <w:webHidden/>
        </w:rPr>
        <w:fldChar w:fldCharType="begin"/>
      </w:r>
      <w:r>
        <w:rPr>
          <w:noProof/>
          <w:webHidden/>
        </w:rPr>
        <w:instrText xml:space="preserve"> PAGEREF _Toc302751566 \h </w:instrText>
      </w:r>
      <w:r>
        <w:rPr>
          <w:noProof/>
          <w:webHidden/>
        </w:rPr>
      </w:r>
      <w:r>
        <w:rPr>
          <w:noProof/>
          <w:webHidden/>
        </w:rPr>
        <w:fldChar w:fldCharType="separate"/>
      </w:r>
      <w:r>
        <w:rPr>
          <w:noProof/>
          <w:webHidden/>
        </w:rPr>
        <w:t>10</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3.</w:t>
      </w:r>
      <w:r>
        <w:rPr>
          <w:noProof/>
          <w:lang w:eastAsia="pl-PL"/>
        </w:rPr>
        <w:tab/>
      </w:r>
      <w:r w:rsidRPr="00943D9E">
        <w:rPr>
          <w:rStyle w:val="Hipercze"/>
          <w:noProof/>
        </w:rPr>
        <w:t>Koncepcja Pracy</w:t>
      </w:r>
      <w:r>
        <w:rPr>
          <w:noProof/>
          <w:webHidden/>
        </w:rPr>
        <w:tab/>
      </w:r>
      <w:r>
        <w:rPr>
          <w:noProof/>
          <w:webHidden/>
        </w:rPr>
        <w:fldChar w:fldCharType="begin"/>
      </w:r>
      <w:r>
        <w:rPr>
          <w:noProof/>
          <w:webHidden/>
        </w:rPr>
        <w:instrText xml:space="preserve"> PAGEREF _Toc302751672 \h </w:instrText>
      </w:r>
      <w:r>
        <w:rPr>
          <w:noProof/>
          <w:webHidden/>
        </w:rPr>
      </w:r>
      <w:r>
        <w:rPr>
          <w:noProof/>
          <w:webHidden/>
        </w:rPr>
        <w:fldChar w:fldCharType="separate"/>
      </w:r>
      <w:r>
        <w:rPr>
          <w:noProof/>
          <w:webHidden/>
        </w:rPr>
        <w:t>12</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3.1.</w:t>
      </w:r>
      <w:r>
        <w:rPr>
          <w:noProof/>
          <w:lang w:eastAsia="pl-PL"/>
        </w:rPr>
        <w:tab/>
      </w:r>
      <w:r w:rsidRPr="00943D9E">
        <w:rPr>
          <w:rStyle w:val="Hipercze"/>
          <w:noProof/>
        </w:rPr>
        <w:t>Wstęp</w:t>
      </w:r>
      <w:r>
        <w:rPr>
          <w:noProof/>
          <w:webHidden/>
        </w:rPr>
        <w:tab/>
      </w:r>
      <w:r>
        <w:rPr>
          <w:noProof/>
          <w:webHidden/>
        </w:rPr>
        <w:fldChar w:fldCharType="begin"/>
      </w:r>
      <w:r>
        <w:rPr>
          <w:noProof/>
          <w:webHidden/>
        </w:rPr>
        <w:instrText xml:space="preserve"> PAGEREF _Toc302751673 \h </w:instrText>
      </w:r>
      <w:r>
        <w:rPr>
          <w:noProof/>
          <w:webHidden/>
        </w:rPr>
      </w:r>
      <w:r>
        <w:rPr>
          <w:noProof/>
          <w:webHidden/>
        </w:rPr>
        <w:fldChar w:fldCharType="separate"/>
      </w:r>
      <w:r>
        <w:rPr>
          <w:noProof/>
          <w:webHidden/>
        </w:rPr>
        <w:t>12</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3.2.</w:t>
      </w:r>
      <w:r>
        <w:rPr>
          <w:noProof/>
          <w:lang w:eastAsia="pl-PL"/>
        </w:rPr>
        <w:tab/>
      </w:r>
      <w:r w:rsidRPr="00943D9E">
        <w:rPr>
          <w:rStyle w:val="Hipercze"/>
          <w:noProof/>
        </w:rPr>
        <w:t>Założenia i budowa systemu</w:t>
      </w:r>
      <w:r>
        <w:rPr>
          <w:noProof/>
          <w:webHidden/>
        </w:rPr>
        <w:tab/>
      </w:r>
      <w:r>
        <w:rPr>
          <w:noProof/>
          <w:webHidden/>
        </w:rPr>
        <w:fldChar w:fldCharType="begin"/>
      </w:r>
      <w:r>
        <w:rPr>
          <w:noProof/>
          <w:webHidden/>
        </w:rPr>
        <w:instrText xml:space="preserve"> PAGEREF _Toc302751674 \h </w:instrText>
      </w:r>
      <w:r>
        <w:rPr>
          <w:noProof/>
          <w:webHidden/>
        </w:rPr>
      </w:r>
      <w:r>
        <w:rPr>
          <w:noProof/>
          <w:webHidden/>
        </w:rPr>
        <w:fldChar w:fldCharType="separate"/>
      </w:r>
      <w:r>
        <w:rPr>
          <w:noProof/>
          <w:webHidden/>
        </w:rPr>
        <w:t>13</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4.</w:t>
      </w:r>
      <w:r>
        <w:rPr>
          <w:noProof/>
          <w:lang w:eastAsia="pl-PL"/>
        </w:rPr>
        <w:tab/>
      </w:r>
      <w:r w:rsidRPr="00943D9E">
        <w:rPr>
          <w:rStyle w:val="Hipercze"/>
          <w:noProof/>
        </w:rPr>
        <w:t>Opis systemu</w:t>
      </w:r>
      <w:r>
        <w:rPr>
          <w:noProof/>
          <w:webHidden/>
        </w:rPr>
        <w:tab/>
      </w:r>
      <w:r>
        <w:rPr>
          <w:noProof/>
          <w:webHidden/>
        </w:rPr>
        <w:fldChar w:fldCharType="begin"/>
      </w:r>
      <w:r>
        <w:rPr>
          <w:noProof/>
          <w:webHidden/>
        </w:rPr>
        <w:instrText xml:space="preserve"> PAGEREF _Toc302751675 \h </w:instrText>
      </w:r>
      <w:r>
        <w:rPr>
          <w:noProof/>
          <w:webHidden/>
        </w:rPr>
      </w:r>
      <w:r>
        <w:rPr>
          <w:noProof/>
          <w:webHidden/>
        </w:rPr>
        <w:fldChar w:fldCharType="separate"/>
      </w:r>
      <w:r>
        <w:rPr>
          <w:noProof/>
          <w:webHidden/>
        </w:rPr>
        <w:t>16</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4.1.</w:t>
      </w:r>
      <w:r>
        <w:rPr>
          <w:noProof/>
          <w:lang w:eastAsia="pl-PL"/>
        </w:rPr>
        <w:tab/>
      </w:r>
      <w:r w:rsidRPr="00943D9E">
        <w:rPr>
          <w:rStyle w:val="Hipercze"/>
          <w:noProof/>
        </w:rPr>
        <w:t>Scenariusz użycia</w:t>
      </w:r>
      <w:r>
        <w:rPr>
          <w:noProof/>
          <w:webHidden/>
        </w:rPr>
        <w:tab/>
      </w:r>
      <w:r>
        <w:rPr>
          <w:noProof/>
          <w:webHidden/>
        </w:rPr>
        <w:fldChar w:fldCharType="begin"/>
      </w:r>
      <w:r>
        <w:rPr>
          <w:noProof/>
          <w:webHidden/>
        </w:rPr>
        <w:instrText xml:space="preserve"> PAGEREF _Toc302751676 \h </w:instrText>
      </w:r>
      <w:r>
        <w:rPr>
          <w:noProof/>
          <w:webHidden/>
        </w:rPr>
      </w:r>
      <w:r>
        <w:rPr>
          <w:noProof/>
          <w:webHidden/>
        </w:rPr>
        <w:fldChar w:fldCharType="separate"/>
      </w:r>
      <w:r>
        <w:rPr>
          <w:noProof/>
          <w:webHidden/>
        </w:rPr>
        <w:t>16</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w:t>
      </w:r>
      <w:r>
        <w:rPr>
          <w:noProof/>
          <w:lang w:eastAsia="pl-PL"/>
        </w:rPr>
        <w:tab/>
      </w:r>
      <w:r w:rsidRPr="00943D9E">
        <w:rPr>
          <w:rStyle w:val="Hipercze"/>
          <w:noProof/>
        </w:rPr>
        <w:t>DOBÓR TEC</w:t>
      </w:r>
      <w:r w:rsidRPr="00943D9E">
        <w:rPr>
          <w:rStyle w:val="Hipercze"/>
          <w:noProof/>
        </w:rPr>
        <w:t>H</w:t>
      </w:r>
      <w:r w:rsidRPr="00943D9E">
        <w:rPr>
          <w:rStyle w:val="Hipercze"/>
          <w:noProof/>
        </w:rPr>
        <w:t>NOLOGII</w:t>
      </w:r>
      <w:r>
        <w:rPr>
          <w:noProof/>
          <w:webHidden/>
        </w:rPr>
        <w:tab/>
      </w:r>
      <w:r>
        <w:rPr>
          <w:noProof/>
          <w:webHidden/>
        </w:rPr>
        <w:fldChar w:fldCharType="begin"/>
      </w:r>
      <w:r>
        <w:rPr>
          <w:noProof/>
          <w:webHidden/>
        </w:rPr>
        <w:instrText xml:space="preserve"> PAGEREF _Toc302751677 \h </w:instrText>
      </w:r>
      <w:r>
        <w:rPr>
          <w:noProof/>
          <w:webHidden/>
        </w:rPr>
      </w:r>
      <w:r>
        <w:rPr>
          <w:noProof/>
          <w:webHidden/>
        </w:rPr>
        <w:fldChar w:fldCharType="separate"/>
      </w:r>
      <w:r>
        <w:rPr>
          <w:noProof/>
          <w:webHidden/>
        </w:rPr>
        <w:t>18</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w:t>
      </w:r>
      <w:r>
        <w:rPr>
          <w:noProof/>
          <w:lang w:eastAsia="pl-PL"/>
        </w:rPr>
        <w:tab/>
      </w:r>
      <w:r w:rsidRPr="00943D9E">
        <w:rPr>
          <w:rStyle w:val="Hipercze"/>
          <w:noProof/>
        </w:rPr>
        <w:t>Near Field Communication</w:t>
      </w:r>
      <w:r>
        <w:rPr>
          <w:noProof/>
          <w:webHidden/>
        </w:rPr>
        <w:tab/>
      </w:r>
      <w:r>
        <w:rPr>
          <w:noProof/>
          <w:webHidden/>
        </w:rPr>
        <w:fldChar w:fldCharType="begin"/>
      </w:r>
      <w:r>
        <w:rPr>
          <w:noProof/>
          <w:webHidden/>
        </w:rPr>
        <w:instrText xml:space="preserve"> PAGEREF _Toc302751678 \h </w:instrText>
      </w:r>
      <w:r>
        <w:rPr>
          <w:noProof/>
          <w:webHidden/>
        </w:rPr>
      </w:r>
      <w:r>
        <w:rPr>
          <w:noProof/>
          <w:webHidden/>
        </w:rPr>
        <w:fldChar w:fldCharType="separate"/>
      </w:r>
      <w:r>
        <w:rPr>
          <w:noProof/>
          <w:webHidden/>
        </w:rPr>
        <w:t>18</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"_Toc302751679"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5.2.</w:t>
      </w:r>
      <w:r>
        <w:rPr>
          <w:noProof/>
          <w:lang w:eastAsia="pl-PL"/>
        </w:rPr>
        <w:tab/>
      </w:r>
      <w:r w:rsidRPr="00943D9E">
        <w:rPr>
          <w:rStyle w:val="Hipercze"/>
          <w:noProof/>
        </w:rPr>
        <w:t>Znacznik NFC Forum Type 2 - Mifare Ultralight</w:t>
      </w:r>
      <w:r>
        <w:rPr>
          <w:noProof/>
          <w:webHidden/>
        </w:rPr>
        <w:tab/>
      </w:r>
      <w:r>
        <w:rPr>
          <w:noProof/>
          <w:webHidden/>
        </w:rPr>
        <w:fldChar w:fldCharType="begin"/>
      </w:r>
      <w:r>
        <w:rPr>
          <w:noProof/>
          <w:webHidden/>
        </w:rPr>
        <w:instrText xml:space="preserve"> PAGEREF _Toc302751679 \h </w:instrText>
      </w:r>
      <w:r>
        <w:rPr>
          <w:noProof/>
          <w:webHidden/>
        </w:rPr>
      </w:r>
      <w:r>
        <w:rPr>
          <w:noProof/>
          <w:webHidden/>
        </w:rPr>
        <w:fldChar w:fldCharType="separate"/>
      </w:r>
      <w:r>
        <w:rPr>
          <w:noProof/>
          <w:webHidden/>
        </w:rPr>
        <w:t>19</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5.3.</w:t>
      </w:r>
      <w:r>
        <w:rPr>
          <w:noProof/>
          <w:lang w:eastAsia="pl-PL"/>
        </w:rPr>
        <w:tab/>
      </w:r>
      <w:r w:rsidRPr="00943D9E">
        <w:rPr>
          <w:rStyle w:val="Hipercze"/>
          <w:noProof/>
        </w:rPr>
        <w:t>Android</w:t>
      </w:r>
      <w:r>
        <w:rPr>
          <w:noProof/>
          <w:webHidden/>
        </w:rPr>
        <w:tab/>
      </w:r>
      <w:r>
        <w:rPr>
          <w:noProof/>
          <w:webHidden/>
        </w:rPr>
        <w:fldChar w:fldCharType="begin"/>
      </w:r>
      <w:r>
        <w:rPr>
          <w:noProof/>
          <w:webHidden/>
        </w:rPr>
        <w:instrText xml:space="preserve"> PAGEREF _Toc302751680 \h </w:instrText>
      </w:r>
      <w:r>
        <w:rPr>
          <w:noProof/>
          <w:webHidden/>
        </w:rPr>
      </w:r>
      <w:r>
        <w:rPr>
          <w:noProof/>
          <w:webHidden/>
        </w:rPr>
        <w:fldChar w:fldCharType="separate"/>
      </w:r>
      <w:r>
        <w:rPr>
          <w:noProof/>
          <w:webHidden/>
        </w:rPr>
        <w:t>21</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5.4.</w:t>
      </w:r>
      <w:r>
        <w:rPr>
          <w:noProof/>
          <w:lang w:eastAsia="pl-PL"/>
        </w:rPr>
        <w:tab/>
      </w:r>
      <w:r w:rsidRPr="00943D9E">
        <w:rPr>
          <w:rStyle w:val="Hipercze"/>
          <w:noProof/>
        </w:rPr>
        <w:t>Google NEXUS S</w:t>
      </w:r>
      <w:r>
        <w:rPr>
          <w:noProof/>
          <w:webHidden/>
        </w:rPr>
        <w:tab/>
      </w:r>
      <w:r>
        <w:rPr>
          <w:noProof/>
          <w:webHidden/>
        </w:rPr>
        <w:fldChar w:fldCharType="begin"/>
      </w:r>
      <w:r>
        <w:rPr>
          <w:noProof/>
          <w:webHidden/>
        </w:rPr>
        <w:instrText xml:space="preserve"> PAGEREF _Toc302751681 \h </w:instrText>
      </w:r>
      <w:r>
        <w:rPr>
          <w:noProof/>
          <w:webHidden/>
        </w:rPr>
      </w:r>
      <w:r>
        <w:rPr>
          <w:noProof/>
          <w:webHidden/>
        </w:rPr>
        <w:fldChar w:fldCharType="separate"/>
      </w:r>
      <w:r>
        <w:rPr>
          <w:noProof/>
          <w:webHidden/>
        </w:rPr>
        <w:t>22</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5.5.</w:t>
      </w:r>
      <w:r>
        <w:rPr>
          <w:noProof/>
          <w:lang w:eastAsia="pl-PL"/>
        </w:rPr>
        <w:tab/>
      </w:r>
      <w:r w:rsidRPr="00943D9E">
        <w:rPr>
          <w:rStyle w:val="Hipercze"/>
          <w:noProof/>
        </w:rPr>
        <w:t>Hibernate 3</w:t>
      </w:r>
      <w:r>
        <w:rPr>
          <w:noProof/>
          <w:webHidden/>
        </w:rPr>
        <w:tab/>
      </w:r>
      <w:r>
        <w:rPr>
          <w:noProof/>
          <w:webHidden/>
        </w:rPr>
        <w:fldChar w:fldCharType="begin"/>
      </w:r>
      <w:r>
        <w:rPr>
          <w:noProof/>
          <w:webHidden/>
        </w:rPr>
        <w:instrText xml:space="preserve"> PAGEREF _Toc302751682 \h </w:instrText>
      </w:r>
      <w:r>
        <w:rPr>
          <w:noProof/>
          <w:webHidden/>
        </w:rPr>
      </w:r>
      <w:r>
        <w:rPr>
          <w:noProof/>
          <w:webHidden/>
        </w:rPr>
        <w:fldChar w:fldCharType="separate"/>
      </w:r>
      <w:r>
        <w:rPr>
          <w:noProof/>
          <w:webHidden/>
        </w:rPr>
        <w:t>23</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5.6.</w:t>
      </w:r>
      <w:r>
        <w:rPr>
          <w:noProof/>
          <w:lang w:eastAsia="pl-PL"/>
        </w:rPr>
        <w:tab/>
      </w:r>
      <w:r w:rsidRPr="00943D9E">
        <w:rPr>
          <w:rStyle w:val="Hipercze"/>
          <w:noProof/>
        </w:rPr>
        <w:t>Spring Framework 3</w:t>
      </w:r>
      <w:r>
        <w:rPr>
          <w:noProof/>
          <w:webHidden/>
        </w:rPr>
        <w:tab/>
      </w:r>
      <w:r>
        <w:rPr>
          <w:noProof/>
          <w:webHidden/>
        </w:rPr>
        <w:fldChar w:fldCharType="begin"/>
      </w:r>
      <w:r>
        <w:rPr>
          <w:noProof/>
          <w:webHidden/>
        </w:rPr>
        <w:instrText xml:space="preserve"> PAGEREF _Toc302751683 \h </w:instrText>
      </w:r>
      <w:r>
        <w:rPr>
          <w:noProof/>
          <w:webHidden/>
        </w:rPr>
      </w:r>
      <w:r>
        <w:rPr>
          <w:noProof/>
          <w:webHidden/>
        </w:rPr>
        <w:fldChar w:fldCharType="separate"/>
      </w:r>
      <w:r>
        <w:rPr>
          <w:noProof/>
          <w:webHidden/>
        </w:rPr>
        <w:t>24</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5.7.</w:t>
      </w:r>
      <w:r>
        <w:rPr>
          <w:noProof/>
          <w:lang w:eastAsia="pl-PL"/>
        </w:rPr>
        <w:tab/>
      </w:r>
      <w:r w:rsidRPr="00943D9E">
        <w:rPr>
          <w:rStyle w:val="Hipercze"/>
          <w:noProof/>
        </w:rPr>
        <w:t>Oracle 10g Express Edition</w:t>
      </w:r>
      <w:r>
        <w:rPr>
          <w:noProof/>
          <w:webHidden/>
        </w:rPr>
        <w:tab/>
      </w:r>
      <w:r>
        <w:rPr>
          <w:noProof/>
          <w:webHidden/>
        </w:rPr>
        <w:fldChar w:fldCharType="begin"/>
      </w:r>
      <w:r>
        <w:rPr>
          <w:noProof/>
          <w:webHidden/>
        </w:rPr>
        <w:instrText xml:space="preserve"> PAGEREF _Toc302751684 \h </w:instrText>
      </w:r>
      <w:r>
        <w:rPr>
          <w:noProof/>
          <w:webHidden/>
        </w:rPr>
      </w:r>
      <w:r>
        <w:rPr>
          <w:noProof/>
          <w:webHidden/>
        </w:rPr>
        <w:fldChar w:fldCharType="separate"/>
      </w:r>
      <w:r>
        <w:rPr>
          <w:noProof/>
          <w:webHidden/>
        </w:rPr>
        <w:t>25</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5.8.</w:t>
      </w:r>
      <w:r>
        <w:rPr>
          <w:noProof/>
          <w:lang w:eastAsia="pl-PL"/>
        </w:rPr>
        <w:tab/>
      </w:r>
      <w:r w:rsidRPr="00943D9E">
        <w:rPr>
          <w:rStyle w:val="Hipercze"/>
          <w:noProof/>
        </w:rPr>
        <w:t>Java 2 Enterprise Edition</w:t>
      </w:r>
      <w:r>
        <w:rPr>
          <w:noProof/>
          <w:webHidden/>
        </w:rPr>
        <w:tab/>
      </w:r>
      <w:r>
        <w:rPr>
          <w:noProof/>
          <w:webHidden/>
        </w:rPr>
        <w:fldChar w:fldCharType="begin"/>
      </w:r>
      <w:r>
        <w:rPr>
          <w:noProof/>
          <w:webHidden/>
        </w:rPr>
        <w:instrText xml:space="preserve"> PAGEREF _Toc302751685 \h </w:instrText>
      </w:r>
      <w:r>
        <w:rPr>
          <w:noProof/>
          <w:webHidden/>
        </w:rPr>
      </w:r>
      <w:r>
        <w:rPr>
          <w:noProof/>
          <w:webHidden/>
        </w:rPr>
        <w:fldChar w:fldCharType="separate"/>
      </w:r>
      <w:r>
        <w:rPr>
          <w:noProof/>
          <w:webHidden/>
        </w:rPr>
        <w:t>25</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5.9.</w:t>
      </w:r>
      <w:r>
        <w:rPr>
          <w:noProof/>
          <w:lang w:eastAsia="pl-PL"/>
        </w:rPr>
        <w:tab/>
      </w:r>
      <w:r w:rsidRPr="00943D9E">
        <w:rPr>
          <w:rStyle w:val="Hipercze"/>
          <w:noProof/>
        </w:rPr>
        <w:t>Apache Tomcat</w:t>
      </w:r>
      <w:r>
        <w:rPr>
          <w:noProof/>
          <w:webHidden/>
        </w:rPr>
        <w:tab/>
      </w:r>
      <w:r>
        <w:rPr>
          <w:noProof/>
          <w:webHidden/>
        </w:rPr>
        <w:fldChar w:fldCharType="begin"/>
      </w:r>
      <w:r>
        <w:rPr>
          <w:noProof/>
          <w:webHidden/>
        </w:rPr>
        <w:instrText xml:space="preserve"> PAGEREF _Toc302751686 \h </w:instrText>
      </w:r>
      <w:r>
        <w:rPr>
          <w:noProof/>
          <w:webHidden/>
        </w:rPr>
      </w:r>
      <w:r>
        <w:rPr>
          <w:noProof/>
          <w:webHidden/>
        </w:rPr>
        <w:fldChar w:fldCharType="separate"/>
      </w:r>
      <w:r>
        <w:rPr>
          <w:noProof/>
          <w:webHidden/>
        </w:rPr>
        <w:t>26</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5.10.</w:t>
      </w:r>
      <w:r>
        <w:rPr>
          <w:noProof/>
          <w:lang w:eastAsia="pl-PL"/>
        </w:rPr>
        <w:tab/>
      </w:r>
      <w:r w:rsidRPr="00943D9E">
        <w:rPr>
          <w:rStyle w:val="Hipercze"/>
          <w:noProof/>
        </w:rPr>
        <w:t>Architektura REST</w:t>
      </w:r>
      <w:r>
        <w:rPr>
          <w:noProof/>
          <w:webHidden/>
        </w:rPr>
        <w:tab/>
      </w:r>
      <w:r>
        <w:rPr>
          <w:noProof/>
          <w:webHidden/>
        </w:rPr>
        <w:fldChar w:fldCharType="begin"/>
      </w:r>
      <w:r>
        <w:rPr>
          <w:noProof/>
          <w:webHidden/>
        </w:rPr>
        <w:instrText xml:space="preserve"> PAGEREF _Toc302751687 \h </w:instrText>
      </w:r>
      <w:r>
        <w:rPr>
          <w:noProof/>
          <w:webHidden/>
        </w:rPr>
      </w:r>
      <w:r>
        <w:rPr>
          <w:noProof/>
          <w:webHidden/>
        </w:rPr>
        <w:fldChar w:fldCharType="separate"/>
      </w:r>
      <w:r>
        <w:rPr>
          <w:noProof/>
          <w:webHidden/>
        </w:rPr>
        <w:t>26</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5.11.</w:t>
      </w:r>
      <w:r>
        <w:rPr>
          <w:noProof/>
          <w:lang w:eastAsia="pl-PL"/>
        </w:rPr>
        <w:tab/>
      </w:r>
      <w:r w:rsidRPr="00943D9E">
        <w:rPr>
          <w:rStyle w:val="Hipercze"/>
          <w:noProof/>
        </w:rPr>
        <w:t xml:space="preserve">JSON - </w:t>
      </w:r>
      <w:r w:rsidRPr="00943D9E">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_Toc302751688 \h </w:instrText>
      </w:r>
      <w:r>
        <w:rPr>
          <w:noProof/>
          <w:webHidden/>
        </w:rPr>
      </w:r>
      <w:r>
        <w:rPr>
          <w:noProof/>
          <w:webHidden/>
        </w:rPr>
        <w:fldChar w:fldCharType="separate"/>
      </w:r>
      <w:r>
        <w:rPr>
          <w:noProof/>
          <w:webHidden/>
        </w:rPr>
        <w:t>27</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"_Toc302751689"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5.12.</w:t>
      </w:r>
      <w:r>
        <w:rPr>
          <w:noProof/>
          <w:lang w:eastAsia="pl-PL"/>
        </w:rPr>
        <w:tab/>
      </w:r>
      <w:r w:rsidRPr="00943D9E">
        <w:rPr>
          <w:rStyle w:val="Hipercze"/>
          <w:noProof/>
        </w:rPr>
        <w:t>System kontroli wersji Subversion 1.6</w:t>
      </w:r>
      <w:r>
        <w:rPr>
          <w:noProof/>
          <w:webHidden/>
        </w:rPr>
        <w:tab/>
      </w:r>
      <w:r>
        <w:rPr>
          <w:noProof/>
          <w:webHidden/>
        </w:rPr>
        <w:fldChar w:fldCharType="begin"/>
      </w:r>
      <w:r>
        <w:rPr>
          <w:noProof/>
          <w:webHidden/>
        </w:rPr>
        <w:instrText xml:space="preserve"> PAGEREF _Toc302751689 \h </w:instrText>
      </w:r>
      <w:r>
        <w:rPr>
          <w:noProof/>
          <w:webHidden/>
        </w:rPr>
      </w:r>
      <w:r>
        <w:rPr>
          <w:noProof/>
          <w:webHidden/>
        </w:rPr>
        <w:fldChar w:fldCharType="separate"/>
      </w:r>
      <w:r>
        <w:rPr>
          <w:noProof/>
          <w:webHidden/>
        </w:rPr>
        <w:t>28</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5.13.</w:t>
      </w:r>
      <w:r>
        <w:rPr>
          <w:noProof/>
          <w:lang w:eastAsia="pl-PL"/>
        </w:rPr>
        <w:tab/>
      </w:r>
      <w:r w:rsidRPr="00943D9E">
        <w:rPr>
          <w:rStyle w:val="Hipercze"/>
          <w:noProof/>
        </w:rPr>
        <w:t>Eclipse SDK 3.6.2 + Java EE</w:t>
      </w:r>
      <w:r>
        <w:rPr>
          <w:noProof/>
          <w:webHidden/>
        </w:rPr>
        <w:tab/>
      </w:r>
      <w:r>
        <w:rPr>
          <w:noProof/>
          <w:webHidden/>
        </w:rPr>
        <w:fldChar w:fldCharType="begin"/>
      </w:r>
      <w:r>
        <w:rPr>
          <w:noProof/>
          <w:webHidden/>
        </w:rPr>
        <w:instrText xml:space="preserve"> PAGEREF _Toc302751690 \h </w:instrText>
      </w:r>
      <w:r>
        <w:rPr>
          <w:noProof/>
          <w:webHidden/>
        </w:rPr>
      </w:r>
      <w:r>
        <w:rPr>
          <w:noProof/>
          <w:webHidden/>
        </w:rPr>
        <w:fldChar w:fldCharType="separate"/>
      </w:r>
      <w:r>
        <w:rPr>
          <w:noProof/>
          <w:webHidden/>
        </w:rPr>
        <w:t>28</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5.14.</w:t>
      </w:r>
      <w:r>
        <w:rPr>
          <w:noProof/>
          <w:lang w:eastAsia="pl-PL"/>
        </w:rPr>
        <w:tab/>
      </w:r>
      <w:r w:rsidRPr="00943D9E">
        <w:rPr>
          <w:rStyle w:val="Hipercze"/>
          <w:noProof/>
        </w:rPr>
        <w:t>Eclipse SDK 3.6.2 + Android SDK</w:t>
      </w:r>
      <w:r>
        <w:rPr>
          <w:noProof/>
          <w:webHidden/>
        </w:rPr>
        <w:tab/>
      </w:r>
      <w:r>
        <w:rPr>
          <w:noProof/>
          <w:webHidden/>
        </w:rPr>
        <w:fldChar w:fldCharType="begin"/>
      </w:r>
      <w:r>
        <w:rPr>
          <w:noProof/>
          <w:webHidden/>
        </w:rPr>
        <w:instrText xml:space="preserve"> PAGEREF _Toc302751691 \h </w:instrText>
      </w:r>
      <w:r>
        <w:rPr>
          <w:noProof/>
          <w:webHidden/>
        </w:rPr>
      </w:r>
      <w:r>
        <w:rPr>
          <w:noProof/>
          <w:webHidden/>
        </w:rPr>
        <w:fldChar w:fldCharType="separate"/>
      </w:r>
      <w:r>
        <w:rPr>
          <w:noProof/>
          <w:webHidden/>
        </w:rPr>
        <w:t>29</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w:t>
      </w:r>
      <w:r>
        <w:rPr>
          <w:noProof/>
          <w:lang w:eastAsia="pl-PL"/>
        </w:rPr>
        <w:tab/>
      </w:r>
      <w:r w:rsidRPr="00943D9E">
        <w:rPr>
          <w:rStyle w:val="Hipercze"/>
          <w:noProof/>
        </w:rPr>
        <w:t>Implementacja projektu</w:t>
      </w:r>
      <w:r>
        <w:rPr>
          <w:noProof/>
          <w:webHidden/>
        </w:rPr>
        <w:tab/>
      </w:r>
      <w:r>
        <w:rPr>
          <w:noProof/>
          <w:webHidden/>
        </w:rPr>
        <w:fldChar w:fldCharType="begin"/>
      </w:r>
      <w:r>
        <w:rPr>
          <w:noProof/>
          <w:webHidden/>
        </w:rPr>
        <w:instrText xml:space="preserve"> PAGEREF _Toc302751692 \h </w:instrText>
      </w:r>
      <w:r>
        <w:rPr>
          <w:noProof/>
          <w:webHidden/>
        </w:rPr>
      </w:r>
      <w:r>
        <w:rPr>
          <w:noProof/>
          <w:webHidden/>
        </w:rPr>
        <w:fldChar w:fldCharType="separate"/>
      </w:r>
      <w:r>
        <w:rPr>
          <w:noProof/>
          <w:webHidden/>
        </w:rPr>
        <w:t>30</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w:t>
      </w:r>
      <w:r>
        <w:rPr>
          <w:noProof/>
          <w:lang w:eastAsia="pl-PL"/>
        </w:rPr>
        <w:tab/>
      </w:r>
      <w:r w:rsidRPr="00943D9E">
        <w:rPr>
          <w:rStyle w:val="Hipercze"/>
          <w:noProof/>
        </w:rPr>
        <w:t>Baza danych</w:t>
      </w:r>
      <w:r>
        <w:rPr>
          <w:noProof/>
          <w:webHidden/>
        </w:rPr>
        <w:tab/>
      </w:r>
      <w:r>
        <w:rPr>
          <w:noProof/>
          <w:webHidden/>
        </w:rPr>
        <w:fldChar w:fldCharType="begin"/>
      </w:r>
      <w:r>
        <w:rPr>
          <w:noProof/>
          <w:webHidden/>
        </w:rPr>
        <w:instrText xml:space="preserve"> PAGEREF _Toc302751693 \h </w:instrText>
      </w:r>
      <w:r>
        <w:rPr>
          <w:noProof/>
          <w:webHidden/>
        </w:rPr>
      </w:r>
      <w:r>
        <w:rPr>
          <w:noProof/>
          <w:webHidden/>
        </w:rPr>
        <w:fldChar w:fldCharType="separate"/>
      </w:r>
      <w:r>
        <w:rPr>
          <w:noProof/>
          <w:webHidden/>
        </w:rPr>
        <w:t>30</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6.1.1.</w:t>
      </w:r>
      <w:r>
        <w:rPr>
          <w:noProof/>
          <w:lang w:eastAsia="pl-PL"/>
        </w:rPr>
        <w:tab/>
      </w:r>
      <w:r w:rsidRPr="00943D9E">
        <w:rPr>
          <w:rStyle w:val="Hipercze"/>
          <w:noProof/>
        </w:rPr>
        <w:t>Cel powstania</w:t>
      </w:r>
      <w:r>
        <w:rPr>
          <w:noProof/>
          <w:webHidden/>
        </w:rPr>
        <w:tab/>
      </w:r>
      <w:r>
        <w:rPr>
          <w:noProof/>
          <w:webHidden/>
        </w:rPr>
        <w:fldChar w:fldCharType="begin"/>
      </w:r>
      <w:r>
        <w:rPr>
          <w:noProof/>
          <w:webHidden/>
        </w:rPr>
        <w:instrText xml:space="preserve"> PAGEREF _Toc302751694 \h </w:instrText>
      </w:r>
      <w:r>
        <w:rPr>
          <w:noProof/>
          <w:webHidden/>
        </w:rPr>
      </w:r>
      <w:r>
        <w:rPr>
          <w:noProof/>
          <w:webHidden/>
        </w:rPr>
        <w:fldChar w:fldCharType="separate"/>
      </w:r>
      <w:r>
        <w:rPr>
          <w:noProof/>
          <w:webHidden/>
        </w:rPr>
        <w:t>30</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6.1.2.</w:t>
      </w:r>
      <w:r>
        <w:rPr>
          <w:noProof/>
          <w:lang w:eastAsia="pl-PL"/>
        </w:rPr>
        <w:tab/>
      </w:r>
      <w:r w:rsidRPr="00943D9E">
        <w:rPr>
          <w:rStyle w:val="Hipercze"/>
          <w:noProof/>
        </w:rPr>
        <w:t>Szczegóły implementacji</w:t>
      </w:r>
      <w:r>
        <w:rPr>
          <w:noProof/>
          <w:webHidden/>
        </w:rPr>
        <w:tab/>
      </w:r>
      <w:r>
        <w:rPr>
          <w:noProof/>
          <w:webHidden/>
        </w:rPr>
        <w:fldChar w:fldCharType="begin"/>
      </w:r>
      <w:r>
        <w:rPr>
          <w:noProof/>
          <w:webHidden/>
        </w:rPr>
        <w:instrText xml:space="preserve"> PAGEREF _Toc302751695 \h </w:instrText>
      </w:r>
      <w:r>
        <w:rPr>
          <w:noProof/>
          <w:webHidden/>
        </w:rPr>
      </w:r>
      <w:r>
        <w:rPr>
          <w:noProof/>
          <w:webHidden/>
        </w:rPr>
        <w:fldChar w:fldCharType="separate"/>
      </w:r>
      <w:r>
        <w:rPr>
          <w:noProof/>
          <w:webHidden/>
        </w:rPr>
        <w:t>30</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6.1.3.</w:t>
      </w:r>
      <w:r>
        <w:rPr>
          <w:noProof/>
          <w:lang w:eastAsia="pl-PL"/>
        </w:rPr>
        <w:tab/>
      </w:r>
      <w:r w:rsidRPr="00943D9E">
        <w:rPr>
          <w:rStyle w:val="Hipercze"/>
          <w:noProof/>
        </w:rPr>
        <w:t>Opis tabel</w:t>
      </w:r>
      <w:r>
        <w:rPr>
          <w:noProof/>
          <w:webHidden/>
        </w:rPr>
        <w:tab/>
      </w:r>
      <w:r>
        <w:rPr>
          <w:noProof/>
          <w:webHidden/>
        </w:rPr>
        <w:fldChar w:fldCharType="begin"/>
      </w:r>
      <w:r>
        <w:rPr>
          <w:noProof/>
          <w:webHidden/>
        </w:rPr>
        <w:instrText xml:space="preserve"> PAGEREF _Toc302751696 \h </w:instrText>
      </w:r>
      <w:r>
        <w:rPr>
          <w:noProof/>
          <w:webHidden/>
        </w:rPr>
      </w:r>
      <w:r>
        <w:rPr>
          <w:noProof/>
          <w:webHidden/>
        </w:rPr>
        <w:fldChar w:fldCharType="separate"/>
      </w:r>
      <w:r>
        <w:rPr>
          <w:noProof/>
          <w:webHidden/>
        </w:rPr>
        <w:t>32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6.1.4.</w:t>
      </w:r>
      <w:r>
        <w:rPr>
          <w:noProof/>
          <w:lang w:eastAsia="pl-PL"/>
        </w:rPr>
        <w:tab/>
      </w:r>
      <w:r w:rsidRPr="00943D9E">
        <w:rPr>
          <w:rStyle w:val="Hipercze"/>
          <w:noProof/>
        </w:rPr>
        <w:t>Integralność danych</w:t>
      </w:r>
      <w:r>
        <w:rPr>
          <w:noProof/>
          <w:webHidden/>
        </w:rPr>
        <w:tab/>
      </w:r>
      <w:r>
        <w:rPr>
          <w:noProof/>
          <w:webHidden/>
        </w:rPr>
        <w:fldChar w:fldCharType="begin"/>
      </w:r>
      <w:r>
        <w:rPr>
          <w:noProof/>
          <w:webHidden/>
        </w:rPr>
        <w:instrText xml:space="preserve"> PAGEREF _Toc302751697 \h </w:instrText>
      </w:r>
      <w:r>
        <w:rPr>
          <w:noProof/>
          <w:webHidden/>
        </w:rPr>
      </w:r>
      <w:r>
        <w:rPr>
          <w:noProof/>
          <w:webHidden/>
        </w:rPr>
        <w:fldChar w:fldCharType="separate"/>
      </w:r>
      <w:r>
        <w:rPr>
          <w:noProof/>
          <w:webHidden/>
        </w:rPr>
        <w:t>33</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6.1.5.</w:t>
      </w:r>
      <w:r>
        <w:rPr>
          <w:noProof/>
          <w:lang w:eastAsia="pl-PL"/>
        </w:rPr>
        <w:tab/>
      </w:r>
      <w:r w:rsidRPr="00943D9E">
        <w:rPr>
          <w:rStyle w:val="Hipercze"/>
          <w:noProof/>
        </w:rPr>
        <w:t>Wyzwalacze i sekwencje</w:t>
      </w:r>
      <w:r>
        <w:rPr>
          <w:noProof/>
          <w:webHidden/>
        </w:rPr>
        <w:tab/>
      </w:r>
      <w:r>
        <w:rPr>
          <w:noProof/>
          <w:webHidden/>
        </w:rPr>
        <w:fldChar w:fldCharType="begin"/>
      </w:r>
      <w:r>
        <w:rPr>
          <w:noProof/>
          <w:webHidden/>
        </w:rPr>
        <w:instrText xml:space="preserve"> PAGEREF _Toc302751698 \h </w:instrText>
      </w:r>
      <w:r>
        <w:rPr>
          <w:noProof/>
          <w:webHidden/>
        </w:rPr>
      </w:r>
      <w:r>
        <w:rPr>
          <w:noProof/>
          <w:webHidden/>
        </w:rPr>
        <w:fldChar w:fldCharType="separate"/>
      </w:r>
      <w:r>
        <w:rPr>
          <w:noProof/>
          <w:webHidden/>
        </w:rPr>
        <w:t>34</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"_Toc302751699"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w:t>
      </w:r>
      <w:r>
        <w:rPr>
          <w:noProof/>
          <w:lang w:eastAsia="pl-PL"/>
        </w:rPr>
        <w:tab/>
      </w:r>
      <w:r w:rsidRPr="00943D9E">
        <w:rPr>
          <w:rStyle w:val="Hipercze"/>
          <w:noProof/>
        </w:rPr>
        <w:t>Opis usługi sieciowej – Web Service</w:t>
      </w:r>
      <w:r>
        <w:rPr>
          <w:noProof/>
          <w:webHidden/>
        </w:rPr>
        <w:tab/>
      </w:r>
      <w:r>
        <w:rPr>
          <w:noProof/>
          <w:webHidden/>
        </w:rPr>
        <w:fldChar w:fldCharType="begin"/>
      </w:r>
      <w:r>
        <w:rPr>
          <w:noProof/>
          <w:webHidden/>
        </w:rPr>
        <w:instrText xml:space="preserve"> PAGEREF _Toc302751699 \h </w:instrText>
      </w:r>
      <w:r>
        <w:rPr>
          <w:noProof/>
          <w:webHidden/>
        </w:rPr>
      </w:r>
      <w:r>
        <w:rPr>
          <w:noProof/>
          <w:webHidden/>
        </w:rPr>
        <w:fldChar w:fldCharType="separate"/>
      </w:r>
      <w:r>
        <w:rPr>
          <w:noProof/>
          <w:webHidden/>
        </w:rPr>
        <w:t>35</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6.2.1.</w:t>
      </w:r>
      <w:r>
        <w:rPr>
          <w:noProof/>
          <w:lang w:eastAsia="pl-PL"/>
        </w:rPr>
        <w:tab/>
      </w:r>
      <w:r w:rsidRPr="00943D9E">
        <w:rPr>
          <w:rStyle w:val="Hipercze"/>
          <w:noProof/>
        </w:rPr>
        <w:t>Cel powstania</w:t>
      </w:r>
      <w:r>
        <w:rPr>
          <w:noProof/>
          <w:webHidden/>
        </w:rPr>
        <w:tab/>
      </w:r>
      <w:r>
        <w:rPr>
          <w:noProof/>
          <w:webHidden/>
        </w:rPr>
        <w:fldChar w:fldCharType="begin"/>
      </w:r>
      <w:r>
        <w:rPr>
          <w:noProof/>
          <w:webHidden/>
        </w:rPr>
        <w:instrText xml:space="preserve"> PAGEREF _Toc302751700 \h </w:instrText>
      </w:r>
      <w:r>
        <w:rPr>
          <w:noProof/>
          <w:webHidden/>
        </w:rPr>
      </w:r>
      <w:r>
        <w:rPr>
          <w:noProof/>
          <w:webHidden/>
        </w:rPr>
        <w:fldChar w:fldCharType="separate"/>
      </w:r>
      <w:r>
        <w:rPr>
          <w:noProof/>
          <w:webHidden/>
        </w:rPr>
        <w:t>35</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6.2.2.</w:t>
      </w:r>
      <w:r>
        <w:rPr>
          <w:noProof/>
          <w:lang w:eastAsia="pl-PL"/>
        </w:rPr>
        <w:tab/>
      </w:r>
      <w:r w:rsidRPr="00943D9E">
        <w:rPr>
          <w:rStyle w:val="Hipercze"/>
          <w:noProof/>
        </w:rPr>
        <w:t>Szczegóły implementacyjne</w:t>
      </w:r>
      <w:r>
        <w:rPr>
          <w:noProof/>
          <w:webHidden/>
        </w:rPr>
        <w:tab/>
      </w:r>
      <w:r>
        <w:rPr>
          <w:noProof/>
          <w:webHidden/>
        </w:rPr>
        <w:fldChar w:fldCharType="begin"/>
      </w:r>
      <w:r>
        <w:rPr>
          <w:noProof/>
          <w:webHidden/>
        </w:rPr>
        <w:instrText xml:space="preserve"> PAGEREF _Toc302751701 \h </w:instrText>
      </w:r>
      <w:r>
        <w:rPr>
          <w:noProof/>
          <w:webHidden/>
        </w:rPr>
      </w:r>
      <w:r>
        <w:rPr>
          <w:noProof/>
          <w:webHidden/>
        </w:rPr>
        <w:fldChar w:fldCharType="separate"/>
      </w:r>
      <w:r>
        <w:rPr>
          <w:noProof/>
          <w:webHidden/>
        </w:rPr>
        <w:t>35</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6.2.3.</w:t>
      </w:r>
      <w:r>
        <w:rPr>
          <w:noProof/>
          <w:lang w:eastAsia="pl-PL"/>
        </w:rPr>
        <w:tab/>
      </w:r>
      <w:r w:rsidRPr="00943D9E">
        <w:rPr>
          <w:rStyle w:val="Hipercze"/>
          <w:noProof/>
        </w:rPr>
        <w:t>Mechanizm uwierzytelnienia</w:t>
      </w:r>
      <w:r>
        <w:rPr>
          <w:noProof/>
          <w:webHidden/>
        </w:rPr>
        <w:tab/>
      </w:r>
      <w:r>
        <w:rPr>
          <w:noProof/>
          <w:webHidden/>
        </w:rPr>
        <w:fldChar w:fldCharType="begin"/>
      </w:r>
      <w:r>
        <w:rPr>
          <w:noProof/>
          <w:webHidden/>
        </w:rPr>
        <w:instrText xml:space="preserve"> PAGEREF _Toc302751702 \h </w:instrText>
      </w:r>
      <w:r>
        <w:rPr>
          <w:noProof/>
          <w:webHidden/>
        </w:rPr>
      </w:r>
      <w:r>
        <w:rPr>
          <w:noProof/>
          <w:webHidden/>
        </w:rPr>
        <w:fldChar w:fldCharType="separate"/>
      </w:r>
      <w:r>
        <w:rPr>
          <w:noProof/>
          <w:webHidden/>
        </w:rPr>
        <w:t>37</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6.2.4.</w:t>
      </w:r>
      <w:r>
        <w:rPr>
          <w:noProof/>
          <w:lang w:eastAsia="pl-PL"/>
        </w:rPr>
        <w:tab/>
      </w:r>
      <w:r w:rsidRPr="00943D9E">
        <w:rPr>
          <w:rStyle w:val="Hipercze"/>
          <w:noProof/>
        </w:rPr>
        <w:t>Mechanizm sprawdzania statusu zdarzenia</w:t>
      </w:r>
      <w:r>
        <w:rPr>
          <w:noProof/>
          <w:webHidden/>
        </w:rPr>
        <w:tab/>
      </w:r>
      <w:r>
        <w:rPr>
          <w:noProof/>
          <w:webHidden/>
        </w:rPr>
        <w:fldChar w:fldCharType="begin"/>
      </w:r>
      <w:r>
        <w:rPr>
          <w:noProof/>
          <w:webHidden/>
        </w:rPr>
        <w:instrText xml:space="preserve"> PAGEREF _Toc302751703 \h </w:instrText>
      </w:r>
      <w:r>
        <w:rPr>
          <w:noProof/>
          <w:webHidden/>
        </w:rPr>
      </w:r>
      <w:r>
        <w:rPr>
          <w:noProof/>
          <w:webHidden/>
        </w:rPr>
        <w:fldChar w:fldCharType="separate"/>
      </w:r>
      <w:r>
        <w:rPr>
          <w:noProof/>
          <w:webHidden/>
        </w:rPr>
        <w:t>37</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lastRenderedPageBreak/>
        <w:fldChar w:fldCharType="begin"/>
      </w:r>
      <w:r w:rsidRPr="00943D9E">
        <w:rPr>
          <w:rStyle w:val="Hipercze"/>
          <w:noProof/>
        </w:rPr>
        <w:instrText xml:space="preserve"> </w:instrText>
      </w:r>
      <w:r>
        <w:rPr>
          <w:noProof/>
        </w:rPr>
        <w:instrText>HYPERLINK \l "_Toc302751704"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6.2.5.</w:t>
      </w:r>
      <w:r>
        <w:rPr>
          <w:noProof/>
          <w:lang w:eastAsia="pl-PL"/>
        </w:rPr>
        <w:tab/>
      </w:r>
      <w:r w:rsidRPr="00943D9E">
        <w:rPr>
          <w:rStyle w:val="Hipercze"/>
          <w:noProof/>
        </w:rPr>
        <w:t>Rejestracja nowego zdarzenia</w:t>
      </w:r>
      <w:r>
        <w:rPr>
          <w:noProof/>
          <w:webHidden/>
        </w:rPr>
        <w:tab/>
      </w:r>
      <w:r>
        <w:rPr>
          <w:noProof/>
          <w:webHidden/>
        </w:rPr>
        <w:fldChar w:fldCharType="begin"/>
      </w:r>
      <w:r>
        <w:rPr>
          <w:noProof/>
          <w:webHidden/>
        </w:rPr>
        <w:instrText xml:space="preserve"> PAGEREF _Toc302751704 \h </w:instrText>
      </w:r>
      <w:r>
        <w:rPr>
          <w:noProof/>
          <w:webHidden/>
        </w:rPr>
      </w:r>
      <w:r>
        <w:rPr>
          <w:noProof/>
          <w:webHidden/>
        </w:rPr>
        <w:fldChar w:fldCharType="separate"/>
      </w:r>
      <w:r>
        <w:rPr>
          <w:noProof/>
          <w:webHidden/>
        </w:rPr>
        <w:t>38</w:t>
      </w:r>
      <w:r>
        <w:rPr>
          <w:noProof/>
          <w:webHidden/>
        </w:rPr>
        <w:fldChar w:fldCharType="end"/>
      </w:r>
      <w:r w:rsidRPr="00943D9E">
        <w:rPr>
          <w:rStyle w:val="Hipercze"/>
          <w:noProof/>
        </w:rPr>
        <w:fldChar w:fldCharType="end"/>
      </w:r>
    </w:p>
    <w:p w:rsidR="00B57808" w:rsidRDefault="00B57808">
      <w:pPr>
        <w:pStyle w:val="Spistreci3"/>
        <w:tabs>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Wprowadzanie nowej lokalizacji i znacznika</w:t>
      </w:r>
      <w:r>
        <w:rPr>
          <w:noProof/>
          <w:webHidden/>
        </w:rPr>
        <w:tab/>
      </w:r>
      <w:r>
        <w:rPr>
          <w:noProof/>
          <w:webHidden/>
        </w:rPr>
        <w:fldChar w:fldCharType="begin"/>
      </w:r>
      <w:r>
        <w:rPr>
          <w:noProof/>
          <w:webHidden/>
        </w:rPr>
        <w:instrText xml:space="preserve"> PAGEREF _Toc302751705 \h </w:instrText>
      </w:r>
      <w:r>
        <w:rPr>
          <w:noProof/>
          <w:webHidden/>
        </w:rPr>
      </w:r>
      <w:r>
        <w:rPr>
          <w:noProof/>
          <w:webHidden/>
        </w:rPr>
        <w:fldChar w:fldCharType="separate"/>
      </w:r>
      <w:r>
        <w:rPr>
          <w:noProof/>
          <w:webHidden/>
        </w:rPr>
        <w:t>40</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w:t>
      </w:r>
      <w:r>
        <w:rPr>
          <w:noProof/>
          <w:lang w:eastAsia="pl-PL"/>
        </w:rPr>
        <w:tab/>
      </w:r>
      <w:r w:rsidRPr="00943D9E">
        <w:rPr>
          <w:rStyle w:val="Hipercze"/>
          <w:noProof/>
        </w:rPr>
        <w:t>Opis aplikacji klienckiej na telefon komórkowy</w:t>
      </w:r>
      <w:r>
        <w:rPr>
          <w:noProof/>
          <w:webHidden/>
        </w:rPr>
        <w:tab/>
      </w:r>
      <w:r>
        <w:rPr>
          <w:noProof/>
          <w:webHidden/>
        </w:rPr>
        <w:fldChar w:fldCharType="begin"/>
      </w:r>
      <w:r>
        <w:rPr>
          <w:noProof/>
          <w:webHidden/>
        </w:rPr>
        <w:instrText xml:space="preserve"> PAGEREF _Toc302751706 \h </w:instrText>
      </w:r>
      <w:r>
        <w:rPr>
          <w:noProof/>
          <w:webHidden/>
        </w:rPr>
      </w:r>
      <w:r>
        <w:rPr>
          <w:noProof/>
          <w:webHidden/>
        </w:rPr>
        <w:fldChar w:fldCharType="separate"/>
      </w:r>
      <w:r>
        <w:rPr>
          <w:noProof/>
          <w:webHidden/>
        </w:rPr>
        <w:t>42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6.3.1.</w:t>
      </w:r>
      <w:r>
        <w:rPr>
          <w:noProof/>
          <w:lang w:eastAsia="pl-PL"/>
        </w:rPr>
        <w:tab/>
      </w:r>
      <w:r w:rsidRPr="00943D9E">
        <w:rPr>
          <w:rStyle w:val="Hipercze"/>
          <w:noProof/>
        </w:rPr>
        <w:t>Cel powstania</w:t>
      </w:r>
      <w:r>
        <w:rPr>
          <w:noProof/>
          <w:webHidden/>
        </w:rPr>
        <w:tab/>
      </w:r>
      <w:r>
        <w:rPr>
          <w:noProof/>
          <w:webHidden/>
        </w:rPr>
        <w:fldChar w:fldCharType="begin"/>
      </w:r>
      <w:r>
        <w:rPr>
          <w:noProof/>
          <w:webHidden/>
        </w:rPr>
        <w:instrText xml:space="preserve"> PAGEREF _Toc302751707 \h </w:instrText>
      </w:r>
      <w:r>
        <w:rPr>
          <w:noProof/>
          <w:webHidden/>
        </w:rPr>
      </w:r>
      <w:r>
        <w:rPr>
          <w:noProof/>
          <w:webHidden/>
        </w:rPr>
        <w:fldChar w:fldCharType="separate"/>
      </w:r>
      <w:r>
        <w:rPr>
          <w:noProof/>
          <w:webHidden/>
        </w:rPr>
        <w:t>42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6.3.2.</w:t>
      </w:r>
      <w:r>
        <w:rPr>
          <w:noProof/>
          <w:lang w:eastAsia="pl-PL"/>
        </w:rPr>
        <w:tab/>
      </w:r>
      <w:r w:rsidRPr="00943D9E">
        <w:rPr>
          <w:rStyle w:val="Hipercze"/>
          <w:noProof/>
        </w:rPr>
        <w:t>Założenia</w:t>
      </w:r>
      <w:r>
        <w:rPr>
          <w:noProof/>
          <w:webHidden/>
        </w:rPr>
        <w:tab/>
      </w:r>
      <w:r>
        <w:rPr>
          <w:noProof/>
          <w:webHidden/>
        </w:rPr>
        <w:fldChar w:fldCharType="begin"/>
      </w:r>
      <w:r>
        <w:rPr>
          <w:noProof/>
          <w:webHidden/>
        </w:rPr>
        <w:instrText xml:space="preserve"> PAGEREF _Toc302751708 \h </w:instrText>
      </w:r>
      <w:r>
        <w:rPr>
          <w:noProof/>
          <w:webHidden/>
        </w:rPr>
      </w:r>
      <w:r>
        <w:rPr>
          <w:noProof/>
          <w:webHidden/>
        </w:rPr>
        <w:fldChar w:fldCharType="separate"/>
      </w:r>
      <w:r>
        <w:rPr>
          <w:noProof/>
          <w:webHidden/>
        </w:rPr>
        <w:t>42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"_Toc302751709"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6.3.3.</w:t>
      </w:r>
      <w:r>
        <w:rPr>
          <w:noProof/>
          <w:lang w:eastAsia="pl-PL"/>
        </w:rPr>
        <w:tab/>
      </w:r>
      <w:r w:rsidRPr="00943D9E">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_Toc302751709 \h </w:instrText>
      </w:r>
      <w:r>
        <w:rPr>
          <w:noProof/>
          <w:webHidden/>
        </w:rPr>
      </w:r>
      <w:r>
        <w:rPr>
          <w:noProof/>
          <w:webHidden/>
        </w:rPr>
        <w:fldChar w:fldCharType="separate"/>
      </w:r>
      <w:r>
        <w:rPr>
          <w:noProof/>
          <w:webHidden/>
        </w:rPr>
        <w:t>43</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6.3.4.</w:t>
      </w:r>
      <w:r>
        <w:rPr>
          <w:noProof/>
          <w:lang w:eastAsia="pl-PL"/>
        </w:rPr>
        <w:tab/>
      </w:r>
      <w:r w:rsidRPr="00943D9E">
        <w:rPr>
          <w:rStyle w:val="Hipercze"/>
          <w:noProof/>
        </w:rPr>
        <w:t>Tryby uruchomienia</w:t>
      </w:r>
      <w:r>
        <w:rPr>
          <w:noProof/>
          <w:webHidden/>
        </w:rPr>
        <w:tab/>
      </w:r>
      <w:r>
        <w:rPr>
          <w:noProof/>
          <w:webHidden/>
        </w:rPr>
        <w:fldChar w:fldCharType="begin"/>
      </w:r>
      <w:r>
        <w:rPr>
          <w:noProof/>
          <w:webHidden/>
        </w:rPr>
        <w:instrText xml:space="preserve"> PAGEREF _Toc302751710 \h </w:instrText>
      </w:r>
      <w:r>
        <w:rPr>
          <w:noProof/>
          <w:webHidden/>
        </w:rPr>
      </w:r>
      <w:r>
        <w:rPr>
          <w:noProof/>
          <w:webHidden/>
        </w:rPr>
        <w:fldChar w:fldCharType="separate"/>
      </w:r>
      <w:r>
        <w:rPr>
          <w:noProof/>
          <w:webHidden/>
        </w:rPr>
        <w:t>43</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6.3.5.</w:t>
      </w:r>
      <w:r>
        <w:rPr>
          <w:noProof/>
          <w:lang w:eastAsia="pl-PL"/>
        </w:rPr>
        <w:tab/>
      </w:r>
      <w:r w:rsidRPr="00943D9E">
        <w:rPr>
          <w:rStyle w:val="Hipercze"/>
          <w:noProof/>
        </w:rPr>
        <w:t>Odczyt znacznika</w:t>
      </w:r>
      <w:r>
        <w:rPr>
          <w:noProof/>
          <w:webHidden/>
        </w:rPr>
        <w:tab/>
      </w:r>
      <w:r>
        <w:rPr>
          <w:noProof/>
          <w:webHidden/>
        </w:rPr>
        <w:fldChar w:fldCharType="begin"/>
      </w:r>
      <w:r>
        <w:rPr>
          <w:noProof/>
          <w:webHidden/>
        </w:rPr>
        <w:instrText xml:space="preserve"> PAGEREF _Toc302751711 \h </w:instrText>
      </w:r>
      <w:r>
        <w:rPr>
          <w:noProof/>
          <w:webHidden/>
        </w:rPr>
      </w:r>
      <w:r>
        <w:rPr>
          <w:noProof/>
          <w:webHidden/>
        </w:rPr>
        <w:fldChar w:fldCharType="separate"/>
      </w:r>
      <w:r>
        <w:rPr>
          <w:noProof/>
          <w:webHidden/>
        </w:rPr>
        <w:t>44</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6.3.6.</w:t>
      </w:r>
      <w:r>
        <w:rPr>
          <w:noProof/>
          <w:lang w:eastAsia="pl-PL"/>
        </w:rPr>
        <w:tab/>
      </w:r>
      <w:r w:rsidRPr="00943D9E">
        <w:rPr>
          <w:rStyle w:val="Hipercze"/>
          <w:noProof/>
        </w:rPr>
        <w:t>Dobór aplikacji do obsługi znacznika</w:t>
      </w:r>
      <w:r>
        <w:rPr>
          <w:noProof/>
          <w:webHidden/>
        </w:rPr>
        <w:tab/>
      </w:r>
      <w:r>
        <w:rPr>
          <w:noProof/>
          <w:webHidden/>
        </w:rPr>
        <w:fldChar w:fldCharType="begin"/>
      </w:r>
      <w:r>
        <w:rPr>
          <w:noProof/>
          <w:webHidden/>
        </w:rPr>
        <w:instrText xml:space="preserve"> PAGEREF _Toc302751712 \h </w:instrText>
      </w:r>
      <w:r>
        <w:rPr>
          <w:noProof/>
          <w:webHidden/>
        </w:rPr>
      </w:r>
      <w:r>
        <w:rPr>
          <w:noProof/>
          <w:webHidden/>
        </w:rPr>
        <w:fldChar w:fldCharType="separate"/>
      </w:r>
      <w:r>
        <w:rPr>
          <w:noProof/>
          <w:webHidden/>
        </w:rPr>
        <w:t>45</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6.3.7.</w:t>
      </w:r>
      <w:r>
        <w:rPr>
          <w:noProof/>
          <w:lang w:eastAsia="pl-PL"/>
        </w:rPr>
        <w:tab/>
      </w:r>
      <w:r w:rsidRPr="00943D9E">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_Toc302751713 \h </w:instrText>
      </w:r>
      <w:r>
        <w:rPr>
          <w:noProof/>
          <w:webHidden/>
        </w:rPr>
      </w:r>
      <w:r>
        <w:rPr>
          <w:noProof/>
          <w:webHidden/>
        </w:rPr>
        <w:fldChar w:fldCharType="separate"/>
      </w:r>
      <w:r>
        <w:rPr>
          <w:noProof/>
          <w:webHidden/>
        </w:rPr>
        <w:t>46</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6.3.8.</w:t>
      </w:r>
      <w:r>
        <w:rPr>
          <w:noProof/>
          <w:lang w:eastAsia="pl-PL"/>
        </w:rPr>
        <w:tab/>
      </w:r>
      <w:r w:rsidRPr="00943D9E">
        <w:rPr>
          <w:rStyle w:val="Hipercze"/>
          <w:noProof/>
        </w:rPr>
        <w:t>Działanie aplikacji</w:t>
      </w:r>
      <w:r>
        <w:rPr>
          <w:noProof/>
          <w:webHidden/>
        </w:rPr>
        <w:tab/>
      </w:r>
      <w:r>
        <w:rPr>
          <w:noProof/>
          <w:webHidden/>
        </w:rPr>
        <w:fldChar w:fldCharType="begin"/>
      </w:r>
      <w:r>
        <w:rPr>
          <w:noProof/>
          <w:webHidden/>
        </w:rPr>
        <w:instrText xml:space="preserve"> PAGEREF _Toc302751715 \h </w:instrText>
      </w:r>
      <w:r>
        <w:rPr>
          <w:noProof/>
          <w:webHidden/>
        </w:rPr>
      </w:r>
      <w:r>
        <w:rPr>
          <w:noProof/>
          <w:webHidden/>
        </w:rPr>
        <w:fldChar w:fldCharType="separate"/>
      </w:r>
      <w:r>
        <w:rPr>
          <w:noProof/>
          <w:webHidden/>
        </w:rPr>
        <w:t>47</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6.4.</w:t>
      </w:r>
      <w:r>
        <w:rPr>
          <w:noProof/>
          <w:lang w:eastAsia="pl-PL"/>
        </w:rPr>
        <w:tab/>
      </w:r>
      <w:r w:rsidRPr="00943D9E">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_Toc302751716 \h </w:instrText>
      </w:r>
      <w:r>
        <w:rPr>
          <w:noProof/>
          <w:webHidden/>
        </w:rPr>
      </w:r>
      <w:r>
        <w:rPr>
          <w:noProof/>
          <w:webHidden/>
        </w:rPr>
        <w:fldChar w:fldCharType="separate"/>
      </w:r>
      <w:r>
        <w:rPr>
          <w:noProof/>
          <w:webHidden/>
        </w:rPr>
        <w:t>49</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6.4.1.</w:t>
      </w:r>
      <w:r>
        <w:rPr>
          <w:noProof/>
          <w:lang w:eastAsia="pl-PL"/>
        </w:rPr>
        <w:tab/>
      </w:r>
      <w:r w:rsidRPr="00943D9E">
        <w:rPr>
          <w:rStyle w:val="Hipercze"/>
          <w:noProof/>
        </w:rPr>
        <w:t>Cel powstania</w:t>
      </w:r>
      <w:r>
        <w:rPr>
          <w:noProof/>
          <w:webHidden/>
        </w:rPr>
        <w:tab/>
      </w:r>
      <w:r>
        <w:rPr>
          <w:noProof/>
          <w:webHidden/>
        </w:rPr>
        <w:fldChar w:fldCharType="begin"/>
      </w:r>
      <w:r>
        <w:rPr>
          <w:noProof/>
          <w:webHidden/>
        </w:rPr>
        <w:instrText xml:space="preserve"> PAGEREF _Toc302751717 \h </w:instrText>
      </w:r>
      <w:r>
        <w:rPr>
          <w:noProof/>
          <w:webHidden/>
        </w:rPr>
      </w:r>
      <w:r>
        <w:rPr>
          <w:noProof/>
          <w:webHidden/>
        </w:rPr>
        <w:fldChar w:fldCharType="separate"/>
      </w:r>
      <w:r>
        <w:rPr>
          <w:noProof/>
          <w:webHidden/>
        </w:rPr>
        <w:t>49</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6.4.2.</w:t>
      </w:r>
      <w:r>
        <w:rPr>
          <w:noProof/>
          <w:lang w:eastAsia="pl-PL"/>
        </w:rPr>
        <w:tab/>
      </w:r>
      <w:r w:rsidRPr="00943D9E">
        <w:rPr>
          <w:rStyle w:val="Hipercze"/>
          <w:noProof/>
        </w:rPr>
        <w:t>Główne założenia</w:t>
      </w:r>
      <w:r>
        <w:rPr>
          <w:noProof/>
          <w:webHidden/>
        </w:rPr>
        <w:tab/>
      </w:r>
      <w:r>
        <w:rPr>
          <w:noProof/>
          <w:webHidden/>
        </w:rPr>
        <w:fldChar w:fldCharType="begin"/>
      </w:r>
      <w:r>
        <w:rPr>
          <w:noProof/>
          <w:webHidden/>
        </w:rPr>
        <w:instrText xml:space="preserve"> PAGEREF _Toc302751718 \h </w:instrText>
      </w:r>
      <w:r>
        <w:rPr>
          <w:noProof/>
          <w:webHidden/>
        </w:rPr>
      </w:r>
      <w:r>
        <w:rPr>
          <w:noProof/>
          <w:webHidden/>
        </w:rPr>
        <w:fldChar w:fldCharType="separate"/>
      </w:r>
      <w:r>
        <w:rPr>
          <w:noProof/>
          <w:webHidden/>
        </w:rPr>
        <w:t>49</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"_Toc302751719"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6.4.3.</w:t>
      </w:r>
      <w:r>
        <w:rPr>
          <w:noProof/>
          <w:lang w:eastAsia="pl-PL"/>
        </w:rPr>
        <w:tab/>
      </w:r>
      <w:r w:rsidRPr="00943D9E">
        <w:rPr>
          <w:rStyle w:val="Hipercze"/>
          <w:noProof/>
        </w:rPr>
        <w:t>Działanie aplikacji</w:t>
      </w:r>
      <w:r>
        <w:rPr>
          <w:noProof/>
          <w:webHidden/>
        </w:rPr>
        <w:tab/>
      </w:r>
      <w:r>
        <w:rPr>
          <w:noProof/>
          <w:webHidden/>
        </w:rPr>
        <w:fldChar w:fldCharType="begin"/>
      </w:r>
      <w:r>
        <w:rPr>
          <w:noProof/>
          <w:webHidden/>
        </w:rPr>
        <w:instrText xml:space="preserve"> PAGEREF _Toc302751719 \h </w:instrText>
      </w:r>
      <w:r>
        <w:rPr>
          <w:noProof/>
          <w:webHidden/>
        </w:rPr>
      </w:r>
      <w:r>
        <w:rPr>
          <w:noProof/>
          <w:webHidden/>
        </w:rPr>
        <w:fldChar w:fldCharType="separate"/>
      </w:r>
      <w:r>
        <w:rPr>
          <w:noProof/>
          <w:webHidden/>
        </w:rPr>
        <w:t>49</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w:t>
      </w:r>
      <w:r>
        <w:rPr>
          <w:noProof/>
          <w:lang w:eastAsia="pl-PL"/>
        </w:rPr>
        <w:tab/>
      </w:r>
      <w:r w:rsidRPr="00943D9E">
        <w:rPr>
          <w:rStyle w:val="Hipercze"/>
          <w:noProof/>
        </w:rPr>
        <w:t>Opis panelu administracyjnego</w:t>
      </w:r>
      <w:r>
        <w:rPr>
          <w:noProof/>
          <w:webHidden/>
        </w:rPr>
        <w:tab/>
      </w:r>
      <w:r>
        <w:rPr>
          <w:noProof/>
          <w:webHidden/>
        </w:rPr>
        <w:fldChar w:fldCharType="begin"/>
      </w:r>
      <w:r>
        <w:rPr>
          <w:noProof/>
          <w:webHidden/>
        </w:rPr>
        <w:instrText xml:space="preserve"> PAGEREF _Toc302751720 \h </w:instrText>
      </w:r>
      <w:r>
        <w:rPr>
          <w:noProof/>
          <w:webHidden/>
        </w:rPr>
      </w:r>
      <w:r>
        <w:rPr>
          <w:noProof/>
          <w:webHidden/>
        </w:rPr>
        <w:fldChar w:fldCharType="separate"/>
      </w:r>
      <w:r>
        <w:rPr>
          <w:noProof/>
          <w:webHidden/>
        </w:rPr>
        <w:t>51</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6.5.1.</w:t>
      </w:r>
      <w:r>
        <w:rPr>
          <w:noProof/>
          <w:lang w:eastAsia="pl-PL"/>
        </w:rPr>
        <w:tab/>
      </w:r>
      <w:r w:rsidRPr="00943D9E">
        <w:rPr>
          <w:rStyle w:val="Hipercze"/>
          <w:noProof/>
        </w:rPr>
        <w:t>Cel powstania</w:t>
      </w:r>
      <w:r>
        <w:rPr>
          <w:noProof/>
          <w:webHidden/>
        </w:rPr>
        <w:tab/>
      </w:r>
      <w:r>
        <w:rPr>
          <w:noProof/>
          <w:webHidden/>
        </w:rPr>
        <w:fldChar w:fldCharType="begin"/>
      </w:r>
      <w:r>
        <w:rPr>
          <w:noProof/>
          <w:webHidden/>
        </w:rPr>
        <w:instrText xml:space="preserve"> PAGEREF _Toc302751721 \h </w:instrText>
      </w:r>
      <w:r>
        <w:rPr>
          <w:noProof/>
          <w:webHidden/>
        </w:rPr>
      </w:r>
      <w:r>
        <w:rPr>
          <w:noProof/>
          <w:webHidden/>
        </w:rPr>
        <w:fldChar w:fldCharType="separate"/>
      </w:r>
      <w:r>
        <w:rPr>
          <w:noProof/>
          <w:webHidden/>
        </w:rPr>
        <w:t>51</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6.5.2.</w:t>
      </w:r>
      <w:r>
        <w:rPr>
          <w:noProof/>
          <w:lang w:eastAsia="pl-PL"/>
        </w:rPr>
        <w:tab/>
      </w:r>
      <w:r w:rsidRPr="00943D9E">
        <w:rPr>
          <w:rStyle w:val="Hipercze"/>
          <w:noProof/>
        </w:rPr>
        <w:t>Szczegóły implementacyjne</w:t>
      </w:r>
      <w:r>
        <w:rPr>
          <w:noProof/>
          <w:webHidden/>
        </w:rPr>
        <w:tab/>
      </w:r>
      <w:r>
        <w:rPr>
          <w:noProof/>
          <w:webHidden/>
        </w:rPr>
        <w:fldChar w:fldCharType="begin"/>
      </w:r>
      <w:r>
        <w:rPr>
          <w:noProof/>
          <w:webHidden/>
        </w:rPr>
        <w:instrText xml:space="preserve"> PAGEREF _Toc302751722 \h </w:instrText>
      </w:r>
      <w:r>
        <w:rPr>
          <w:noProof/>
          <w:webHidden/>
        </w:rPr>
      </w:r>
      <w:r>
        <w:rPr>
          <w:noProof/>
          <w:webHidden/>
        </w:rPr>
        <w:fldChar w:fldCharType="separate"/>
      </w:r>
      <w:r>
        <w:rPr>
          <w:noProof/>
          <w:webHidden/>
        </w:rPr>
        <w:t>52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6.5.3.</w:t>
      </w:r>
      <w:r>
        <w:rPr>
          <w:noProof/>
          <w:lang w:eastAsia="pl-PL"/>
        </w:rPr>
        <w:tab/>
      </w:r>
      <w:r w:rsidRPr="00943D9E">
        <w:rPr>
          <w:rStyle w:val="Hipercze"/>
          <w:noProof/>
        </w:rPr>
        <w:t>Warstwa biznesowa</w:t>
      </w:r>
      <w:r>
        <w:rPr>
          <w:noProof/>
          <w:webHidden/>
        </w:rPr>
        <w:tab/>
      </w:r>
      <w:r>
        <w:rPr>
          <w:noProof/>
          <w:webHidden/>
        </w:rPr>
        <w:fldChar w:fldCharType="begin"/>
      </w:r>
      <w:r>
        <w:rPr>
          <w:noProof/>
          <w:webHidden/>
        </w:rPr>
        <w:instrText xml:space="preserve"> PAGEREF _Toc302751723 \h </w:instrText>
      </w:r>
      <w:r>
        <w:rPr>
          <w:noProof/>
          <w:webHidden/>
        </w:rPr>
      </w:r>
      <w:r>
        <w:rPr>
          <w:noProof/>
          <w:webHidden/>
        </w:rPr>
        <w:fldChar w:fldCharType="separate"/>
      </w:r>
      <w:r>
        <w:rPr>
          <w:noProof/>
          <w:webHidden/>
        </w:rPr>
        <w:t>52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6.5.4.</w:t>
      </w:r>
      <w:r>
        <w:rPr>
          <w:noProof/>
          <w:lang w:eastAsia="pl-PL"/>
        </w:rPr>
        <w:tab/>
      </w:r>
      <w:r w:rsidRPr="00943D9E">
        <w:rPr>
          <w:rStyle w:val="Hipercze"/>
          <w:noProof/>
        </w:rPr>
        <w:t>Warstwa modelu danych</w:t>
      </w:r>
      <w:r>
        <w:rPr>
          <w:noProof/>
          <w:webHidden/>
        </w:rPr>
        <w:tab/>
      </w:r>
      <w:r>
        <w:rPr>
          <w:noProof/>
          <w:webHidden/>
        </w:rPr>
        <w:fldChar w:fldCharType="begin"/>
      </w:r>
      <w:r>
        <w:rPr>
          <w:noProof/>
          <w:webHidden/>
        </w:rPr>
        <w:instrText xml:space="preserve"> PAGEREF _Toc302751724 \h </w:instrText>
      </w:r>
      <w:r>
        <w:rPr>
          <w:noProof/>
          <w:webHidden/>
        </w:rPr>
      </w:r>
      <w:r>
        <w:rPr>
          <w:noProof/>
          <w:webHidden/>
        </w:rPr>
        <w:fldChar w:fldCharType="separate"/>
      </w:r>
      <w:r>
        <w:rPr>
          <w:noProof/>
          <w:webHidden/>
        </w:rPr>
        <w:t>53</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6.5.5.</w:t>
      </w:r>
      <w:r>
        <w:rPr>
          <w:noProof/>
          <w:lang w:eastAsia="pl-PL"/>
        </w:rPr>
        <w:tab/>
      </w:r>
      <w:r w:rsidRPr="00943D9E">
        <w:rPr>
          <w:rStyle w:val="Hipercze"/>
          <w:noProof/>
        </w:rPr>
        <w:t>Warstwa prezentacji</w:t>
      </w:r>
      <w:r>
        <w:rPr>
          <w:noProof/>
          <w:webHidden/>
        </w:rPr>
        <w:tab/>
      </w:r>
      <w:r>
        <w:rPr>
          <w:noProof/>
          <w:webHidden/>
        </w:rPr>
        <w:fldChar w:fldCharType="begin"/>
      </w:r>
      <w:r>
        <w:rPr>
          <w:noProof/>
          <w:webHidden/>
        </w:rPr>
        <w:instrText xml:space="preserve"> PAGEREF _Toc302751725 \h </w:instrText>
      </w:r>
      <w:r>
        <w:rPr>
          <w:noProof/>
          <w:webHidden/>
        </w:rPr>
      </w:r>
      <w:r>
        <w:rPr>
          <w:noProof/>
          <w:webHidden/>
        </w:rPr>
        <w:fldChar w:fldCharType="separate"/>
      </w:r>
      <w:r>
        <w:rPr>
          <w:noProof/>
          <w:webHidden/>
        </w:rPr>
        <w:t>54</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6.5.6.</w:t>
      </w:r>
      <w:r>
        <w:rPr>
          <w:noProof/>
          <w:lang w:eastAsia="pl-PL"/>
        </w:rPr>
        <w:tab/>
      </w:r>
      <w:r w:rsidRPr="00943D9E">
        <w:rPr>
          <w:rStyle w:val="Hipercze"/>
          <w:noProof/>
        </w:rPr>
        <w:t>Budowa panelu administracyjnego</w:t>
      </w:r>
      <w:r>
        <w:rPr>
          <w:noProof/>
          <w:webHidden/>
        </w:rPr>
        <w:tab/>
      </w:r>
      <w:r>
        <w:rPr>
          <w:noProof/>
          <w:webHidden/>
        </w:rPr>
        <w:fldChar w:fldCharType="begin"/>
      </w:r>
      <w:r>
        <w:rPr>
          <w:noProof/>
          <w:webHidden/>
        </w:rPr>
        <w:instrText xml:space="preserve"> PAGEREF _Toc302751726 \h </w:instrText>
      </w:r>
      <w:r>
        <w:rPr>
          <w:noProof/>
          <w:webHidden/>
        </w:rPr>
      </w:r>
      <w:r>
        <w:rPr>
          <w:noProof/>
          <w:webHidden/>
        </w:rPr>
        <w:fldChar w:fldCharType="separate"/>
      </w:r>
      <w:r>
        <w:rPr>
          <w:noProof/>
          <w:webHidden/>
        </w:rPr>
        <w:t>54</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6.5.7.</w:t>
      </w:r>
      <w:r>
        <w:rPr>
          <w:noProof/>
          <w:lang w:eastAsia="pl-PL"/>
        </w:rPr>
        <w:tab/>
      </w:r>
      <w:r w:rsidRPr="00943D9E">
        <w:rPr>
          <w:rStyle w:val="Hipercze"/>
          <w:noProof/>
        </w:rPr>
        <w:t>Role użytkowników oraz zabezpieczenie portalu</w:t>
      </w:r>
      <w:r>
        <w:rPr>
          <w:noProof/>
          <w:webHidden/>
        </w:rPr>
        <w:tab/>
      </w:r>
      <w:r>
        <w:rPr>
          <w:noProof/>
          <w:webHidden/>
        </w:rPr>
        <w:fldChar w:fldCharType="begin"/>
      </w:r>
      <w:r>
        <w:rPr>
          <w:noProof/>
          <w:webHidden/>
        </w:rPr>
        <w:instrText xml:space="preserve"> PAGEREF _Toc302751727 \h </w:instrText>
      </w:r>
      <w:r>
        <w:rPr>
          <w:noProof/>
          <w:webHidden/>
        </w:rPr>
      </w:r>
      <w:r>
        <w:rPr>
          <w:noProof/>
          <w:webHidden/>
        </w:rPr>
        <w:fldChar w:fldCharType="separate"/>
      </w:r>
      <w:r>
        <w:rPr>
          <w:noProof/>
          <w:webHidden/>
        </w:rPr>
        <w:t>55</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6.5.8.</w:t>
      </w:r>
      <w:r>
        <w:rPr>
          <w:noProof/>
          <w:lang w:eastAsia="pl-PL"/>
        </w:rPr>
        <w:tab/>
      </w:r>
      <w:r w:rsidRPr="00943D9E">
        <w:rPr>
          <w:rStyle w:val="Hipercze"/>
          <w:noProof/>
        </w:rPr>
        <w:t>Opis zakładek</w:t>
      </w:r>
      <w:r>
        <w:rPr>
          <w:noProof/>
          <w:webHidden/>
        </w:rPr>
        <w:tab/>
      </w:r>
      <w:r>
        <w:rPr>
          <w:noProof/>
          <w:webHidden/>
        </w:rPr>
        <w:fldChar w:fldCharType="begin"/>
      </w:r>
      <w:r>
        <w:rPr>
          <w:noProof/>
          <w:webHidden/>
        </w:rPr>
        <w:instrText xml:space="preserve"> PAGEREF _Toc302751728 \h </w:instrText>
      </w:r>
      <w:r>
        <w:rPr>
          <w:noProof/>
          <w:webHidden/>
        </w:rPr>
      </w:r>
      <w:r>
        <w:rPr>
          <w:noProof/>
          <w:webHidden/>
        </w:rPr>
        <w:fldChar w:fldCharType="separate"/>
      </w:r>
      <w:r>
        <w:rPr>
          <w:noProof/>
          <w:webHidden/>
        </w:rPr>
        <w:t>56</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"_Toc302751729"</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7.</w:t>
      </w:r>
      <w:r>
        <w:rPr>
          <w:noProof/>
          <w:lang w:eastAsia="pl-PL"/>
        </w:rPr>
        <w:tab/>
      </w:r>
      <w:r w:rsidRPr="00943D9E">
        <w:rPr>
          <w:rStyle w:val="Hipercze"/>
          <w:noProof/>
        </w:rPr>
        <w:t>Testy Funkcjonalne</w:t>
      </w:r>
      <w:r>
        <w:rPr>
          <w:noProof/>
          <w:webHidden/>
        </w:rPr>
        <w:tab/>
      </w:r>
      <w:r>
        <w:rPr>
          <w:noProof/>
          <w:webHidden/>
        </w:rPr>
        <w:fldChar w:fldCharType="begin"/>
      </w:r>
      <w:r>
        <w:rPr>
          <w:noProof/>
          <w:webHidden/>
        </w:rPr>
        <w:instrText xml:space="preserve"> PAGEREF _Toc302751729 \h </w:instrText>
      </w:r>
      <w:r>
        <w:rPr>
          <w:noProof/>
          <w:webHidden/>
        </w:rPr>
      </w:r>
      <w:r>
        <w:rPr>
          <w:noProof/>
          <w:webHidden/>
        </w:rPr>
        <w:fldChar w:fldCharType="separate"/>
      </w:r>
      <w:r>
        <w:rPr>
          <w:noProof/>
          <w:webHidden/>
        </w:rPr>
        <w:t>62</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"_Toc302751730"</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7.1.</w:t>
      </w:r>
      <w:r>
        <w:rPr>
          <w:noProof/>
          <w:lang w:eastAsia="pl-PL"/>
        </w:rPr>
        <w:tab/>
      </w:r>
      <w:r w:rsidRPr="00943D9E">
        <w:rPr>
          <w:rStyle w:val="Hipercze"/>
          <w:noProof/>
        </w:rPr>
        <w:t>Wstęp</w:t>
      </w:r>
      <w:r>
        <w:rPr>
          <w:noProof/>
          <w:webHidden/>
        </w:rPr>
        <w:tab/>
      </w:r>
      <w:r>
        <w:rPr>
          <w:noProof/>
          <w:webHidden/>
        </w:rPr>
        <w:fldChar w:fldCharType="begin"/>
      </w:r>
      <w:r>
        <w:rPr>
          <w:noProof/>
          <w:webHidden/>
        </w:rPr>
        <w:instrText xml:space="preserve"> PAGEREF _Toc302751730 \h </w:instrText>
      </w:r>
      <w:r>
        <w:rPr>
          <w:noProof/>
          <w:webHidden/>
        </w:rPr>
      </w:r>
      <w:r>
        <w:rPr>
          <w:noProof/>
          <w:webHidden/>
        </w:rPr>
        <w:fldChar w:fldCharType="separate"/>
      </w:r>
      <w:r>
        <w:rPr>
          <w:noProof/>
          <w:webHidden/>
        </w:rPr>
        <w:t>62</w:t>
      </w:r>
      <w:r>
        <w:rPr>
          <w:noProof/>
          <w:webHidden/>
        </w:rPr>
        <w:fldChar w:fldCharType="end"/>
      </w:r>
      <w:r w:rsidRPr="00943D9E">
        <w:rPr>
          <w:rStyle w:val="Hipercze"/>
          <w:noProof/>
        </w:rPr>
        <w:fldChar w:fldCharType="end"/>
      </w:r>
    </w:p>
    <w:p w:rsidR="00B57808" w:rsidRDefault="00B57808">
      <w:pPr>
        <w:pStyle w:val="Spistreci3"/>
        <w:tabs>
          <w:tab w:val="left" w:pos="132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"_Toc302751731"</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7.1.1.</w:t>
      </w:r>
      <w:r>
        <w:rPr>
          <w:noProof/>
          <w:lang w:eastAsia="pl-PL"/>
        </w:rPr>
        <w:tab/>
      </w:r>
      <w:r w:rsidRPr="00943D9E">
        <w:rPr>
          <w:rStyle w:val="Hipercze"/>
          <w:noProof/>
        </w:rPr>
        <w:t>Wpływ na zużycie baterii</w:t>
      </w:r>
      <w:r>
        <w:rPr>
          <w:noProof/>
          <w:webHidden/>
        </w:rPr>
        <w:tab/>
      </w:r>
      <w:r>
        <w:rPr>
          <w:noProof/>
          <w:webHidden/>
        </w:rPr>
        <w:fldChar w:fldCharType="begin"/>
      </w:r>
      <w:r>
        <w:rPr>
          <w:noProof/>
          <w:webHidden/>
        </w:rPr>
        <w:instrText xml:space="preserve"> PAGEREF _Toc302751731 \h </w:instrText>
      </w:r>
      <w:r>
        <w:rPr>
          <w:noProof/>
          <w:webHidden/>
        </w:rPr>
      </w:r>
      <w:r>
        <w:rPr>
          <w:noProof/>
          <w:webHidden/>
        </w:rPr>
        <w:fldChar w:fldCharType="separate"/>
      </w:r>
      <w:r>
        <w:rPr>
          <w:noProof/>
          <w:webHidden/>
        </w:rPr>
        <w:t>62</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"_Toc302751732"</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8.</w:t>
      </w:r>
      <w:r>
        <w:rPr>
          <w:noProof/>
          <w:lang w:eastAsia="pl-PL"/>
        </w:rPr>
        <w:tab/>
      </w:r>
      <w:r w:rsidRPr="00943D9E">
        <w:rPr>
          <w:rStyle w:val="Hipercze"/>
          <w:noProof/>
        </w:rPr>
        <w:t>Korzyści płynące z naszego rozwiązania</w:t>
      </w:r>
      <w:r>
        <w:rPr>
          <w:noProof/>
          <w:webHidden/>
        </w:rPr>
        <w:tab/>
      </w:r>
      <w:r>
        <w:rPr>
          <w:noProof/>
          <w:webHidden/>
        </w:rPr>
        <w:fldChar w:fldCharType="begin"/>
      </w:r>
      <w:r>
        <w:rPr>
          <w:noProof/>
          <w:webHidden/>
        </w:rPr>
        <w:instrText xml:space="preserve"> PAGEREF _Toc302751732 \h </w:instrText>
      </w:r>
      <w:r>
        <w:rPr>
          <w:noProof/>
          <w:webHidden/>
        </w:rPr>
      </w:r>
      <w:r>
        <w:rPr>
          <w:noProof/>
          <w:webHidden/>
        </w:rPr>
        <w:fldChar w:fldCharType="separate"/>
      </w:r>
      <w:r>
        <w:rPr>
          <w:noProof/>
          <w:webHidden/>
        </w:rPr>
        <w:t>63</w:t>
      </w:r>
      <w:r>
        <w:rPr>
          <w:noProof/>
          <w:webHidden/>
        </w:rPr>
        <w:fldChar w:fldCharType="end"/>
      </w:r>
      <w:r w:rsidRPr="00943D9E">
        <w:rPr>
          <w:rStyle w:val="Hipercze"/>
          <w:noProof/>
        </w:rPr>
        <w:fldChar w:fldCharType="end"/>
      </w:r>
    </w:p>
    <w:p w:rsidR="00B57808" w:rsidRDefault="00B57808">
      <w:pPr>
        <w:pStyle w:val="Spistreci1"/>
        <w:tabs>
          <w:tab w:val="left" w:pos="44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"_Toc302751733"</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9.</w:t>
      </w:r>
      <w:r>
        <w:rPr>
          <w:noProof/>
          <w:lang w:eastAsia="pl-PL"/>
        </w:rPr>
        <w:tab/>
      </w:r>
      <w:r w:rsidRPr="00943D9E">
        <w:rPr>
          <w:rStyle w:val="Hipercze"/>
          <w:noProof/>
        </w:rPr>
        <w:t>Podsumowanie</w:t>
      </w:r>
      <w:r>
        <w:rPr>
          <w:noProof/>
          <w:webHidden/>
        </w:rPr>
        <w:tab/>
      </w:r>
      <w:r>
        <w:rPr>
          <w:noProof/>
          <w:webHidden/>
        </w:rPr>
        <w:fldChar w:fldCharType="begin"/>
      </w:r>
      <w:r>
        <w:rPr>
          <w:noProof/>
          <w:webHidden/>
        </w:rPr>
        <w:instrText xml:space="preserve"> PAGEREF _Toc302751733 \h </w:instrText>
      </w:r>
      <w:r>
        <w:rPr>
          <w:noProof/>
          <w:webHidden/>
        </w:rPr>
      </w:r>
      <w:r>
        <w:rPr>
          <w:noProof/>
          <w:webHidden/>
        </w:rPr>
        <w:fldChar w:fldCharType="separate"/>
      </w:r>
      <w:r>
        <w:rPr>
          <w:noProof/>
          <w:webHidden/>
        </w:rPr>
        <w:t>64</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"_Toc302751734"</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9.1.</w:t>
      </w:r>
      <w:r>
        <w:rPr>
          <w:noProof/>
          <w:lang w:eastAsia="pl-PL"/>
        </w:rPr>
        <w:tab/>
      </w:r>
      <w:r w:rsidRPr="00943D9E">
        <w:rPr>
          <w:rStyle w:val="Hipercze"/>
          <w:noProof/>
        </w:rPr>
        <w:t>Perspektywy rozwoju</w:t>
      </w:r>
      <w:r>
        <w:rPr>
          <w:noProof/>
          <w:webHidden/>
        </w:rPr>
        <w:tab/>
      </w:r>
      <w:r>
        <w:rPr>
          <w:noProof/>
          <w:webHidden/>
        </w:rPr>
        <w:fldChar w:fldCharType="begin"/>
      </w:r>
      <w:r>
        <w:rPr>
          <w:noProof/>
          <w:webHidden/>
        </w:rPr>
        <w:instrText xml:space="preserve"> PAGEREF _Toc302751734 \h </w:instrText>
      </w:r>
      <w:r>
        <w:rPr>
          <w:noProof/>
          <w:webHidden/>
        </w:rPr>
      </w:r>
      <w:r>
        <w:rPr>
          <w:noProof/>
          <w:webHidden/>
        </w:rPr>
        <w:fldChar w:fldCharType="separate"/>
      </w:r>
      <w:r>
        <w:rPr>
          <w:noProof/>
          <w:webHidden/>
        </w:rPr>
        <w:t>64</w:t>
      </w:r>
      <w:r>
        <w:rPr>
          <w:noProof/>
          <w:webHidden/>
        </w:rPr>
        <w:fldChar w:fldCharType="end"/>
      </w:r>
      <w:r w:rsidRPr="00943D9E">
        <w:rPr>
          <w:rStyle w:val="Hipercze"/>
          <w:noProof/>
        </w:rPr>
        <w:fldChar w:fldCharType="end"/>
      </w:r>
    </w:p>
    <w:p w:rsidR="00B57808" w:rsidRDefault="00B57808">
      <w:pPr>
        <w:pStyle w:val="Spistreci2"/>
        <w:tabs>
          <w:tab w:val="left" w:pos="88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"_Toc302751735"</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9.2.</w:t>
      </w:r>
      <w:r>
        <w:rPr>
          <w:noProof/>
          <w:lang w:eastAsia="pl-PL"/>
        </w:rPr>
        <w:tab/>
      </w:r>
      <w:r w:rsidRPr="00943D9E">
        <w:rPr>
          <w:rStyle w:val="Hipercze"/>
          <w:noProof/>
        </w:rPr>
        <w:t>Wnioski</w:t>
      </w:r>
      <w:r>
        <w:rPr>
          <w:noProof/>
          <w:webHidden/>
        </w:rPr>
        <w:tab/>
      </w:r>
      <w:r>
        <w:rPr>
          <w:noProof/>
          <w:webHidden/>
        </w:rPr>
        <w:fldChar w:fldCharType="begin"/>
      </w:r>
      <w:r>
        <w:rPr>
          <w:noProof/>
          <w:webHidden/>
        </w:rPr>
        <w:instrText xml:space="preserve"> PAGEREF _Toc302751735 \h </w:instrText>
      </w:r>
      <w:r>
        <w:rPr>
          <w:noProof/>
          <w:webHidden/>
        </w:rPr>
      </w:r>
      <w:r>
        <w:rPr>
          <w:noProof/>
          <w:webHidden/>
        </w:rPr>
        <w:fldChar w:fldCharType="separate"/>
      </w:r>
      <w:r>
        <w:rPr>
          <w:noProof/>
          <w:webHidden/>
        </w:rPr>
        <w:t>65</w:t>
      </w:r>
      <w:r>
        <w:rPr>
          <w:noProof/>
          <w:webHidden/>
        </w:rPr>
        <w:fldChar w:fldCharType="end"/>
      </w:r>
      <w:r w:rsidRPr="00943D9E">
        <w:rPr>
          <w:rStyle w:val="Hipercze"/>
          <w:noProof/>
        </w:rPr>
        <w:fldChar w:fldCharType="end"/>
      </w:r>
    </w:p>
    <w:p w:rsidR="00B57808" w:rsidRDefault="00B57808">
      <w:pPr>
        <w:pStyle w:val="Spistreci1"/>
        <w:tabs>
          <w:tab w:val="left" w:pos="66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"_Toc302751736"</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10.</w:t>
      </w:r>
      <w:r>
        <w:rPr>
          <w:noProof/>
          <w:lang w:eastAsia="pl-PL"/>
        </w:rPr>
        <w:tab/>
      </w:r>
      <w:r w:rsidRPr="00943D9E">
        <w:rPr>
          <w:rStyle w:val="Hipercze"/>
          <w:noProof/>
        </w:rPr>
        <w:t>Bibliografia</w:t>
      </w:r>
      <w:r>
        <w:rPr>
          <w:noProof/>
          <w:webHidden/>
        </w:rPr>
        <w:tab/>
      </w:r>
      <w:r>
        <w:rPr>
          <w:noProof/>
          <w:webHidden/>
        </w:rPr>
        <w:fldChar w:fldCharType="begin"/>
      </w:r>
      <w:r>
        <w:rPr>
          <w:noProof/>
          <w:webHidden/>
        </w:rPr>
        <w:instrText xml:space="preserve"> PAGEREF _Toc302751736 \h </w:instrText>
      </w:r>
      <w:r>
        <w:rPr>
          <w:noProof/>
          <w:webHidden/>
        </w:rPr>
      </w:r>
      <w:r>
        <w:rPr>
          <w:noProof/>
          <w:webHidden/>
        </w:rPr>
        <w:fldChar w:fldCharType="separate"/>
      </w:r>
      <w:r>
        <w:rPr>
          <w:noProof/>
          <w:webHidden/>
        </w:rPr>
        <w:t>66</w:t>
      </w:r>
      <w:r>
        <w:rPr>
          <w:noProof/>
          <w:webHidden/>
        </w:rPr>
        <w:fldChar w:fldCharType="end"/>
      </w:r>
      <w:r w:rsidRPr="00943D9E">
        <w:rPr>
          <w:rStyle w:val="Hipercze"/>
          <w:noProof/>
        </w:rPr>
        <w:fldChar w:fldCharType="end"/>
      </w:r>
    </w:p>
    <w:p w:rsidR="00B57808" w:rsidRDefault="00B57808">
      <w:pPr>
        <w:pStyle w:val="Spistreci1"/>
        <w:tabs>
          <w:tab w:val="left" w:pos="66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"_Toc302751737"</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noProof/>
        </w:rPr>
        <w:t>11.</w:t>
      </w:r>
      <w:r>
        <w:rPr>
          <w:noProof/>
          <w:lang w:eastAsia="pl-PL"/>
        </w:rPr>
        <w:tab/>
      </w:r>
      <w:r w:rsidRPr="00943D9E">
        <w:rPr>
          <w:rStyle w:val="Hipercze"/>
          <w:noProof/>
        </w:rPr>
        <w:t>ZałącznikI</w:t>
      </w:r>
      <w:r>
        <w:rPr>
          <w:noProof/>
          <w:webHidden/>
        </w:rPr>
        <w:tab/>
      </w:r>
      <w:r>
        <w:rPr>
          <w:noProof/>
          <w:webHidden/>
        </w:rPr>
        <w:fldChar w:fldCharType="begin"/>
      </w:r>
      <w:r>
        <w:rPr>
          <w:noProof/>
          <w:webHidden/>
        </w:rPr>
        <w:instrText xml:space="preserve"> PAGEREF _Toc302751737 \h </w:instrText>
      </w:r>
      <w:r>
        <w:rPr>
          <w:noProof/>
          <w:webHidden/>
        </w:rPr>
      </w:r>
      <w:r>
        <w:rPr>
          <w:noProof/>
          <w:webHidden/>
        </w:rPr>
        <w:fldChar w:fldCharType="separate"/>
      </w:r>
      <w:r>
        <w:rPr>
          <w:noProof/>
          <w:webHidden/>
        </w:rPr>
        <w:t>67</w:t>
      </w:r>
      <w:r>
        <w:rPr>
          <w:noProof/>
          <w:webHidden/>
        </w:rPr>
        <w:fldChar w:fldCharType="end"/>
      </w:r>
      <w:r w:rsidRPr="00943D9E">
        <w:rPr>
          <w:rStyle w:val="Hipercze"/>
          <w:noProof/>
        </w:rPr>
        <w:fldChar w:fldCharType="end"/>
      </w:r>
    </w:p>
    <w:p w:rsidR="00B57808" w:rsidRDefault="00B57808">
      <w:pPr>
        <w:pStyle w:val="Spistreci2"/>
        <w:tabs>
          <w:tab w:val="left" w:pos="1100"/>
          <w:tab w:val="right" w:leader="dot" w:pos="9061"/>
        </w:tabs>
        <w:rPr>
          <w:noProof/>
          <w:lang w:eastAsia="pl-PL"/>
        </w:rPr>
      </w:pPr>
      <w:r w:rsidRPr="00943D9E">
        <w:rPr>
          <w:rStyle w:val="Hipercze"/>
          <w:noProof/>
        </w:rPr>
        <w:fldChar w:fldCharType="begin"/>
      </w:r>
      <w:r w:rsidRPr="00943D9E">
        <w:rPr>
          <w:rStyle w:val="Hipercze"/>
          <w:noProof/>
        </w:rPr>
        <w:instrText xml:space="preserve"> </w:instrText>
      </w:r>
      <w:r>
        <w:rPr>
          <w:noProof/>
        </w:rPr>
        <w:instrText>HYPERLINK \l "_Toc302751738"</w:instrText>
      </w:r>
      <w:r w:rsidRPr="00943D9E">
        <w:rPr>
          <w:rStyle w:val="Hipercze"/>
          <w:noProof/>
        </w:rPr>
        <w:instrText xml:space="preserve"> </w:instrText>
      </w:r>
      <w:r w:rsidRPr="00943D9E">
        <w:rPr>
          <w:rStyle w:val="Hipercze"/>
          <w:noProof/>
        </w:rPr>
      </w:r>
      <w:r w:rsidRPr="00943D9E">
        <w:rPr>
          <w:rStyle w:val="Hipercze"/>
          <w:noProof/>
        </w:rPr>
        <w:fldChar w:fldCharType="separate"/>
      </w:r>
      <w:r w:rsidRPr="00943D9E">
        <w:rPr>
          <w:rStyle w:val="Hipercze"/>
          <w:rFonts w:eastAsia="Times New Roman"/>
          <w:noProof/>
        </w:rPr>
        <w:t>11.1.</w:t>
      </w:r>
      <w:r>
        <w:rPr>
          <w:noProof/>
          <w:lang w:eastAsia="pl-PL"/>
        </w:rPr>
        <w:tab/>
      </w:r>
      <w:r w:rsidRPr="00943D9E">
        <w:rPr>
          <w:rStyle w:val="Hipercze"/>
          <w:rFonts w:eastAsia="Times New Roman"/>
          <w:noProof/>
        </w:rPr>
        <w:t>Dodatek A</w:t>
      </w:r>
      <w:r>
        <w:rPr>
          <w:noProof/>
          <w:webHidden/>
        </w:rPr>
        <w:tab/>
      </w:r>
      <w:r>
        <w:rPr>
          <w:noProof/>
          <w:webHidden/>
        </w:rPr>
        <w:fldChar w:fldCharType="begin"/>
      </w:r>
      <w:r>
        <w:rPr>
          <w:noProof/>
          <w:webHidden/>
        </w:rPr>
        <w:instrText xml:space="preserve"> PAGEREF _Toc302751738 \h </w:instrText>
      </w:r>
      <w:r>
        <w:rPr>
          <w:noProof/>
          <w:webHidden/>
        </w:rPr>
      </w:r>
      <w:r>
        <w:rPr>
          <w:noProof/>
          <w:webHidden/>
        </w:rPr>
        <w:fldChar w:fldCharType="separate"/>
      </w:r>
      <w:r>
        <w:rPr>
          <w:noProof/>
          <w:webHidden/>
        </w:rPr>
        <w:t>67</w:t>
      </w:r>
      <w:r>
        <w:rPr>
          <w:noProof/>
          <w:webHidden/>
        </w:rPr>
        <w:fldChar w:fldCharType="end"/>
      </w:r>
      <w:r w:rsidRPr="00943D9E">
        <w:rPr>
          <w:rStyle w:val="Hipercze"/>
          <w:noProof/>
        </w:rPr>
        <w:fldChar w:fldCharType="end"/>
      </w:r>
    </w:p>
    <w:p w:rsidR="0004443A" w:rsidDel="00EB73FE" w:rsidRDefault="00DA4D42" w:rsidP="00BA5189">
      <w:pPr>
        <w:pStyle w:val="NormalnyIn"/>
        <w:rPr>
          <w:del w:id="262" w:author="Sebastian" w:date="2011-09-02T16:34:00Z"/>
        </w:rPr>
      </w:pPr>
      <w:r>
        <w:fldChar w:fldCharType="end"/>
      </w:r>
    </w:p>
    <w:p w:rsidR="00AE6239" w:rsidRDefault="00AE6239">
      <w:pPr>
        <w:pStyle w:val="NormalnyIn"/>
        <w:pPrChange w:id="263" w:author="Sebastian" w:date="2011-09-02T16:34:00Z">
          <w:pPr>
            <w:pStyle w:val="Akapitzlist"/>
          </w:pPr>
        </w:pPrChange>
      </w:pPr>
    </w:p>
    <w:p w:rsidR="00FF65EB" w:rsidRDefault="00FF65EB">
      <w:pPr>
        <w:jc w:val="left"/>
        <w:rPr>
          <w:ins w:id="264" w:author="Sebastian" w:date="2011-09-02T16:35:00Z"/>
        </w:rPr>
      </w:pPr>
      <w:ins w:id="265" w:author="Sebastian" w:date="2011-09-02T16:35:00Z">
        <w:r>
          <w:lastRenderedPageBreak/>
          <w:br w:type="page"/>
        </w:r>
      </w:ins>
    </w:p>
    <w:p w:rsidR="00554649" w:rsidDel="003111A7" w:rsidRDefault="00554649" w:rsidP="00554649">
      <w:pPr>
        <w:rPr>
          <w:del w:id="266" w:author="Sebastian" w:date="2011-09-01T19:46:00Z"/>
        </w:rPr>
      </w:pPr>
    </w:p>
    <w:p w:rsidR="00C96632" w:rsidDel="003111A7" w:rsidRDefault="00C96632">
      <w:pPr>
        <w:jc w:val="left"/>
        <w:rPr>
          <w:del w:id="267" w:author="Sebastian" w:date="2011-09-01T19:46:00Z"/>
        </w:rPr>
      </w:pPr>
      <w:del w:id="268" w:author="Sebastian" w:date="2011-09-01T19:45:00Z">
        <w:r w:rsidDel="003111A7">
          <w:br w:type="page"/>
        </w:r>
      </w:del>
    </w:p>
    <w:p w:rsidR="0045473F" w:rsidRDefault="006069A2">
      <w:pPr>
        <w:jc w:val="left"/>
      </w:pPr>
      <w:r>
        <w:t>Wykaz używanych skrótów</w:t>
      </w:r>
      <w:r w:rsidR="0045473F">
        <w:t xml:space="preserve"> i pojęć</w:t>
      </w:r>
    </w:p>
    <w:p w:rsidR="0045473F" w:rsidRDefault="0045473F">
      <w:pPr>
        <w:jc w:val="left"/>
      </w:pPr>
    </w:p>
    <w:p w:rsidR="00DA4D42" w:rsidRDefault="0045473F" w:rsidP="00DA4D42">
      <w:pPr>
        <w:pStyle w:val="NormalnyIn"/>
        <w:ind w:firstLine="0"/>
        <w:pPrChange w:id="269" w:author="Sebastian Łuczak" w:date="2011-09-02T10:09:00Z">
          <w:pPr>
            <w:pStyle w:val="NormalnyIn"/>
          </w:pPr>
        </w:pPrChange>
      </w:pPr>
      <w:r>
        <w:t>Pracownik mobilny</w:t>
      </w:r>
      <w:ins w:id="270" w:author="Sebastian Łuczak" w:date="2011-08-31T20:28:00Z">
        <w:r w:rsidR="004A73A0">
          <w:t xml:space="preserve"> </w:t>
        </w:r>
      </w:ins>
      <w:ins w:id="271" w:author="Sebastian Łuczak" w:date="2011-09-02T10:09:00Z">
        <w:r w:rsidR="00DA4D42" w:rsidRPr="00DA4D42">
          <w:rPr>
            <w:rPrChange w:id="272" w:author="Sebastian Łuczak" w:date="2011-09-02T10:09:00Z">
              <w:rPr>
                <w:color w:val="0000FF"/>
                <w:u w:val="single"/>
                <w:lang w:val="en-US"/>
              </w:rPr>
            </w:rPrChange>
          </w:rPr>
          <w:t>–</w:t>
        </w:r>
        <w:r w:rsidR="0047406E">
          <w:t xml:space="preserve"> </w:t>
        </w:r>
      </w:ins>
      <w:moveToRangeStart w:id="273" w:author="Sebastian Łuczak" w:date="2011-08-31T20:28:00Z" w:name="move302585820"/>
      <w:moveTo w:id="274"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273"/>
    <w:p w:rsidR="0045473F" w:rsidRDefault="000C1024">
      <w:pPr>
        <w:jc w:val="left"/>
        <w:rPr>
          <w:ins w:id="275" w:author="Sebastian Łuczak" w:date="2011-08-31T23:30:00Z"/>
        </w:rPr>
      </w:pPr>
      <w:ins w:id="276" w:author="Sebastian Łuczak" w:date="2011-08-31T23:30:00Z">
        <w:r>
          <w:t xml:space="preserve">Intencja </w:t>
        </w:r>
      </w:ins>
      <w:ins w:id="277" w:author="Sebastian Łuczak" w:date="2011-09-02T10:10:00Z">
        <w:r w:rsidR="00DA4D42" w:rsidRPr="00DA4D42">
          <w:rPr>
            <w:rPrChange w:id="278" w:author="Sebastian Łuczak" w:date="2011-09-02T10:10:00Z">
              <w:rPr>
                <w:color w:val="0000FF"/>
                <w:u w:val="single"/>
                <w:lang w:val="en-US"/>
              </w:rPr>
            </w:rPrChange>
          </w:rPr>
          <w:t>–</w:t>
        </w:r>
      </w:ins>
    </w:p>
    <w:p w:rsidR="000C1024" w:rsidRDefault="0047406E">
      <w:pPr>
        <w:jc w:val="left"/>
      </w:pPr>
      <w:ins w:id="279" w:author="Sebastian Łuczak" w:date="2011-08-31T23:30:00Z">
        <w:r>
          <w:t>A</w:t>
        </w:r>
        <w:r w:rsidR="000C1024">
          <w:t>kcja</w:t>
        </w:r>
      </w:ins>
      <w:ins w:id="280" w:author="Sebastian Łuczak" w:date="2011-09-02T10:10:00Z">
        <w:r>
          <w:t xml:space="preserve"> </w:t>
        </w:r>
        <w:r w:rsidR="00DA4D42" w:rsidRPr="00DA4D42">
          <w:rPr>
            <w:rPrChange w:id="281" w:author="Sebastian Łuczak" w:date="2011-09-02T10:10:00Z">
              <w:rPr>
                <w:color w:val="0000FF"/>
                <w:u w:val="single"/>
                <w:lang w:val="en-US"/>
              </w:rPr>
            </w:rPrChange>
          </w:rPr>
          <w:t>–</w:t>
        </w:r>
      </w:ins>
    </w:p>
    <w:p w:rsidR="0047406E" w:rsidRDefault="0045473F">
      <w:pPr>
        <w:jc w:val="left"/>
        <w:rPr>
          <w:ins w:id="282" w:author="Sebastian Łuczak" w:date="2011-09-02T10:10:00Z"/>
        </w:rPr>
      </w:pPr>
      <w:r>
        <w:t xml:space="preserve">Lokalizacja </w:t>
      </w:r>
      <w:ins w:id="283" w:author="Sebastian Łuczak" w:date="2011-09-02T10:10:00Z">
        <w:r w:rsidR="00DA4D42" w:rsidRPr="00DA4D42">
          <w:rPr>
            <w:rPrChange w:id="284" w:author="Sebastian Łuczak" w:date="2011-09-02T10:10:00Z">
              <w:rPr>
                <w:color w:val="0000FF"/>
                <w:u w:val="single"/>
                <w:lang w:val="en-US"/>
              </w:rPr>
            </w:rPrChange>
          </w:rPr>
          <w:t>–</w:t>
        </w:r>
      </w:ins>
    </w:p>
    <w:p w:rsidR="0045473F" w:rsidRDefault="0045473F">
      <w:pPr>
        <w:jc w:val="left"/>
      </w:pPr>
      <w:del w:id="285" w:author="Sebastian Łuczak" w:date="2011-09-02T10:10:00Z">
        <w:r w:rsidDel="0047406E">
          <w:delText xml:space="preserve">i </w:delText>
        </w:r>
      </w:del>
      <w:r>
        <w:t>urządzenie</w:t>
      </w:r>
      <w:ins w:id="286" w:author="Sebastian Łuczak" w:date="2011-09-02T10:10:00Z">
        <w:r w:rsidR="0047406E">
          <w:t xml:space="preserve"> </w:t>
        </w:r>
        <w:r w:rsidR="00DA4D42" w:rsidRPr="00DA4D42">
          <w:rPr>
            <w:rPrChange w:id="287" w:author="Sebastian Łuczak" w:date="2011-09-02T10:10:00Z">
              <w:rPr>
                <w:color w:val="0000FF"/>
                <w:u w:val="single"/>
                <w:lang w:val="en-US"/>
              </w:rPr>
            </w:rPrChange>
          </w:rPr>
          <w:t>–</w:t>
        </w:r>
      </w:ins>
    </w:p>
    <w:p w:rsidR="0045473F" w:rsidRDefault="0045473F">
      <w:pPr>
        <w:jc w:val="left"/>
      </w:pPr>
      <w:r>
        <w:t>Usługa sieciowa</w:t>
      </w:r>
      <w:ins w:id="288" w:author="Sebastian Łuczak" w:date="2011-09-02T10:10:00Z">
        <w:r w:rsidR="0047406E">
          <w:t xml:space="preserve"> </w:t>
        </w:r>
        <w:r w:rsidR="00DA4D42" w:rsidRPr="00DA4D42">
          <w:rPr>
            <w:rPrChange w:id="289" w:author="Sebastian Łuczak" w:date="2011-09-02T10:10:00Z">
              <w:rPr>
                <w:color w:val="0000FF"/>
                <w:u w:val="single"/>
                <w:lang w:val="en-US"/>
              </w:rPr>
            </w:rPrChange>
          </w:rPr>
          <w:t>–</w:t>
        </w:r>
      </w:ins>
    </w:p>
    <w:p w:rsidR="0047406E" w:rsidRDefault="0045473F">
      <w:pPr>
        <w:jc w:val="left"/>
        <w:rPr>
          <w:ins w:id="290" w:author="Sebastian Łuczak" w:date="2011-09-02T10:10:00Z"/>
        </w:rPr>
      </w:pPr>
      <w:r>
        <w:t>Telefon</w:t>
      </w:r>
      <w:del w:id="291" w:author="Sebastian Łuczak" w:date="2011-09-02T10:10:00Z">
        <w:r w:rsidDel="0047406E">
          <w:delText>,</w:delText>
        </w:r>
      </w:del>
      <w:ins w:id="292" w:author="Sebastian Łuczak" w:date="2011-09-02T10:10:00Z">
        <w:r w:rsidR="0047406E">
          <w:t xml:space="preserve"> </w:t>
        </w:r>
        <w:r w:rsidR="00DA4D42" w:rsidRPr="00DA4D42">
          <w:rPr>
            <w:rPrChange w:id="293" w:author="Sebastian Łuczak" w:date="2011-09-02T10:10:00Z">
              <w:rPr>
                <w:color w:val="0000FF"/>
                <w:u w:val="single"/>
                <w:lang w:val="en-US"/>
              </w:rPr>
            </w:rPrChange>
          </w:rPr>
          <w:t>–</w:t>
        </w:r>
      </w:ins>
      <w:del w:id="294" w:author="Sebastian Łuczak" w:date="2011-09-02T10:10:00Z">
        <w:r w:rsidDel="0047406E">
          <w:delText xml:space="preserve"> </w:delText>
        </w:r>
      </w:del>
    </w:p>
    <w:p w:rsidR="0047406E" w:rsidRDefault="0045473F">
      <w:pPr>
        <w:jc w:val="left"/>
        <w:rPr>
          <w:ins w:id="295" w:author="Sebastian Łuczak" w:date="2011-09-02T10:10:00Z"/>
        </w:rPr>
      </w:pPr>
      <w:del w:id="296" w:author="Sebastian Łuczak" w:date="2011-09-02T10:10:00Z">
        <w:r w:rsidDel="0047406E">
          <w:delText>aparat</w:delText>
        </w:r>
      </w:del>
      <w:ins w:id="297" w:author="Sebastian Łuczak" w:date="2011-09-02T10:10:00Z">
        <w:r w:rsidR="0047406E">
          <w:t>aparat</w:t>
        </w:r>
        <w:r w:rsidR="00DA4D42" w:rsidRPr="00DA4D42">
          <w:rPr>
            <w:rPrChange w:id="298" w:author="Sebastian Łuczak" w:date="2011-09-02T10:10:00Z">
              <w:rPr>
                <w:color w:val="0000FF"/>
                <w:u w:val="single"/>
                <w:lang w:val="en-US"/>
              </w:rPr>
            </w:rPrChange>
          </w:rPr>
          <w:t>–</w:t>
        </w:r>
      </w:ins>
      <w:del w:id="299" w:author="Sebastian Łuczak" w:date="2011-09-02T10:10:00Z">
        <w:r w:rsidDel="0047406E">
          <w:delText>,</w:delText>
        </w:r>
      </w:del>
    </w:p>
    <w:p w:rsidR="0045473F" w:rsidRDefault="0045473F">
      <w:pPr>
        <w:jc w:val="left"/>
      </w:pPr>
      <w:del w:id="300" w:author="Sebastian Łuczak" w:date="2011-09-02T10:10:00Z">
        <w:r w:rsidDel="0047406E">
          <w:delText xml:space="preserve"> </w:delText>
        </w:r>
      </w:del>
      <w:r>
        <w:t>urządzenie mobilne</w:t>
      </w:r>
      <w:ins w:id="301" w:author="Sebastian Łuczak" w:date="2011-09-02T10:10:00Z">
        <w:r w:rsidR="0047406E">
          <w:t xml:space="preserve"> </w:t>
        </w:r>
        <w:r w:rsidR="00DA4D42" w:rsidRPr="00DA4D42">
          <w:rPr>
            <w:rPrChange w:id="302" w:author="Sebastian Łuczak" w:date="2011-09-02T10:10:00Z">
              <w:rPr>
                <w:color w:val="0000FF"/>
                <w:u w:val="single"/>
                <w:lang w:val="en-US"/>
              </w:rPr>
            </w:rPrChange>
          </w:rPr>
          <w:t>–</w:t>
        </w:r>
      </w:ins>
    </w:p>
    <w:p w:rsidR="0045473F" w:rsidRPr="0047406E" w:rsidRDefault="00796063">
      <w:pPr>
        <w:jc w:val="left"/>
      </w:pPr>
      <w:r w:rsidRPr="00E85A6F">
        <w:t>Unikatowy identyfikator</w:t>
      </w:r>
      <w:ins w:id="303" w:author="Sebastian Łuczak" w:date="2011-09-02T10:10:00Z">
        <w:r w:rsidR="0047406E">
          <w:t xml:space="preserve"> </w:t>
        </w:r>
        <w:r w:rsidR="00DA4D42" w:rsidRPr="00DA4D42">
          <w:rPr>
            <w:rPrChange w:id="304" w:author="Sebastian Łuczak" w:date="2011-09-02T10:10:00Z">
              <w:rPr>
                <w:color w:val="0000FF"/>
                <w:u w:val="single"/>
                <w:lang w:val="en-US"/>
              </w:rPr>
            </w:rPrChange>
          </w:rPr>
          <w:t>–</w:t>
        </w:r>
      </w:ins>
    </w:p>
    <w:p w:rsidR="0045473F" w:rsidRPr="008A15B2" w:rsidRDefault="00DA4D42">
      <w:pPr>
        <w:jc w:val="left"/>
        <w:rPr>
          <w:lang w:val="en-US"/>
          <w:rPrChange w:id="305" w:author="Sebastian Łuczak" w:date="2011-08-31T23:45:00Z">
            <w:rPr/>
          </w:rPrChange>
        </w:rPr>
      </w:pPr>
      <w:r w:rsidRPr="00DA4D42">
        <w:rPr>
          <w:lang w:val="en-US"/>
          <w:rPrChange w:id="306" w:author="Sebastian Łuczak" w:date="2011-08-31T23:45:00Z">
            <w:rPr>
              <w:color w:val="0000FF"/>
              <w:u w:val="single"/>
            </w:rPr>
          </w:rPrChange>
        </w:rPr>
        <w:t>Znacznik</w:t>
      </w:r>
      <w:ins w:id="307" w:author="Sebastian Łuczak" w:date="2011-09-02T10:10:00Z">
        <w:r w:rsidR="0047406E">
          <w:rPr>
            <w:lang w:val="en-US"/>
          </w:rPr>
          <w:t xml:space="preserve"> </w:t>
        </w:r>
        <w:r w:rsidR="0047406E" w:rsidRPr="00770C5D">
          <w:rPr>
            <w:lang w:val="en-US"/>
          </w:rPr>
          <w:t>–</w:t>
        </w:r>
      </w:ins>
    </w:p>
    <w:p w:rsidR="002737DF" w:rsidRPr="008A15B2" w:rsidRDefault="00DA4D42">
      <w:pPr>
        <w:jc w:val="left"/>
        <w:rPr>
          <w:lang w:val="en-US"/>
          <w:rPrChange w:id="308" w:author="Sebastian Łuczak" w:date="2011-08-31T23:45:00Z">
            <w:rPr/>
          </w:rPrChange>
        </w:rPr>
      </w:pPr>
      <w:r w:rsidRPr="00DA4D42">
        <w:rPr>
          <w:lang w:val="en-US"/>
          <w:rPrChange w:id="309" w:author="Sebastian Łuczak" w:date="2011-08-31T23:45:00Z">
            <w:rPr>
              <w:color w:val="0000FF"/>
              <w:u w:val="single"/>
            </w:rPr>
          </w:rPrChange>
        </w:rPr>
        <w:t>RFiD</w:t>
      </w:r>
      <w:ins w:id="310" w:author="Sebastian Łuczak" w:date="2011-09-02T10:09:00Z">
        <w:r w:rsidR="0047406E">
          <w:rPr>
            <w:lang w:val="en-US"/>
          </w:rPr>
          <w:t xml:space="preserve"> </w:t>
        </w:r>
        <w:r w:rsidR="0047406E" w:rsidRPr="00770C5D">
          <w:rPr>
            <w:lang w:val="en-US"/>
          </w:rPr>
          <w:t>–</w:t>
        </w:r>
      </w:ins>
    </w:p>
    <w:p w:rsidR="002737DF" w:rsidRPr="008A15B2" w:rsidRDefault="00DA4D42">
      <w:pPr>
        <w:jc w:val="left"/>
        <w:rPr>
          <w:lang w:val="en-US"/>
          <w:rPrChange w:id="311" w:author="Sebastian Łuczak" w:date="2011-08-31T23:45:00Z">
            <w:rPr/>
          </w:rPrChange>
        </w:rPr>
      </w:pPr>
      <w:r w:rsidRPr="00DA4D42">
        <w:rPr>
          <w:lang w:val="en-US"/>
          <w:rPrChange w:id="312" w:author="Sebastian Łuczak" w:date="2011-08-31T23:45:00Z">
            <w:rPr>
              <w:color w:val="0000FF"/>
              <w:u w:val="single"/>
            </w:rPr>
          </w:rPrChange>
        </w:rPr>
        <w:t>NFC</w:t>
      </w:r>
      <w:ins w:id="313" w:author="Sebastian Łuczak" w:date="2011-09-02T10:09:00Z">
        <w:r w:rsidR="0047406E">
          <w:rPr>
            <w:lang w:val="en-US"/>
          </w:rPr>
          <w:t xml:space="preserve"> </w:t>
        </w:r>
        <w:r w:rsidR="0047406E" w:rsidRPr="00770C5D">
          <w:rPr>
            <w:lang w:val="en-US"/>
          </w:rPr>
          <w:t>–</w:t>
        </w:r>
        <w:r w:rsidR="0047406E">
          <w:rPr>
            <w:lang w:val="en-US"/>
          </w:rPr>
          <w:t xml:space="preserve"> </w:t>
        </w:r>
      </w:ins>
    </w:p>
    <w:p w:rsidR="008A15B2" w:rsidRPr="00787048" w:rsidRDefault="008A15B2" w:rsidP="008A15B2">
      <w:pPr>
        <w:rPr>
          <w:ins w:id="314" w:author="Sebastian Łuczak" w:date="2011-08-31T23:45:00Z"/>
          <w:lang w:val="en-US"/>
        </w:rPr>
      </w:pPr>
      <w:ins w:id="315" w:author="Sebastian Łuczak" w:date="2011-08-31T23:45:00Z">
        <w:r w:rsidRPr="00770C5D">
          <w:rPr>
            <w:lang w:val="en-US"/>
          </w:rPr>
          <w:t>API – Application Programming I</w:t>
        </w:r>
        <w:r>
          <w:rPr>
            <w:lang w:val="en-US"/>
          </w:rPr>
          <w:t>nterface – interfejsy programistyczne</w:t>
        </w:r>
      </w:ins>
    </w:p>
    <w:p w:rsidR="008A15B2" w:rsidRPr="00787048" w:rsidRDefault="008A15B2" w:rsidP="008A15B2">
      <w:pPr>
        <w:rPr>
          <w:ins w:id="316" w:author="Sebastian Łuczak" w:date="2011-08-31T23:45:00Z"/>
          <w:lang w:val="en-US"/>
        </w:rPr>
      </w:pPr>
      <w:ins w:id="317" w:author="Sebastian Łuczak" w:date="2011-08-31T23:45:00Z">
        <w:r w:rsidRPr="00770C5D">
          <w:rPr>
            <w:lang w:val="en-US"/>
          </w:rPr>
          <w:t xml:space="preserve">NFC </w:t>
        </w:r>
        <w:r>
          <w:rPr>
            <w:lang w:val="en-US"/>
          </w:rPr>
          <w:t>– Near Field Communucation</w:t>
        </w:r>
      </w:ins>
    </w:p>
    <w:p w:rsidR="008A15B2" w:rsidRPr="008A15B2" w:rsidRDefault="00DA4D42" w:rsidP="008A15B2">
      <w:pPr>
        <w:rPr>
          <w:ins w:id="318" w:author="Sebastian Łuczak" w:date="2011-08-31T23:45:00Z"/>
          <w:lang w:val="en-US"/>
          <w:rPrChange w:id="319" w:author="Sebastian Łuczak" w:date="2011-08-31T23:45:00Z">
            <w:rPr>
              <w:ins w:id="320" w:author="Sebastian Łuczak" w:date="2011-08-31T23:45:00Z"/>
            </w:rPr>
          </w:rPrChange>
        </w:rPr>
      </w:pPr>
      <w:ins w:id="321" w:author="Sebastian Łuczak" w:date="2011-08-31T23:45:00Z">
        <w:r w:rsidRPr="00DA4D42">
          <w:rPr>
            <w:lang w:val="en-US"/>
            <w:rPrChange w:id="322" w:author="Sebastian Łuczak" w:date="2011-08-31T23:45:00Z">
              <w:rPr>
                <w:color w:val="0000FF"/>
                <w:u w:val="single"/>
              </w:rPr>
            </w:rPrChange>
          </w:rPr>
          <w:t>RFiD – Radio Frequency Identification</w:t>
        </w:r>
      </w:ins>
    </w:p>
    <w:p w:rsidR="008A15B2" w:rsidRPr="00E85A6F" w:rsidRDefault="00796063" w:rsidP="008A15B2">
      <w:pPr>
        <w:rPr>
          <w:ins w:id="323" w:author="Sebastian Łuczak" w:date="2011-08-31T23:45:00Z"/>
        </w:rPr>
      </w:pPr>
      <w:ins w:id="324" w:author="Sebastian Łuczak" w:date="2011-08-31T23:45:00Z">
        <w:r w:rsidRPr="00E85A6F">
          <w:t>ORM – Object-Realtional Mapping – technika mapowania obiektów na encje bazy danych</w:t>
        </w:r>
      </w:ins>
    </w:p>
    <w:p w:rsidR="008A15B2" w:rsidRPr="00787048" w:rsidRDefault="008A15B2" w:rsidP="008A15B2">
      <w:pPr>
        <w:rPr>
          <w:ins w:id="325" w:author="Sebastian Łuczak" w:date="2011-08-31T23:45:00Z"/>
          <w:lang w:val="en-US"/>
        </w:rPr>
      </w:pPr>
      <w:ins w:id="326" w:author="Sebastian Łuczak" w:date="2011-08-31T23:45:00Z">
        <w:r w:rsidRPr="00770C5D">
          <w:rPr>
            <w:lang w:val="en-US"/>
          </w:rPr>
          <w:t>POJO</w:t>
        </w:r>
        <w:r>
          <w:rPr>
            <w:lang w:val="en-US"/>
          </w:rPr>
          <w:t xml:space="preserve"> – Plain Old Java Object – obiekty Java</w:t>
        </w:r>
      </w:ins>
    </w:p>
    <w:p w:rsidR="008A15B2" w:rsidRPr="00787048" w:rsidRDefault="008A15B2" w:rsidP="008A15B2">
      <w:pPr>
        <w:rPr>
          <w:ins w:id="327" w:author="Sebastian Łuczak" w:date="2011-08-31T23:45:00Z"/>
        </w:rPr>
      </w:pPr>
      <w:ins w:id="328" w:author="Sebastian Łuczak" w:date="2011-08-31T23:45:00Z">
        <w:r w:rsidRPr="00787048">
          <w:t>SQL</w:t>
        </w:r>
        <w:r w:rsidRPr="00770C5D">
          <w:t xml:space="preserve"> – Str</w:t>
        </w:r>
        <w:r w:rsidRPr="00787048">
          <w:t>uctured Query Languag</w:t>
        </w:r>
        <w:r w:rsidRPr="00770C5D">
          <w:t>e – język używany do tworzenia</w:t>
        </w:r>
        <w:r>
          <w:t xml:space="preserve"> zapytań do relacyjnych baz danych</w:t>
        </w:r>
      </w:ins>
    </w:p>
    <w:p w:rsidR="008A15B2" w:rsidRPr="00787048" w:rsidRDefault="008A15B2" w:rsidP="008A15B2">
      <w:pPr>
        <w:rPr>
          <w:ins w:id="329" w:author="Sebastian Łuczak" w:date="2011-08-31T23:45:00Z"/>
        </w:rPr>
      </w:pPr>
      <w:ins w:id="330" w:author="Sebastian Łuczak" w:date="2011-08-31T23:45:00Z">
        <w:r w:rsidRPr="00787048">
          <w:t>HQL</w:t>
        </w:r>
        <w:r w:rsidRPr="00770C5D">
          <w:t xml:space="preserve"> – Hibernate Query Language – język zapytań stworzony</w:t>
        </w:r>
        <w:r w:rsidRPr="00787048">
          <w:t xml:space="preserve"> specjalnie dla Framework Hibernate</w:t>
        </w:r>
      </w:ins>
    </w:p>
    <w:p w:rsidR="008A15B2" w:rsidRPr="00787048" w:rsidRDefault="008A15B2" w:rsidP="008A15B2">
      <w:pPr>
        <w:rPr>
          <w:ins w:id="331" w:author="Sebastian Łuczak" w:date="2011-08-31T23:45:00Z"/>
        </w:rPr>
      </w:pPr>
      <w:ins w:id="332" w:author="Sebastian Łuczak" w:date="2011-08-31T23:45:00Z">
        <w:r w:rsidRPr="00787048">
          <w:t>QBE</w:t>
        </w:r>
        <w:r w:rsidRPr="00770C5D">
          <w:t xml:space="preserve"> – Query By Example – technika tworzenia z</w:t>
        </w:r>
        <w:r>
          <w:t>apytań w Framework Hibernate</w:t>
        </w:r>
      </w:ins>
    </w:p>
    <w:p w:rsidR="008A15B2" w:rsidRPr="00787048" w:rsidRDefault="008A15B2" w:rsidP="008A15B2">
      <w:pPr>
        <w:rPr>
          <w:ins w:id="333" w:author="Sebastian Łuczak" w:date="2011-08-31T23:45:00Z"/>
        </w:rPr>
      </w:pPr>
      <w:ins w:id="334" w:author="Sebastian Łuczak" w:date="2011-08-31T23:45:00Z">
        <w:r w:rsidRPr="00787048">
          <w:t>JDBC</w:t>
        </w:r>
        <w:r w:rsidRPr="00770C5D">
          <w:t xml:space="preserve"> </w:t>
        </w:r>
        <w:r w:rsidRPr="00787048">
          <w:t>–</w:t>
        </w:r>
        <w:r w:rsidRPr="00770C5D">
          <w:t xml:space="preserve"> Ja</w:t>
        </w:r>
        <w:r w:rsidRPr="00787048">
          <w:t>va DataBase C</w:t>
        </w:r>
        <w:r w:rsidRPr="00770C5D">
          <w:t>onnectiovity – interfejs łączący program Java z bazą da</w:t>
        </w:r>
        <w:r>
          <w:t>nych</w:t>
        </w:r>
      </w:ins>
    </w:p>
    <w:p w:rsidR="008A15B2" w:rsidRPr="00787048" w:rsidRDefault="008A15B2" w:rsidP="008A15B2">
      <w:pPr>
        <w:rPr>
          <w:ins w:id="335" w:author="Sebastian Łuczak" w:date="2011-08-31T23:45:00Z"/>
        </w:rPr>
      </w:pPr>
      <w:ins w:id="336" w:author="Sebastian Łuczak" w:date="2011-08-31T23:45:00Z">
        <w:r w:rsidRPr="00787048">
          <w:t>MVC – Model-View-C</w:t>
        </w:r>
        <w:r w:rsidRPr="00770C5D">
          <w:t xml:space="preserve">ontrolle – wzrorzec projektowy </w:t>
        </w:r>
        <w:r>
          <w:t>Model – Widok - Kontroler</w:t>
        </w:r>
      </w:ins>
    </w:p>
    <w:p w:rsidR="008A15B2" w:rsidRPr="00787048" w:rsidRDefault="008A15B2" w:rsidP="008A15B2">
      <w:pPr>
        <w:rPr>
          <w:ins w:id="337" w:author="Sebastian Łuczak" w:date="2011-08-31T23:45:00Z"/>
        </w:rPr>
      </w:pPr>
      <w:ins w:id="338" w:author="Sebastian Łuczak" w:date="2011-08-31T23:45:00Z">
        <w:r w:rsidRPr="00787048">
          <w:t>JRE</w:t>
        </w:r>
        <w:r w:rsidRPr="00770C5D">
          <w:t xml:space="preserve"> – Java Runtime Enviroment – środowisko uruchom</w:t>
        </w:r>
        <w:r>
          <w:t>ieniowe programów Java</w:t>
        </w:r>
      </w:ins>
    </w:p>
    <w:p w:rsidR="008A15B2" w:rsidRPr="00787048" w:rsidRDefault="008A15B2" w:rsidP="008A15B2">
      <w:pPr>
        <w:rPr>
          <w:ins w:id="339" w:author="Sebastian Łuczak" w:date="2011-08-31T23:45:00Z"/>
          <w:lang w:val="en-US"/>
        </w:rPr>
      </w:pPr>
      <w:ins w:id="340" w:author="Sebastian Łuczak" w:date="2011-08-31T23:45:00Z">
        <w:r w:rsidRPr="00770C5D">
          <w:rPr>
            <w:lang w:val="en-US"/>
          </w:rPr>
          <w:t>JVM</w:t>
        </w:r>
        <w:r>
          <w:rPr>
            <w:lang w:val="en-US"/>
          </w:rPr>
          <w:t xml:space="preserve"> – Java Virtual Machine – maszna wirtualna Java</w:t>
        </w:r>
      </w:ins>
    </w:p>
    <w:p w:rsidR="008A15B2" w:rsidRPr="00787048" w:rsidRDefault="008A15B2" w:rsidP="008A15B2">
      <w:pPr>
        <w:rPr>
          <w:ins w:id="341" w:author="Sebastian Łuczak" w:date="2011-08-31T23:45:00Z"/>
          <w:lang w:val="en-US"/>
        </w:rPr>
      </w:pPr>
      <w:ins w:id="342"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343" w:author="Sebastian Łuczak" w:date="2011-08-31T23:45:00Z"/>
          <w:lang w:val="en-US"/>
        </w:rPr>
      </w:pPr>
      <w:ins w:id="344" w:author="Sebastian Łuczak" w:date="2011-08-31T23:45:00Z">
        <w:r w:rsidRPr="00770C5D">
          <w:rPr>
            <w:lang w:val="en-US"/>
          </w:rPr>
          <w:t>EJB</w:t>
        </w:r>
        <w:r>
          <w:rPr>
            <w:lang w:val="en-US"/>
          </w:rPr>
          <w:t xml:space="preserve"> – Enterprise Java Beans – technologia programistyczna Java</w:t>
        </w:r>
      </w:ins>
    </w:p>
    <w:p w:rsidR="008A15B2" w:rsidRPr="00787048" w:rsidRDefault="008A15B2" w:rsidP="008A15B2">
      <w:pPr>
        <w:rPr>
          <w:ins w:id="345" w:author="Sebastian Łuczak" w:date="2011-08-31T23:45:00Z"/>
          <w:lang w:val="en-US"/>
        </w:rPr>
      </w:pPr>
      <w:ins w:id="346" w:author="Sebastian Łuczak" w:date="2011-08-31T23:45:00Z">
        <w:r w:rsidRPr="00770C5D">
          <w:rPr>
            <w:lang w:val="en-US"/>
          </w:rPr>
          <w:t>JSP</w:t>
        </w:r>
        <w:r>
          <w:rPr>
            <w:lang w:val="en-US"/>
          </w:rPr>
          <w:t xml:space="preserve"> – Java Server Pages </w:t>
        </w:r>
      </w:ins>
    </w:p>
    <w:p w:rsidR="008A15B2" w:rsidRPr="00787048" w:rsidRDefault="008A15B2" w:rsidP="008A15B2">
      <w:pPr>
        <w:rPr>
          <w:ins w:id="347" w:author="Sebastian Łuczak" w:date="2011-08-31T23:45:00Z"/>
          <w:lang w:val="en-US"/>
        </w:rPr>
      </w:pPr>
      <w:ins w:id="348" w:author="Sebastian Łuczak" w:date="2011-08-31T23:45:00Z">
        <w:r w:rsidRPr="00770C5D">
          <w:rPr>
            <w:lang w:val="en-US"/>
          </w:rPr>
          <w:t>XML</w:t>
        </w:r>
        <w:r>
          <w:rPr>
            <w:lang w:val="en-US"/>
          </w:rPr>
          <w:t xml:space="preserve"> – eXtesible Markup Language </w:t>
        </w:r>
      </w:ins>
    </w:p>
    <w:p w:rsidR="008A15B2" w:rsidRPr="00787048" w:rsidRDefault="008A15B2" w:rsidP="008A15B2">
      <w:pPr>
        <w:rPr>
          <w:ins w:id="349" w:author="Sebastian Łuczak" w:date="2011-08-31T23:45:00Z"/>
        </w:rPr>
      </w:pPr>
      <w:ins w:id="350" w:author="Sebastian Łuczak" w:date="2011-08-31T23:45:00Z">
        <w:r w:rsidRPr="00787048">
          <w:t>HTML</w:t>
        </w:r>
        <w:r w:rsidRPr="00770C5D">
          <w:t xml:space="preserve"> – HiperText Markup Language – język tworzenia stron WWW </w:t>
        </w:r>
      </w:ins>
    </w:p>
    <w:p w:rsidR="008A15B2" w:rsidRPr="00787048" w:rsidRDefault="008A15B2" w:rsidP="008A15B2">
      <w:pPr>
        <w:rPr>
          <w:ins w:id="351" w:author="Sebastian Łuczak" w:date="2011-08-31T23:45:00Z"/>
          <w:lang w:val="en-US"/>
        </w:rPr>
      </w:pPr>
      <w:ins w:id="352" w:author="Sebastian Łuczak" w:date="2011-08-31T23:45:00Z">
        <w:r w:rsidRPr="00770C5D">
          <w:rPr>
            <w:lang w:val="en-US"/>
          </w:rPr>
          <w:t>WWW</w:t>
        </w:r>
        <w:r>
          <w:rPr>
            <w:lang w:val="en-US"/>
          </w:rPr>
          <w:t xml:space="preserve"> – World Wide Web</w:t>
        </w:r>
      </w:ins>
    </w:p>
    <w:p w:rsidR="008A15B2" w:rsidRPr="00787048" w:rsidRDefault="008A15B2" w:rsidP="008A15B2">
      <w:pPr>
        <w:rPr>
          <w:ins w:id="353" w:author="Sebastian Łuczak" w:date="2011-08-31T23:45:00Z"/>
          <w:lang w:val="en-US"/>
        </w:rPr>
      </w:pPr>
      <w:ins w:id="354"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355" w:author="Sebastian Łuczak" w:date="2011-08-31T23:45:00Z"/>
          <w:lang w:val="en-US"/>
        </w:rPr>
      </w:pPr>
      <w:ins w:id="356"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357" w:author="Sebastian Łuczak" w:date="2011-08-31T23:45:00Z"/>
          <w:lang w:val="en-US"/>
        </w:rPr>
      </w:pPr>
      <w:ins w:id="358" w:author="Sebastian Łuczak" w:date="2011-08-31T23:45:00Z">
        <w:r w:rsidRPr="00770C5D">
          <w:rPr>
            <w:lang w:val="en-US"/>
          </w:rPr>
          <w:t>http</w:t>
        </w:r>
        <w:r>
          <w:rPr>
            <w:lang w:val="en-US"/>
          </w:rPr>
          <w:t xml:space="preserve"> – HiperText Transfer Protocol</w:t>
        </w:r>
      </w:ins>
    </w:p>
    <w:p w:rsidR="008A15B2" w:rsidRPr="00787048" w:rsidRDefault="008A15B2" w:rsidP="008A15B2">
      <w:pPr>
        <w:rPr>
          <w:ins w:id="359" w:author="Sebastian Łuczak" w:date="2011-08-31T23:45:00Z"/>
          <w:lang w:val="en-US"/>
        </w:rPr>
      </w:pPr>
      <w:ins w:id="360"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361" w:author="Sebastian Łuczak" w:date="2011-08-31T23:45:00Z"/>
          <w:lang w:val="en-US"/>
        </w:rPr>
      </w:pPr>
      <w:ins w:id="362"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363" w:author="Sebastian Łuczak" w:date="2011-08-31T23:45:00Z"/>
          <w:lang w:val="en-US"/>
        </w:rPr>
      </w:pPr>
      <w:ins w:id="364" w:author="Sebastian Łuczak" w:date="2011-08-31T23:45:00Z">
        <w:r w:rsidRPr="004F6575">
          <w:rPr>
            <w:lang w:val="en-US"/>
          </w:rPr>
          <w:t>SOAP</w:t>
        </w:r>
        <w:r>
          <w:rPr>
            <w:lang w:val="en-US"/>
          </w:rPr>
          <w:t xml:space="preserve"> – Simple Obcjec Access Protocol</w:t>
        </w:r>
      </w:ins>
    </w:p>
    <w:p w:rsidR="008A15B2" w:rsidRPr="004F6575" w:rsidRDefault="008A15B2" w:rsidP="008A15B2">
      <w:pPr>
        <w:rPr>
          <w:ins w:id="365" w:author="Sebastian Łuczak" w:date="2011-08-31T23:45:00Z"/>
          <w:lang w:val="en-US"/>
        </w:rPr>
      </w:pPr>
      <w:ins w:id="366" w:author="Sebastian Łuczak" w:date="2011-08-31T23:45:00Z">
        <w:r w:rsidRPr="004F6575">
          <w:rPr>
            <w:lang w:val="en-US"/>
          </w:rPr>
          <w:t>JAX-RS</w:t>
        </w:r>
        <w:r>
          <w:rPr>
            <w:lang w:val="en-US"/>
          </w:rPr>
          <w:t xml:space="preserve"> – Java Api for Restfull Web Services</w:t>
        </w:r>
      </w:ins>
    </w:p>
    <w:p w:rsidR="008A15B2" w:rsidRPr="004F6575" w:rsidRDefault="008A15B2" w:rsidP="008A15B2">
      <w:pPr>
        <w:rPr>
          <w:ins w:id="367" w:author="Sebastian Łuczak" w:date="2011-08-31T23:45:00Z"/>
          <w:lang w:val="en-US"/>
        </w:rPr>
      </w:pPr>
      <w:ins w:id="368" w:author="Sebastian Łuczak" w:date="2011-08-31T23:45:00Z">
        <w:r w:rsidRPr="004F6575">
          <w:rPr>
            <w:lang w:val="en-US"/>
          </w:rPr>
          <w:t>IDE</w:t>
        </w:r>
        <w:r>
          <w:rPr>
            <w:lang w:val="en-US"/>
          </w:rPr>
          <w:t xml:space="preserve"> – Integrated Development Enviroment</w:t>
        </w:r>
      </w:ins>
    </w:p>
    <w:p w:rsidR="008A15B2" w:rsidRPr="004F6575" w:rsidRDefault="008A15B2" w:rsidP="008A15B2">
      <w:pPr>
        <w:rPr>
          <w:ins w:id="369" w:author="Sebastian Łuczak" w:date="2011-08-31T23:45:00Z"/>
          <w:lang w:val="en-US"/>
        </w:rPr>
      </w:pPr>
      <w:ins w:id="370"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371" w:author="Sebastian Łuczak" w:date="2011-08-31T23:45:00Z"/>
          <w:lang w:val="en-US"/>
        </w:rPr>
      </w:pPr>
      <w:ins w:id="372" w:author="Sebastian Łuczak" w:date="2011-08-31T23:45:00Z">
        <w:r w:rsidRPr="00770C5D">
          <w:rPr>
            <w:lang w:val="en-US"/>
          </w:rPr>
          <w:t xml:space="preserve">SHA </w:t>
        </w:r>
        <w:r>
          <w:rPr>
            <w:lang w:val="en-US"/>
          </w:rPr>
          <w:t>–</w:t>
        </w:r>
        <w:r w:rsidRPr="00770C5D">
          <w:rPr>
            <w:lang w:val="en-US"/>
          </w:rPr>
          <w:t xml:space="preserve"> Secur</w:t>
        </w:r>
        <w:r>
          <w:rPr>
            <w:lang w:val="en-US"/>
          </w:rPr>
          <w:t>e Hash Algoritm</w:t>
        </w:r>
      </w:ins>
    </w:p>
    <w:p w:rsidR="008A15B2" w:rsidRPr="00787048" w:rsidRDefault="008A15B2" w:rsidP="008A15B2">
      <w:pPr>
        <w:rPr>
          <w:ins w:id="373" w:author="Sebastian Łuczak" w:date="2011-08-31T23:45:00Z"/>
          <w:lang w:val="en-US"/>
        </w:rPr>
      </w:pPr>
      <w:ins w:id="374" w:author="Sebastian Łuczak" w:date="2011-08-31T23:45:00Z">
        <w:r w:rsidRPr="00770C5D">
          <w:rPr>
            <w:lang w:val="en-US"/>
          </w:rPr>
          <w:t xml:space="preserve">DAO – Data </w:t>
        </w:r>
        <w:r>
          <w:rPr>
            <w:lang w:val="en-US"/>
          </w:rPr>
          <w:t>Access Object</w:t>
        </w:r>
      </w:ins>
    </w:p>
    <w:p w:rsidR="008A15B2" w:rsidRPr="00787048" w:rsidRDefault="008A15B2" w:rsidP="008A15B2">
      <w:pPr>
        <w:rPr>
          <w:ins w:id="375" w:author="Sebastian Łuczak" w:date="2011-08-31T23:45:00Z"/>
          <w:lang w:val="en-US"/>
        </w:rPr>
      </w:pPr>
      <w:ins w:id="376" w:author="Sebastian Łuczak" w:date="2011-08-31T23:45:00Z">
        <w:r w:rsidRPr="00770C5D">
          <w:rPr>
            <w:lang w:val="en-US"/>
          </w:rPr>
          <w:t xml:space="preserve">JSTL </w:t>
        </w:r>
        <w:r>
          <w:rPr>
            <w:lang w:val="en-US"/>
          </w:rPr>
          <w:t>– Java Standart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377" w:name="_Toc302751565"/>
      <w:r>
        <w:lastRenderedPageBreak/>
        <w:t>Wstęp</w:t>
      </w:r>
      <w:bookmarkEnd w:id="377"/>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378" w:name="_Toc302751566"/>
      <w:r>
        <w:lastRenderedPageBreak/>
        <w:t>Cel i zakres pracy</w:t>
      </w:r>
      <w:bookmarkEnd w:id="378"/>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Communication)</w:t>
      </w:r>
      <w:r w:rsidR="00554649">
        <w:t xml:space="preserve">, telefonii komórkowej oraz usług internetowych czyni nasze rozwiązanie unikalnym na rynku.  </w:t>
      </w:r>
    </w:p>
    <w:p w:rsidR="000C4D01" w:rsidRDefault="000C4D01" w:rsidP="00E83F6A">
      <w:pPr>
        <w:pStyle w:val="NormalnyIn"/>
      </w:pPr>
      <w:r>
        <w:t xml:space="preserve">Dzięki </w:t>
      </w:r>
      <w:ins w:id="379" w:author="Sebastian Łuczak" w:date="2011-08-31T19:55:00Z">
        <w:r w:rsidR="001870F4">
          <w:t xml:space="preserve">użyciu </w:t>
        </w:r>
      </w:ins>
      <w:r>
        <w:t>infrastruktur</w:t>
      </w:r>
      <w:del w:id="380" w:author="Sebastian Łuczak" w:date="2011-09-02T10:10:00Z">
        <w:r w:rsidDel="0047406E">
          <w:delText>z</w:delText>
        </w:r>
      </w:del>
      <w:ins w:id="381" w:author="Sebastian Łuczak" w:date="2011-08-31T19:55:00Z">
        <w:r w:rsidR="001870F4">
          <w:t>y</w:t>
        </w:r>
      </w:ins>
      <w:del w:id="382" w:author="Sebastian Łuczak" w:date="2011-08-31T19:55:00Z">
        <w:r w:rsidDel="001870F4">
          <w:delText>e</w:delText>
        </w:r>
      </w:del>
      <w:r>
        <w:t xml:space="preserve"> telefonii </w:t>
      </w:r>
      <w:r w:rsidR="0084468B">
        <w:t>3G</w:t>
      </w:r>
      <w:r>
        <w:t>, oraz złożone</w:t>
      </w:r>
      <w:ins w:id="383" w:author="Sebastian Łuczak" w:date="2011-08-31T19:55:00Z">
        <w:r w:rsidR="001870F4">
          <w:t>go</w:t>
        </w:r>
      </w:ins>
      <w:del w:id="384" w:author="Sebastian Łuczak" w:date="2011-08-31T19:55:00Z">
        <w:r w:rsidDel="001870F4">
          <w:delText>mu</w:delText>
        </w:r>
      </w:del>
      <w:r>
        <w:t xml:space="preserve"> system</w:t>
      </w:r>
      <w:ins w:id="385" w:author="Sebastian Łuczak" w:date="2011-08-31T19:55:00Z">
        <w:r w:rsidR="001870F4">
          <w:t>u</w:t>
        </w:r>
      </w:ins>
      <w:del w:id="386"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387"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88"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389" w:author="Sebastian Łuczak" w:date="2011-08-31T19:58:00Z">
        <w:r w:rsidRPr="0027176B" w:rsidDel="001870F4">
          <w:delText xml:space="preserve">rozwiązania </w:delText>
        </w:r>
      </w:del>
      <w:ins w:id="390" w:author="Sebastian Łuczak" w:date="2011-08-31T19:58:00Z">
        <w:r w:rsidR="001870F4">
          <w:t>ro</w:t>
        </w:r>
      </w:ins>
      <w:ins w:id="391" w:author="Sebastian Łuczak" w:date="2011-08-31T19:59:00Z">
        <w:r w:rsidR="001870F4">
          <w:t>zważania</w:t>
        </w:r>
      </w:ins>
      <w:ins w:id="392"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93" w:author="Sebastian Łuczak" w:date="2011-08-31T19:59:00Z">
        <w:r w:rsidR="0027176B" w:rsidDel="001870F4">
          <w:delText>a</w:delText>
        </w:r>
      </w:del>
      <w:r w:rsidR="0027176B">
        <w:t xml:space="preserve"> użycia kompletnego systemu</w:t>
      </w:r>
      <w:ins w:id="394" w:author="Sebastian Łuczak" w:date="2011-08-31T19:59:00Z">
        <w:r w:rsidR="001870F4">
          <w:t>, wraz z opisem zrealizowan</w:t>
        </w:r>
      </w:ins>
      <w:ins w:id="395" w:author="Sebastian Łuczak" w:date="2011-08-31T20:00:00Z">
        <w:r w:rsidR="001870F4">
          <w:t>ego oprogramowania</w:t>
        </w:r>
      </w:ins>
      <w:ins w:id="396" w:author="Sebastian Łuczak" w:date="2011-08-31T19:59:00Z">
        <w:r w:rsidR="001870F4">
          <w:t>.</w:t>
        </w:r>
      </w:ins>
      <w:del w:id="397"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bookmarkStart w:id="398" w:name="_Toc302751673"/>
      <w:r>
        <w:br w:type="page"/>
      </w:r>
    </w:p>
    <w:p w:rsidR="00C96310" w:rsidRDefault="00C96310" w:rsidP="00C96310">
      <w:pPr>
        <w:pStyle w:val="Nagwek1"/>
      </w:pPr>
      <w:r>
        <w:lastRenderedPageBreak/>
        <w:t>Koncepcja pracy</w:t>
      </w:r>
    </w:p>
    <w:p w:rsidR="001C38B6" w:rsidRDefault="001C38B6" w:rsidP="00C96310">
      <w:pPr>
        <w:pStyle w:val="Nagwek2"/>
      </w:pPr>
      <w:r>
        <w:t>Wstęp</w:t>
      </w:r>
      <w:bookmarkEnd w:id="398"/>
    </w:p>
    <w:p w:rsidR="003B10C3" w:rsidRDefault="001C38B6" w:rsidP="0082106B">
      <w:pPr>
        <w:pStyle w:val="NormalnyIn"/>
        <w:ind w:firstLine="0"/>
      </w:pPr>
      <w:r>
        <w:t>W poniższym rozdziale</w:t>
      </w:r>
      <w:del w:id="399"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Del="001407C5" w:rsidRDefault="003B10C3" w:rsidP="001407C5">
      <w:pPr>
        <w:pStyle w:val="NormalnyIn"/>
        <w:rPr>
          <w:del w:id="400" w:author="Sebastian" w:date="2011-09-01T13:08:00Z"/>
        </w:rPr>
      </w:pPr>
      <w:r>
        <w:t xml:space="preserve">Głównym </w:t>
      </w:r>
      <w:del w:id="401" w:author="Sebastian Łuczak" w:date="2011-08-31T20:26:00Z">
        <w:r w:rsidDel="0075610F">
          <w:delText xml:space="preserve">jego </w:delText>
        </w:r>
      </w:del>
      <w:r w:rsidR="00A360D7">
        <w:t>zadanie</w:t>
      </w:r>
      <w:r w:rsidR="00C227F5">
        <w:t xml:space="preserve">m </w:t>
      </w:r>
      <w:ins w:id="402" w:author="Sebastian Łuczak" w:date="2011-08-31T20:27:00Z">
        <w:r w:rsidR="0075610F">
          <w:t xml:space="preserve">przezeń </w:t>
        </w:r>
      </w:ins>
      <w:ins w:id="403" w:author="Sebastian Łuczak" w:date="2011-08-31T20:26:00Z">
        <w:r w:rsidR="0075610F">
          <w:t>reali</w:t>
        </w:r>
      </w:ins>
      <w:ins w:id="404" w:author="Sebastian Łuczak" w:date="2011-08-31T20:27:00Z">
        <w:r w:rsidR="0075610F">
          <w:t xml:space="preserve">zowanym </w:t>
        </w:r>
      </w:ins>
      <w:r w:rsidR="00C227F5">
        <w:t>jest ułatwienie nadzoru</w:t>
      </w:r>
      <w:r w:rsidR="00A360D7">
        <w:t xml:space="preserve"> nad pracownikami mobilnymi</w:t>
      </w:r>
      <w:r w:rsidR="00C227F5">
        <w:t>,</w:t>
      </w:r>
      <w:ins w:id="405" w:author="Sebastian" w:date="2011-09-01T13:07:00Z">
        <w:r w:rsidR="001407C5">
          <w:t xml:space="preserve"> głównie poprzez umożliwienie</w:t>
        </w:r>
      </w:ins>
      <w:del w:id="406" w:author="Sebastian" w:date="2011-09-01T13:07:00Z">
        <w:r w:rsidR="00A360D7" w:rsidDel="001407C5">
          <w:delText xml:space="preserve"> jednocześnie umożliwiając</w:delText>
        </w:r>
      </w:del>
      <w:r w:rsidR="00A360D7">
        <w:t xml:space="preserve"> rzetelne</w:t>
      </w:r>
      <w:ins w:id="407" w:author="Sebastian" w:date="2011-09-01T13:07:00Z">
        <w:r w:rsidR="001407C5">
          <w:t>go</w:t>
        </w:r>
      </w:ins>
      <w:r w:rsidR="00A360D7">
        <w:t xml:space="preserve"> rozliczeni</w:t>
      </w:r>
      <w:ins w:id="408" w:author="Sebastian" w:date="2011-09-01T13:07:00Z">
        <w:r w:rsidR="001407C5">
          <w:t>a</w:t>
        </w:r>
      </w:ins>
      <w:del w:id="409" w:author="Sebastian" w:date="2011-09-01T13:07:00Z">
        <w:r w:rsidR="00A360D7" w:rsidDel="001407C5">
          <w:delText>e</w:delText>
        </w:r>
      </w:del>
      <w:r w:rsidR="00A360D7">
        <w:t xml:space="preserve"> ich czasu pracy</w:t>
      </w:r>
      <w:ins w:id="410" w:author="Sebastian" w:date="2011-09-01T13:07:00Z">
        <w:r w:rsidR="001407C5">
          <w:t>.</w:t>
        </w:r>
      </w:ins>
      <w:r w:rsidR="009F0F70">
        <w:t xml:space="preserve"> </w:t>
      </w:r>
      <w:del w:id="411" w:author="Sebastian" w:date="2011-09-01T13:07:00Z">
        <w:r w:rsidR="009F0F70" w:rsidDel="001407C5">
          <w:delText>i u</w:delText>
        </w:r>
      </w:del>
      <w:ins w:id="412" w:author="Sebastian" w:date="2011-09-01T13:07:00Z">
        <w:r w:rsidR="001407C5">
          <w:t>Celem  pobocznym</w:t>
        </w:r>
      </w:ins>
      <w:r w:rsidR="00C96310">
        <w:t xml:space="preserve"> </w:t>
      </w:r>
      <w:del w:id="413" w:author="Sebastian" w:date="2011-09-01T13:07:00Z">
        <w:r w:rsidR="009F0F70" w:rsidDel="001407C5">
          <w:delText xml:space="preserve">nikając </w:delText>
        </w:r>
      </w:del>
      <w:del w:id="414" w:author="Sebastian" w:date="2011-09-01T13:08:00Z">
        <w:r w:rsidR="009F0F70" w:rsidDel="001407C5">
          <w:delText xml:space="preserve">wymuszania </w:delText>
        </w:r>
      </w:del>
      <w:ins w:id="415" w:author="Sebastian" w:date="2011-09-01T13:08:00Z">
        <w:r w:rsidR="001407C5">
          <w:t xml:space="preserve">było maksymalne możliwe uproszczenie interfejsu użytkownika tak, aby </w:t>
        </w:r>
      </w:ins>
      <w:ins w:id="416" w:author="Sebastian" w:date="2011-09-01T13:09:00Z">
        <w:r w:rsidR="007E0A32">
          <w:t xml:space="preserve">system </w:t>
        </w:r>
      </w:ins>
      <w:ins w:id="417" w:author="Sebastian" w:date="2011-09-01T13:08:00Z">
        <w:r w:rsidR="001407C5">
          <w:t>nie był</w:t>
        </w:r>
      </w:ins>
      <w:ins w:id="418" w:author="Sebastian" w:date="2011-09-01T13:09:00Z">
        <w:r w:rsidR="007E0A32">
          <w:t xml:space="preserve"> </w:t>
        </w:r>
      </w:ins>
      <w:ins w:id="419" w:author="Sebastian" w:date="2011-09-01T13:08:00Z">
        <w:r w:rsidR="001407C5">
          <w:t>uciążliw</w:t>
        </w:r>
      </w:ins>
      <w:ins w:id="420" w:author="Sebastian" w:date="2011-09-01T13:09:00Z">
        <w:r w:rsidR="007E0A32">
          <w:t>y</w:t>
        </w:r>
      </w:ins>
      <w:ins w:id="421" w:author="Sebastian" w:date="2011-09-01T13:08:00Z">
        <w:r w:rsidR="001407C5">
          <w:t xml:space="preserve"> dla pracowników mobilnych.</w:t>
        </w:r>
      </w:ins>
      <w:del w:id="422"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23" w:author="Sebastian Łuczak" w:date="2011-08-31T20:27:00Z">
        <w:r w:rsidDel="004A73A0">
          <w:t xml:space="preserve"> </w:t>
        </w:r>
      </w:ins>
      <w:moveFromRangeStart w:id="424" w:author="Sebastian Łuczak" w:date="2011-08-31T20:28:00Z" w:name="move302585820"/>
      <w:moveFrom w:id="425"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424"/>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6" w:author="Maciek" w:date="2011-09-01T23:06:00Z"/>
        </w:rPr>
      </w:pPr>
      <w:r>
        <w:t xml:space="preserve">W </w:t>
      </w:r>
      <w:r w:rsidR="003B10C3">
        <w:t>scenariuszu przez nas proponowanym</w:t>
      </w:r>
      <w:r>
        <w:t xml:space="preserve"> czytnikiem jest telefon, a zatem urządzenie w które </w:t>
      </w:r>
      <w:ins w:id="427" w:author="Sebastian Łuczak" w:date="2011-09-01T00:30:00Z">
        <w:r w:rsidR="006B023F">
          <w:t xml:space="preserve">w dzisiejszych czasach </w:t>
        </w:r>
      </w:ins>
      <w:del w:id="428"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29"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B57808">
              <w:rPr>
                <w:noProof/>
              </w:rPr>
              <w:t>[3]</w:t>
            </w:r>
          </w:fldSimple>
        </w:sdtContent>
      </w:sdt>
      <w:del w:id="430"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676162" w:rsidRDefault="00676162" w:rsidP="00676162">
      <w:pPr>
        <w:pStyle w:val="NormalnyIn"/>
        <w:rPr>
          <w:ins w:id="431" w:author="Maciek" w:date="2011-09-01T23:06:00Z"/>
        </w:rPr>
      </w:pPr>
      <w:ins w:id="432" w:author="Maciek" w:date="2011-09-01T23:06:00Z">
        <w:r>
          <w:t xml:space="preserve">Dopełnieniem całości systemu jest specjalne oprogramowanie łączące telefon komórkowy z aplikacjami serwerowymi,  Dzięki niemu jest możliwe tworzenie  zdarzeń oraz ich obsługa. Stworzony przez nas portal administracyjny pozwala na bieżące administrowanie systemem oraz wgląd do danych zgromadzonych w bazie danych.   </w:t>
        </w:r>
      </w:ins>
    </w:p>
    <w:p w:rsidR="00A4683B" w:rsidDel="003B78BA" w:rsidRDefault="00A4683B" w:rsidP="00A360D7">
      <w:pPr>
        <w:pStyle w:val="NormalnyIn"/>
        <w:rPr>
          <w:del w:id="433"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offline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ednak zakładając działanie w trybie offline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434" w:name="_Toc302751674"/>
      <w:r>
        <w:t>Założenia i budowa systemu</w:t>
      </w:r>
      <w:bookmarkEnd w:id="434"/>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435" w:author="Sebastian Łuczak" w:date="2011-08-31T20:30:00Z">
        <w:r w:rsidR="00A4683B">
          <w:t xml:space="preserve">w formacie JSON </w:t>
        </w:r>
      </w:ins>
      <w:r>
        <w:t>zapytań</w:t>
      </w:r>
      <w:r w:rsidR="001F4A28">
        <w:t xml:space="preserve"> </w:t>
      </w:r>
      <w:ins w:id="436" w:author="Sebastian Łuczak" w:date="2011-08-31T20:30:00Z">
        <w:r w:rsidR="00A4683B">
          <w:t xml:space="preserve">i odpowiedzi </w:t>
        </w:r>
      </w:ins>
      <w:r>
        <w:t>POST</w:t>
      </w:r>
      <w:del w:id="437" w:author="Sebastian Łuczak" w:date="2011-08-31T20:30:00Z">
        <w:r w:rsidDel="00A4683B">
          <w:delText xml:space="preserve"> </w:delText>
        </w:r>
        <w:r w:rsidR="001F4A28" w:rsidDel="00A4683B">
          <w:delText>i odpowiedzi</w:delText>
        </w:r>
      </w:del>
      <w:del w:id="438"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0343A7" w:rsidP="000343A7">
      <w:pPr>
        <w:pStyle w:val="NormalnyIn"/>
        <w:ind w:firstLine="0"/>
        <w:jc w:val="center"/>
        <w:pPrChange w:id="439" w:author="Sebastian Łuczak" w:date="2011-09-02T18:20:00Z">
          <w:pPr>
            <w:pStyle w:val="NormalnyIn"/>
          </w:pPr>
        </w:pPrChange>
      </w:pPr>
      <w:ins w:id="440" w:author="Sebastian Łuczak" w:date="2011-09-02T18:19:00Z">
        <w:r>
          <w:rPr>
            <w:noProof/>
          </w:rPr>
          <w:drawing>
            <wp:inline distT="0" distB="0" distL="0" distR="0">
              <wp:extent cx="3666667"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7" cy="2180953"/>
                      </a:xfrm>
                      <a:prstGeom prst="rect">
                        <a:avLst/>
                      </a:prstGeom>
                    </pic:spPr>
                  </pic:pic>
                </a:graphicData>
              </a:graphic>
            </wp:inline>
          </w:drawing>
        </w:r>
      </w:ins>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Del="00E66FB0" w:rsidRDefault="001F4A28" w:rsidP="00405739">
      <w:pPr>
        <w:pStyle w:val="NormalnyIn"/>
        <w:rPr>
          <w:del w:id="441" w:author="Sebastian Łuczak" w:date="2011-09-02T18:20:00Z"/>
        </w:rPr>
      </w:pPr>
    </w:p>
    <w:p w:rsidR="001F4A28" w:rsidDel="00E66FB0" w:rsidRDefault="001F4A28" w:rsidP="00405739">
      <w:pPr>
        <w:pStyle w:val="NormalnyIn"/>
        <w:rPr>
          <w:del w:id="442" w:author="Sebastian Łuczak" w:date="2011-09-02T18:20:00Z"/>
        </w:rPr>
      </w:pPr>
    </w:p>
    <w:p w:rsidR="001F4A28" w:rsidDel="000343A7" w:rsidRDefault="001F4A28" w:rsidP="00405739">
      <w:pPr>
        <w:pStyle w:val="NormalnyIn"/>
        <w:rPr>
          <w:del w:id="443" w:author="Sebastian Łuczak" w:date="2011-09-02T18:19:00Z"/>
        </w:rPr>
      </w:pPr>
    </w:p>
    <w:p w:rsidR="009445B1" w:rsidRPr="009001C6" w:rsidDel="000343A7" w:rsidRDefault="009445B1" w:rsidP="00405739">
      <w:pPr>
        <w:pStyle w:val="NormalnyIn"/>
        <w:rPr>
          <w:del w:id="444" w:author="Sebastian Łuczak" w:date="2011-09-02T18:19:00Z"/>
        </w:rPr>
      </w:pPr>
      <w:del w:id="445" w:author="Sebastian Łuczak" w:date="2011-09-02T18:19:00Z">
        <w:r w:rsidRPr="009445B1" w:rsidDel="000343A7">
          <w:rPr>
            <w:highlight w:val="green"/>
          </w:rPr>
          <w:delText>// to do obrazek</w:delText>
        </w:r>
      </w:del>
    </w:p>
    <w:p w:rsidR="00A360D7" w:rsidDel="00E66FB0" w:rsidRDefault="00A360D7">
      <w:pPr>
        <w:jc w:val="left"/>
        <w:rPr>
          <w:del w:id="446" w:author="Sebastian Łuczak" w:date="2011-09-02T18:20:00Z"/>
          <w:rFonts w:ascii="Times New Roman" w:eastAsia="Times New Roman" w:hAnsi="Times New Roman"/>
          <w:sz w:val="24"/>
          <w:szCs w:val="24"/>
          <w:lang w:eastAsia="pl-PL"/>
        </w:rPr>
      </w:pPr>
    </w:p>
    <w:p w:rsidR="009B35F9" w:rsidDel="000343A7" w:rsidRDefault="009B35F9">
      <w:pPr>
        <w:jc w:val="left"/>
        <w:rPr>
          <w:del w:id="447" w:author="Sebastian Łuczak" w:date="2011-09-02T18:20:00Z"/>
          <w:rFonts w:ascii="Times New Roman" w:eastAsia="Times New Roman" w:hAnsi="Times New Roman"/>
          <w:sz w:val="24"/>
          <w:szCs w:val="24"/>
          <w:lang w:eastAsia="pl-PL"/>
        </w:rPr>
      </w:pPr>
      <w:del w:id="448"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449" w:author="Sebastian Łuczak" w:date="2011-08-31T20:30:00Z">
        <w:r w:rsidR="00BB107A">
          <w:t xml:space="preserve">telefonu </w:t>
        </w:r>
      </w:ins>
      <w:r w:rsidR="00130E4A">
        <w:t xml:space="preserve">której </w:t>
      </w:r>
      <w:del w:id="450"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451" w:author="Sebastian Łuczak" w:date="2011-08-31T20:30:00Z">
        <w:r w:rsidR="00886677" w:rsidDel="00BB107A">
          <w:delText>,</w:delText>
        </w:r>
      </w:del>
      <w:r w:rsidR="00130E4A" w:rsidRPr="00AD6FC8">
        <w:t xml:space="preserve"> jest to zabezpieczenie przed błędami</w:t>
      </w:r>
      <w:ins w:id="452" w:author="Sebastian Łuczak" w:date="2011-08-31T20:31:00Z">
        <w:r w:rsidR="00BB107A">
          <w:t xml:space="preserve"> o naturze</w:t>
        </w:r>
      </w:ins>
      <w:r w:rsidR="00130E4A" w:rsidRPr="00AD6FC8">
        <w:t xml:space="preserve"> ludzki</w:t>
      </w:r>
      <w:ins w:id="453" w:author="Sebastian Łuczak" w:date="2011-08-31T20:31:00Z">
        <w:r w:rsidR="00BB107A">
          <w:t>ej</w:t>
        </w:r>
      </w:ins>
      <w:del w:id="454"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455" w:author="Sebastian Łuczak" w:date="2011-09-01T00:32:00Z">
        <w:r w:rsidR="00CD48E8">
          <w:t xml:space="preserve"> </w:t>
        </w:r>
      </w:ins>
      <w:del w:id="456" w:author="Sebastian Łuczak" w:date="2011-08-31T20:31:00Z">
        <w:r w:rsidR="00886677" w:rsidDel="00BB107A">
          <w:delText>,</w:delText>
        </w:r>
      </w:del>
      <w:del w:id="457" w:author="Sebastian Łuczak" w:date="2011-09-01T00:32:00Z">
        <w:r w:rsidR="0027176B" w:rsidDel="00CD48E8">
          <w:delText xml:space="preserve"> </w:delText>
        </w:r>
      </w:del>
      <w:ins w:id="458" w:author="Sebastian Łuczak" w:date="2011-09-01T00:31:00Z">
        <w:r w:rsidR="00CD48E8">
          <w:t>który nie został jeszcze wprowadzony do systemu.</w:t>
        </w:r>
      </w:ins>
      <w:del w:id="459"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460" w:author="Sebastian Łuczak" w:date="2011-08-31T20:31:00Z">
        <w:r w:rsidR="00BB107A">
          <w:t xml:space="preserve">posiada </w:t>
        </w:r>
      </w:ins>
      <w:r w:rsidR="00AD6FC8">
        <w:t xml:space="preserve">również </w:t>
      </w:r>
      <w:del w:id="461"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r w:rsidRPr="00AD6FC8">
        <w:t>ROLE_USER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r w:rsidRPr="00AD6FC8">
        <w:t>ROLE_SUPER_USER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r w:rsidRPr="00AD6FC8">
        <w:t xml:space="preserve">ROLE_ADMIN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130E4A" w:rsidRDefault="00130E4A" w:rsidP="00E26979">
      <w:pPr>
        <w:pStyle w:val="NormalnyIn"/>
        <w:numPr>
          <w:ilvl w:val="0"/>
          <w:numId w:val="33"/>
        </w:numPr>
      </w:pPr>
      <w:r>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lastRenderedPageBreak/>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DA4D42" w:rsidRDefault="00DA4D42" w:rsidP="00DA4D42">
      <w:pPr>
        <w:pStyle w:val="NormalnyIn"/>
        <w:ind w:firstLine="0"/>
        <w:rPr>
          <w:ins w:id="462" w:author="Sebastian Łuczak" w:date="2011-09-02T10:17:00Z"/>
        </w:rPr>
        <w:pPrChange w:id="463" w:author="Sebastian Łuczak" w:date="2011-09-02T10:17:00Z">
          <w:pPr>
            <w:jc w:val="left"/>
          </w:pPr>
        </w:pPrChange>
      </w:pPr>
    </w:p>
    <w:p w:rsidR="00DA4D42" w:rsidRDefault="00BB107A" w:rsidP="00DA4D42">
      <w:pPr>
        <w:pStyle w:val="NormalnyIn"/>
        <w:ind w:firstLine="0"/>
        <w:pPrChange w:id="464" w:author="Sebastian Łuczak" w:date="2011-09-02T10:17:00Z">
          <w:pPr>
            <w:jc w:val="left"/>
          </w:pPr>
        </w:pPrChange>
      </w:pPr>
      <w:ins w:id="465" w:author="Sebastian Łuczak" w:date="2011-08-31T20:32:00Z">
        <w:r>
          <w:t>Wszystkie te założenia zostały zaimplementowane w kodzie i logika aplikacji pilnuje aby ich przestrzegać.</w:t>
        </w:r>
      </w:ins>
    </w:p>
    <w:p w:rsidR="00DA4D42" w:rsidRDefault="0082106B" w:rsidP="00DA4D42">
      <w:pPr>
        <w:pStyle w:val="NormalnyIn"/>
        <w:pPrChange w:id="466" w:author="Sebastian Łuczak" w:date="2011-09-02T10:17:00Z">
          <w:pPr>
            <w:jc w:val="left"/>
          </w:pPr>
        </w:pPrChange>
      </w:pPr>
      <w:r>
        <w:br w:type="page"/>
      </w:r>
    </w:p>
    <w:p w:rsidR="0082106B" w:rsidRDefault="0082106B" w:rsidP="0082106B">
      <w:pPr>
        <w:pStyle w:val="Nagwek2"/>
      </w:pPr>
      <w:bookmarkStart w:id="467" w:name="_Toc302751676"/>
      <w:r>
        <w:lastRenderedPageBreak/>
        <w:t>Scenariusz użycia</w:t>
      </w:r>
      <w:bookmarkEnd w:id="467"/>
    </w:p>
    <w:p w:rsidR="00A253C4" w:rsidRDefault="0082106B" w:rsidP="0082106B">
      <w:pPr>
        <w:pStyle w:val="NormalnyIn"/>
        <w:ind w:firstLine="0"/>
        <w:rPr>
          <w:ins w:id="468"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DA4D42" w:rsidRDefault="00886677" w:rsidP="00DA4D42">
      <w:pPr>
        <w:pStyle w:val="NormalnyIn"/>
        <w:pPrChange w:id="469"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470" w:author="Sebastian Łuczak" w:date="2011-09-01T00:32:00Z">
        <w:r w:rsidDel="002E061E">
          <w:delText xml:space="preserve">internetowej </w:delText>
        </w:r>
      </w:del>
      <w:ins w:id="471"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472" w:author="Sebastian Łuczak" w:date="2011-08-31T20:33:00Z">
        <w:r w:rsidR="00A51646">
          <w:t xml:space="preserve"> oraz przydzieloną rolę</w:t>
        </w:r>
      </w:ins>
      <w:del w:id="473"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474" w:author="Sebastian Łuczak" w:date="2011-08-31T20:34:00Z">
        <w:r w:rsidR="00062358">
          <w:t xml:space="preserve"> które ma być serwisowane</w:t>
        </w:r>
      </w:ins>
      <w:r w:rsidR="00886677">
        <w:t>,</w:t>
      </w:r>
      <w:r>
        <w:t xml:space="preserve"> na obudowie którego umieszczana jest naklejka ze znacznikiem</w:t>
      </w:r>
      <w:r w:rsidR="00691CA4">
        <w:t xml:space="preserve"> Mifare Ultralight</w:t>
      </w:r>
      <w:r>
        <w:t xml:space="preserve"> i ewentualnym logiem </w:t>
      </w:r>
      <w:del w:id="475"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476" w:author="Sebastian Łuczak" w:date="2011-08-31T20:35:00Z">
        <w:r w:rsidDel="00062358">
          <w:delText>operator</w:delText>
        </w:r>
      </w:del>
      <w:ins w:id="477" w:author="Sebastian Łuczak" w:date="2011-08-31T20:36:00Z">
        <w:r w:rsidR="00062358">
          <w:t xml:space="preserve">operator </w:t>
        </w:r>
      </w:ins>
      <w:ins w:id="478" w:author="Sebastian Łuczak" w:date="2011-08-31T20:37:00Z">
        <w:r w:rsidR="00062358">
          <w:t>– osoba</w:t>
        </w:r>
      </w:ins>
      <w:ins w:id="479" w:author="Sebastian Łuczak" w:date="2011-08-31T20:35:00Z">
        <w:r w:rsidR="00062358">
          <w:t xml:space="preserve"> posiadająca uprawnienia super user</w:t>
        </w:r>
      </w:ins>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480" w:author="Sebastian Łuczak" w:date="2011-08-31T20:36:00Z"/>
        </w:rPr>
      </w:pPr>
      <w:del w:id="481"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482" w:author="Sebastian Łuczak" w:date="2011-08-31T20:37:00Z">
        <w:r w:rsidR="00062358">
          <w:t>,</w:t>
        </w:r>
      </w:ins>
      <w:r>
        <w:t xml:space="preserve"> </w:t>
      </w:r>
      <w:del w:id="483" w:author="Sebastian Łuczak" w:date="2011-08-31T20:37:00Z">
        <w:r w:rsidDel="00062358">
          <w:delText xml:space="preserve">lub </w:delText>
        </w:r>
      </w:del>
      <w:r>
        <w:t xml:space="preserve">operator </w:t>
      </w:r>
      <w:ins w:id="484" w:author="Sebastian Łuczak" w:date="2011-08-31T20:37:00Z">
        <w:r w:rsidR="00062358">
          <w:t xml:space="preserve">lub administrator </w:t>
        </w:r>
      </w:ins>
      <w:r>
        <w:t>mo</w:t>
      </w:r>
      <w:ins w:id="485" w:author="Sebastian Łuczak" w:date="2011-08-31T20:37:00Z">
        <w:r w:rsidR="00062358">
          <w:t>że</w:t>
        </w:r>
      </w:ins>
      <w:del w:id="486" w:author="Sebastian Łuczak" w:date="2011-08-31T20:37:00Z">
        <w:r w:rsidDel="00062358">
          <w:delText>gą</w:delText>
        </w:r>
      </w:del>
      <w:r>
        <w:t xml:space="preserve"> sprawdzić w panelu administracyjnym stany realizacji wszystkich zleceń oraz czas jaki został poświęcony na realizację konkretnej czynności</w:t>
      </w:r>
      <w:ins w:id="487" w:author="Sebastian Łuczak" w:date="2011-08-31T20:37:00Z">
        <w:r w:rsidR="00062358">
          <w:t xml:space="preserve"> przez danego pracownika.</w:t>
        </w:r>
      </w:ins>
    </w:p>
    <w:p w:rsidR="00791BFD" w:rsidRDefault="00791BFD" w:rsidP="0082106B">
      <w:pPr>
        <w:pStyle w:val="NormalnyIn"/>
      </w:pPr>
    </w:p>
    <w:p w:rsidR="00791BFD" w:rsidRDefault="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488" w:name="_Toc302751677"/>
      <w:r>
        <w:lastRenderedPageBreak/>
        <w:t>D</w:t>
      </w:r>
      <w:bookmarkEnd w:id="488"/>
      <w:r w:rsidR="00B57808">
        <w:t>obór technologii</w:t>
      </w:r>
    </w:p>
    <w:p w:rsidR="00791BFD" w:rsidRDefault="00791BFD" w:rsidP="00791BFD">
      <w:pPr>
        <w:pStyle w:val="NormalnyIn"/>
        <w:ind w:firstLine="0"/>
      </w:pPr>
      <w:r>
        <w:t xml:space="preserve">Rozpoczynając projekt spędziliśmy kilka miesięcy na porównywaniu przeróżnych technologii i doborze optymalnych do realizacji naszego systemu. Pierwsza faza obfitowała w </w:t>
      </w:r>
    </w:p>
    <w:p w:rsidR="00791BFD" w:rsidRDefault="00791BFD" w:rsidP="00791BFD">
      <w:pPr>
        <w:pStyle w:val="NormalnyIn"/>
        <w:ind w:firstLine="0"/>
      </w:pPr>
      <w:r>
        <w:t>liczne prototypy dzięki którym wyeliminowaliśmy błędne założenia i elementy nadmiarowe, które nie spełniały naszych oczekiwań, lub pogarszały efekt końcowy.</w:t>
      </w:r>
    </w:p>
    <w:p w:rsidR="00791BFD" w:rsidRDefault="00791BFD" w:rsidP="00791BFD">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791BFD" w:rsidRDefault="00791BFD" w:rsidP="00791BFD">
      <w:pPr>
        <w:pStyle w:val="Nagwek2"/>
      </w:pPr>
      <w:bookmarkStart w:id="489" w:name="_Toc302751678"/>
      <w:r>
        <w:t>Near Field Communication</w:t>
      </w:r>
      <w:bookmarkEnd w:id="489"/>
    </w:p>
    <w:p w:rsidR="00791BFD" w:rsidRDefault="00791BFD" w:rsidP="00791BFD">
      <w:pPr>
        <w:pStyle w:val="NormalnyIn"/>
        <w:ind w:firstLine="0"/>
      </w:pPr>
      <w:r>
        <w:t>Ponieważ od początku dążyliśmy do stworzenia systemu opartego na komunikacji zbliżeniowej, właśnie od niej rozpoczęliśmy rozpoznanie. Komunikacja zbliżeniowa zapewnić nam miała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rozważaliśmy właśnie tę technologię. Szybko jednak okazało się, że co prawda istnieją czytniki przenośne, ale są one drogie, relatywnie duże i nieporęczne. Nasze rozwiązanie miało pomagać pracodawcy i pracownikom, a nie utrudniać wykonywanie obowiązków i dodatkowo obciążać pracownika. </w:t>
      </w:r>
    </w:p>
    <w:p w:rsidR="00791BFD" w:rsidRDefault="00791BFD" w:rsidP="00791BFD">
      <w:pPr>
        <w:pStyle w:val="NormalnyIn"/>
        <w:ind w:firstLine="708"/>
      </w:pPr>
      <w:r>
        <w:t>W dobie rozwoju funkcji oferowanych przez telefony komórkowe, wydało się nam dobrym pomysłem, żeby powiązać czytnik zbliżeniowy z takim właśnie urządzeniem. W ten sposób uzyskalibyśmy również łatwy i gotowy sposób transmisji danych oparty o istniejącą już infrastrukturę. Dodatkowo należy nadmienić, że grupa docelowa czyli pracownicy mobilni i tak jest zawsze wyposażona w telefony. Stwierdziliśmy, że dodanie jednej funkcji do już posiadanego urządzenia nie powinno być dla nich zbyt obciążające. Oczywiście zakładając, że interfejs użytkownika nie będzie wymagał od nich zbyt wielu dodatkowych działań.</w:t>
      </w:r>
    </w:p>
    <w:p w:rsidR="00791BFD" w:rsidRDefault="00791BFD" w:rsidP="00791BFD">
      <w:pPr>
        <w:pStyle w:val="NormalnyIn"/>
        <w:ind w:firstLine="0"/>
      </w:pPr>
      <w:r>
        <w:tab/>
        <w:t xml:space="preserve">Łącząc te dwa fakty, czyli komunikację w oparciu o standard RFiD i telefonię komórkową, odkryliśmy istnienie organizacji NFC Forum sprawującej pieczę nad rozwojem i propagowaniem nowego standardu komunikacji zbliżeniowej </w:t>
      </w:r>
      <w:sdt>
        <w:sdtPr>
          <w:id w:val="21443744"/>
          <w:citation/>
        </w:sdtPr>
        <w:sdtContent>
          <w:r>
            <w:fldChar w:fldCharType="begin"/>
          </w:r>
          <w:r>
            <w:instrText xml:space="preserve"> CITATION NFC111 \l 1045 </w:instrText>
          </w:r>
          <w:r>
            <w:fldChar w:fldCharType="separate"/>
          </w:r>
          <w:r w:rsidR="00B57808">
            <w:rPr>
              <w:noProof/>
            </w:rPr>
            <w:t>[1]</w:t>
          </w:r>
          <w:r>
            <w:fldChar w:fldCharType="end"/>
          </w:r>
        </w:sdtContent>
      </w:sdt>
      <w:r>
        <w:t>, a także prototypowe modele telefonów wyposażone w moduły komunikacji Near Field Communication.</w:t>
      </w:r>
    </w:p>
    <w:p w:rsidR="00791BFD" w:rsidRDefault="00791BFD" w:rsidP="00791BFD">
      <w:pPr>
        <w:pStyle w:val="NormalnyIn"/>
        <w:ind w:firstLine="0"/>
      </w:pPr>
      <w:r>
        <w:tab/>
        <w:t xml:space="preserve">Near Field Communication (NFC) stanowi grupę technologii krótkodystansowej radiowej komunikacji zbliżeniowej, stworzonych głównie z myślą o urządzeniach </w:t>
      </w:r>
      <w:r>
        <w:lastRenderedPageBreak/>
        <w:t>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nowego standardu leżą właśnie w RFiD.</w:t>
      </w:r>
    </w:p>
    <w:p w:rsidR="00791BFD" w:rsidRDefault="00791BFD" w:rsidP="00791BFD">
      <w:pPr>
        <w:pStyle w:val="NormalnyIn"/>
        <w:ind w:firstLine="0"/>
      </w:pPr>
      <w:r>
        <w:tab/>
        <w:t xml:space="preserve">Komunikacja w NFC oparta jest o zjawisko indukcji magnetycznej powstałej pomiędzy dwiema antenami. Odpowiednia modulacja tego pola pozwala na transmisję danych. Dopuszczalne prędkości zawierają się w zakresie od 106 kbit/s do 424 kbis/s.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fldChar w:fldCharType="begin"/>
          </w:r>
          <w:r>
            <w:instrText xml:space="preserve"> CITATION Inn06 \l 1045 </w:instrText>
          </w:r>
          <w:r>
            <w:fldChar w:fldCharType="separate"/>
          </w:r>
          <w:r w:rsidR="00B57808">
            <w:rPr>
              <w:noProof/>
            </w:rPr>
            <w:t>[2]</w:t>
          </w:r>
          <w:r>
            <w:fldChar w:fldCharType="end"/>
          </w:r>
        </w:sdtContent>
      </w:sdt>
      <w:r>
        <w:t>.</w:t>
      </w:r>
    </w:p>
    <w:p w:rsidR="00791BFD" w:rsidRDefault="00791BFD" w:rsidP="00791BFD">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791BFD" w:rsidRDefault="00791BFD" w:rsidP="00791BFD">
      <w:pPr>
        <w:pStyle w:val="Nagwek2"/>
      </w:pPr>
      <w:bookmarkStart w:id="490" w:name="_Toc302751679"/>
      <w:r>
        <w:t>Znacznik NFC Forum Type 2 - Mifare Ultralight</w:t>
      </w:r>
      <w:bookmarkEnd w:id="490"/>
    </w:p>
    <w:p w:rsidR="00791BFD" w:rsidRDefault="00791BFD" w:rsidP="00791BFD">
      <w:pPr>
        <w:pStyle w:val="NormalnyIn"/>
        <w:ind w:firstLine="0"/>
      </w:pPr>
      <w:r>
        <w:t xml:space="preserve">Jedną z kluczowych zalet prezentowanego systemu jest jego niska cena wdrożeniowa i eksploatacyjna. Między innymi z tego powodu zdecydowaliśmy się na wykorzystanie niezwykle tanich (0.44$ za sztukę przy zakupie 1000-4999 sztuk </w:t>
      </w:r>
      <w:sdt>
        <w:sdtPr>
          <w:id w:val="21443746"/>
          <w:citation/>
        </w:sdtPr>
        <w:sdtContent>
          <w:r>
            <w:fldChar w:fldCharType="begin"/>
          </w:r>
          <w:r>
            <w:instrText xml:space="preserve"> CITATION Str11 \l 1045 </w:instrText>
          </w:r>
          <w:r>
            <w:fldChar w:fldCharType="separate"/>
          </w:r>
          <w:r w:rsidR="00B57808">
            <w:rPr>
              <w:noProof/>
            </w:rPr>
            <w:t>[3]</w:t>
          </w:r>
          <w:r>
            <w:fldChar w:fldCharType="end"/>
          </w:r>
        </w:sdtContent>
      </w:sdt>
      <w:r>
        <w:t>) i prostych konstrukcyjnie znaczników NFC Forum Type 2 Mifare Ultralight w formie miękkiej nalepki, w której cały układ wprasowany jest w papier.</w:t>
      </w:r>
    </w:p>
    <w:p w:rsidR="00791BFD" w:rsidRDefault="00791BFD" w:rsidP="00791BFD">
      <w:pPr>
        <w:pStyle w:val="NormalnyIn"/>
        <w:ind w:firstLine="0"/>
      </w:pPr>
      <w:r>
        <w:t xml:space="preserve">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jednak niemożność zmiany kodów dostępu do </w:t>
      </w:r>
      <w:r>
        <w:lastRenderedPageBreak/>
        <w:t xml:space="preserve">odczytu sektorów, przez co wszystko co jest zapisane na znaczniku, może być odczytane przez czytnik zgodny ze standardem ISO/IEC 14443 </w:t>
      </w:r>
      <w:sdt>
        <w:sdtPr>
          <w:id w:val="21443747"/>
          <w:citation/>
        </w:sdtPr>
        <w:sdtContent>
          <w:r>
            <w:fldChar w:fldCharType="begin"/>
          </w:r>
          <w:r>
            <w:instrText xml:space="preserve"> CITATION NXP10 \l 1045 </w:instrText>
          </w:r>
          <w:r>
            <w:fldChar w:fldCharType="separate"/>
          </w:r>
          <w:r w:rsidR="00B57808">
            <w:rPr>
              <w:noProof/>
            </w:rPr>
            <w:t>[4]</w:t>
          </w:r>
          <w:r>
            <w:fldChar w:fldCharType="end"/>
          </w:r>
        </w:sdtContent>
      </w:sdt>
      <w:r>
        <w:t xml:space="preserve"> </w:t>
      </w:r>
      <w:sdt>
        <w:sdtPr>
          <w:id w:val="21443748"/>
          <w:citation/>
        </w:sdtPr>
        <w:sdtContent>
          <w:r>
            <w:fldChar w:fldCharType="begin"/>
          </w:r>
          <w:r>
            <w:instrText xml:space="preserve"> CITATION Inn06 \l 1045 </w:instrText>
          </w:r>
          <w:r>
            <w:fldChar w:fldCharType="separate"/>
          </w:r>
          <w:r w:rsidR="00B57808">
            <w:rPr>
              <w:noProof/>
            </w:rPr>
            <w:t>[2]</w:t>
          </w:r>
          <w:r>
            <w:fldChar w:fldCharType="end"/>
          </w:r>
        </w:sdtContent>
      </w:sdt>
      <w:r>
        <w:t>.</w:t>
      </w:r>
    </w:p>
    <w:p w:rsidR="00791BFD" w:rsidRDefault="00791BFD" w:rsidP="00791BFD">
      <w:pPr>
        <w:pStyle w:val="NormalnyIn"/>
        <w:ind w:firstLine="0"/>
      </w:pPr>
      <w:r>
        <w:t xml:space="preserve">Cechą która stała się krytyczna dla naszego 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791BFD" w:rsidRDefault="00791BFD" w:rsidP="00791BFD">
      <w:pPr>
        <w:pStyle w:val="NormalnyIn"/>
        <w:ind w:firstLine="0"/>
        <w:rPr>
          <w:b/>
        </w:rPr>
      </w:pPr>
    </w:p>
    <w:p w:rsidR="00791BFD" w:rsidRDefault="00791BFD" w:rsidP="00791BFD">
      <w:pPr>
        <w:jc w:val="left"/>
        <w:rPr>
          <w:rFonts w:ascii="Times New Roman" w:eastAsiaTheme="majorEastAsia" w:hAnsi="Times New Roman" w:cstheme="majorBidi"/>
          <w:b/>
          <w:bCs/>
          <w:sz w:val="24"/>
          <w:szCs w:val="24"/>
          <w:lang w:eastAsia="pl-PL"/>
        </w:rPr>
      </w:pPr>
      <w:r>
        <w:rPr>
          <w:noProof/>
          <w:lang w:eastAsia="pl-PL"/>
        </w:rPr>
        <w:drawing>
          <wp:anchor distT="0" distB="0" distL="114300" distR="114300" simplePos="0" relativeHeight="251706368" behindDoc="0" locked="0" layoutInCell="1" allowOverlap="1">
            <wp:simplePos x="0" y="0"/>
            <wp:positionH relativeFrom="margin">
              <wp:posOffset>1328420</wp:posOffset>
            </wp:positionH>
            <wp:positionV relativeFrom="margin">
              <wp:posOffset>3463290</wp:posOffset>
            </wp:positionV>
            <wp:extent cx="2816225" cy="3131185"/>
            <wp:effectExtent l="19050" t="0" r="3175" b="0"/>
            <wp:wrapSquare wrapText="bothSides"/>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2" cstate="print"/>
                    <a:stretch>
                      <a:fillRect/>
                    </a:stretch>
                  </pic:blipFill>
                  <pic:spPr>
                    <a:xfrm>
                      <a:off x="0" y="0"/>
                      <a:ext cx="2816225" cy="3131185"/>
                    </a:xfrm>
                    <a:prstGeom prst="rect">
                      <a:avLst/>
                    </a:prstGeom>
                  </pic:spPr>
                </pic:pic>
              </a:graphicData>
            </a:graphic>
          </wp:anchor>
        </w:drawing>
      </w:r>
      <w:r w:rsidRPr="00DA4D42">
        <w:rPr>
          <w:noProof/>
        </w:rPr>
        <w:pict>
          <v:shape id="_x0000_s1108" type="#_x0000_t202" style="position:absolute;margin-left:116.55pt;margin-top:255.5pt;width:221.75pt;height:.05pt;z-index:251705344;mso-position-horizontal-relative:text;mso-position-vertical-relative:text" stroked="f">
            <v:textbox style="mso-next-textbox:#_x0000_s1108;mso-fit-shape-to-text:t" inset="0,0,0,0">
              <w:txbxContent>
                <w:p w:rsidR="00791BFD" w:rsidRPr="001F42B9" w:rsidRDefault="00791BFD" w:rsidP="00791BFD">
                  <w:pPr>
                    <w:pStyle w:val="Legenda"/>
                    <w:rPr>
                      <w:noProof/>
                    </w:rPr>
                  </w:pPr>
                  <w:r>
                    <w:t xml:space="preserve">Rysunek </w:t>
                  </w:r>
                  <w:r>
                    <w:fldChar w:fldCharType="begin"/>
                  </w:r>
                  <w:r>
                    <w:instrText xml:space="preserve"> SEQ Rysunek \* ARABIC </w:instrText>
                  </w:r>
                  <w:r>
                    <w:fldChar w:fldCharType="separate"/>
                  </w:r>
                  <w:r>
                    <w:rPr>
                      <w:noProof/>
                    </w:rPr>
                    <w:t>1</w:t>
                  </w:r>
                  <w:r>
                    <w:fldChar w:fldCharType="end"/>
                  </w:r>
                  <w:r>
                    <w:t xml:space="preserve"> DODAĆ PODPIS</w:t>
                  </w:r>
                </w:p>
              </w:txbxContent>
            </v:textbox>
            <w10:wrap type="square"/>
          </v:shape>
        </w:pict>
      </w:r>
      <w:r>
        <w:br w:type="page"/>
      </w:r>
    </w:p>
    <w:p w:rsidR="00791BFD" w:rsidRDefault="00791BFD" w:rsidP="00791BFD">
      <w:pPr>
        <w:pStyle w:val="Nagwek2"/>
      </w:pPr>
      <w:bookmarkStart w:id="491" w:name="_Toc302751680"/>
      <w:r>
        <w:lastRenderedPageBreak/>
        <w:t>Android</w:t>
      </w:r>
      <w:bookmarkEnd w:id="491"/>
    </w:p>
    <w:p w:rsidR="00791BFD" w:rsidRDefault="00791BFD" w:rsidP="00791BFD">
      <w:pPr>
        <w:pStyle w:val="NormalnyIn"/>
        <w:ind w:firstLine="0"/>
      </w:pPr>
      <w:r>
        <w:t>Kolejnym istotnym czynnikiem 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Gartner</w:t>
      </w:r>
      <w:sdt>
        <w:sdtPr>
          <w:id w:val="21443749"/>
          <w:citation/>
        </w:sdtPr>
        <w:sdtContent>
          <w:r>
            <w:fldChar w:fldCharType="begin"/>
          </w:r>
          <w:r>
            <w:instrText xml:space="preserve"> CITATION Gar11 \l 1045 </w:instrText>
          </w:r>
          <w:r>
            <w:fldChar w:fldCharType="separate"/>
          </w:r>
          <w:r w:rsidR="00B57808">
            <w:rPr>
              <w:noProof/>
            </w:rPr>
            <w:t xml:space="preserve"> [5]</w:t>
          </w:r>
          <w:r>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 tematu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AndroidManifest.xml</w:t>
      </w:r>
      <w:sdt>
        <w:sdtPr>
          <w:id w:val="21443750"/>
          <w:citation/>
        </w:sdtPr>
        <w:sdtContent>
          <w:r>
            <w:fldChar w:fldCharType="begin"/>
          </w:r>
          <w:r>
            <w:instrText xml:space="preserve"> CITATION Has10 \l 1045 </w:instrText>
          </w:r>
          <w:r>
            <w:fldChar w:fldCharType="separate"/>
          </w:r>
          <w:r w:rsidR="00B57808">
            <w:rPr>
              <w:noProof/>
            </w:rPr>
            <w:t xml:space="preserve"> [6]</w:t>
          </w:r>
          <w:r>
            <w:fldChar w:fldCharType="end"/>
          </w:r>
        </w:sdtContent>
      </w:sdt>
      <w:r>
        <w:t xml:space="preserve"> danej aplikacji. </w:t>
      </w:r>
    </w:p>
    <w:p w:rsidR="00791BFD" w:rsidRDefault="00791BFD" w:rsidP="00791BFD">
      <w:pPr>
        <w:pStyle w:val="NormalnyIn"/>
      </w:pPr>
      <w:r>
        <w:t xml:space="preserve">W pierwszej fazie projektowania aplikacji zmuszeni byliśmy do uwzględnienia faktu iż Android Gingerbread w wersji 2.3 nie dostarczał interfejsu programistycznego pozwalającego na pełną obsługę NFC. Dopiero kolejne aktualizacje do systemu operacyjnego zniosły z telefonów sztuczne ograniczenia. W pierwszej wersji Gingerbread niemożliwe między innymi było zapisywanie informacji na znacznik NFC (tylko odczyt). Obsługiwana była mniejsza liczba dostępnych typów znaczników i nie istniała możliwość obsłużenia zbliżonego do urządzenia  znacznika przez aplikację obecnie uruchomioną na pierwszym planie (system zawsze pytał się która aplikacja ma być wywołana dla danego znacznika) </w:t>
      </w:r>
      <w:sdt>
        <w:sdtPr>
          <w:id w:val="21443751"/>
          <w:citation/>
        </w:sdtPr>
        <w:sdtContent>
          <w:r>
            <w:fldChar w:fldCharType="begin"/>
          </w:r>
          <w:r>
            <w:instrText xml:space="preserve"> CITATION Med11 \l 1045 </w:instrText>
          </w:r>
          <w:r>
            <w:fldChar w:fldCharType="separate"/>
          </w:r>
          <w:r w:rsidR="00B57808">
            <w:rPr>
              <w:noProof/>
            </w:rPr>
            <w:t>[7]</w:t>
          </w:r>
          <w:r>
            <w:fldChar w:fldCharType="end"/>
          </w:r>
        </w:sdtContent>
      </w:sdt>
      <w:r>
        <w:t xml:space="preserve"> w sposób automatyczny.</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fldChar w:fldCharType="begin"/>
          </w:r>
          <w:r>
            <w:instrText xml:space="preserve"> CITATION Goo112 \l 1045 </w:instrText>
          </w:r>
          <w:r>
            <w:fldChar w:fldCharType="separate"/>
          </w:r>
          <w:r w:rsidR="00B57808">
            <w:rPr>
              <w:noProof/>
            </w:rPr>
            <w:t>[9]</w:t>
          </w:r>
          <w:r>
            <w:fldChar w:fldCharType="end"/>
          </w:r>
        </w:sdtContent>
      </w:sdt>
      <w:r>
        <w:t>) wspomniane funkcje zostały dostarczone, a dostępne wcześniej API zmodyfikowane i w wielu przypadkach zauważalnie poprawione</w:t>
      </w:r>
      <w:sdt>
        <w:sdtPr>
          <w:id w:val="2196369"/>
          <w:citation/>
        </w:sdtPr>
        <w:sdtContent>
          <w:r>
            <w:fldChar w:fldCharType="begin"/>
          </w:r>
          <w:r>
            <w:instrText xml:space="preserve"> CITATION Goo11 \l 1045 </w:instrText>
          </w:r>
          <w:r>
            <w:fldChar w:fldCharType="separate"/>
          </w:r>
          <w:r w:rsidR="00B57808">
            <w:rPr>
              <w:noProof/>
            </w:rPr>
            <w:t xml:space="preserve"> [16]</w:t>
          </w:r>
          <w:r>
            <w:fldChar w:fldCharType="end"/>
          </w:r>
        </w:sdtContent>
      </w:sdt>
      <w:r>
        <w:t xml:space="preserve">. </w:t>
      </w:r>
    </w:p>
    <w:p w:rsidR="00791BFD" w:rsidRDefault="00791BFD" w:rsidP="00791BFD">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791BFD" w:rsidRDefault="00791BFD" w:rsidP="00791BFD">
      <w:pPr>
        <w:pStyle w:val="NormalnyIn"/>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r w:rsidRPr="00572132">
        <w:rPr>
          <w:b/>
        </w:rPr>
        <w:t>android.</w:t>
      </w:r>
      <w:r w:rsidRPr="007548FB">
        <w:rPr>
          <w:b/>
        </w:rPr>
        <w:t>nfc.tech</w:t>
      </w:r>
      <w:r>
        <w:t xml:space="preserve">, w oparciu o którą system dokonuje wstępnego doboru puli aplikacji zdolnych do obsłużenia danego znacznika </w:t>
      </w:r>
      <w:sdt>
        <w:sdtPr>
          <w:id w:val="21443752"/>
          <w:citation/>
        </w:sdtPr>
        <w:sdtContent>
          <w:r>
            <w:fldChar w:fldCharType="begin"/>
          </w:r>
          <w:r>
            <w:instrText xml:space="preserve"> CITATION Med11 \l 1045 </w:instrText>
          </w:r>
          <w:r>
            <w:fldChar w:fldCharType="separate"/>
          </w:r>
          <w:r w:rsidR="00B57808">
            <w:rPr>
              <w:noProof/>
            </w:rPr>
            <w:t>[7]</w:t>
          </w:r>
          <w:r>
            <w:fldChar w:fldCharType="end"/>
          </w:r>
        </w:sdtContent>
      </w:sdt>
      <w:r>
        <w:t>. Dzięki tej funkcji zdołałem doprowadzić do sytuacji w której przy zbliżeniu do telefonu znacznika zarejestrowanego przez naszą aplikację administracyjną, aplikacja kliencka uruchamia się automatycznie.</w:t>
      </w:r>
    </w:p>
    <w:p w:rsidR="00791BFD" w:rsidRPr="00E963DF" w:rsidRDefault="00791BFD" w:rsidP="00791BFD">
      <w:pPr>
        <w:pStyle w:val="NormalnyIn"/>
      </w:pPr>
      <w:r>
        <w:t>Metoda enableForegroundDispatch() która odpowiedzialna jest za przekazywanie intencji zawierającej w sobie dane odczytanego znacznika do obecnie wywołanej aplikacji nie jest jednak pozbawiona wad. W trakcie testów okazało się, że nie zawsze zachowuje się ona zgodnie z założeniem i system pyta się użytkownika która aplikacja ma zostać wywołana, choć powinien przekazać dane do aplikacji pierwszego planu.</w:t>
      </w:r>
    </w:p>
    <w:p w:rsidR="00791BFD" w:rsidRDefault="00791BFD" w:rsidP="00791BFD">
      <w:pPr>
        <w:pStyle w:val="NormalnyIn"/>
      </w:pPr>
      <w:r>
        <w:t>Korzystając z systemu Andoid monitorowaliśmy również zużycie baterii przez moduł komunikacji NFC i procesy aplikacji. Wyniki przedstawione zostały w dziale opisującym testy funkcjonalne.</w:t>
      </w:r>
    </w:p>
    <w:p w:rsidR="00791BFD" w:rsidRPr="0093678F" w:rsidRDefault="00791BFD" w:rsidP="00791BFD">
      <w:pPr>
        <w:pStyle w:val="Nagwek2"/>
      </w:pPr>
      <w:bookmarkStart w:id="492" w:name="_Toc302751681"/>
      <w:r>
        <w:t>Google</w:t>
      </w:r>
      <w:r w:rsidRPr="0093678F">
        <w:t xml:space="preserve"> NEXUS S</w:t>
      </w:r>
      <w:bookmarkEnd w:id="492"/>
    </w:p>
    <w:p w:rsidR="00791BFD" w:rsidRDefault="00791BFD" w:rsidP="00791BFD">
      <w:pPr>
        <w:pStyle w:val="NormalnyIn"/>
        <w:ind w:firstLine="0"/>
      </w:pPr>
      <w:r>
        <w:t xml:space="preserve">Ponieważ pracownicy mobilni często wyposażeni są w zaawansowane urządzenia typu smartphone zapewnione przez pracodawców, stwierdziliśmy, że docelową platformą musi być właśnie rozwiązanie tego typu. W konsekwencji wyboru systemu operacyjnego Android i wymogu posiadania modułu NFC, dobór urządzenia na którym powstać miały aplikacje był już w istotnym zakresie zdeterminowany. Krótkie rozeznanie rynku zakończyło się stwierdzeniem faktu – jedynym ówcześnie dostępnym telefonem spełniającym te wymagania był Google Samsung Nexus S. Po oficjalnej aktualizacji oprogramowania do wersji Android 2.3.4, telefon spełnił wszystkie złożone w nim oczekiwania. </w:t>
      </w:r>
    </w:p>
    <w:p w:rsidR="00791BFD" w:rsidRDefault="00791BFD" w:rsidP="00791BFD">
      <w:pPr>
        <w:jc w:val="left"/>
        <w:rPr>
          <w:rFonts w:ascii="Times New Roman" w:eastAsiaTheme="majorEastAsia" w:hAnsi="Times New Roman" w:cstheme="majorBidi"/>
          <w:b/>
          <w:bCs/>
          <w:sz w:val="24"/>
          <w:szCs w:val="24"/>
          <w:lang w:eastAsia="pl-PL"/>
        </w:rPr>
      </w:pPr>
      <w:r>
        <w:br w:type="page"/>
      </w:r>
    </w:p>
    <w:p w:rsidR="00791BFD" w:rsidRDefault="00791BFD" w:rsidP="00791BFD">
      <w:pPr>
        <w:pStyle w:val="Nagwek2"/>
      </w:pPr>
      <w:bookmarkStart w:id="493" w:name="_Toc302751682"/>
      <w:r>
        <w:lastRenderedPageBreak/>
        <w:t>Hibernate 3</w:t>
      </w:r>
      <w:bookmarkEnd w:id="493"/>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t xml:space="preserve">w wersji 3, </w:t>
      </w:r>
      <w:r w:rsidRPr="00125841">
        <w:t xml:space="preserve">jest  </w:t>
      </w:r>
      <w:r w:rsidRPr="00125841">
        <w:rPr>
          <w:rStyle w:val="apple-style-span"/>
          <w:szCs w:val="16"/>
          <w:shd w:val="clear" w:color="auto" w:fill="FFFFFF"/>
        </w:rPr>
        <w:t xml:space="preserve">najbardziej popularnym rozwiązaniem programistycznym oferowanym na zasadach open-source,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ORM = Object-to-Relational Mapping).</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Plain Old Java Object)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xml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Framework wprowadza mechanizm dialektów, który je usuwa oraz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Query Language), QBE API (ang. </w:t>
      </w:r>
      <w:r w:rsidRPr="003E1D17">
        <w:t>Query By Example) czy też Criteria API</w:t>
      </w:r>
      <w:r>
        <w:t>,</w:t>
      </w:r>
      <w:r w:rsidRPr="003E1D17">
        <w:t xml:space="preserve"> operacje na rekordach bazy danych stają się o wiele łatwiejsze w porównaniu do wykorzystywania standardowego połączenia z bazą danych JDBC (ang. </w:t>
      </w:r>
      <w:r>
        <w:t xml:space="preserve">Java DataBase Connectivity). </w:t>
      </w:r>
    </w:p>
    <w:p w:rsidR="00791BFD" w:rsidRDefault="00791BFD" w:rsidP="00791BFD">
      <w:pPr>
        <w:pStyle w:val="NormalnyIn"/>
      </w:pPr>
      <w:r>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jc w:val="left"/>
        <w:rPr>
          <w:rFonts w:ascii="Times New Roman" w:eastAsia="Times New Roman" w:hAnsi="Times New Roman"/>
          <w:sz w:val="24"/>
          <w:szCs w:val="24"/>
          <w:lang w:eastAsia="pl-PL"/>
        </w:rPr>
      </w:pPr>
      <w:r>
        <w:br w:type="page"/>
      </w:r>
    </w:p>
    <w:p w:rsidR="00791BFD" w:rsidRDefault="00791BFD" w:rsidP="00791BFD">
      <w:pPr>
        <w:pStyle w:val="Nagwek2"/>
      </w:pPr>
      <w:bookmarkStart w:id="494" w:name="_Toc302751683"/>
      <w:r>
        <w:lastRenderedPageBreak/>
        <w:t>Spring Framework 3</w:t>
      </w:r>
      <w:bookmarkEnd w:id="494"/>
    </w:p>
    <w:p w:rsidR="00791BFD" w:rsidRDefault="00791BFD" w:rsidP="00791BFD">
      <w:pPr>
        <w:pStyle w:val="NormalnyIn"/>
        <w:ind w:firstLine="0"/>
      </w:pPr>
      <w:r>
        <w:t xml:space="preserve">Kolejnym Frameworkiem wykorzystywanym w naszej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dependency injection),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w:t>
      </w:r>
      <w:sdt>
        <w:sdtPr>
          <w:id w:val="2196376"/>
          <w:citation/>
        </w:sdtPr>
        <w:sdtContent>
          <w:r>
            <w:fldChar w:fldCharType="begin"/>
          </w:r>
          <w:r>
            <w:instrText xml:space="preserve"> CITATION sping_doc \l 1045 </w:instrText>
          </w:r>
          <w:r>
            <w:fldChar w:fldCharType="separate"/>
          </w:r>
          <w:r w:rsidR="00B57808">
            <w:rPr>
              <w:noProof/>
            </w:rPr>
            <w:t xml:space="preserve"> [10]</w:t>
          </w:r>
          <w:r>
            <w:fldChar w:fldCharType="end"/>
          </w:r>
        </w:sdtContent>
      </w:sdt>
      <w:r>
        <w:t xml:space="preserve"> ułatwia i promuje dobre praktyki programistyczne.</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z pakietu Spring MVC oraz Spring Security, które wykorzystujemy w naszym systemie. </w:t>
      </w:r>
    </w:p>
    <w:p w:rsidR="00791BFD" w:rsidRPr="00B21824" w:rsidRDefault="00791BFD" w:rsidP="00791BFD">
      <w:pPr>
        <w:pStyle w:val="NormalnyIn"/>
      </w:pPr>
      <w:r w:rsidRPr="00B21824">
        <w:t xml:space="preserve">Spring MVC (ang. Model – View – Controller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Wg wzorca</w:t>
      </w:r>
      <w:r w:rsidRPr="00B21824">
        <w:t xml:space="preserve"> </w:t>
      </w:r>
      <w:r>
        <w:t>w</w:t>
      </w:r>
      <w:r w:rsidRPr="00B21824">
        <w:t>arstwa biznesowa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fldChar w:fldCharType="begin"/>
          </w:r>
          <w:r>
            <w:instrText xml:space="preserve"> CITATION Nac08 \l 1045 </w:instrText>
          </w:r>
          <w:r>
            <w:fldChar w:fldCharType="separate"/>
          </w:r>
          <w:r w:rsidR="00B57808">
            <w:rPr>
              <w:noProof/>
            </w:rPr>
            <w:t>[11]</w:t>
          </w:r>
          <w:r>
            <w:fldChar w:fldCharType="end"/>
          </w:r>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791BFD" w:rsidRDefault="00791BFD" w:rsidP="00791BFD">
      <w:pPr>
        <w:pStyle w:val="NormalnyIn"/>
      </w:pPr>
      <w:r>
        <w:t xml:space="preserve">Spring Security to inny pakiet projektu Spring używany w naszym systemie.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791BFD" w:rsidP="00791BFD">
      <w:pPr>
        <w:pStyle w:val="NormalnyIn"/>
      </w:pPr>
      <w:r>
        <w:t xml:space="preserve">Dzięki swojemu zaawansowaniu wspiera on wiele metod uwierzytelnienia, takich jak na przykład LDAP czy też protokół Kerberos. W naszym przypadku uwierzytelnianie użytkownika opiera się na sprawdzeniu jego danych z informacjami zapisanymi w bazie danych. </w:t>
      </w:r>
    </w:p>
    <w:p w:rsidR="00791BFD" w:rsidRPr="00D65AAF" w:rsidRDefault="00791BFD" w:rsidP="00791BFD">
      <w:pPr>
        <w:pStyle w:val="Nagwek2"/>
      </w:pPr>
      <w:bookmarkStart w:id="495" w:name="_Toc302751684"/>
      <w:r>
        <w:lastRenderedPageBreak/>
        <w:t>Oracle 10g Express Edition</w:t>
      </w:r>
      <w:bookmarkEnd w:id="495"/>
    </w:p>
    <w:p w:rsidR="00791BFD" w:rsidRDefault="00791BFD" w:rsidP="00791BFD">
      <w:pPr>
        <w:pStyle w:val="NormalnyIn"/>
        <w:ind w:firstLine="0"/>
      </w:pPr>
      <w:r>
        <w:t>W naszym projekcie zdecydowaliśmy się na wykorzystanie systemu zarządzania bazą danych Oracle w wersji 10g Express Edition, stworzonego przez firmę Oracle Corporation. Edycja XE, jest to darmowa ,</w:t>
      </w:r>
      <w:r w:rsidRPr="00CC0A3B">
        <w:t xml:space="preserve"> </w:t>
      </w:r>
      <w:r>
        <w:t xml:space="preserve">lecz ograniczona funkcjonalnie wersja serwera bazodanowego Oracle 10g. Nie jest ona w stanie obsłużyć więcej niż jednego procesora oraz więcej niż </w:t>
      </w:r>
      <w:commentRangeStart w:id="496"/>
      <w:r>
        <w:t xml:space="preserve">4GB pamięci RAM. </w:t>
      </w:r>
      <w:commentRangeEnd w:id="496"/>
      <w:r>
        <w:rPr>
          <w:rStyle w:val="Odwoaniedokomentarza"/>
          <w:rFonts w:ascii="Calibri" w:eastAsia="Calibri" w:hAnsi="Calibri"/>
          <w:lang w:eastAsia="en-US"/>
        </w:rPr>
        <w:commentReference w:id="496"/>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Database Modeler, mieliśmy szansę łatwego zbudowania schematu bazy danych, a także jego późniejszego zaimplementowania. </w:t>
      </w:r>
    </w:p>
    <w:p w:rsidR="00791BFD" w:rsidRDefault="00791BFD" w:rsidP="00791BFD">
      <w:pPr>
        <w:pStyle w:val="NormalnyIn"/>
      </w:pPr>
      <w:r>
        <w:t xml:space="preserve">Wybraliśmy tę konkretną bazę danych firmy Oracle, ze względu na chęć stworzenia systemu opartego na profesjonalnych komponentach składowych. Jednym z jego atutów jest przenośność na różne platformy sprzętowe i systemowe. Według danych za rok 2011 Oracle Corporation posiada prawie 50% rynku baz danych na świecie </w:t>
      </w:r>
      <w:sdt>
        <w:sdtPr>
          <w:id w:val="21443754"/>
          <w:citation/>
        </w:sdtPr>
        <w:sdtContent>
          <w:r>
            <w:fldChar w:fldCharType="begin"/>
          </w:r>
          <w:r>
            <w:instrText xml:space="preserve"> CITATION Mul11 \l 1045  </w:instrText>
          </w:r>
          <w:r>
            <w:fldChar w:fldCharType="separate"/>
          </w:r>
          <w:r w:rsidR="00B57808">
            <w:rPr>
              <w:noProof/>
            </w:rPr>
            <w:t>[12]</w:t>
          </w:r>
          <w:r>
            <w:fldChar w:fldCharType="end"/>
          </w:r>
        </w:sdtContent>
      </w:sdt>
      <w:r>
        <w:t xml:space="preserve">. Dzięki swojej popularności nie ma żadnych problemów w integracji bazy danych z frameworkiem Hibernate. </w:t>
      </w:r>
    </w:p>
    <w:p w:rsidR="00791BFD" w:rsidRDefault="00791BFD" w:rsidP="00791BFD">
      <w:pPr>
        <w:pStyle w:val="Nagwek2"/>
      </w:pPr>
      <w:bookmarkStart w:id="497" w:name="_Toc302751685"/>
      <w:r>
        <w:t>Java 2 Enterprise Edition</w:t>
      </w:r>
      <w:bookmarkEnd w:id="497"/>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ab/>
        <w:t>Największą zaletą języka Java, jest jego niezależność od platformy sprzętowej. Programy stworzone w tym języku, można bez problemu uruchomić na wszystkich systemach operacyjnych np. Windows, Linux, Solaris. Jest to możliwe dzięki stworzeniu środowiska uruchomieniowego JRE (ang. Java Runtime Enviroment ), które składa się z wirtualnej maszyny Java JVM (ang. Java Virtual Machine ).</w:t>
      </w:r>
    </w:p>
    <w:p w:rsidR="00791BFD" w:rsidRDefault="00791BFD" w:rsidP="00791BFD">
      <w:pPr>
        <w:pStyle w:val="NormalnyIn"/>
      </w:pPr>
      <w:r w:rsidRPr="001D673A">
        <w:tab/>
      </w:r>
      <w:r>
        <w:t xml:space="preserve">Java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Pr="00B21824">
        <w:t>Jest to rozwinięcie koncepcji „napisz raz,</w:t>
      </w:r>
      <w:r>
        <w:t xml:space="preserve"> a</w:t>
      </w:r>
      <w:r w:rsidRPr="00B21824">
        <w:t xml:space="preserve"> uruchomisz wszędzie”, obowiązującej w programowaniu aplikacji WWW</w:t>
      </w:r>
      <w:r>
        <w:t xml:space="preserve"> </w:t>
      </w:r>
      <w:sdt>
        <w:sdtPr>
          <w:id w:val="21443755"/>
          <w:citation/>
        </w:sdtPr>
        <w:sdtContent>
          <w:r>
            <w:fldChar w:fldCharType="begin"/>
          </w:r>
          <w:r>
            <w:instrText xml:space="preserve"> CITATION Nac08 \l 1045 </w:instrText>
          </w:r>
          <w:r>
            <w:fldChar w:fldCharType="separate"/>
          </w:r>
          <w:r w:rsidR="00B57808">
            <w:rPr>
              <w:noProof/>
            </w:rPr>
            <w:t>[11]</w:t>
          </w:r>
          <w:r>
            <w:fldChar w:fldCharType="end"/>
          </w:r>
        </w:sdtContent>
      </w:sdt>
      <w:r>
        <w:rPr>
          <w:color w:val="FF0000"/>
        </w:rPr>
        <w:t>.</w:t>
      </w:r>
      <w:r>
        <w:t xml:space="preserve"> W jej skład wchodzą serwery, komponenty EJB (ang. Enterprise JavaBeans), usługi Web Service, pliki JSP, XML oraz inne elementy ściśle związane z wytwarzaniem aplikacji WWW takie jak HTML i CSS.   </w:t>
      </w:r>
    </w:p>
    <w:p w:rsidR="00791BFD" w:rsidRDefault="00791BFD" w:rsidP="00791BFD">
      <w:pPr>
        <w:pStyle w:val="NormalnyIn"/>
      </w:pPr>
      <w:r>
        <w:lastRenderedPageBreak/>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498" w:name="_Toc302751686"/>
      <w:r>
        <w:t>Apache Tomcat</w:t>
      </w:r>
      <w:bookmarkEnd w:id="498"/>
      <w:r>
        <w:t xml:space="preserve"> </w:t>
      </w:r>
      <w:r>
        <w:tab/>
      </w:r>
    </w:p>
    <w:p w:rsidR="00791BFD" w:rsidRDefault="00791BFD" w:rsidP="00791BFD">
      <w:pPr>
        <w:pStyle w:val="NormalnyIn"/>
        <w:ind w:firstLine="0"/>
      </w:pPr>
      <w:r>
        <w:t>Nierozłącznym elementem aplikacji WWW jest serwer. W naszym projekcie wykorzystujemy darmową, rozpowszechnianą na zasadzie open-source implementację Apache Tomcat 6.0.32. Jest to kontener aplikacji webowych (ang. Web container) będący serwerem, który umożliwia uruchamianie aplikacji internetowych wykonanych w technologiach Java servlets lub też JSP (ang. Java Server Pages). Jest on w pełni kompatybilny z wymaganiami aplikacji opartych na J2EE.</w:t>
      </w:r>
    </w:p>
    <w:p w:rsidR="00791BFD" w:rsidRDefault="00791BFD" w:rsidP="00791BFD">
      <w:pPr>
        <w:pStyle w:val="Nagwek2"/>
      </w:pPr>
      <w:bookmarkStart w:id="499" w:name="_Toc302751687"/>
      <w:r>
        <w:t>Architektura REST</w:t>
      </w:r>
      <w:bookmarkEnd w:id="499"/>
    </w:p>
    <w:p w:rsidR="00791BFD" w:rsidRDefault="00791BFD" w:rsidP="00791BFD">
      <w:pPr>
        <w:pStyle w:val="NormalnyIn"/>
        <w:ind w:firstLine="0"/>
      </w:pPr>
      <w:r w:rsidRPr="00C138F3">
        <w:t>REST ( ang. Representational State Transfer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Web Services). </w:t>
      </w:r>
    </w:p>
    <w:p w:rsidR="00791BFD" w:rsidRDefault="00791BFD" w:rsidP="00791BFD">
      <w:pPr>
        <w:pStyle w:val="NormalnyIn"/>
      </w:pPr>
      <w:r>
        <w:t xml:space="preserve">Podstawowym założeniem wspomnianej architektury jest traktowanie danych oraz funkcji jako zasobów łatwo dostępnych poprzez identyfikatory URI (ang. Uniform Resources Identifiers), będących najczęściej hiperłączami w sieci. </w:t>
      </w:r>
      <w:r w:rsidRPr="00B21824">
        <w:t>Serwer albo usługa WWW reaguje na żądania i dzięki mechanizmo</w:t>
      </w:r>
      <w:r>
        <w:t>wi negocjacji zawartości (ang. c</w:t>
      </w:r>
      <w:r w:rsidRPr="00B21824">
        <w:t xml:space="preserve">ontent negotiation)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plain-text, xml, json. </w:t>
      </w:r>
      <w:r w:rsidRPr="00B21824">
        <w:t xml:space="preserve">Innym kluczowym pomysłem wykorzystywanym w architekturze REST jest pojęcie jednorodnego interfejsu (ang. uniform interface), czyli standardowego zbioru metod wykorzystywanych do określonych czynności. W protokole HTTP najczęściej stosowane są metody PUT, GET, POST, DELETE odpowiadające operacjom CRUD – (Create, Retrieve, Update, Delete ) znanym z baz danych </w:t>
      </w:r>
      <w:sdt>
        <w:sdtPr>
          <w:id w:val="21443756"/>
          <w:citation/>
        </w:sdtPr>
        <w:sdtContent>
          <w:r>
            <w:fldChar w:fldCharType="begin"/>
          </w:r>
          <w:r>
            <w:instrText xml:space="preserve"> CITATION Nac08 \l 1045 </w:instrText>
          </w:r>
          <w:r>
            <w:fldChar w:fldCharType="separate"/>
          </w:r>
          <w:r w:rsidR="00B57808">
            <w:rPr>
              <w:noProof/>
            </w:rPr>
            <w:t>[11]</w:t>
          </w:r>
          <w:r>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Simple Object Access Protocol),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lastRenderedPageBreak/>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JAX-RS (ang. Java API for RESTful Web Services),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500" w:name="_Toc302751688"/>
      <w:r w:rsidRPr="00D07A1D">
        <w:t xml:space="preserve">JSON - </w:t>
      </w:r>
      <w:r w:rsidRPr="00D07A1D">
        <w:rPr>
          <w:rStyle w:val="apple-style-span"/>
          <w:szCs w:val="16"/>
          <w:shd w:val="clear" w:color="auto" w:fill="FFFFFF"/>
        </w:rPr>
        <w:t>JavaScript Object Notation</w:t>
      </w:r>
      <w:bookmarkEnd w:id="500"/>
    </w:p>
    <w:p w:rsidR="00791BFD" w:rsidRPr="004843B4" w:rsidRDefault="00791BFD" w:rsidP="00791BFD">
      <w:pPr>
        <w:pStyle w:val="NormalnyIn"/>
        <w:ind w:firstLine="0"/>
      </w:pPr>
      <w:r>
        <w:t xml:space="preserve">Wybierając format danych zależało nam na prostocie, niezależności od platformy i łatwości wyszukiwania błędów. Ostatecznie zdecydowaliśmy się na format JSON. Jest to prosty format danych służący do wymiany informacji, możliwy do odczytania przez człowieka. Początkowo, został stworzony dla języka JavaScript lecz szybko stał się niezależnym formatem tekstowym posiadającym implementacje w wielu językach programowania, między innymi Java. Jego właściwości sprawiają, że staje się idealnym </w:t>
      </w:r>
      <w:r w:rsidRPr="004843B4">
        <w:t>narzędziem do transmisji uporządkowanych danych poprzez sieć</w:t>
      </w:r>
      <w:r>
        <w:t xml:space="preserve"> </w:t>
      </w:r>
      <w:sdt>
        <w:sdtPr>
          <w:id w:val="21443757"/>
          <w:citation/>
        </w:sdtPr>
        <w:sdtContent>
          <w:r>
            <w:fldChar w:fldCharType="begin"/>
          </w:r>
          <w:r>
            <w:instrText xml:space="preserve"> CITATION Cro06 \l 1045 </w:instrText>
          </w:r>
          <w:r>
            <w:fldChar w:fldCharType="separate"/>
          </w:r>
          <w:r w:rsidR="00B57808">
            <w:rPr>
              <w:noProof/>
            </w:rPr>
            <w:t>[13]</w:t>
          </w:r>
          <w:r>
            <w:fldChar w:fldCharType="end"/>
          </w:r>
        </w:sdtContent>
      </w:sdt>
      <w:r w:rsidRPr="004843B4">
        <w:t xml:space="preserve">. </w:t>
      </w:r>
    </w:p>
    <w:p w:rsidR="00791BFD" w:rsidRDefault="00791BFD" w:rsidP="00791BFD">
      <w:pPr>
        <w:pStyle w:val="NormalnyIn"/>
        <w:rPr>
          <w:szCs w:val="20"/>
          <w:shd w:val="clear" w:color="auto" w:fill="FFFFFF"/>
        </w:rPr>
      </w:pPr>
      <w:r>
        <w:t>JSON jest</w:t>
      </w:r>
      <w:r w:rsidRPr="004843B4">
        <w:t xml:space="preserve"> alternatywą dla powszechnie wykorzystywanego w Internecie języka XML (ang. </w:t>
      </w:r>
      <w:r w:rsidRPr="004843B4">
        <w:rPr>
          <w:szCs w:val="20"/>
          <w:shd w:val="clear" w:color="auto" w:fill="FFFFFF"/>
        </w:rPr>
        <w:t>eXtensible Markup Language)</w:t>
      </w:r>
      <w:r>
        <w:rPr>
          <w:szCs w:val="20"/>
          <w:shd w:val="clear" w:color="auto" w:fill="FFFFFF"/>
        </w:rPr>
        <w:t xml:space="preserve">, który wymaga znacznie większych nakładów programistycznych – dodatkowe klasy i obiekty – przy przetwarzaniu danych. </w:t>
      </w:r>
    </w:p>
    <w:p w:rsidR="00791BFD" w:rsidRDefault="00791BFD" w:rsidP="00791BFD">
      <w:pPr>
        <w:pStyle w:val="NormalnyIn"/>
        <w:rPr>
          <w:szCs w:val="20"/>
          <w:shd w:val="clear" w:color="auto" w:fill="FFFFFF"/>
        </w:rPr>
      </w:pPr>
      <w:r>
        <w:rPr>
          <w:szCs w:val="20"/>
          <w:shd w:val="clear" w:color="auto" w:fill="FFFFFF"/>
        </w:rPr>
        <w:t xml:space="preserve">W naszym systemie, po stronie usługi internetowej obsługą wiadomości w formacie JSON zajmuje się Framework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Pr>
              <w:szCs w:val="20"/>
              <w:shd w:val="clear" w:color="auto" w:fill="FFFFFF"/>
            </w:rPr>
            <w:fldChar w:fldCharType="begin"/>
          </w:r>
          <w:r>
            <w:rPr>
              <w:szCs w:val="20"/>
              <w:shd w:val="clear" w:color="auto" w:fill="FFFFFF"/>
            </w:rPr>
            <w:instrText xml:space="preserve"> CITATION Sin11 \l 1045 </w:instrText>
          </w:r>
          <w:r>
            <w:rPr>
              <w:szCs w:val="20"/>
              <w:shd w:val="clear" w:color="auto" w:fill="FFFFFF"/>
            </w:rPr>
            <w:fldChar w:fldCharType="separate"/>
          </w:r>
          <w:r w:rsidR="00B57808" w:rsidRPr="00B57808">
            <w:rPr>
              <w:noProof/>
              <w:szCs w:val="20"/>
              <w:shd w:val="clear" w:color="auto" w:fill="FFFFFF"/>
            </w:rPr>
            <w:t>[14]</w:t>
          </w:r>
          <w:r>
            <w:rPr>
              <w:szCs w:val="20"/>
              <w:shd w:val="clear" w:color="auto" w:fill="FFFFFF"/>
            </w:rPr>
            <w:fldChar w:fldCharType="end"/>
          </w:r>
        </w:sdtContent>
      </w:sdt>
      <w:r>
        <w:rPr>
          <w:szCs w:val="20"/>
          <w:shd w:val="clear" w:color="auto" w:fill="FFFFFF"/>
        </w:rPr>
        <w:t>.</w:t>
      </w:r>
    </w:p>
    <w:p w:rsidR="00791BFD" w:rsidRPr="00245935" w:rsidRDefault="00791BFD" w:rsidP="00791BFD">
      <w:pPr>
        <w:pStyle w:val="NormalnyIn"/>
        <w:rPr>
          <w:shd w:val="clear" w:color="auto" w:fill="FFFFFF"/>
        </w:rPr>
      </w:pPr>
      <w:r>
        <w:rPr>
          <w:szCs w:val="20"/>
          <w:shd w:val="clear" w:color="auto" w:fill="FFFFFF"/>
        </w:rPr>
        <w:t xml:space="preserve">Poniżej, prezentujemy przykładowy format danych, przesyłany w naszym systemie </w:t>
      </w:r>
      <w:r w:rsidRPr="00245935">
        <w:rPr>
          <w:shd w:val="clear" w:color="auto" w:fill="FFFFFF"/>
        </w:rPr>
        <w:t xml:space="preserve">pomiędzy telefonem komórkowym a usługą sieciową. </w:t>
      </w:r>
    </w:p>
    <w:p w:rsidR="00791BFD" w:rsidRPr="004C6799" w:rsidRDefault="00791BFD" w:rsidP="00791BFD">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Pr="004C6799">
        <w:rPr>
          <w:rFonts w:ascii="Courier New" w:hAnsi="Courier New" w:cs="Courier New"/>
          <w:sz w:val="22"/>
          <w:szCs w:val="22"/>
          <w:shd w:val="clear" w:color="auto" w:fill="FFFFFF"/>
        </w:rPr>
        <w:t xml:space="preserve"> CResponse zapisana w notacji JSON:</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791BFD" w:rsidRPr="004C6799" w:rsidRDefault="00791BFD" w:rsidP="00791BF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„STATUS” : „EVENT_STATUS_CREATED”,</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„przykładowa wiadomość”,</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791BFD" w:rsidRPr="00C6524B" w:rsidRDefault="00791BFD" w:rsidP="00791BFD">
      <w:pPr>
        <w:pStyle w:val="Nagwek2"/>
      </w:pPr>
      <w:bookmarkStart w:id="501" w:name="_Toc302751689"/>
      <w:r>
        <w:lastRenderedPageBreak/>
        <w:t>System kontroli wersji Subversion 1.6</w:t>
      </w:r>
      <w:bookmarkEnd w:id="501"/>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W procesie rozwoju naszego projektu zdecydowaliśmy się na darmowe, sprawdzone rozwiązanie w postaci repozytorium Subversion 1.6. Dzięki temu uzyskaliśmy łatwy sposób na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r>
        <w:t>Subversion to rozwiązanie oparte o architekturę klient-serwer</w:t>
      </w:r>
      <w:r>
        <w:rPr>
          <w:b/>
        </w:rPr>
        <w:t xml:space="preserve"> </w:t>
      </w:r>
      <w:sdt>
        <w:sdtPr>
          <w:rPr>
            <w:b/>
          </w:rPr>
          <w:id w:val="21443759"/>
          <w:citation/>
        </w:sdtPr>
        <w:sdtContent>
          <w:r>
            <w:rPr>
              <w:b/>
            </w:rPr>
            <w:fldChar w:fldCharType="begin"/>
          </w:r>
          <w:r>
            <w:rPr>
              <w:b/>
            </w:rPr>
            <w:instrText xml:space="preserve"> CITATION Col11 \l 1045 </w:instrText>
          </w:r>
          <w:r>
            <w:rPr>
              <w:b/>
            </w:rPr>
            <w:fldChar w:fldCharType="separate"/>
          </w:r>
          <w:r w:rsidR="00B57808">
            <w:rPr>
              <w:noProof/>
            </w:rPr>
            <w:t>[15]</w:t>
          </w:r>
          <w:r>
            <w:rPr>
              <w:b/>
            </w:rPr>
            <w:fldChar w:fldCharType="end"/>
          </w:r>
        </w:sdtContent>
      </w:sdt>
      <w:r>
        <w:t xml:space="preserve">, które do bezproblemowej i szybkiej pracy wymaga hostingu o dużej gwarantowanej przepustowości. Z tego powodu zdecydowaliśmy się na skorzystanie z usługi </w:t>
      </w:r>
      <w:r w:rsidRPr="00E94DDA">
        <w:rPr>
          <w:i/>
        </w:rPr>
        <w:t>code.google.com</w:t>
      </w:r>
      <w:r>
        <w:t>, która prócz innych rozwiązań ułatwiających prowadzenie projektu, udostępnia również repozytorium Subversion w wersji 1.6.</w:t>
      </w:r>
    </w:p>
    <w:p w:rsidR="00791BFD" w:rsidRDefault="00791BFD" w:rsidP="00791BFD">
      <w:pPr>
        <w:pStyle w:val="Nagwek2"/>
      </w:pPr>
      <w:bookmarkStart w:id="502" w:name="_Toc302751690"/>
      <w:r w:rsidRPr="00D95E8C">
        <w:t>Eclipse SDK 3.</w:t>
      </w:r>
      <w:r>
        <w:t>6.2</w:t>
      </w:r>
      <w:r w:rsidRPr="00D95E8C">
        <w:t xml:space="preserve"> + </w:t>
      </w:r>
      <w:r>
        <w:t>Java EE</w:t>
      </w:r>
      <w:bookmarkEnd w:id="502"/>
    </w:p>
    <w:p w:rsidR="00791BFD" w:rsidRDefault="00791BFD" w:rsidP="00791BFD">
      <w:pPr>
        <w:pStyle w:val="NormalnyIn"/>
        <w:ind w:firstLine="0"/>
      </w:pPr>
      <w:r>
        <w:t xml:space="preserve">Środowisko programistyczne Eclipse powstało w wyniku narastającego zapotrzebowania programistów na narzędzia wspomagające ich pracę przy tworzeniu coraz to bardziej zaawansowanego oprogramowania. Z biegiem czasu, Eclipse stał się najpopularniejszym narzędziem pracy developerów na całym świecie. </w:t>
      </w:r>
    </w:p>
    <w:p w:rsidR="00791BFD" w:rsidRDefault="00791BFD" w:rsidP="00791BFD">
      <w:pPr>
        <w:pStyle w:val="NormalnyIn"/>
      </w:pPr>
      <w:r>
        <w:tab/>
        <w:t xml:space="preserve">Projekt Eclipse stworzony prze firmę IBM w 2001 roku, w 2004 został udostępniony na zasadzie wolnego oprogramowania. Obecnie jest to platforma wpierająca najpopularniejsze języki programowania. Dzięki możliwościom rozszerzenia jej funkcjonalności, za pomocą licznych wtyczek (ang. Plug-ins) możliwa jest łatwa współpraca z wieloma szkieletami programistycznymi. </w:t>
      </w:r>
    </w:p>
    <w:p w:rsidR="00791BFD" w:rsidRDefault="00791BFD" w:rsidP="00791BFD">
      <w:pPr>
        <w:pStyle w:val="NormalnyIn"/>
      </w:pPr>
      <w:r>
        <w:t xml:space="preserve">Przy rozwoju aplikacji stacjonarnych zdecydowałem się na wykorzystanie tego środowiska ze względu na możliwość wykorzystania zawartej w nim platformy Web Tools Platform. Projekt ten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503" w:name="_Toc302751691"/>
      <w:r w:rsidRPr="00D95E8C">
        <w:lastRenderedPageBreak/>
        <w:t>Eclipse SDK 3.</w:t>
      </w:r>
      <w:r>
        <w:t>6.2</w:t>
      </w:r>
      <w:r w:rsidRPr="00D95E8C">
        <w:t xml:space="preserve"> + Android SDK</w:t>
      </w:r>
      <w:bookmarkEnd w:id="503"/>
    </w:p>
    <w:p w:rsidR="00791BFD" w:rsidRDefault="00791BFD" w:rsidP="00791BFD">
      <w:pPr>
        <w:pStyle w:val="NormalnyIn"/>
        <w:ind w:firstLine="0"/>
      </w:pPr>
      <w:r>
        <w:t>Ponieważ programowanie na system Android wymaga jednoczesnej edycji wielu plików źródłowych i zasobów zapisanych w formacie .xml, a dodatkowo używania automatycznie generowanej klasy R (Resource)</w:t>
      </w:r>
      <w:sdt>
        <w:sdtPr>
          <w:id w:val="2196378"/>
          <w:citation/>
        </w:sdtPr>
        <w:sdtContent>
          <w:r>
            <w:fldChar w:fldCharType="begin"/>
          </w:r>
          <w:r>
            <w:instrText xml:space="preserve"> CITATION Goo111 \l 1045 </w:instrText>
          </w:r>
          <w:r>
            <w:fldChar w:fldCharType="separate"/>
          </w:r>
          <w:r w:rsidR="00B57808">
            <w:rPr>
              <w:noProof/>
            </w:rPr>
            <w:t xml:space="preserve"> [8]</w:t>
          </w:r>
          <w:r>
            <w:fldChar w:fldCharType="end"/>
          </w:r>
        </w:sdtContent>
      </w:sdt>
      <w:r>
        <w:t>, korzystanie z samego Source Development Kit dostarczonego przez Google jest bardzo uciążliwe. W celu usprawnienia pracy nad aplikacjami mobilnymi użyłem zintegrowanego środowiska programistycznego (IDE – Integrated Development Environment</w:t>
      </w:r>
      <w:r w:rsidRPr="00D95E8C">
        <w:rPr>
          <w:b/>
        </w:rPr>
        <w:t>)</w:t>
      </w:r>
      <w:r>
        <w:t xml:space="preserve"> Eclipse SDK 3.6.2 połączonego ze wspomnianym zestawem narzędzi Android SDK.</w:t>
      </w:r>
    </w:p>
    <w:p w:rsidR="00791BFD" w:rsidRDefault="00791BFD" w:rsidP="00791BFD">
      <w:pPr>
        <w:pStyle w:val="NormalnyIn"/>
        <w:ind w:firstLine="0"/>
      </w:pPr>
      <w:r>
        <w:tab/>
        <w:t xml:space="preserve">Dzięki temu połączeniu uzyskałem dostęp do złożonej aplikacji typu debugger, możliwości wglądu w wydruki konsoli systemu Android poprzez narzędzie LogCat, a praca z kodem źródłowym została znacznie przyspieszona dzięki narzędziom podpowiadania składni </w:t>
      </w:r>
      <w:sdt>
        <w:sdtPr>
          <w:id w:val="21443760"/>
          <w:citation/>
        </w:sdtPr>
        <w:sdtContent>
          <w:r>
            <w:fldChar w:fldCharType="begin"/>
          </w:r>
          <w:r>
            <w:instrText xml:space="preserve"> CITATION Med11 \l 1045 </w:instrText>
          </w:r>
          <w:r>
            <w:fldChar w:fldCharType="separate"/>
          </w:r>
          <w:r w:rsidR="00B57808">
            <w:rPr>
              <w:noProof/>
            </w:rPr>
            <w:t>[7]</w:t>
          </w:r>
          <w:r>
            <w:fldChar w:fldCharType="end"/>
          </w:r>
        </w:sdtContent>
      </w:sdt>
      <w:r>
        <w:t>.</w:t>
      </w:r>
    </w:p>
    <w:p w:rsidR="00791BFD" w:rsidRDefault="00791BFD" w:rsidP="00791BFD">
      <w:pPr>
        <w:pStyle w:val="NormalnyIn"/>
        <w:ind w:firstLine="0"/>
      </w:pPr>
      <w:r>
        <w:tab/>
        <w:t>Dodatkowa integracja z klientem Subversion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504" w:author="Sebastian Łuczak" w:date="2011-08-31T20:37:00Z">
        <w:r w:rsidR="0082106B" w:rsidDel="00062358">
          <w:delText>.</w:delText>
        </w:r>
      </w:del>
    </w:p>
    <w:p w:rsidR="00791BFD" w:rsidRDefault="00791BFD" w:rsidP="00791BFD">
      <w:pPr>
        <w:pStyle w:val="Nagwek1"/>
      </w:pPr>
      <w:bookmarkStart w:id="505" w:name="_Toc302751692"/>
      <w:r>
        <w:lastRenderedPageBreak/>
        <w:t>Implementacja projektu</w:t>
      </w:r>
      <w:bookmarkEnd w:id="505"/>
    </w:p>
    <w:p w:rsidR="00465A01" w:rsidRDefault="0082106B" w:rsidP="00465A01">
      <w:pPr>
        <w:pStyle w:val="Nagwek2"/>
        <w:rPr>
          <w:ins w:id="506" w:author="Sebastian Łuczak" w:date="2011-08-31T20:37:00Z"/>
        </w:rPr>
      </w:pPr>
      <w:bookmarkStart w:id="507" w:name="_Toc302751693"/>
      <w:r>
        <w:t xml:space="preserve">Baza </w:t>
      </w:r>
      <w:r w:rsidR="00465A01">
        <w:t>danych</w:t>
      </w:r>
      <w:bookmarkEnd w:id="507"/>
    </w:p>
    <w:p w:rsidR="00DA4D42" w:rsidRDefault="00062358" w:rsidP="00DA4D42">
      <w:pPr>
        <w:pStyle w:val="Nagwek3"/>
        <w:pPrChange w:id="508" w:author="Sebastian Łuczak" w:date="2011-08-31T20:38:00Z">
          <w:pPr>
            <w:pStyle w:val="Nagwek2"/>
          </w:pPr>
        </w:pPrChange>
      </w:pPr>
      <w:ins w:id="509" w:author="Sebastian Łuczak" w:date="2011-08-31T20:38:00Z">
        <w:r>
          <w:t xml:space="preserve"> </w:t>
        </w:r>
        <w:bookmarkStart w:id="510" w:name="_Toc302751694"/>
        <w:r>
          <w:t>Cel powstania</w:t>
        </w:r>
      </w:ins>
      <w:bookmarkEnd w:id="510"/>
    </w:p>
    <w:p w:rsidR="00062358" w:rsidRDefault="00E35B76" w:rsidP="0082106B">
      <w:pPr>
        <w:pStyle w:val="NormalnyIn"/>
        <w:ind w:firstLine="0"/>
        <w:rPr>
          <w:ins w:id="511" w:author="Sebastian Łuczak" w:date="2011-08-31T20:38:00Z"/>
        </w:rPr>
      </w:pPr>
      <w:r>
        <w:t>Baza danych</w:t>
      </w:r>
      <w:del w:id="512"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DA4D42" w:rsidRDefault="00062358" w:rsidP="00DA4D42">
      <w:pPr>
        <w:pStyle w:val="Nagwek3"/>
        <w:pPrChange w:id="513" w:author="Sebastian Łuczak" w:date="2011-08-31T20:38:00Z">
          <w:pPr>
            <w:pStyle w:val="NormalnyIn"/>
            <w:ind w:firstLine="0"/>
          </w:pPr>
        </w:pPrChange>
      </w:pPr>
      <w:bookmarkStart w:id="514" w:name="_Toc302751695"/>
      <w:ins w:id="515" w:author="Sebastian Łuczak" w:date="2011-08-31T20:38:00Z">
        <w:r>
          <w:t>Szczegóły implementacji</w:t>
        </w:r>
      </w:ins>
      <w:bookmarkEnd w:id="514"/>
      <w:r w:rsidR="0074625B">
        <w:t xml:space="preserve"> </w:t>
      </w:r>
    </w:p>
    <w:p w:rsidR="00DA4D42" w:rsidRDefault="00E35B76" w:rsidP="00DA4D42">
      <w:pPr>
        <w:pStyle w:val="NormalnyIn"/>
        <w:ind w:firstLine="0"/>
        <w:pPrChange w:id="516" w:author="Sebastian Łuczak" w:date="2011-08-31T20:38:00Z">
          <w:pPr>
            <w:pStyle w:val="NormalnyIn"/>
          </w:pPr>
        </w:pPrChange>
      </w:pPr>
      <w:del w:id="517" w:author="Sebastian Łuczak" w:date="2011-08-31T20:38:00Z">
        <w:r w:rsidDel="00062358">
          <w:delText xml:space="preserve">Została ona </w:delText>
        </w:r>
      </w:del>
      <w:ins w:id="518" w:author="Sebastian Łuczak" w:date="2011-08-31T20:38:00Z">
        <w:r w:rsidR="00062358">
          <w:t xml:space="preserve">Baza została </w:t>
        </w:r>
      </w:ins>
      <w:r>
        <w:t>stworzona w języku SQL</w:t>
      </w:r>
      <w:del w:id="519" w:author="Sebastian Łuczak" w:date="2011-08-31T20:39:00Z">
        <w:r w:rsidR="00C16F70" w:rsidDel="000B2C9A">
          <w:delText>,</w:delText>
        </w:r>
      </w:del>
      <w:r>
        <w:t xml:space="preserve"> na serwerze Oracle 10g Express Edition</w:t>
      </w:r>
      <w:r w:rsidR="00131EC8">
        <w:t xml:space="preserve"> w oparciu o relacyjny model danych</w:t>
      </w:r>
      <w:r>
        <w:t>.</w:t>
      </w:r>
      <w:r w:rsidR="007C6995">
        <w:t xml:space="preserve"> </w:t>
      </w:r>
      <w:r w:rsidR="007C6995" w:rsidRPr="007C6995">
        <w:t>Twórcą tego modelu jest Edgar Frank Codd, który w swojej publikacji A Relational Model of Data for Large Shared Data Banks</w:t>
      </w:r>
      <w:r w:rsidR="00E7232E">
        <w:t xml:space="preserve"> </w:t>
      </w:r>
      <w:sdt>
        <w:sdtPr>
          <w:id w:val="12457113"/>
          <w:citation/>
        </w:sdtPr>
        <w:sdtContent>
          <w:fldSimple w:instr=" CITATION EdgarFrankCodd \l 1045 ">
            <w:r w:rsidR="00B57808">
              <w:rPr>
                <w:noProof/>
              </w:rPr>
              <w:t>[17]</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520"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521" w:author="Sebastian Łuczak" w:date="2011-08-31T20:40:00Z">
        <w:r w:rsidR="007062B9">
          <w:t xml:space="preserve">są </w:t>
        </w:r>
      </w:ins>
      <w:r w:rsidR="007C6995">
        <w:t>z kolei</w:t>
      </w:r>
      <w:del w:id="522" w:author="Sebastian Łuczak" w:date="2011-08-31T20:40:00Z">
        <w:r w:rsidR="007C6995" w:rsidDel="007062B9">
          <w:delText xml:space="preserve"> są </w:delText>
        </w:r>
      </w:del>
      <w:r w:rsidR="007C6995">
        <w:t>kro</w:t>
      </w:r>
      <w:r w:rsidR="00C16F70">
        <w:t>t</w:t>
      </w:r>
      <w:r w:rsidR="007C6995">
        <w:t>ki. Krotka jest jednoznacznie identyfikowana przez klucz główny</w:t>
      </w:r>
      <w:ins w:id="523" w:author="Sebastian Łuczak" w:date="2011-09-01T00:38:00Z">
        <w:r w:rsidR="002E061E">
          <w:t xml:space="preserve"> (ang. Primary Key)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key),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Structured Query Language).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lastRenderedPageBreak/>
        <w:drawing>
          <wp:inline distT="0" distB="0" distL="0" distR="0">
            <wp:extent cx="7068381" cy="6990457"/>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3" cstate="print"/>
                    <a:stretch>
                      <a:fillRect/>
                    </a:stretch>
                  </pic:blipFill>
                  <pic:spPr>
                    <a:xfrm>
                      <a:off x="0" y="0"/>
                      <a:ext cx="7068381" cy="6990457"/>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524" w:name="_Toc302751696"/>
      <w:r w:rsidR="00CB27C6" w:rsidRPr="00AC4B25">
        <w:rPr>
          <w:noProof/>
        </w:rPr>
        <w:t>Opis tabel</w:t>
      </w:r>
      <w:bookmarkEnd w:id="524"/>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r w:rsidRPr="000E7F93">
        <w:rPr>
          <w:i/>
        </w:rPr>
        <w:t>users</w:t>
      </w:r>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(ang. Secure Hash Algorithm)</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r w:rsidRPr="000E7F93">
        <w:rPr>
          <w:i/>
        </w:rPr>
        <w:t>user_privileges</w:t>
      </w:r>
      <w:r w:rsidR="00947535">
        <w:t xml:space="preserve">, </w:t>
      </w:r>
      <w:r>
        <w:t>przechowuje identyfikator użytkownika</w:t>
      </w:r>
      <w:r w:rsidR="000E7F93">
        <w:t>,</w:t>
      </w:r>
      <w:r>
        <w:t xml:space="preserve"> będący kluczem obcym z tabeli </w:t>
      </w:r>
      <w:r w:rsidRPr="000E7F93">
        <w:rPr>
          <w:i/>
        </w:rPr>
        <w:t>users</w:t>
      </w:r>
      <w:r>
        <w:t xml:space="preserve"> oraz rolę przypisaną do użytkownika. Relacja pomiędzy tabelą </w:t>
      </w:r>
      <w:r w:rsidRPr="000E7F93">
        <w:rPr>
          <w:i/>
        </w:rPr>
        <w:t>users</w:t>
      </w:r>
      <w:r>
        <w:t xml:space="preserve"> a </w:t>
      </w:r>
      <w:r w:rsidRPr="000E7F93">
        <w:rPr>
          <w:i/>
        </w:rPr>
        <w:t>user_privileges</w:t>
      </w:r>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r w:rsidRPr="000E7F93">
        <w:rPr>
          <w:i/>
        </w:rPr>
        <w:t>employee</w:t>
      </w:r>
      <w:r w:rsidR="000E7F93" w:rsidRPr="000E7F93">
        <w:t>,</w:t>
      </w:r>
      <w:r w:rsidR="00947535">
        <w:t xml:space="preserve"> jest główną ta</w:t>
      </w:r>
      <w:r>
        <w:t>b</w:t>
      </w:r>
      <w:r w:rsidR="00947535">
        <w:t>e</w:t>
      </w:r>
      <w:r>
        <w:t>lą przechowującą informacje szczegółowe na temat pracowników zarejestrowanych w systemie. Zawiera on</w:t>
      </w:r>
      <w:ins w:id="525" w:author="Sebastian Łuczak" w:date="2011-08-31T23:04:00Z">
        <w:r w:rsidR="00B8503E">
          <w:t>a</w:t>
        </w:r>
      </w:ins>
      <w:r>
        <w:t xml:space="preserve"> identyfikator użytkownika</w:t>
      </w:r>
      <w:r w:rsidR="000E7F93">
        <w:t>,</w:t>
      </w:r>
      <w:r>
        <w:t xml:space="preserve"> będący kluczem obcym pozwalający na określenie loginu i hasła danego pracownika. Relacja pomiędzy </w:t>
      </w:r>
      <w:r w:rsidR="00FC5679">
        <w:t xml:space="preserve">tabelą </w:t>
      </w:r>
      <w:r w:rsidR="00FC5679" w:rsidRPr="000E7F93">
        <w:rPr>
          <w:i/>
        </w:rPr>
        <w:t>users</w:t>
      </w:r>
      <w:r w:rsidR="00FC5679">
        <w:t xml:space="preserve"> a </w:t>
      </w:r>
      <w:r w:rsidR="00FC5679" w:rsidRPr="000E7F93">
        <w:rPr>
          <w:i/>
        </w:rPr>
        <w:t>employee</w:t>
      </w:r>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r w:rsidRPr="000E7F93">
        <w:rPr>
          <w:i/>
        </w:rPr>
        <w:t>employee</w:t>
      </w:r>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526"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r w:rsidRPr="000E7F93">
        <w:rPr>
          <w:i/>
        </w:rPr>
        <w:t>events</w:t>
      </w:r>
      <w:r>
        <w:t xml:space="preserve"> zawiera dane opisujące zdarzenia rejestrowane przez usługę sieciową lub panel administracyjny. Każde zdarzenie obowiązkowo musi posiadać status, datę utworzenia, identyfikator </w:t>
      </w:r>
      <w:ins w:id="527" w:author="Sebastian Łuczak" w:date="2011-09-01T00:39:00Z">
        <w:r w:rsidR="00906073">
          <w:t>znacznika przypisany do danej</w:t>
        </w:r>
      </w:ins>
      <w:del w:id="528" w:author="Sebastian Łuczak" w:date="2011-08-31T23:04:00Z">
        <w:r w:rsidDel="00B8503E">
          <w:delText xml:space="preserve">Tagu </w:delText>
        </w:r>
      </w:del>
      <w:del w:id="529" w:author="Sebastian Łuczak" w:date="2011-09-01T00:39:00Z">
        <w:r w:rsidDel="00906073">
          <w:delText>dla</w:delText>
        </w:r>
      </w:del>
      <w:r>
        <w:t xml:space="preserve"> lokalizacji oraz identyfikator użytkownika</w:t>
      </w:r>
      <w:r w:rsidR="000E7F93">
        <w:t>,</w:t>
      </w:r>
      <w:r>
        <w:t xml:space="preserve"> który zarejestrował dane zdarzenie. Tabela </w:t>
      </w:r>
      <w:r w:rsidRPr="000E7F93">
        <w:t>events</w:t>
      </w:r>
      <w:r w:rsidR="000E7F93">
        <w:rPr>
          <w:i/>
        </w:rPr>
        <w:t>,</w:t>
      </w:r>
      <w:r>
        <w:t xml:space="preserve"> posiada trzy klucze obce, dwa do tabeli </w:t>
      </w:r>
      <w:r w:rsidRPr="000E7F93">
        <w:rPr>
          <w:i/>
        </w:rPr>
        <w:t>users</w:t>
      </w:r>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530"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r w:rsidRPr="000E7F93">
        <w:rPr>
          <w:i/>
        </w:rPr>
        <w:t>locations</w:t>
      </w:r>
      <w:r>
        <w:t xml:space="preserve"> jest miejscem</w:t>
      </w:r>
      <w:r w:rsidR="000E7F93">
        <w:t>,</w:t>
      </w:r>
      <w:r>
        <w:t xml:space="preserve"> w którym przechowywane sa dane jednoznacznie wiążące </w:t>
      </w:r>
      <w:r w:rsidR="006C2DB7">
        <w:t xml:space="preserve">unikalny </w:t>
      </w:r>
      <w:r>
        <w:t xml:space="preserve">identyfikator </w:t>
      </w:r>
      <w:del w:id="531" w:author="Sebastian Łuczak" w:date="2011-08-31T23:05:00Z">
        <w:r w:rsidDel="00B8503E">
          <w:delText>Tagu</w:delText>
        </w:r>
      </w:del>
      <w:ins w:id="532" w:author="Sebastian Łuczak" w:date="2011-08-31T23:05:00Z">
        <w:r w:rsidR="00B8503E">
          <w:t>znacznika</w:t>
        </w:r>
      </w:ins>
      <w:r>
        <w:t xml:space="preserve">, nazwę lokalizacji oraz numer seryjny </w:t>
      </w:r>
      <w:r w:rsidR="008B040E">
        <w:t>urządzenia</w:t>
      </w:r>
      <w:r>
        <w:t xml:space="preserve">. </w:t>
      </w:r>
      <w:r w:rsidR="006C2DB7">
        <w:t>Każda lokalizacja</w:t>
      </w:r>
      <w:del w:id="533"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534"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535" w:name="_Toc302751697"/>
      <w:r>
        <w:t>Integralność danych</w:t>
      </w:r>
      <w:bookmarkEnd w:id="535"/>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r w:rsidRPr="003E02C1">
        <w:rPr>
          <w:i/>
        </w:rPr>
        <w:t>check</w:t>
      </w:r>
      <w:r w:rsidR="003E02C1">
        <w:rPr>
          <w:i/>
        </w:rPr>
        <w:t>,</w:t>
      </w:r>
      <w:r>
        <w:t xml:space="preserve"> założonej na tabelach </w:t>
      </w:r>
      <w:r w:rsidRPr="003E02C1">
        <w:rPr>
          <w:i/>
        </w:rPr>
        <w:t>events</w:t>
      </w:r>
      <w:r>
        <w:t xml:space="preserve">, </w:t>
      </w:r>
      <w:r w:rsidRPr="003E02C1">
        <w:rPr>
          <w:i/>
        </w:rPr>
        <w:t>devices</w:t>
      </w:r>
      <w:r>
        <w:t xml:space="preserve"> oraz </w:t>
      </w:r>
      <w:r w:rsidRPr="003E02C1">
        <w:rPr>
          <w:i/>
        </w:rPr>
        <w:t>locations</w:t>
      </w:r>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073C2B">
              <w:t>LOCATION_STATUS_INACTIVE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EVENT_STATUS_STARTED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EVENT_STATUS_SUSPENDED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EVENT_STATUS_FINISHED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EVENT_STATUS_CLOSED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536" w:author="Maciek" w:date="2011-09-01T21:55:00Z"/>
        </w:rPr>
      </w:pPr>
      <w:r w:rsidRPr="00073C2B">
        <w:t>Dodatkowo</w:t>
      </w:r>
      <w:r w:rsidR="003E02C1">
        <w:t>,</w:t>
      </w:r>
      <w:r w:rsidRPr="00073C2B">
        <w:t xml:space="preserve"> stworzyłem mechanizm </w:t>
      </w:r>
      <w:r w:rsidR="009A7986" w:rsidRPr="00073C2B">
        <w:t xml:space="preserve">obejmujący tabelę </w:t>
      </w:r>
      <w:r w:rsidR="009A7986" w:rsidRPr="003E02C1">
        <w:rPr>
          <w:i/>
        </w:rPr>
        <w:t>events</w:t>
      </w:r>
      <w:r w:rsidR="009A7986" w:rsidRPr="00073C2B">
        <w:t>, niepozwalający na zamieszczenie w</w:t>
      </w:r>
      <w:r w:rsidR="00073C2B" w:rsidRPr="00073C2B">
        <w:t xml:space="preserve"> niej dwóch wpisów z tym samym TAG_</w:t>
      </w:r>
      <w:r w:rsidR="009A7986" w:rsidRPr="00073C2B">
        <w:t xml:space="preserve">ID </w:t>
      </w:r>
      <w:r w:rsidR="00073C2B" w:rsidRPr="00073C2B">
        <w:t xml:space="preserve">będących </w:t>
      </w:r>
      <w:r w:rsidR="009A7986" w:rsidRPr="00073C2B">
        <w:t xml:space="preserve">w statusie </w:t>
      </w:r>
      <w:ins w:id="537" w:author="Sebastian Łuczak" w:date="2011-09-01T00:39:00Z">
        <w:r w:rsidR="00E81751">
          <w:t>EVENT_STATUS_STARTED</w:t>
        </w:r>
        <w:r w:rsidR="00E81751" w:rsidRPr="00073C2B">
          <w:t xml:space="preserve"> lub </w:t>
        </w:r>
        <w:r w:rsidR="00E81751">
          <w:t>EVENT_STATUS_CREATED</w:t>
        </w:r>
      </w:ins>
      <w:del w:id="538"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539" w:author="Maciek" w:date="2011-09-01T21:55:00Z"/>
        </w:rPr>
      </w:pPr>
      <w:ins w:id="540" w:author="Maciek" w:date="2011-09-01T21:55:00Z">
        <w:r w:rsidRPr="00073C2B">
          <w:t>Poniż</w:t>
        </w:r>
        <w:r>
          <w:t>sze</w:t>
        </w:r>
        <w:r w:rsidRPr="00073C2B">
          <w:t xml:space="preserve"> diagram</w:t>
        </w:r>
        <w:r>
          <w:t>y</w:t>
        </w:r>
        <w:r w:rsidRPr="00073C2B">
          <w:t xml:space="preserve"> pokazuj</w:t>
        </w:r>
        <w:r>
          <w:t>ą</w:t>
        </w:r>
        <w:r w:rsidRPr="00073C2B">
          <w:t xml:space="preserve"> jakie sytuacje nie mogą mieć </w:t>
        </w:r>
      </w:ins>
      <w:ins w:id="541" w:author="Maciek" w:date="2011-09-01T21:56:00Z">
        <w:r>
          <w:t>miejsca w bazie danych</w:t>
        </w:r>
      </w:ins>
      <w:ins w:id="542" w:author="Maciek" w:date="2011-09-01T21:55:00Z">
        <w:r w:rsidRPr="00073C2B">
          <w:t>:</w:t>
        </w:r>
      </w:ins>
    </w:p>
    <w:p w:rsidR="00CF256A" w:rsidDel="00477D0F" w:rsidRDefault="00CF256A" w:rsidP="00CF256A">
      <w:pPr>
        <w:rPr>
          <w:ins w:id="543" w:author="Maciek" w:date="2011-09-01T21:56:00Z"/>
          <w:del w:id="544" w:author="Sebastian" w:date="2011-09-02T16:33:00Z"/>
        </w:rPr>
        <w:sectPr w:rsidR="00CF256A" w:rsidDel="00477D0F" w:rsidSect="00AA1E3E">
          <w:footerReference w:type="default" r:id="rId14"/>
          <w:footerReference w:type="first" r:id="rId15"/>
          <w:pgSz w:w="11906" w:h="16838" w:code="9"/>
          <w:pgMar w:top="1134" w:right="1134" w:bottom="1134" w:left="1701" w:header="709" w:footer="709" w:gutter="0"/>
          <w:pgNumType w:start="0"/>
          <w:cols w:space="708"/>
          <w:docGrid w:linePitch="360"/>
          <w:sectPrChange w:id="550" w:author="Sebastian" w:date="2011-09-02T16:36:00Z">
            <w:sectPr w:rsidR="00CF256A" w:rsidDel="00477D0F" w:rsidSect="00AA1E3E">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551" w:author="Maciek" w:date="2011-09-01T21:55:00Z"/>
          <w:del w:id="552" w:author="Sebastian" w:date="2011-09-02T16:33:00Z"/>
        </w:rPr>
      </w:pPr>
    </w:p>
    <w:p w:rsidR="00CF256A" w:rsidRDefault="00CF256A" w:rsidP="00CF256A">
      <w:pPr>
        <w:rPr>
          <w:ins w:id="553" w:author="Maciek" w:date="2011-09-01T21:55:00Z"/>
        </w:rPr>
      </w:pPr>
    </w:p>
    <w:tbl>
      <w:tblPr>
        <w:tblStyle w:val="Jasnalistaakcent12"/>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554"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75"/>
        <w:gridCol w:w="2544"/>
        <w:gridCol w:w="1451"/>
        <w:gridCol w:w="1134"/>
        <w:gridCol w:w="2551"/>
        <w:tblGridChange w:id="555">
          <w:tblGrid>
            <w:gridCol w:w="1075"/>
            <w:gridCol w:w="2544"/>
            <w:gridCol w:w="537"/>
            <w:gridCol w:w="906"/>
            <w:gridCol w:w="2544"/>
          </w:tblGrid>
        </w:tblGridChange>
      </w:tblGrid>
      <w:tr w:rsidR="006F68EA" w:rsidTr="006F68EA">
        <w:trPr>
          <w:cnfStyle w:val="100000000000"/>
          <w:ins w:id="556" w:author="Maciek" w:date="2011-09-01T21:55:00Z"/>
        </w:trPr>
        <w:tc>
          <w:tcPr>
            <w:cnfStyle w:val="001000000000"/>
            <w:tcW w:w="1075" w:type="dxa"/>
            <w:tcPrChange w:id="557" w:author="Sebastian Łuczak" w:date="2011-09-02T10:58:00Z">
              <w:tcPr>
                <w:tcW w:w="1075" w:type="dxa"/>
              </w:tcPr>
            </w:tcPrChange>
          </w:tcPr>
          <w:p w:rsidR="006F68EA" w:rsidRDefault="006F68EA" w:rsidP="00CF256A">
            <w:pPr>
              <w:cnfStyle w:val="101000000000"/>
              <w:rPr>
                <w:ins w:id="558" w:author="Maciek" w:date="2011-09-01T21:55:00Z"/>
              </w:rPr>
            </w:pPr>
            <w:ins w:id="559" w:author="Maciek" w:date="2011-09-01T21:55:00Z">
              <w:r>
                <w:t>TAG_ID</w:t>
              </w:r>
            </w:ins>
          </w:p>
        </w:tc>
        <w:tc>
          <w:tcPr>
            <w:tcW w:w="2544" w:type="dxa"/>
            <w:tcPrChange w:id="560" w:author="Sebastian Łuczak" w:date="2011-09-02T10:58:00Z">
              <w:tcPr>
                <w:tcW w:w="2544" w:type="dxa"/>
              </w:tcPr>
            </w:tcPrChange>
          </w:tcPr>
          <w:p w:rsidR="006F68EA" w:rsidRDefault="006F68EA" w:rsidP="00CF256A">
            <w:pPr>
              <w:cnfStyle w:val="100000000000"/>
              <w:rPr>
                <w:ins w:id="561" w:author="Maciek" w:date="2011-09-01T21:55:00Z"/>
              </w:rPr>
            </w:pPr>
            <w:ins w:id="562" w:author="Maciek" w:date="2011-09-01T21:55:00Z">
              <w:r>
                <w:t>STATUS</w:t>
              </w:r>
            </w:ins>
          </w:p>
        </w:tc>
        <w:tc>
          <w:tcPr>
            <w:tcW w:w="1451" w:type="dxa"/>
            <w:tcBorders>
              <w:top w:val="nil"/>
              <w:bottom w:val="nil"/>
            </w:tcBorders>
            <w:shd w:val="clear" w:color="auto" w:fill="auto"/>
            <w:tcPrChange w:id="563"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564" w:author="Sebastian Łuczak" w:date="2011-09-02T10:56:00Z"/>
              </w:rPr>
            </w:pPr>
          </w:p>
        </w:tc>
        <w:tc>
          <w:tcPr>
            <w:tcW w:w="1134" w:type="dxa"/>
            <w:tcPrChange w:id="565" w:author="Sebastian Łuczak" w:date="2011-09-02T10:58:00Z">
              <w:tcPr>
                <w:tcW w:w="537" w:type="dxa"/>
              </w:tcPr>
            </w:tcPrChange>
          </w:tcPr>
          <w:p w:rsidR="006F68EA" w:rsidRDefault="006F68EA" w:rsidP="00CF256A">
            <w:pPr>
              <w:cnfStyle w:val="100000000000"/>
              <w:rPr>
                <w:ins w:id="566" w:author="Sebastian Łuczak" w:date="2011-09-02T10:56:00Z"/>
              </w:rPr>
            </w:pPr>
            <w:ins w:id="567" w:author="Sebastian Łuczak" w:date="2011-09-02T10:56:00Z">
              <w:r>
                <w:t>TAG_ID</w:t>
              </w:r>
            </w:ins>
          </w:p>
        </w:tc>
        <w:tc>
          <w:tcPr>
            <w:tcW w:w="2551" w:type="dxa"/>
            <w:tcPrChange w:id="568" w:author="Sebastian Łuczak" w:date="2011-09-02T10:58:00Z">
              <w:tcPr>
                <w:tcW w:w="537" w:type="dxa"/>
              </w:tcPr>
            </w:tcPrChange>
          </w:tcPr>
          <w:p w:rsidR="006F68EA" w:rsidRDefault="006F68EA" w:rsidP="00CF256A">
            <w:pPr>
              <w:cnfStyle w:val="100000000000"/>
              <w:rPr>
                <w:ins w:id="569" w:author="Sebastian Łuczak" w:date="2011-09-02T10:56:00Z"/>
              </w:rPr>
            </w:pPr>
            <w:ins w:id="570" w:author="Sebastian Łuczak" w:date="2011-09-02T10:59:00Z">
              <w:r>
                <w:t>STATUS</w:t>
              </w:r>
            </w:ins>
          </w:p>
        </w:tc>
      </w:tr>
      <w:tr w:rsidR="006F68EA" w:rsidTr="006F68EA">
        <w:trPr>
          <w:cnfStyle w:val="000000100000"/>
          <w:ins w:id="571" w:author="Maciek" w:date="2011-09-01T21:55:00Z"/>
        </w:trPr>
        <w:tc>
          <w:tcPr>
            <w:cnfStyle w:val="001000000000"/>
            <w:tcW w:w="1075" w:type="dxa"/>
            <w:tcPrChange w:id="572" w:author="Sebastian Łuczak" w:date="2011-09-02T10:58:00Z">
              <w:tcPr>
                <w:tcW w:w="1075" w:type="dxa"/>
              </w:tcPr>
            </w:tcPrChange>
          </w:tcPr>
          <w:p w:rsidR="006F68EA" w:rsidRDefault="006F68EA" w:rsidP="00CF256A">
            <w:pPr>
              <w:cnfStyle w:val="001000100000"/>
              <w:rPr>
                <w:ins w:id="573" w:author="Maciek" w:date="2011-09-01T21:55:00Z"/>
              </w:rPr>
            </w:pPr>
            <w:ins w:id="574" w:author="Maciek" w:date="2011-09-01T21:55:00Z">
              <w:r>
                <w:t>Abc</w:t>
              </w:r>
            </w:ins>
          </w:p>
        </w:tc>
        <w:tc>
          <w:tcPr>
            <w:tcW w:w="2544" w:type="dxa"/>
            <w:tcPrChange w:id="575" w:author="Sebastian Łuczak" w:date="2011-09-02T10:58:00Z">
              <w:tcPr>
                <w:tcW w:w="2544" w:type="dxa"/>
              </w:tcPr>
            </w:tcPrChange>
          </w:tcPr>
          <w:p w:rsidR="006F68EA" w:rsidRDefault="006F68EA" w:rsidP="00CF256A">
            <w:pPr>
              <w:cnfStyle w:val="000000100000"/>
              <w:rPr>
                <w:ins w:id="576" w:author="Maciek" w:date="2011-09-01T21:55:00Z"/>
              </w:rPr>
            </w:pPr>
            <w:ins w:id="577" w:author="Maciek" w:date="2011-09-01T21:55:00Z">
              <w:r>
                <w:t>EVENT_STATUS_CREATED</w:t>
              </w:r>
            </w:ins>
          </w:p>
        </w:tc>
        <w:tc>
          <w:tcPr>
            <w:tcW w:w="1451" w:type="dxa"/>
            <w:tcBorders>
              <w:top w:val="nil"/>
              <w:bottom w:val="nil"/>
            </w:tcBorders>
            <w:tcPrChange w:id="578" w:author="Sebastian Łuczak" w:date="2011-09-02T10:58:00Z">
              <w:tcPr>
                <w:tcW w:w="537" w:type="dxa"/>
                <w:tcBorders>
                  <w:top w:val="nil"/>
                  <w:bottom w:val="nil"/>
                </w:tcBorders>
              </w:tcPr>
            </w:tcPrChange>
          </w:tcPr>
          <w:p w:rsidR="006F68EA" w:rsidRDefault="006F68EA" w:rsidP="00CF256A">
            <w:pPr>
              <w:cnfStyle w:val="000000100000"/>
              <w:rPr>
                <w:ins w:id="579" w:author="Sebastian Łuczak" w:date="2011-09-02T10:56:00Z"/>
              </w:rPr>
            </w:pPr>
          </w:p>
        </w:tc>
        <w:tc>
          <w:tcPr>
            <w:tcW w:w="1134" w:type="dxa"/>
            <w:tcPrChange w:id="580" w:author="Sebastian Łuczak" w:date="2011-09-02T10:58:00Z">
              <w:tcPr>
                <w:tcW w:w="537" w:type="dxa"/>
              </w:tcPr>
            </w:tcPrChange>
          </w:tcPr>
          <w:p w:rsidR="006F68EA" w:rsidRPr="006F68EA" w:rsidRDefault="00DA4D42" w:rsidP="00CF256A">
            <w:pPr>
              <w:cnfStyle w:val="000000100000"/>
              <w:rPr>
                <w:ins w:id="581" w:author="Sebastian Łuczak" w:date="2011-09-02T10:56:00Z"/>
                <w:b/>
                <w:rPrChange w:id="582" w:author="Sebastian Łuczak" w:date="2011-09-02T10:58:00Z">
                  <w:rPr>
                    <w:ins w:id="583" w:author="Sebastian Łuczak" w:date="2011-09-02T10:56:00Z"/>
                  </w:rPr>
                </w:rPrChange>
              </w:rPr>
            </w:pPr>
            <w:ins w:id="584" w:author="Sebastian Łuczak" w:date="2011-09-02T10:56:00Z">
              <w:r w:rsidRPr="00DA4D42">
                <w:rPr>
                  <w:b/>
                  <w:rPrChange w:id="585" w:author="Sebastian Łuczak" w:date="2011-09-02T10:58:00Z">
                    <w:rPr>
                      <w:color w:val="0000FF"/>
                      <w:u w:val="single"/>
                    </w:rPr>
                  </w:rPrChange>
                </w:rPr>
                <w:t>Abc</w:t>
              </w:r>
            </w:ins>
          </w:p>
        </w:tc>
        <w:tc>
          <w:tcPr>
            <w:tcW w:w="2551" w:type="dxa"/>
            <w:tcPrChange w:id="586" w:author="Sebastian Łuczak" w:date="2011-09-02T10:58:00Z">
              <w:tcPr>
                <w:tcW w:w="537" w:type="dxa"/>
              </w:tcPr>
            </w:tcPrChange>
          </w:tcPr>
          <w:p w:rsidR="006F68EA" w:rsidRDefault="006F68EA" w:rsidP="00CF256A">
            <w:pPr>
              <w:cnfStyle w:val="000000100000"/>
              <w:rPr>
                <w:ins w:id="587" w:author="Sebastian Łuczak" w:date="2011-09-02T10:56:00Z"/>
              </w:rPr>
            </w:pPr>
            <w:ins w:id="588" w:author="Sebastian Łuczak" w:date="2011-09-02T10:56:00Z">
              <w:r>
                <w:t>EVENT_STATUS_CREATED</w:t>
              </w:r>
            </w:ins>
          </w:p>
        </w:tc>
      </w:tr>
      <w:tr w:rsidR="006F68EA" w:rsidTr="006F68EA">
        <w:trPr>
          <w:ins w:id="589" w:author="Maciek" w:date="2011-09-01T21:55:00Z"/>
        </w:trPr>
        <w:tc>
          <w:tcPr>
            <w:cnfStyle w:val="001000000000"/>
            <w:tcW w:w="1075" w:type="dxa"/>
            <w:tcPrChange w:id="590" w:author="Sebastian Łuczak" w:date="2011-09-02T10:58:00Z">
              <w:tcPr>
                <w:tcW w:w="1075" w:type="dxa"/>
              </w:tcPr>
            </w:tcPrChange>
          </w:tcPr>
          <w:p w:rsidR="006F68EA" w:rsidRDefault="006F68EA" w:rsidP="00CF256A">
            <w:pPr>
              <w:rPr>
                <w:ins w:id="591" w:author="Maciek" w:date="2011-09-01T21:55:00Z"/>
              </w:rPr>
            </w:pPr>
            <w:ins w:id="592" w:author="Maciek" w:date="2011-09-01T21:55:00Z">
              <w:r>
                <w:t>Abc</w:t>
              </w:r>
            </w:ins>
          </w:p>
        </w:tc>
        <w:tc>
          <w:tcPr>
            <w:tcW w:w="2544" w:type="dxa"/>
            <w:tcPrChange w:id="593" w:author="Sebastian Łuczak" w:date="2011-09-02T10:58:00Z">
              <w:tcPr>
                <w:tcW w:w="2544" w:type="dxa"/>
              </w:tcPr>
            </w:tcPrChange>
          </w:tcPr>
          <w:p w:rsidR="006F68EA" w:rsidRDefault="006F68EA" w:rsidP="00CF256A">
            <w:pPr>
              <w:cnfStyle w:val="000000000000"/>
              <w:rPr>
                <w:ins w:id="594" w:author="Maciek" w:date="2011-09-01T21:55:00Z"/>
              </w:rPr>
            </w:pPr>
            <w:ins w:id="595" w:author="Maciek" w:date="2011-09-01T21:55:00Z">
              <w:r>
                <w:t>EVENT_STATUS_STARTED</w:t>
              </w:r>
            </w:ins>
          </w:p>
        </w:tc>
        <w:tc>
          <w:tcPr>
            <w:tcW w:w="1451" w:type="dxa"/>
            <w:tcBorders>
              <w:top w:val="nil"/>
              <w:bottom w:val="nil"/>
            </w:tcBorders>
            <w:tcPrChange w:id="596" w:author="Sebastian Łuczak" w:date="2011-09-02T10:58:00Z">
              <w:tcPr>
                <w:tcW w:w="537" w:type="dxa"/>
                <w:tcBorders>
                  <w:top w:val="nil"/>
                  <w:bottom w:val="nil"/>
                </w:tcBorders>
              </w:tcPr>
            </w:tcPrChange>
          </w:tcPr>
          <w:p w:rsidR="006F68EA" w:rsidRDefault="006F68EA" w:rsidP="00CF256A">
            <w:pPr>
              <w:cnfStyle w:val="000000000000"/>
              <w:rPr>
                <w:ins w:id="597" w:author="Sebastian Łuczak" w:date="2011-09-02T10:56:00Z"/>
              </w:rPr>
            </w:pPr>
          </w:p>
        </w:tc>
        <w:tc>
          <w:tcPr>
            <w:tcW w:w="1134" w:type="dxa"/>
            <w:tcPrChange w:id="598" w:author="Sebastian Łuczak" w:date="2011-09-02T10:58:00Z">
              <w:tcPr>
                <w:tcW w:w="537" w:type="dxa"/>
              </w:tcPr>
            </w:tcPrChange>
          </w:tcPr>
          <w:p w:rsidR="006F68EA" w:rsidRPr="006F68EA" w:rsidRDefault="00DA4D42" w:rsidP="00CF256A">
            <w:pPr>
              <w:cnfStyle w:val="000000000000"/>
              <w:rPr>
                <w:ins w:id="599" w:author="Sebastian Łuczak" w:date="2011-09-02T10:56:00Z"/>
                <w:b/>
                <w:rPrChange w:id="600" w:author="Sebastian Łuczak" w:date="2011-09-02T10:58:00Z">
                  <w:rPr>
                    <w:ins w:id="601" w:author="Sebastian Łuczak" w:date="2011-09-02T10:56:00Z"/>
                  </w:rPr>
                </w:rPrChange>
              </w:rPr>
            </w:pPr>
            <w:ins w:id="602" w:author="Sebastian Łuczak" w:date="2011-09-02T10:56:00Z">
              <w:r w:rsidRPr="00DA4D42">
                <w:rPr>
                  <w:b/>
                  <w:rPrChange w:id="603" w:author="Sebastian Łuczak" w:date="2011-09-02T10:58:00Z">
                    <w:rPr>
                      <w:color w:val="0000FF"/>
                      <w:u w:val="single"/>
                    </w:rPr>
                  </w:rPrChange>
                </w:rPr>
                <w:t>Abc</w:t>
              </w:r>
            </w:ins>
          </w:p>
        </w:tc>
        <w:tc>
          <w:tcPr>
            <w:tcW w:w="2551" w:type="dxa"/>
            <w:tcPrChange w:id="604" w:author="Sebastian Łuczak" w:date="2011-09-02T10:58:00Z">
              <w:tcPr>
                <w:tcW w:w="537" w:type="dxa"/>
              </w:tcPr>
            </w:tcPrChange>
          </w:tcPr>
          <w:p w:rsidR="006F68EA" w:rsidRDefault="006F68EA" w:rsidP="00CF256A">
            <w:pPr>
              <w:cnfStyle w:val="000000000000"/>
              <w:rPr>
                <w:ins w:id="605" w:author="Sebastian Łuczak" w:date="2011-09-02T10:56:00Z"/>
              </w:rPr>
            </w:pPr>
            <w:ins w:id="606" w:author="Sebastian Łuczak" w:date="2011-09-02T10:56:00Z">
              <w:r>
                <w:t>EVENT_STATUS_CREATED</w:t>
              </w:r>
            </w:ins>
          </w:p>
        </w:tc>
      </w:tr>
      <w:tr w:rsidR="006F68EA" w:rsidTr="006F68EA">
        <w:trPr>
          <w:cnfStyle w:val="000000100000"/>
          <w:ins w:id="607" w:author="Maciek" w:date="2011-09-01T21:55:00Z"/>
        </w:trPr>
        <w:tc>
          <w:tcPr>
            <w:cnfStyle w:val="001000000000"/>
            <w:tcW w:w="1075" w:type="dxa"/>
            <w:tcPrChange w:id="608" w:author="Sebastian Łuczak" w:date="2011-09-02T10:58:00Z">
              <w:tcPr>
                <w:tcW w:w="1075" w:type="dxa"/>
              </w:tcPr>
            </w:tcPrChange>
          </w:tcPr>
          <w:p w:rsidR="006F68EA" w:rsidRDefault="006F68EA" w:rsidP="00CF256A">
            <w:pPr>
              <w:cnfStyle w:val="001000100000"/>
              <w:rPr>
                <w:ins w:id="609" w:author="Maciek" w:date="2011-09-01T21:55:00Z"/>
              </w:rPr>
            </w:pPr>
            <w:ins w:id="610" w:author="Maciek" w:date="2011-09-01T21:55:00Z">
              <w:r>
                <w:t>Abc</w:t>
              </w:r>
            </w:ins>
          </w:p>
        </w:tc>
        <w:tc>
          <w:tcPr>
            <w:tcW w:w="2544" w:type="dxa"/>
            <w:tcPrChange w:id="611" w:author="Sebastian Łuczak" w:date="2011-09-02T10:58:00Z">
              <w:tcPr>
                <w:tcW w:w="2544" w:type="dxa"/>
              </w:tcPr>
            </w:tcPrChange>
          </w:tcPr>
          <w:p w:rsidR="006F68EA" w:rsidRDefault="006F68EA" w:rsidP="00CF256A">
            <w:pPr>
              <w:cnfStyle w:val="000000100000"/>
              <w:rPr>
                <w:ins w:id="612" w:author="Maciek" w:date="2011-09-01T21:55:00Z"/>
              </w:rPr>
            </w:pPr>
            <w:ins w:id="613" w:author="Maciek" w:date="2011-09-01T21:55:00Z">
              <w:r>
                <w:t>EVENT_STATUS_FINISHED</w:t>
              </w:r>
            </w:ins>
          </w:p>
        </w:tc>
        <w:tc>
          <w:tcPr>
            <w:tcW w:w="1451" w:type="dxa"/>
            <w:tcBorders>
              <w:top w:val="nil"/>
              <w:bottom w:val="nil"/>
            </w:tcBorders>
            <w:tcPrChange w:id="614" w:author="Sebastian Łuczak" w:date="2011-09-02T10:58:00Z">
              <w:tcPr>
                <w:tcW w:w="537" w:type="dxa"/>
                <w:tcBorders>
                  <w:top w:val="nil"/>
                  <w:bottom w:val="nil"/>
                </w:tcBorders>
              </w:tcPr>
            </w:tcPrChange>
          </w:tcPr>
          <w:p w:rsidR="006F68EA" w:rsidRDefault="006F68EA" w:rsidP="00CF256A">
            <w:pPr>
              <w:cnfStyle w:val="000000100000"/>
              <w:rPr>
                <w:ins w:id="615" w:author="Sebastian Łuczak" w:date="2011-09-02T10:56:00Z"/>
              </w:rPr>
            </w:pPr>
          </w:p>
        </w:tc>
        <w:tc>
          <w:tcPr>
            <w:tcW w:w="1134" w:type="dxa"/>
            <w:tcPrChange w:id="616" w:author="Sebastian Łuczak" w:date="2011-09-02T10:58:00Z">
              <w:tcPr>
                <w:tcW w:w="537" w:type="dxa"/>
              </w:tcPr>
            </w:tcPrChange>
          </w:tcPr>
          <w:p w:rsidR="006F68EA" w:rsidRPr="006F68EA" w:rsidRDefault="00DA4D42" w:rsidP="00CF256A">
            <w:pPr>
              <w:cnfStyle w:val="000000100000"/>
              <w:rPr>
                <w:ins w:id="617" w:author="Sebastian Łuczak" w:date="2011-09-02T10:56:00Z"/>
                <w:b/>
                <w:rPrChange w:id="618" w:author="Sebastian Łuczak" w:date="2011-09-02T10:58:00Z">
                  <w:rPr>
                    <w:ins w:id="619" w:author="Sebastian Łuczak" w:date="2011-09-02T10:56:00Z"/>
                  </w:rPr>
                </w:rPrChange>
              </w:rPr>
            </w:pPr>
            <w:ins w:id="620" w:author="Sebastian Łuczak" w:date="2011-09-02T10:56:00Z">
              <w:r w:rsidRPr="00DA4D42">
                <w:rPr>
                  <w:b/>
                  <w:rPrChange w:id="621" w:author="Sebastian Łuczak" w:date="2011-09-02T10:58:00Z">
                    <w:rPr>
                      <w:color w:val="0000FF"/>
                      <w:u w:val="single"/>
                    </w:rPr>
                  </w:rPrChange>
                </w:rPr>
                <w:t>Abc</w:t>
              </w:r>
            </w:ins>
          </w:p>
        </w:tc>
        <w:tc>
          <w:tcPr>
            <w:tcW w:w="2551" w:type="dxa"/>
            <w:tcPrChange w:id="622" w:author="Sebastian Łuczak" w:date="2011-09-02T10:58:00Z">
              <w:tcPr>
                <w:tcW w:w="537" w:type="dxa"/>
              </w:tcPr>
            </w:tcPrChange>
          </w:tcPr>
          <w:p w:rsidR="006F68EA" w:rsidRDefault="006F68EA" w:rsidP="00CF256A">
            <w:pPr>
              <w:cnfStyle w:val="000000100000"/>
              <w:rPr>
                <w:ins w:id="623" w:author="Sebastian Łuczak" w:date="2011-09-02T10:56:00Z"/>
              </w:rPr>
            </w:pPr>
            <w:ins w:id="624" w:author="Sebastian Łuczak" w:date="2011-09-02T10:56:00Z">
              <w:r>
                <w:t>EVENT_STATUS_FINISHED</w:t>
              </w:r>
            </w:ins>
          </w:p>
        </w:tc>
      </w:tr>
    </w:tbl>
    <w:p w:rsidR="00DA4D42" w:rsidRDefault="00CF256A" w:rsidP="00DA4D42">
      <w:pPr>
        <w:ind w:left="-142"/>
        <w:rPr>
          <w:ins w:id="625" w:author="Sebastian Łuczak" w:date="2011-09-02T10:55:00Z"/>
        </w:rPr>
        <w:pPrChange w:id="626" w:author="Sebastian Łuczak" w:date="2011-09-02T10:59:00Z">
          <w:pPr/>
        </w:pPrChange>
      </w:pPr>
      <w:ins w:id="627" w:author="Maciek" w:date="2011-09-01T21:55:00Z">
        <w:del w:id="628" w:author="Sebastian Łuczak" w:date="2011-09-02T10:58:00Z">
          <w:r w:rsidDel="006F68EA">
            <w:tab/>
          </w:r>
        </w:del>
        <w:r>
          <w:t xml:space="preserve">Tabela </w:t>
        </w:r>
        <w:r w:rsidRPr="00F55A7E">
          <w:rPr>
            <w:highlight w:val="green"/>
          </w:rPr>
          <w:t>…</w:t>
        </w:r>
        <w:r>
          <w:t xml:space="preserve"> Przedstawia sytuacje poprawną</w:t>
        </w:r>
      </w:ins>
      <w:ins w:id="629" w:author="Sebastian Łuczak" w:date="2011-09-02T10:58:00Z">
        <w:r w:rsidR="006F68EA">
          <w:t xml:space="preserve">   </w:t>
        </w:r>
      </w:ins>
      <w:ins w:id="630" w:author="Sebastian Łuczak" w:date="2011-09-02T10:59:00Z">
        <w:r w:rsidR="006F68EA">
          <w:t xml:space="preserve">                 </w:t>
        </w:r>
      </w:ins>
      <w:ins w:id="631" w:author="Sebastian Łuczak" w:date="2011-09-02T10:55:00Z">
        <w:r w:rsidR="006F68EA">
          <w:t xml:space="preserve"> </w:t>
        </w:r>
      </w:ins>
      <w:ins w:id="632" w:author="Sebastian Łuczak" w:date="2011-09-02T10:59:00Z">
        <w:r w:rsidR="006F68EA">
          <w:t xml:space="preserve">  </w:t>
        </w:r>
      </w:ins>
      <w:ins w:id="633" w:author="Sebastian Łuczak" w:date="2011-09-02T10:55:00Z">
        <w:r w:rsidR="006F68EA">
          <w:t xml:space="preserve">Tabela </w:t>
        </w:r>
        <w:r w:rsidR="006F68EA" w:rsidRPr="00F55A7E">
          <w:rPr>
            <w:highlight w:val="green"/>
          </w:rPr>
          <w:t>…</w:t>
        </w:r>
        <w:r w:rsidR="006F68EA">
          <w:t xml:space="preserve"> przedstawia sytuacje niepoprawną</w:t>
        </w:r>
      </w:ins>
    </w:p>
    <w:p w:rsidR="00CF256A" w:rsidRDefault="006F68EA" w:rsidP="00CF256A">
      <w:pPr>
        <w:rPr>
          <w:ins w:id="634" w:author="Maciek" w:date="2011-09-01T21:55:00Z"/>
        </w:rPr>
      </w:pPr>
      <w:ins w:id="635" w:author="Sebastian Łuczak" w:date="2011-09-02T10:54:00Z">
        <w:r>
          <w:t xml:space="preserve">  </w:t>
        </w:r>
      </w:ins>
      <w:ins w:id="636" w:author="Sebastian Łuczak" w:date="2011-09-02T10:55:00Z">
        <w:r>
          <w:t xml:space="preserve">  </w:t>
        </w:r>
      </w:ins>
      <w:ins w:id="637" w:author="Sebastian Łuczak" w:date="2011-09-02T10:54:00Z">
        <w:r>
          <w:t xml:space="preserve"> </w:t>
        </w:r>
      </w:ins>
      <w:ins w:id="638" w:author="Maciek" w:date="2011-09-01T21:55:00Z">
        <w:r w:rsidR="00CF256A">
          <w:tab/>
        </w:r>
      </w:ins>
    </w:p>
    <w:p w:rsidR="00CF256A" w:rsidRDefault="00CF256A" w:rsidP="00CF256A">
      <w:pPr>
        <w:rPr>
          <w:ins w:id="639" w:author="Maciek" w:date="2011-09-01T21:55:00Z"/>
        </w:rPr>
      </w:pPr>
    </w:p>
    <w:p w:rsidR="00CF256A" w:rsidRDefault="00CF256A" w:rsidP="00CF256A">
      <w:pPr>
        <w:rPr>
          <w:ins w:id="640"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641" w:author="Maciek" w:date="2011-09-01T21:55:00Z"/>
          <w:del w:id="642" w:author="Sebastian Łuczak" w:date="2011-09-02T10:56:00Z"/>
        </w:trPr>
        <w:tc>
          <w:tcPr>
            <w:cnfStyle w:val="001000000000"/>
            <w:tcW w:w="2112" w:type="dxa"/>
          </w:tcPr>
          <w:p w:rsidR="00CF256A" w:rsidDel="006F68EA" w:rsidRDefault="00CF256A" w:rsidP="00CF256A">
            <w:pPr>
              <w:rPr>
                <w:ins w:id="643" w:author="Maciek" w:date="2011-09-01T21:55:00Z"/>
                <w:del w:id="644" w:author="Sebastian Łuczak" w:date="2011-09-02T10:56:00Z"/>
              </w:rPr>
            </w:pPr>
            <w:ins w:id="645" w:author="Maciek" w:date="2011-09-01T21:55:00Z">
              <w:del w:id="646" w:author="Sebastian Łuczak" w:date="2011-09-02T10:56:00Z">
                <w:r w:rsidDel="006F68EA">
                  <w:delText>TAG_ID</w:delText>
                </w:r>
              </w:del>
            </w:ins>
          </w:p>
        </w:tc>
        <w:tc>
          <w:tcPr>
            <w:tcW w:w="2544" w:type="dxa"/>
          </w:tcPr>
          <w:p w:rsidR="00CF256A" w:rsidDel="006F68EA" w:rsidRDefault="00CF256A" w:rsidP="00CF256A">
            <w:pPr>
              <w:cnfStyle w:val="100000000000"/>
              <w:rPr>
                <w:ins w:id="647" w:author="Maciek" w:date="2011-09-01T21:55:00Z"/>
                <w:del w:id="648" w:author="Sebastian Łuczak" w:date="2011-09-02T10:56:00Z"/>
              </w:rPr>
            </w:pPr>
            <w:ins w:id="649" w:author="Maciek" w:date="2011-09-01T21:55:00Z">
              <w:del w:id="650" w:author="Sebastian Łuczak" w:date="2011-09-02T10:56:00Z">
                <w:r w:rsidDel="006F68EA">
                  <w:delText>STATUS</w:delText>
                </w:r>
              </w:del>
            </w:ins>
          </w:p>
        </w:tc>
      </w:tr>
      <w:tr w:rsidR="00CF256A" w:rsidDel="006F68EA" w:rsidTr="00CF256A">
        <w:trPr>
          <w:cnfStyle w:val="000000100000"/>
          <w:ins w:id="651" w:author="Maciek" w:date="2011-09-01T21:55:00Z"/>
          <w:del w:id="652" w:author="Sebastian Łuczak" w:date="2011-09-02T10:56:00Z"/>
        </w:trPr>
        <w:tc>
          <w:tcPr>
            <w:cnfStyle w:val="001000000000"/>
            <w:tcW w:w="2112" w:type="dxa"/>
          </w:tcPr>
          <w:p w:rsidR="00CF256A" w:rsidDel="006F68EA" w:rsidRDefault="00CF256A" w:rsidP="00CF256A">
            <w:pPr>
              <w:rPr>
                <w:ins w:id="653" w:author="Maciek" w:date="2011-09-01T21:55:00Z"/>
                <w:del w:id="654" w:author="Sebastian Łuczak" w:date="2011-09-02T10:56:00Z"/>
              </w:rPr>
            </w:pPr>
            <w:ins w:id="655" w:author="Maciek" w:date="2011-09-01T21:55:00Z">
              <w:del w:id="656" w:author="Sebastian Łuczak" w:date="2011-09-02T10:56:00Z">
                <w:r w:rsidDel="006F68EA">
                  <w:delText>Abc</w:delText>
                </w:r>
              </w:del>
            </w:ins>
          </w:p>
        </w:tc>
        <w:tc>
          <w:tcPr>
            <w:tcW w:w="2544" w:type="dxa"/>
          </w:tcPr>
          <w:p w:rsidR="00CF256A" w:rsidDel="006F68EA" w:rsidRDefault="00CF256A" w:rsidP="00CF256A">
            <w:pPr>
              <w:cnfStyle w:val="000000100000"/>
              <w:rPr>
                <w:ins w:id="657" w:author="Maciek" w:date="2011-09-01T21:55:00Z"/>
                <w:del w:id="658" w:author="Sebastian Łuczak" w:date="2011-09-02T10:56:00Z"/>
              </w:rPr>
            </w:pPr>
            <w:ins w:id="659" w:author="Maciek" w:date="2011-09-01T21:55:00Z">
              <w:del w:id="660" w:author="Sebastian Łuczak" w:date="2011-09-02T10:56:00Z">
                <w:r w:rsidDel="006F68EA">
                  <w:delText>EVENT_STATUS_CREATED</w:delText>
                </w:r>
              </w:del>
            </w:ins>
          </w:p>
        </w:tc>
      </w:tr>
      <w:tr w:rsidR="00CF256A" w:rsidDel="006F68EA" w:rsidTr="00CF256A">
        <w:trPr>
          <w:ins w:id="661" w:author="Maciek" w:date="2011-09-01T21:55:00Z"/>
          <w:del w:id="662" w:author="Sebastian Łuczak" w:date="2011-09-02T10:56:00Z"/>
        </w:trPr>
        <w:tc>
          <w:tcPr>
            <w:cnfStyle w:val="001000000000"/>
            <w:tcW w:w="2112" w:type="dxa"/>
          </w:tcPr>
          <w:p w:rsidR="00CF256A" w:rsidDel="006F68EA" w:rsidRDefault="00CF256A" w:rsidP="00CF256A">
            <w:pPr>
              <w:rPr>
                <w:ins w:id="663" w:author="Maciek" w:date="2011-09-01T21:55:00Z"/>
                <w:del w:id="664" w:author="Sebastian Łuczak" w:date="2011-09-02T10:56:00Z"/>
              </w:rPr>
            </w:pPr>
            <w:ins w:id="665" w:author="Maciek" w:date="2011-09-01T21:55:00Z">
              <w:del w:id="666" w:author="Sebastian Łuczak" w:date="2011-09-02T10:56:00Z">
                <w:r w:rsidDel="006F68EA">
                  <w:delText>Abc</w:delText>
                </w:r>
              </w:del>
            </w:ins>
          </w:p>
        </w:tc>
        <w:tc>
          <w:tcPr>
            <w:tcW w:w="2544" w:type="dxa"/>
          </w:tcPr>
          <w:p w:rsidR="00CF256A" w:rsidDel="006F68EA" w:rsidRDefault="00CF256A" w:rsidP="00CF256A">
            <w:pPr>
              <w:cnfStyle w:val="000000000000"/>
              <w:rPr>
                <w:ins w:id="667" w:author="Maciek" w:date="2011-09-01T21:55:00Z"/>
                <w:del w:id="668" w:author="Sebastian Łuczak" w:date="2011-09-02T10:56:00Z"/>
              </w:rPr>
            </w:pPr>
            <w:ins w:id="669" w:author="Maciek" w:date="2011-09-01T21:55:00Z">
              <w:del w:id="670" w:author="Sebastian Łuczak" w:date="2011-09-02T10:56:00Z">
                <w:r w:rsidDel="006F68EA">
                  <w:delText>EVENT_STATUS_CREATED</w:delText>
                </w:r>
              </w:del>
            </w:ins>
          </w:p>
        </w:tc>
      </w:tr>
      <w:tr w:rsidR="00CF256A" w:rsidDel="006F68EA" w:rsidTr="00CF256A">
        <w:trPr>
          <w:cnfStyle w:val="000000100000"/>
          <w:ins w:id="671" w:author="Maciek" w:date="2011-09-01T21:55:00Z"/>
          <w:del w:id="672" w:author="Sebastian Łuczak" w:date="2011-09-02T10:56:00Z"/>
        </w:trPr>
        <w:tc>
          <w:tcPr>
            <w:cnfStyle w:val="001000000000"/>
            <w:tcW w:w="2112" w:type="dxa"/>
          </w:tcPr>
          <w:p w:rsidR="00CF256A" w:rsidDel="006F68EA" w:rsidRDefault="00CF256A" w:rsidP="00CF256A">
            <w:pPr>
              <w:rPr>
                <w:ins w:id="673" w:author="Maciek" w:date="2011-09-01T21:55:00Z"/>
                <w:del w:id="674" w:author="Sebastian Łuczak" w:date="2011-09-02T10:56:00Z"/>
              </w:rPr>
            </w:pPr>
            <w:ins w:id="675" w:author="Maciek" w:date="2011-09-01T21:55:00Z">
              <w:del w:id="676" w:author="Sebastian Łuczak" w:date="2011-09-02T10:56:00Z">
                <w:r w:rsidDel="006F68EA">
                  <w:delText>Abc</w:delText>
                </w:r>
              </w:del>
            </w:ins>
          </w:p>
        </w:tc>
        <w:tc>
          <w:tcPr>
            <w:tcW w:w="2544" w:type="dxa"/>
          </w:tcPr>
          <w:p w:rsidR="00CF256A" w:rsidDel="006F68EA" w:rsidRDefault="00CF256A" w:rsidP="00CF256A">
            <w:pPr>
              <w:cnfStyle w:val="000000100000"/>
              <w:rPr>
                <w:ins w:id="677" w:author="Maciek" w:date="2011-09-01T21:55:00Z"/>
                <w:del w:id="678" w:author="Sebastian Łuczak" w:date="2011-09-02T10:56:00Z"/>
              </w:rPr>
            </w:pPr>
            <w:ins w:id="679" w:author="Maciek" w:date="2011-09-01T21:55:00Z">
              <w:del w:id="680" w:author="Sebastian Łuczak" w:date="2011-09-02T10:56:00Z">
                <w:r w:rsidDel="006F68EA">
                  <w:delText>EVENT_STATUS_FINISHED</w:delText>
                </w:r>
              </w:del>
            </w:ins>
          </w:p>
        </w:tc>
      </w:tr>
    </w:tbl>
    <w:p w:rsidR="00CF256A" w:rsidDel="006F68EA" w:rsidRDefault="00CF256A" w:rsidP="00CF256A">
      <w:pPr>
        <w:rPr>
          <w:ins w:id="681" w:author="Maciek" w:date="2011-09-01T21:55:00Z"/>
          <w:del w:id="682" w:author="Sebastian Łuczak" w:date="2011-09-02T10:54:00Z"/>
        </w:rPr>
      </w:pPr>
      <w:ins w:id="683" w:author="Maciek" w:date="2011-09-01T21:55:00Z">
        <w:del w:id="684"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685" w:author="Maciek" w:date="2011-09-01T21:55:00Z"/>
        </w:rPr>
      </w:pPr>
    </w:p>
    <w:p w:rsidR="00CF256A" w:rsidDel="00C4448E" w:rsidRDefault="00CF256A" w:rsidP="00CF256A">
      <w:pPr>
        <w:rPr>
          <w:ins w:id="686" w:author="Maciek" w:date="2011-09-01T21:56:00Z"/>
          <w:del w:id="687" w:author="Sebastian Łuczak" w:date="2011-09-02T10:53:00Z"/>
        </w:rPr>
        <w:sectPr w:rsidR="00CF256A" w:rsidDel="00C4448E" w:rsidSect="00AA1E3E">
          <w:type w:val="continuous"/>
          <w:pgSz w:w="11906" w:h="16838" w:code="9"/>
          <w:pgMar w:top="1134" w:right="1134" w:bottom="1134" w:left="1701" w:header="709" w:footer="709" w:gutter="0"/>
          <w:pgNumType w:start="0"/>
          <w:cols w:num="2" w:space="708"/>
          <w:docGrid w:linePitch="360"/>
          <w:sectPrChange w:id="688" w:author="Sebastian" w:date="2011-09-02T16:36:00Z">
            <w:sectPr w:rsidR="00CF256A" w:rsidDel="00C4448E" w:rsidSect="00AA1E3E">
              <w:pgBorders>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689" w:author="Maciek" w:date="2011-09-01T21:55:00Z"/>
        </w:rPr>
      </w:pPr>
    </w:p>
    <w:p w:rsidR="00CF256A" w:rsidDel="006F68EA" w:rsidRDefault="00CF256A" w:rsidP="00CF256A">
      <w:pPr>
        <w:rPr>
          <w:ins w:id="690" w:author="Maciek" w:date="2011-09-01T21:55:00Z"/>
          <w:del w:id="691" w:author="Sebastian Łuczak" w:date="2011-09-02T10:54:00Z"/>
        </w:rPr>
      </w:pPr>
    </w:p>
    <w:p w:rsidR="00CF256A" w:rsidDel="006F68EA" w:rsidRDefault="00CF256A" w:rsidP="00CF256A">
      <w:pPr>
        <w:rPr>
          <w:ins w:id="692" w:author="Maciek" w:date="2011-09-01T21:55:00Z"/>
          <w:del w:id="693" w:author="Sebastian Łuczak" w:date="2011-09-02T10:53:00Z"/>
        </w:rPr>
      </w:pPr>
    </w:p>
    <w:p w:rsidR="00CF256A" w:rsidDel="006F68EA" w:rsidRDefault="00CF256A" w:rsidP="00CF256A">
      <w:pPr>
        <w:rPr>
          <w:ins w:id="694" w:author="Maciek" w:date="2011-09-01T21:55:00Z"/>
          <w:del w:id="695" w:author="Sebastian Łuczak" w:date="2011-09-02T10:54:00Z"/>
        </w:rPr>
      </w:pPr>
    </w:p>
    <w:p w:rsidR="001955C6" w:rsidRPr="00073C2B" w:rsidDel="00CF256A" w:rsidRDefault="009A7986" w:rsidP="00CF256A">
      <w:pPr>
        <w:pStyle w:val="NormalnyIn"/>
        <w:rPr>
          <w:del w:id="696" w:author="Maciek" w:date="2011-09-01T21:55:00Z"/>
        </w:rPr>
      </w:pPr>
      <w:del w:id="697"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698"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699"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700" w:author="Maciek" w:date="2011-09-01T21:55:00Z"/>
              </w:rPr>
            </w:pPr>
            <w:del w:id="701"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702" w:author="Maciek" w:date="2011-09-01T21:55:00Z"/>
              </w:rPr>
            </w:pPr>
            <w:del w:id="703"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704" w:author="Maciek" w:date="2011-09-01T21:55:00Z"/>
              </w:rPr>
            </w:pPr>
          </w:p>
        </w:tc>
      </w:tr>
      <w:tr w:rsidR="009A7986" w:rsidDel="00CF256A" w:rsidTr="00073C2B">
        <w:trPr>
          <w:cnfStyle w:val="000000100000"/>
          <w:jc w:val="center"/>
          <w:del w:id="705"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706" w:author="Maciek" w:date="2011-09-01T21:55:00Z"/>
              </w:rPr>
            </w:pPr>
            <w:del w:id="707"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08" w:author="Maciek" w:date="2011-09-01T21:55:00Z"/>
              </w:rPr>
            </w:pPr>
            <w:del w:id="709"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AE6239" w:rsidP="00CF256A">
            <w:pPr>
              <w:pStyle w:val="NormalnyIn"/>
              <w:cnfStyle w:val="000000100000"/>
              <w:rPr>
                <w:del w:id="710" w:author="Maciek" w:date="2011-09-01T21:55:00Z"/>
              </w:rPr>
            </w:pPr>
            <w:del w:id="711" w:author="Maciek" w:date="2011-09-01T21:55:00Z">
              <w:r>
                <w:rPr>
                  <w:noProof/>
                  <w:rPrChange w:id="712"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71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14" w:author="Maciek" w:date="2011-09-01T21:55:00Z"/>
              </w:rPr>
            </w:pPr>
            <w:del w:id="71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716" w:author="Maciek" w:date="2011-09-01T21:55:00Z"/>
              </w:rPr>
            </w:pPr>
            <w:del w:id="717"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000000"/>
              <w:rPr>
                <w:del w:id="718" w:author="Maciek" w:date="2011-09-01T21:55:00Z"/>
              </w:rPr>
            </w:pPr>
            <w:del w:id="719" w:author="Maciek" w:date="2011-09-01T21:55:00Z">
              <w:r>
                <w:rPr>
                  <w:noProof/>
                  <w:rPrChange w:id="720"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72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22" w:author="Maciek" w:date="2011-09-01T21:55:00Z"/>
              </w:rPr>
            </w:pPr>
            <w:del w:id="723"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24" w:author="Maciek" w:date="2011-09-01T21:55:00Z"/>
              </w:rPr>
            </w:pPr>
            <w:del w:id="725"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100000"/>
              <w:rPr>
                <w:del w:id="726" w:author="Maciek" w:date="2011-09-01T21:55:00Z"/>
              </w:rPr>
            </w:pPr>
            <w:del w:id="727" w:author="Maciek" w:date="2011-09-01T21:55:00Z">
              <w:r>
                <w:rPr>
                  <w:noProof/>
                  <w:rPrChange w:id="728"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72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730" w:author="Maciek" w:date="2011-09-01T21:55:00Z"/>
              </w:rPr>
            </w:pPr>
            <w:del w:id="731"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732" w:author="Maciek" w:date="2011-09-01T21:55:00Z"/>
              </w:rPr>
            </w:pPr>
            <w:del w:id="733"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000000"/>
              <w:rPr>
                <w:del w:id="734" w:author="Maciek" w:date="2011-09-01T21:55:00Z"/>
              </w:rPr>
            </w:pPr>
            <w:del w:id="735" w:author="Maciek" w:date="2011-09-01T21:55:00Z">
              <w:r>
                <w:rPr>
                  <w:noProof/>
                  <w:rPrChange w:id="736"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73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38" w:author="Maciek" w:date="2011-09-01T21:55:00Z"/>
              </w:rPr>
            </w:pPr>
            <w:del w:id="73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40" w:author="Maciek" w:date="2011-09-01T21:55:00Z"/>
              </w:rPr>
            </w:pPr>
            <w:del w:id="741"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100000"/>
              <w:rPr>
                <w:del w:id="742" w:author="Maciek" w:date="2011-09-01T21:55:00Z"/>
              </w:rPr>
            </w:pPr>
            <w:del w:id="743" w:author="Maciek" w:date="2011-09-01T21:55:00Z">
              <w:r>
                <w:rPr>
                  <w:noProof/>
                  <w:rPrChange w:id="744"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74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46" w:author="Maciek" w:date="2011-09-01T21:55:00Z"/>
              </w:rPr>
            </w:pPr>
            <w:del w:id="74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748" w:author="Maciek" w:date="2011-09-01T21:55:00Z"/>
              </w:rPr>
            </w:pPr>
            <w:del w:id="749"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000000"/>
              <w:rPr>
                <w:del w:id="750" w:author="Maciek" w:date="2011-09-01T21:55:00Z"/>
              </w:rPr>
            </w:pPr>
            <w:del w:id="751" w:author="Maciek" w:date="2011-09-01T21:55:00Z">
              <w:r>
                <w:rPr>
                  <w:noProof/>
                  <w:rPrChange w:id="752"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6"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75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754" w:author="Maciek" w:date="2011-09-01T21:55:00Z"/>
              </w:rPr>
            </w:pPr>
            <w:del w:id="75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756" w:author="Maciek" w:date="2011-09-01T21:55:00Z"/>
              </w:rPr>
            </w:pPr>
            <w:del w:id="757"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AE6239" w:rsidP="00CF256A">
            <w:pPr>
              <w:pStyle w:val="NormalnyIn"/>
              <w:cnfStyle w:val="000000100000"/>
              <w:rPr>
                <w:del w:id="758" w:author="Maciek" w:date="2011-09-01T21:55:00Z"/>
              </w:rPr>
            </w:pPr>
            <w:del w:id="759" w:author="Maciek" w:date="2011-09-01T21:55:00Z">
              <w:r>
                <w:rPr>
                  <w:noProof/>
                  <w:rPrChange w:id="760"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7"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761"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762" w:author="Maciek" w:date="2011-09-01T21:55:00Z"/>
              </w:rPr>
            </w:pPr>
            <w:del w:id="763"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764" w:author="Maciek" w:date="2011-09-01T21:55:00Z"/>
              </w:rPr>
            </w:pPr>
            <w:del w:id="765"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AE6239" w:rsidP="00CF256A">
            <w:pPr>
              <w:pStyle w:val="NormalnyIn"/>
              <w:cnfStyle w:val="000000000000"/>
              <w:rPr>
                <w:del w:id="766" w:author="Maciek" w:date="2011-09-01T21:55:00Z"/>
              </w:rPr>
            </w:pPr>
            <w:del w:id="767" w:author="Maciek" w:date="2011-09-01T21:55:00Z">
              <w:r>
                <w:rPr>
                  <w:noProof/>
                  <w:rPrChange w:id="768"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7" cstate="print"/>
                            <a:stretch>
                              <a:fillRect/>
                            </a:stretch>
                          </pic:blipFill>
                          <pic:spPr>
                            <a:xfrm>
                              <a:off x="0" y="0"/>
                              <a:ext cx="171450" cy="171450"/>
                            </a:xfrm>
                            <a:prstGeom prst="rect">
                              <a:avLst/>
                            </a:prstGeom>
                          </pic:spPr>
                        </pic:pic>
                      </a:graphicData>
                    </a:graphic>
                  </wp:inline>
                </w:drawing>
              </w:r>
            </w:del>
          </w:p>
        </w:tc>
      </w:tr>
    </w:tbl>
    <w:p w:rsidR="006F68EA" w:rsidRDefault="006F68EA" w:rsidP="006F68EA">
      <w:pPr>
        <w:jc w:val="left"/>
        <w:rPr>
          <w:ins w:id="769" w:author="Sebastian Łuczak" w:date="2011-09-02T10:54:00Z"/>
          <w:i/>
        </w:rPr>
      </w:pPr>
    </w:p>
    <w:p w:rsidR="006F68EA" w:rsidRDefault="006F68EA">
      <w:pPr>
        <w:jc w:val="left"/>
        <w:rPr>
          <w:ins w:id="770" w:author="Sebastian Łuczak" w:date="2011-09-02T10:54:00Z"/>
          <w:i/>
        </w:rPr>
      </w:pPr>
      <w:ins w:id="771" w:author="Sebastian Łuczak" w:date="2011-09-02T10:54:00Z">
        <w:r>
          <w:rPr>
            <w:i/>
          </w:rPr>
          <w:br w:type="page"/>
        </w:r>
      </w:ins>
    </w:p>
    <w:p w:rsidR="000171CD" w:rsidDel="00CF256A" w:rsidRDefault="000171CD" w:rsidP="00CF256A">
      <w:pPr>
        <w:pStyle w:val="NormalnyIn"/>
        <w:rPr>
          <w:del w:id="772" w:author="Maciek" w:date="2011-09-01T21:55:00Z"/>
          <w:i/>
        </w:rPr>
      </w:pPr>
      <w:del w:id="773"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774" w:author="Sebastian Łuczak" w:date="2011-09-02T10:54:00Z"/>
          <w:rFonts w:ascii="Times New Roman" w:eastAsia="Times New Roman" w:hAnsi="Times New Roman"/>
          <w:color w:val="00B050"/>
          <w:sz w:val="24"/>
          <w:szCs w:val="24"/>
          <w:lang w:eastAsia="pl-PL"/>
        </w:rPr>
      </w:pPr>
      <w:del w:id="775" w:author="Sebastian Łuczak" w:date="2011-09-02T10:54:00Z">
        <w:r w:rsidDel="006F68EA">
          <w:rPr>
            <w:color w:val="00B050"/>
          </w:rPr>
          <w:br w:type="page"/>
        </w:r>
      </w:del>
    </w:p>
    <w:p w:rsidR="00DA4D42" w:rsidRDefault="00C271CD" w:rsidP="00DA4D42">
      <w:pPr>
        <w:jc w:val="left"/>
        <w:pPrChange w:id="776" w:author="Sebastian Łuczak" w:date="2011-09-02T10:54:00Z">
          <w:pPr>
            <w:pStyle w:val="NormalnyIn"/>
            <w:ind w:firstLine="0"/>
          </w:pPr>
        </w:pPrChange>
      </w:pPr>
      <w:r w:rsidRPr="00C271CD">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create unique index event_created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tag_id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create unique index event_started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tag_id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r w:rsidRPr="00C271CD">
        <w:rPr>
          <w:i/>
          <w:lang w:val="en-US"/>
        </w:rPr>
        <w:t xml:space="preserve">Kod źródłowy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777" w:name="_Toc302751698"/>
      <w:r>
        <w:t>Wyzwalacze i sekwencje</w:t>
      </w:r>
      <w:bookmarkEnd w:id="777"/>
    </w:p>
    <w:p w:rsidR="00073C2B" w:rsidRDefault="00073C2B" w:rsidP="0082106B">
      <w:pPr>
        <w:pStyle w:val="NormalnyIn"/>
        <w:ind w:firstLine="0"/>
      </w:pPr>
      <w:r>
        <w:t xml:space="preserve">W celu zapewnienia unikalności kluczy głównych stworzyłem dla każdej tabeli wyzwalacz (ang. Trigger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create sequence events_id_seq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create or replace trigger events_insert</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events_id_seq.nextval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r w:rsidRPr="00263D19">
        <w:rPr>
          <w:rFonts w:ascii="Times New Roman" w:hAnsi="Times New Roman"/>
          <w:i/>
          <w:sz w:val="24"/>
          <w:szCs w:val="24"/>
          <w:lang w:val="en-US"/>
        </w:rPr>
        <w:t xml:space="preserve">Kod źródłowy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Przykład wyzwalacza oraz sekwencji tabeli events</w:t>
      </w:r>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778" w:name="_Toc302751699"/>
      <w:r w:rsidRPr="00263D19">
        <w:lastRenderedPageBreak/>
        <w:t>Opis usługi sieciowej – Web Service</w:t>
      </w:r>
      <w:bookmarkEnd w:id="778"/>
    </w:p>
    <w:p w:rsidR="00EA1D0C" w:rsidRDefault="00EA1D0C" w:rsidP="00EA1D0C">
      <w:pPr>
        <w:pStyle w:val="Nagwek3"/>
      </w:pPr>
      <w:bookmarkStart w:id="779" w:name="_Toc302751700"/>
      <w:r>
        <w:t>Cel powstania</w:t>
      </w:r>
      <w:bookmarkEnd w:id="779"/>
    </w:p>
    <w:p w:rsidR="00EA1D0C" w:rsidRPr="00F039EA" w:rsidRDefault="00F039EA" w:rsidP="00F039EA">
      <w:pPr>
        <w:pStyle w:val="NormalnyIn"/>
        <w:ind w:firstLine="0"/>
      </w:pPr>
      <w:r w:rsidRPr="00F039EA">
        <w:t xml:space="preserve">Usługa sieciowa jest elementem zapewniającym komunikację pomiędzy </w:t>
      </w:r>
      <w:ins w:id="780" w:author="Sebastian Łuczak" w:date="2011-08-31T23:22:00Z">
        <w:r w:rsidR="00B6661E" w:rsidRPr="00F039EA">
          <w:t xml:space="preserve">zainstalowanymi na telefonach komórkowych </w:t>
        </w:r>
      </w:ins>
      <w:r w:rsidRPr="00F039EA">
        <w:t xml:space="preserve">aplikacjami mobilnymi </w:t>
      </w:r>
      <w:del w:id="781"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782" w:name="_Toc302751701"/>
      <w:r>
        <w:t>Szczegóły implementacyjne</w:t>
      </w:r>
      <w:bookmarkEnd w:id="782"/>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783" w:author="Sebastian Łuczak" w:date="2011-08-31T23:22:00Z">
        <w:r w:rsidR="00B6661E">
          <w:t>e</w:t>
        </w:r>
      </w:ins>
      <w:del w:id="784"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785" w:author="Sebastian Łuczak" w:date="2011-08-31T23:22:00Z">
        <w:r w:rsidDel="00B6661E">
          <w:delText xml:space="preserve">aplikacje </w:delText>
        </w:r>
      </w:del>
      <w:ins w:id="786"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787" w:author="Sebastian Łuczak" w:date="2011-08-31T23:22:00Z">
        <w:r w:rsidDel="00B6661E">
          <w:delText>Tagu</w:delText>
        </w:r>
      </w:del>
      <w:ins w:id="788"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789"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r w:rsidRPr="006C7C39">
        <w:rPr>
          <w:lang w:val="en-US"/>
        </w:rPr>
        <w:t>Moduł DAO</w:t>
      </w:r>
    </w:p>
    <w:p w:rsidR="006C7C39" w:rsidRPr="006C7C39" w:rsidRDefault="006C7C39" w:rsidP="006C7C39">
      <w:pPr>
        <w:pStyle w:val="NormalnyIn"/>
        <w:numPr>
          <w:ilvl w:val="0"/>
          <w:numId w:val="11"/>
        </w:numPr>
        <w:rPr>
          <w:lang w:val="en-US"/>
        </w:rPr>
      </w:pPr>
      <w:r w:rsidRPr="006C7C39">
        <w:rPr>
          <w:lang w:val="en-US"/>
        </w:rPr>
        <w:t>Moduł Entity</w:t>
      </w:r>
    </w:p>
    <w:p w:rsidR="006C7C39" w:rsidRPr="006C7C39" w:rsidRDefault="006C7C39" w:rsidP="006C7C39">
      <w:pPr>
        <w:pStyle w:val="NormalnyIn"/>
        <w:numPr>
          <w:ilvl w:val="0"/>
          <w:numId w:val="11"/>
        </w:numPr>
        <w:rPr>
          <w:lang w:val="en-US"/>
        </w:rPr>
      </w:pPr>
      <w:r w:rsidRPr="006C7C39">
        <w:rPr>
          <w:lang w:val="en-US"/>
        </w:rPr>
        <w:t>Moduł WebService</w:t>
      </w:r>
    </w:p>
    <w:p w:rsidR="006C7C39" w:rsidRDefault="006C7C39" w:rsidP="006C7C39">
      <w:pPr>
        <w:pStyle w:val="NormalnyIn"/>
        <w:numPr>
          <w:ilvl w:val="0"/>
          <w:numId w:val="11"/>
        </w:numPr>
        <w:rPr>
          <w:lang w:val="en-US"/>
        </w:rPr>
      </w:pPr>
      <w:r>
        <w:rPr>
          <w:lang w:val="en-US"/>
        </w:rPr>
        <w:t>Moduł WebService.Request</w:t>
      </w:r>
    </w:p>
    <w:p w:rsidR="006C7C39" w:rsidRPr="006C7C39" w:rsidRDefault="006C7C39" w:rsidP="006C7C39">
      <w:pPr>
        <w:pStyle w:val="NormalnyIn"/>
        <w:numPr>
          <w:ilvl w:val="0"/>
          <w:numId w:val="11"/>
        </w:numPr>
        <w:rPr>
          <w:lang w:val="en-US"/>
        </w:rPr>
      </w:pPr>
      <w:r>
        <w:rPr>
          <w:lang w:val="en-US"/>
        </w:rPr>
        <w:t>Moduł WebService.Response</w:t>
      </w:r>
    </w:p>
    <w:p w:rsidR="006C7C39" w:rsidRDefault="00AC343C" w:rsidP="00764D0D">
      <w:pPr>
        <w:pStyle w:val="NormalnyIn"/>
      </w:pPr>
      <w:r>
        <w:t>Obiekty DAO (ang. Data Access Object ) odpowiadają za wykorzystanie szkieletu aplikacji Hibernate 3</w:t>
      </w:r>
      <w:r w:rsidR="00947535">
        <w:t>,</w:t>
      </w:r>
      <w:r>
        <w:t xml:space="preserve"> którego zadaniem jest poprawne mapowanie obiektów </w:t>
      </w:r>
      <w:r w:rsidR="006C7C39">
        <w:t xml:space="preserve">biznesowych zawierających się </w:t>
      </w:r>
      <w:del w:id="790" w:author="Sebastian Łuczak" w:date="2011-08-31T23:22:00Z">
        <w:r w:rsidR="006C7C39" w:rsidDel="00B6661E">
          <w:delText xml:space="preserve">z </w:delText>
        </w:r>
      </w:del>
      <w:ins w:id="791" w:author="Sebastian Łuczak" w:date="2011-08-31T23:22:00Z">
        <w:r w:rsidR="00B6661E">
          <w:t xml:space="preserve">w </w:t>
        </w:r>
      </w:ins>
      <w:r w:rsidR="006C7C39">
        <w:t>module Entity</w:t>
      </w:r>
      <w:r>
        <w:t xml:space="preserve"> na encje bazy danych.</w:t>
      </w:r>
    </w:p>
    <w:p w:rsidR="001E4D1A" w:rsidRDefault="006C7C39" w:rsidP="00764D0D">
      <w:pPr>
        <w:pStyle w:val="NormalnyIn"/>
      </w:pPr>
      <w:r>
        <w:t>Wraz z obiektami biznesowymi w module Entity przechowy</w:t>
      </w:r>
      <w:r w:rsidR="001E4D1A">
        <w:t>wane są pliki odwzorowań hibernate pozwalające na odpowiednie odtworzenie tabel i ich kolumn na obiekty klas entity.</w:t>
      </w:r>
    </w:p>
    <w:p w:rsidR="00DA4D42" w:rsidRDefault="00C6569D" w:rsidP="00DA4D42">
      <w:pPr>
        <w:pStyle w:val="NormalnyIn"/>
        <w:pPrChange w:id="792" w:author="Sebastian Łuczak" w:date="2011-09-01T00:41:00Z">
          <w:pPr>
            <w:pStyle w:val="NormalnyIn"/>
            <w:ind w:firstLine="0"/>
          </w:pPr>
        </w:pPrChange>
      </w:pPr>
      <w:ins w:id="793" w:author="Sebastian Łuczak" w:date="2011-09-01T00:41:00Z">
        <w:r>
          <w:t xml:space="preserve">Poniżej został zamieszczony przykładowy plik mapowań kolumn na obiekty klasy CUsers.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r w:rsidRPr="00770C5D">
          <w:rPr>
            <w:i/>
          </w:rPr>
          <w:t>users_id_seq</w:t>
        </w:r>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"db.entity.CUsers"</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&lt;param name=</w:t>
      </w:r>
      <w:r w:rsidRPr="00F039EA">
        <w:rPr>
          <w:rFonts w:ascii="Courier New" w:hAnsi="Courier New" w:cs="Courier New"/>
          <w:i/>
          <w:iCs/>
          <w:lang w:val="en-US" w:eastAsia="pl-PL"/>
        </w:rPr>
        <w:t>"sequence"</w:t>
      </w:r>
      <w:r w:rsidRPr="00F039EA">
        <w:rPr>
          <w:rFonts w:ascii="Courier New" w:hAnsi="Courier New" w:cs="Courier New"/>
          <w:lang w:val="en-US" w:eastAsia="pl-PL"/>
        </w:rPr>
        <w:t>&gt;users_id_seq&lt;/param&gt;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"userName"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"java.lang.String"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"userPassword"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"java.lang.String"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"creationDate"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"java.sql.Timestamp"</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"isActive"</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"java.lang.Character" column="ACTIVE"</w:t>
      </w:r>
      <w:r w:rsidRPr="00F039EA">
        <w:rPr>
          <w:rFonts w:ascii="Courier New" w:hAnsi="Courier New" w:cs="Courier New"/>
          <w:lang w:val="en-US" w:eastAsia="pl-PL"/>
        </w:rPr>
        <w:t xml:space="preserve"> sql-type=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r w:rsidRPr="00E70A90">
        <w:rPr>
          <w:i/>
          <w:sz w:val="24"/>
          <w:szCs w:val="24"/>
          <w:lang w:val="en-US"/>
        </w:rPr>
        <w:t xml:space="preserve">Kod źródłowy </w:t>
      </w:r>
      <w:r w:rsidRPr="00E70A90">
        <w:rPr>
          <w:i/>
          <w:sz w:val="24"/>
          <w:szCs w:val="24"/>
          <w:highlight w:val="green"/>
          <w:lang w:val="en-US"/>
        </w:rPr>
        <w:t>…</w:t>
      </w:r>
      <w:r w:rsidRPr="00E70A90">
        <w:rPr>
          <w:i/>
          <w:sz w:val="24"/>
          <w:szCs w:val="24"/>
          <w:lang w:val="en-US"/>
        </w:rPr>
        <w:t xml:space="preserve"> </w:t>
      </w:r>
      <w:r w:rsidRPr="00F039EA">
        <w:rPr>
          <w:i/>
          <w:sz w:val="24"/>
          <w:szCs w:val="24"/>
        </w:rPr>
        <w:t>Plik mapowań hibernate klasy CUsers</w:t>
      </w:r>
    </w:p>
    <w:p w:rsidR="00F039EA" w:rsidRPr="00F039EA" w:rsidRDefault="00F039EA" w:rsidP="00F039EA">
      <w:pPr>
        <w:jc w:val="center"/>
        <w:rPr>
          <w:i/>
          <w:sz w:val="24"/>
          <w:szCs w:val="24"/>
        </w:rPr>
      </w:pPr>
    </w:p>
    <w:p w:rsidR="00764D0D" w:rsidRDefault="00F039EA" w:rsidP="00764D0D">
      <w:pPr>
        <w:pStyle w:val="NormalnyIn"/>
      </w:pPr>
      <w:r>
        <w:t>Moduł web</w:t>
      </w:r>
      <w:r w:rsidR="006C7C39">
        <w:t xml:space="preserve">service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Dwa ostatnie moduły zawierające klasy Request oraz Response</w:t>
      </w:r>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aplikacja zawiera plik konfigurujący hibernate.cfg.xml, który określa informacje potrzebne do połączenia się z bazą danych, a także pulę połączeń czy też dodatkowe funkcję hibernate takie jak możliwość logowania zapyta</w:t>
      </w:r>
      <w:ins w:id="794" w:author="Sebastian Łuczak" w:date="2011-08-31T23:23:00Z">
        <w:r w:rsidR="00B6661E">
          <w:t>ń</w:t>
        </w:r>
      </w:ins>
      <w:del w:id="795"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796" w:author="Sebastian Łuczak" w:date="2011-08-31T23:23:00Z">
        <w:r w:rsidDel="00B6661E">
          <w:delText xml:space="preserve">funkcjonalności </w:delText>
        </w:r>
      </w:del>
      <w:ins w:id="797" w:author="Sebastian Łuczak" w:date="2011-08-31T23:23:00Z">
        <w:r w:rsidR="00B6661E">
          <w:t xml:space="preserve">funkcji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798"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799" w:author="Sebastian Łuczak" w:date="2011-09-02T10:47:00Z">
        <w:r w:rsidDel="000033FC">
          <w:br w:type="page"/>
        </w:r>
      </w:del>
    </w:p>
    <w:p w:rsidR="00764D0D" w:rsidRDefault="00764D0D" w:rsidP="0082106B">
      <w:pPr>
        <w:pStyle w:val="Nagwek3"/>
      </w:pPr>
      <w:bookmarkStart w:id="800" w:name="_Toc302751702"/>
      <w:r>
        <w:lastRenderedPageBreak/>
        <w:t xml:space="preserve">Mechanizm </w:t>
      </w:r>
      <w:r w:rsidR="00223E9B">
        <w:t>u</w:t>
      </w:r>
      <w:r>
        <w:t>wierzytelnienia</w:t>
      </w:r>
      <w:bookmarkEnd w:id="800"/>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DA4D42" w:rsidRPr="00DA4D42">
        <w:rPr>
          <w:i/>
          <w:rPrChange w:id="801" w:author="Sebastian Łuczak" w:date="2011-09-01T00:41:00Z">
            <w:rPr>
              <w:color w:val="0000FF"/>
              <w:u w:val="single"/>
            </w:rPr>
          </w:rPrChange>
        </w:rPr>
        <w:t>/nfcTimeControll/service/auth</w:t>
      </w:r>
      <w:r w:rsidRPr="00A83708">
        <w:t xml:space="preserve"> które</w:t>
      </w:r>
      <w:r>
        <w:t xml:space="preserve"> zawiera</w:t>
      </w:r>
      <w:del w:id="802"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803"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804"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805"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806"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807" w:name="_Toc302751703"/>
      <w:r>
        <w:t>Mechanizm sprawdzania statusu zdarzenia</w:t>
      </w:r>
      <w:bookmarkEnd w:id="807"/>
    </w:p>
    <w:p w:rsidR="00FE2166" w:rsidRDefault="00947535" w:rsidP="0082106B">
      <w:pPr>
        <w:pStyle w:val="NormalnyIn"/>
        <w:ind w:firstLine="0"/>
      </w:pPr>
      <w:r>
        <w:t>Z</w:t>
      </w:r>
      <w:r w:rsidR="00764D0D">
        <w:t>aimplementowany</w:t>
      </w:r>
      <w:r>
        <w:t xml:space="preserve"> został</w:t>
      </w:r>
      <w:r w:rsidR="00764D0D">
        <w:t xml:space="preserve"> mechanizm</w:t>
      </w:r>
      <w:del w:id="808"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809"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810" w:author="Sebastian" w:date="2011-09-01T13:13:00Z"/>
        </w:rPr>
      </w:pPr>
      <w:ins w:id="811" w:author="Sebastian" w:date="2011-09-01T13:10:00Z">
        <w:r>
          <w:t xml:space="preserve">Przyczyną </w:t>
        </w:r>
      </w:ins>
      <w:ins w:id="812" w:author="Sebastian" w:date="2011-09-01T13:11:00Z">
        <w:r>
          <w:t xml:space="preserve">jego powstania jest fakt iż dane aplikacji mobilnej mogą zostać wyczyszczone przez pracownika z poziomu systemu operacyjnego </w:t>
        </w:r>
      </w:ins>
      <w:ins w:id="813" w:author="Sebastian" w:date="2011-09-01T13:12:00Z">
        <w:r>
          <w:t xml:space="preserve">telefonu </w:t>
        </w:r>
      </w:ins>
      <w:ins w:id="814" w:author="Sebastian" w:date="2011-09-01T13:11:00Z">
        <w:r>
          <w:t>lub podczas zmiany urządzenia</w:t>
        </w:r>
      </w:ins>
      <w:ins w:id="815" w:author="Sebastian" w:date="2011-09-01T13:12:00Z">
        <w:r>
          <w:t>, co mogłoby spowodować nieprawidłowe działanie systemu.</w:t>
        </w:r>
      </w:ins>
      <w:ins w:id="816" w:author="Sebastian" w:date="2011-09-01T13:13:00Z">
        <w:r w:rsidDel="007E0A32">
          <w:t xml:space="preserve"> </w:t>
        </w:r>
      </w:ins>
      <w:del w:id="817"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818" w:author="Sebastian" w:date="2011-09-01T13:13:00Z">
        <w:r w:rsidR="007E0A32">
          <w:t xml:space="preserve"> informacje</w:t>
        </w:r>
      </w:ins>
      <w:r>
        <w:t xml:space="preserve"> potrzebne mu do dalszego funkcjonowania</w:t>
      </w:r>
      <w:del w:id="819"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r w:rsidR="00AC343C" w:rsidRPr="001E4D1A">
        <w:rPr>
          <w:highlight w:val="green"/>
        </w:rPr>
        <w:t>CRequestStatus</w:t>
      </w:r>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r w:rsidR="00E7232E">
        <w:t>EVENT_STATUS_</w:t>
      </w:r>
      <w:r w:rsidR="00947535">
        <w:t>STARTED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820" w:name="_Toc302751704"/>
      <w:r>
        <w:lastRenderedPageBreak/>
        <w:t>Rejestracja nowego zdarzenia</w:t>
      </w:r>
      <w:bookmarkEnd w:id="820"/>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00DA4D42" w:rsidRPr="00DA4D42">
        <w:rPr>
          <w:i/>
          <w:rPrChange w:id="821" w:author="Sebastian Łuczak" w:date="2011-09-01T00:42:00Z">
            <w:rPr>
              <w:color w:val="0000FF"/>
              <w:u w:val="single"/>
            </w:rPr>
          </w:rPrChange>
        </w:rPr>
        <w:t>/nfcTimeControl/service/reg</w:t>
      </w:r>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822"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ins w:id="823" w:author="Sebastian Łuczak" w:date="2011-08-31T23:26:00Z">
        <w:r w:rsidR="00B6661E">
          <w:t>k</w:t>
        </w:r>
      </w:ins>
      <w:r w:rsidR="005C1791">
        <w:t xml:space="preserve">a zajmującego się zdarzeniem, datę utworzenia oraz identyfikator </w:t>
      </w:r>
      <w:del w:id="824" w:author="Sebastian Łuczak" w:date="2011-08-31T23:25:00Z">
        <w:r w:rsidR="005C1791" w:rsidDel="00B6661E">
          <w:delText>Tagu</w:delText>
        </w:r>
      </w:del>
      <w:ins w:id="825"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8"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W przypadku braku tokenu</w:t>
      </w:r>
      <w:r w:rsidR="00947535">
        <w:t>,</w:t>
      </w:r>
      <w:r>
        <w:t xml:space="preserve"> system przystępuje do kolejnego kroku jakim jest </w:t>
      </w:r>
      <w:r w:rsidR="002631BC">
        <w:t xml:space="preserve">sprawdzenie czy dany identyfikator </w:t>
      </w:r>
      <w:del w:id="826" w:author="Sebastian Łuczak" w:date="2011-08-31T23:26:00Z">
        <w:r w:rsidR="002631BC" w:rsidDel="00B6661E">
          <w:delText xml:space="preserve">Tagu </w:delText>
        </w:r>
      </w:del>
      <w:ins w:id="827"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828" w:author="Sebastian Łuczak" w:date="2011-08-31T23:26:00Z">
        <w:r w:rsidR="00064EA2" w:rsidDel="00B6661E">
          <w:delText xml:space="preserve">Tagu </w:delText>
        </w:r>
      </w:del>
      <w:ins w:id="829"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830" w:author="Sebastian Łuczak" w:date="2011-08-31T23:26:00Z">
        <w:r w:rsidR="001B3156" w:rsidDel="00B6661E">
          <w:delText>Tagu</w:delText>
        </w:r>
      </w:del>
      <w:ins w:id="831"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832" w:author="Sebastian Łuczak" w:date="2011-08-31T23:26:00Z">
        <w:r w:rsidR="00947535" w:rsidDel="00B6661E">
          <w:delText>,</w:delText>
        </w:r>
      </w:del>
      <w:r>
        <w:t xml:space="preserve"> kończy się przesłaniem odpowiednio sformułowanej odpowiedzi będącej klasą CResponse</w:t>
      </w:r>
      <w:r w:rsidR="00947535">
        <w:t>,</w:t>
      </w:r>
      <w:r>
        <w:t xml:space="preserve"> która to zawiera pole informujące o statusie przetwarzanego zgłoszenia oraz dwa pola wypełniane w przypadku rejestracji zgłoszenia – komentarz do zgłoszenia utworzonego wcześniej </w:t>
      </w:r>
      <w:ins w:id="833" w:author="Sebastian Łuczak" w:date="2011-08-31T23:26:00Z">
        <w:r w:rsidR="00B6661E">
          <w:t>po</w:t>
        </w:r>
      </w:ins>
      <w:r>
        <w:t xml:space="preserve">przez panel administracyjny oraz token.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9"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834" w:name="_Toc302751705"/>
      <w:r>
        <w:lastRenderedPageBreak/>
        <w:t>W</w:t>
      </w:r>
      <w:r w:rsidR="00E27E90">
        <w:t>prowadzanie nowej lokalizacji i znacznika</w:t>
      </w:r>
      <w:bookmarkEnd w:id="834"/>
      <w:r w:rsidR="00E27E90">
        <w:t xml:space="preserve"> </w:t>
      </w:r>
    </w:p>
    <w:p w:rsidR="00211B4B" w:rsidRDefault="00764D0D" w:rsidP="0082106B">
      <w:pPr>
        <w:pStyle w:val="NormalnyIn"/>
        <w:ind w:firstLine="0"/>
      </w:pPr>
      <w:r>
        <w:t>Funkcj</w:t>
      </w:r>
      <w:ins w:id="835" w:author="Sebastian Łuczak" w:date="2011-08-31T23:27:00Z">
        <w:r w:rsidR="00AB2B44">
          <w:t>a</w:t>
        </w:r>
      </w:ins>
      <w:del w:id="836" w:author="Sebastian Łuczak" w:date="2011-08-31T23:27:00Z">
        <w:r w:rsidDel="00AB2B44">
          <w:delText>onalność</w:delText>
        </w:r>
      </w:del>
      <w:r>
        <w:t xml:space="preserve"> </w:t>
      </w:r>
      <w:r w:rsidR="00211B4B">
        <w:t xml:space="preserve">rejestracji nowej lokalizacji jest </w:t>
      </w:r>
      <w:del w:id="837" w:author="Sebastian Łuczak" w:date="2011-08-31T23:27:00Z">
        <w:r w:rsidR="00211B4B" w:rsidDel="00AB2B44">
          <w:delText xml:space="preserve">przeznaczone </w:delText>
        </w:r>
      </w:del>
      <w:ins w:id="838" w:author="Sebastian Łuczak" w:date="2011-08-31T23:27:00Z">
        <w:r w:rsidR="00AB2B44">
          <w:t xml:space="preserve">przeznaczona </w:t>
        </w:r>
      </w:ins>
      <w:r w:rsidR="00211B4B">
        <w:t xml:space="preserve">dla pracowników posiadających odpowiednio wysokie uprawnienia, takie jak ROLE_SUPER_USER czy też ROLE_ADMIN. </w:t>
      </w:r>
    </w:p>
    <w:p w:rsidR="00211B4B" w:rsidRDefault="00211B4B" w:rsidP="00764D0D">
      <w:pPr>
        <w:pStyle w:val="NormalnyIn"/>
      </w:pPr>
      <w:r>
        <w:t>Mechanizm ten</w:t>
      </w:r>
      <w:del w:id="839"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840" w:author="Sebastian Łuczak" w:date="2011-08-31T23:27:00Z">
        <w:r w:rsidR="004C045B" w:rsidDel="00AB2B44">
          <w:delText xml:space="preserve">lokalizacje </w:delText>
        </w:r>
      </w:del>
      <w:ins w:id="841"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842"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DA4D42" w:rsidRPr="00DA4D42">
        <w:rPr>
          <w:i/>
          <w:rPrChange w:id="843" w:author="Sebastian Łuczak" w:date="2011-09-02T10:18:00Z">
            <w:rPr>
              <w:color w:val="0000FF"/>
              <w:u w:val="single"/>
            </w:rPr>
          </w:rPrChange>
        </w:rPr>
        <w:t>/nfcTimeContorl/service/admin</w:t>
      </w:r>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844" w:author="Sebastian Łuczak" w:date="2011-08-31T23:27:00Z">
        <w:r w:rsidR="00B147A9" w:rsidDel="00AB2B44">
          <w:delText xml:space="preserve">nip </w:delText>
        </w:r>
      </w:del>
      <w:ins w:id="845" w:author="Sebastian Łuczak" w:date="2011-08-31T23:27:00Z">
        <w:r w:rsidR="00AB2B44">
          <w:t xml:space="preserve">NIP </w:t>
        </w:r>
      </w:ins>
      <w:r w:rsidR="00B147A9">
        <w:t xml:space="preserve">i nazwę firmy do której należy dana lokalizacja. </w:t>
      </w:r>
      <w:ins w:id="846" w:author="Sebastian" w:date="2011-09-01T13:15:00Z">
        <w:r w:rsidR="007E0A32">
          <w:t xml:space="preserve">Ponieważ w sposób jednoznaczny identyfikuje on firmę, </w:t>
        </w:r>
      </w:ins>
      <w:ins w:id="847" w:author="Sebastian" w:date="2011-09-01T13:13:00Z">
        <w:r w:rsidR="007E0A32">
          <w:t>Numer Identyfikacji Podat</w:t>
        </w:r>
      </w:ins>
      <w:ins w:id="848" w:author="Sebastian" w:date="2011-09-01T13:14:00Z">
        <w:r w:rsidR="007E0A32">
          <w:t>kowej</w:t>
        </w:r>
      </w:ins>
      <w:ins w:id="849" w:author="Sebastian" w:date="2011-09-01T13:13:00Z">
        <w:r w:rsidR="007E0A32">
          <w:t xml:space="preserve"> jest </w:t>
        </w:r>
      </w:ins>
      <w:ins w:id="850"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851" w:author="Sebastian" w:date="2011-09-01T13:15:00Z">
        <w:r w:rsidDel="007E0A32">
          <w:delText xml:space="preserve">system </w:delText>
        </w:r>
      </w:del>
      <w:ins w:id="852"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w:t>
      </w:r>
      <w:del w:id="853" w:author="Sebastian" w:date="2011-09-01T13:18:00Z">
        <w:r w:rsidDel="007E0A32">
          <w:delText xml:space="preserve">aplikacja </w:delText>
        </w:r>
      </w:del>
      <w:ins w:id="854" w:author="Sebastian" w:date="2011-09-01T13:18:00Z">
        <w:r w:rsidR="007E0A32">
          <w:t xml:space="preserve">usługa </w:t>
        </w:r>
      </w:ins>
      <w:r>
        <w:t xml:space="preserve">odmawia </w:t>
      </w:r>
      <w:del w:id="855" w:author="Sebastian Łuczak" w:date="2011-08-31T23:28:00Z">
        <w:r w:rsidDel="00AB2B44">
          <w:delText xml:space="preserve">jej </w:delText>
        </w:r>
      </w:del>
      <w:ins w:id="856"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0"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857"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858" w:author="Sebastian Łuczak" w:date="2011-08-31T23:28:00Z">
        <w:r w:rsidR="00FE1FE4" w:rsidDel="000C1024">
          <w:delText xml:space="preserve">Tag </w:delText>
        </w:r>
      </w:del>
      <w:ins w:id="859"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860" w:author="Sebastian Łuczak" w:date="2011-08-31T23:29:00Z">
        <w:r w:rsidR="00465A01" w:rsidDel="000C1024">
          <w:delText xml:space="preserve">, </w:delText>
        </w:r>
      </w:del>
      <w:ins w:id="861" w:author="Sebastian Łuczak" w:date="2011-08-31T23:29:00Z">
        <w:r w:rsidR="000C1024">
          <w:t xml:space="preserve">. </w:t>
        </w:r>
      </w:ins>
      <w:del w:id="862" w:author="Sebastian Łuczak" w:date="2011-08-31T23:29:00Z">
        <w:r w:rsidR="00465A01" w:rsidDel="000C1024">
          <w:delText xml:space="preserve">w </w:delText>
        </w:r>
      </w:del>
      <w:ins w:id="863"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864" w:name="_Toc302291862"/>
      <w:bookmarkStart w:id="865" w:name="_Toc302751706"/>
      <w:r>
        <w:lastRenderedPageBreak/>
        <w:t xml:space="preserve">Opis </w:t>
      </w:r>
      <w:r w:rsidRPr="008A3B8F">
        <w:t>aplikacji</w:t>
      </w:r>
      <w:r>
        <w:t xml:space="preserve"> klienckiej na telefon komórkowy</w:t>
      </w:r>
      <w:bookmarkEnd w:id="864"/>
      <w:bookmarkEnd w:id="865"/>
    </w:p>
    <w:p w:rsidR="00B138EA" w:rsidRPr="00591542" w:rsidRDefault="00B138EA" w:rsidP="00B138EA">
      <w:pPr>
        <w:pStyle w:val="Nagwek3"/>
      </w:pPr>
      <w:bookmarkStart w:id="866" w:name="_Toc302751707"/>
      <w:r>
        <w:t>Cel powstania</w:t>
      </w:r>
      <w:bookmarkEnd w:id="866"/>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867" w:name="_Toc302291863"/>
      <w:bookmarkStart w:id="868" w:name="_Toc302751708"/>
      <w:r>
        <w:t>Założenia</w:t>
      </w:r>
      <w:bookmarkEnd w:id="867"/>
      <w:bookmarkEnd w:id="868"/>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 xml:space="preserve">zrealizowana jest w aplikacji serwerowej, telefon z kolei formułuje zapytania i przetwarza odpowiedzi. Komunikacja w architekturze REST (Representational State Transfer) opiera się o zapytania w formie JSON </w:t>
      </w:r>
      <w:r w:rsidRPr="00C30DEC">
        <w:t>(</w:t>
      </w:r>
      <w:r w:rsidRPr="00C30DEC">
        <w:rPr>
          <w:rStyle w:val="apple-style-span"/>
          <w:bCs/>
          <w:color w:val="000000"/>
          <w:shd w:val="clear" w:color="auto" w:fill="FFFFFF"/>
        </w:rPr>
        <w:t>JavaScript Object Notation)</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869"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B57808">
              <w:rPr>
                <w:noProof/>
              </w:rPr>
              <w:t>[13]</w:t>
            </w:r>
          </w:fldSimple>
        </w:sdtContent>
      </w:sdt>
      <w:r>
        <w:t>.</w:t>
      </w:r>
    </w:p>
    <w:p w:rsidR="000C1024" w:rsidRDefault="000C1024" w:rsidP="00B138EA">
      <w:pPr>
        <w:jc w:val="left"/>
        <w:rPr>
          <w:ins w:id="870" w:author="Sebastian Łuczak" w:date="2011-08-31T23:29:00Z"/>
        </w:rPr>
      </w:pPr>
    </w:p>
    <w:p w:rsidR="000C1024" w:rsidRDefault="000C1024" w:rsidP="00B138EA">
      <w:pPr>
        <w:jc w:val="left"/>
        <w:rPr>
          <w:ins w:id="871" w:author="Sebastian Łuczak" w:date="2011-08-31T23:29:00Z"/>
        </w:rPr>
      </w:pPr>
    </w:p>
    <w:p w:rsidR="000C1024" w:rsidRDefault="000C1024" w:rsidP="00B138EA">
      <w:pPr>
        <w:jc w:val="left"/>
        <w:rPr>
          <w:ins w:id="872" w:author="Sebastian Łuczak" w:date="2011-08-31T23:29:00Z"/>
        </w:rPr>
      </w:pPr>
    </w:p>
    <w:p w:rsidR="000C1024" w:rsidRDefault="000C1024" w:rsidP="00B138EA">
      <w:pPr>
        <w:jc w:val="left"/>
        <w:rPr>
          <w:ins w:id="873"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874" w:name="_Toc302291864"/>
      <w:bookmarkStart w:id="875" w:name="_Toc302751709"/>
      <w:r>
        <w:lastRenderedPageBreak/>
        <w:t>Komunikacja pomiędzy usługą internetową a użytkownikiem aplikacji</w:t>
      </w:r>
      <w:bookmarkEnd w:id="874"/>
      <w:bookmarkEnd w:id="875"/>
    </w:p>
    <w:p w:rsidR="00B138EA" w:rsidRDefault="00B138EA" w:rsidP="00B138EA">
      <w:pPr>
        <w:pStyle w:val="NormalnyIn"/>
        <w:ind w:firstLine="0"/>
      </w:pPr>
      <w:r>
        <w:t>Na potrzeby komunikacji między aplikacją mobilną i usługą internetową stworzony został zestaw statusów przenoszonych w obiekcie CResponse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r w:rsidRPr="00B47A64">
        <w:t>ACCESS_DENIED,</w:t>
      </w:r>
    </w:p>
    <w:p w:rsidR="00B138EA" w:rsidRPr="00B47A64" w:rsidRDefault="00B138EA" w:rsidP="00B138EA">
      <w:pPr>
        <w:pStyle w:val="NormalnyIn"/>
        <w:ind w:left="1776" w:firstLine="0"/>
      </w:pPr>
      <w:r w:rsidRPr="00B47A64">
        <w:t xml:space="preserve">WRONG_PASSWORD_ERROR, </w:t>
      </w:r>
    </w:p>
    <w:p w:rsidR="00B138EA" w:rsidRPr="00B47A64" w:rsidRDefault="00B138EA" w:rsidP="00B138EA">
      <w:pPr>
        <w:pStyle w:val="NormalnyIn"/>
        <w:ind w:left="1776" w:firstLine="0"/>
      </w:pPr>
      <w:r w:rsidRPr="00B47A64">
        <w:t>USER_NOT_FOUND_ERROR</w:t>
      </w:r>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r w:rsidRPr="00B47A64">
        <w:t>TAG_NOT_FOUND_ERROR</w:t>
      </w:r>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r w:rsidRPr="00B47A64">
        <w:t>EVENT_ALREADY_STARTED_ERROR</w:t>
      </w:r>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876" w:name="_Toc302291865"/>
      <w:bookmarkStart w:id="877" w:name="_Toc302751710"/>
      <w:r>
        <w:t>Tryby uruchomienia</w:t>
      </w:r>
      <w:bookmarkEnd w:id="876"/>
      <w:bookmarkEnd w:id="877"/>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foreground dispatching,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r w:rsidR="000A6DFC">
        <w:t xml:space="preserve">SharedPreferences </w:t>
      </w:r>
      <w:customXmlInsRangeStart w:id="878" w:author="Sebastian" w:date="2011-09-01T19:36:00Z"/>
      <w:sdt>
        <w:sdtPr>
          <w:id w:val="1430514"/>
          <w:citation/>
        </w:sdtPr>
        <w:sdtContent>
          <w:customXmlInsRangeEnd w:id="878"/>
          <w:ins w:id="879" w:author="Sebastian" w:date="2011-09-01T19:36:00Z">
            <w:r w:rsidR="00DA4D42">
              <w:fldChar w:fldCharType="begin"/>
            </w:r>
            <w:r w:rsidR="003F2DDD">
              <w:instrText xml:space="preserve"> CITATION Goo111 \l 1045 </w:instrText>
            </w:r>
          </w:ins>
          <w:r w:rsidR="00DA4D42">
            <w:fldChar w:fldCharType="separate"/>
          </w:r>
          <w:r w:rsidR="00B57808">
            <w:rPr>
              <w:noProof/>
            </w:rPr>
            <w:t>[8]</w:t>
          </w:r>
          <w:ins w:id="880" w:author="Sebastian" w:date="2011-09-01T19:36:00Z">
            <w:r w:rsidR="00DA4D42">
              <w:fldChar w:fldCharType="end"/>
            </w:r>
          </w:ins>
          <w:customXmlInsRangeStart w:id="881" w:author="Sebastian" w:date="2011-09-01T19:36:00Z"/>
        </w:sdtContent>
      </w:sdt>
      <w:customXmlInsRangeEnd w:id="881"/>
      <w:customXmlDelRangeStart w:id="882" w:author="Sebastian" w:date="2011-09-01T19:36:00Z"/>
      <w:sdt>
        <w:sdtPr>
          <w:id w:val="6237145"/>
          <w:citation/>
        </w:sdtPr>
        <w:sdtContent>
          <w:customXmlDelRangeEnd w:id="882"/>
          <w:del w:id="883" w:author="Sebastian" w:date="2011-09-01T11:21:00Z">
            <w:r w:rsidR="00DA4D42" w:rsidDel="00F51941">
              <w:fldChar w:fldCharType="begin"/>
            </w:r>
            <w:r w:rsidR="00796063" w:rsidDel="00F51941">
              <w:delInstrText xml:space="preserve"> CITATION Goo111 \l 1045 </w:delInstrText>
            </w:r>
            <w:r w:rsidR="00DA4D42" w:rsidDel="00F51941">
              <w:fldChar w:fldCharType="separate"/>
            </w:r>
            <w:r w:rsidR="00903DDF" w:rsidDel="00F51941">
              <w:rPr>
                <w:noProof/>
              </w:rPr>
              <w:delText>[8]</w:delText>
            </w:r>
            <w:r w:rsidR="00DA4D42" w:rsidDel="00F51941">
              <w:fldChar w:fldCharType="end"/>
            </w:r>
          </w:del>
          <w:customXmlDelRangeStart w:id="884" w:author="Sebastian" w:date="2011-09-01T19:36:00Z"/>
        </w:sdtContent>
      </w:sdt>
      <w:customXmlDelRangeEnd w:id="884"/>
      <w:r>
        <w:t xml:space="preserve"> dane logowania i jeśli nie może ich znaleźć, oferuje użytkownikowi</w:t>
      </w:r>
      <w:ins w:id="885" w:author="Sebastian Łuczak" w:date="2011-08-31T23:30:00Z">
        <w:r w:rsidR="000C1024">
          <w:t xml:space="preserve"> możliwość</w:t>
        </w:r>
      </w:ins>
      <w:r>
        <w:t xml:space="preserve"> </w:t>
      </w:r>
      <w:del w:id="886" w:author="Sebastian Łuczak" w:date="2011-08-31T23:30:00Z">
        <w:r w:rsidDel="000C1024">
          <w:delText xml:space="preserve">wprowadzenie </w:delText>
        </w:r>
      </w:del>
      <w:ins w:id="887" w:author="Sebastian Łuczak" w:date="2011-08-31T23:30:00Z">
        <w:r w:rsidR="000C1024">
          <w:t xml:space="preserve">wprowadzenia </w:t>
        </w:r>
      </w:ins>
      <w:r>
        <w:t xml:space="preserve">ich bądź opuszczenie 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RESTful nie posługujemy się sesjami dla użytkowników tylko wymianą zapytań i odpowiedzi), w sytuacji zgłoszenia jednego ze statusów braku dostępu</w:t>
      </w:r>
      <w:ins w:id="888" w:author="Sebastian Łuczak" w:date="2011-08-31T23:32:00Z">
        <w:r w:rsidR="000C1024">
          <w:t>,</w:t>
        </w:r>
      </w:ins>
      <w:r>
        <w:t xml:space="preserve"> zachodzi przekierowanie do aktywności wprowadzania danych logowania.</w:t>
      </w:r>
    </w:p>
    <w:p w:rsidR="00B138EA" w:rsidRDefault="00B138EA" w:rsidP="00B138EA">
      <w:pPr>
        <w:pStyle w:val="NormalnyIn"/>
        <w:ind w:firstLine="708"/>
      </w:pPr>
      <w:r>
        <w:t xml:space="preserve">Zmiana danych logowania jest </w:t>
      </w:r>
      <w:del w:id="889" w:author="Sebastian Łuczak" w:date="2011-08-31T23:32:00Z">
        <w:r w:rsidDel="000C1024">
          <w:delText xml:space="preserve">też </w:delText>
        </w:r>
      </w:del>
      <w:r>
        <w:t xml:space="preserve">dostępna z poziomu menu aplikacji w każdej chwili. Hasło do logowania przechowywane jest w aplikacji </w:t>
      </w:r>
      <w:ins w:id="890"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891" w:author="Sebastian" w:date="2011-09-01T13:19:00Z">
        <w:r w:rsidDel="00CA1A2C">
          <w:delText xml:space="preserve">, ten ostatni </w:delText>
        </w:r>
      </w:del>
      <w:ins w:id="892" w:author="Sebastian" w:date="2011-09-01T13:20:00Z">
        <w:r w:rsidR="00CA1A2C">
          <w:t xml:space="preserve"> </w:t>
        </w:r>
      </w:ins>
      <w:r>
        <w:t>jest</w:t>
      </w:r>
      <w:ins w:id="893"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894"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895"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896" w:author="Sebastian Łuczak" w:date="2011-08-31T23:33:00Z">
        <w:r w:rsidR="000C1024">
          <w:t xml:space="preserve"> użytkownika.</w:t>
        </w:r>
      </w:ins>
      <w:del w:id="897" w:author="Sebastian Łuczak" w:date="2011-08-31T23:33:00Z">
        <w:r w:rsidDel="000C1024">
          <w:delText>.</w:delText>
        </w:r>
      </w:del>
    </w:p>
    <w:p w:rsidR="00B138EA" w:rsidRDefault="00B138EA" w:rsidP="00B138EA">
      <w:pPr>
        <w:pStyle w:val="Nagwek3"/>
      </w:pPr>
      <w:bookmarkStart w:id="898" w:name="_Toc302291866"/>
      <w:bookmarkStart w:id="899" w:name="_Toc302751711"/>
      <w:r>
        <w:t>Odczyt znacznika</w:t>
      </w:r>
      <w:bookmarkEnd w:id="898"/>
      <w:bookmarkEnd w:id="899"/>
    </w:p>
    <w:p w:rsidR="00B138EA" w:rsidDel="003B78BA" w:rsidRDefault="00B138EA" w:rsidP="00B138EA">
      <w:pPr>
        <w:pStyle w:val="NormalnyIn"/>
        <w:ind w:firstLine="0"/>
        <w:rPr>
          <w:ins w:id="900" w:author="Maciek" w:date="2011-09-01T21:49:00Z"/>
          <w:del w:id="901" w:author="Sebastian Łuczak" w:date="2011-09-02T17:23:00Z"/>
        </w:rPr>
      </w:pPr>
      <w:del w:id="902" w:author="Sebastian Łuczak" w:date="2011-08-31T23:34:00Z">
        <w:r w:rsidDel="000C1024">
          <w:delText>Co prawda s</w:delText>
        </w:r>
      </w:del>
      <w:del w:id="903" w:author="Sebastian Łuczak" w:date="2011-09-02T17:23:00Z">
        <w:r w:rsidDel="003B78BA">
          <w:delText>tandard NFC dla znaczników NFC Forum Type 2 zapewnia prędkość transmisji 106 kbit/s, a sam znacznik posiada zaledwie 384 bitów pamięci na dane użytkownika</w:delText>
        </w:r>
        <w:r w:rsidDel="003B78BA">
          <w:delText>,</w:delText>
        </w:r>
      </w:del>
      <w:ins w:id="904" w:author="Sebastian" w:date="2011-09-01T13:20:00Z">
        <w:del w:id="905" w:author="Sebastian Łuczak" w:date="2011-09-02T17:23:00Z">
          <w:r w:rsidR="00CA1A2C" w:rsidDel="003B78BA">
            <w:delText>.</w:delText>
          </w:r>
        </w:del>
      </w:ins>
      <w:del w:id="906" w:author="Sebastian Łuczak" w:date="2011-09-02T17:23:00Z">
        <w:r w:rsidDel="003B78BA">
          <w:delText xml:space="preserve"> </w:delText>
        </w:r>
        <w:r w:rsidDel="003B78BA">
          <w:delText xml:space="preserve">na </w:delText>
        </w:r>
      </w:del>
      <w:ins w:id="907" w:author="Sebastian" w:date="2011-09-01T13:21:00Z">
        <w:del w:id="908" w:author="Sebastian Łuczak" w:date="2011-09-02T17:23:00Z">
          <w:r w:rsidR="00CA1A2C" w:rsidDel="003B78BA">
            <w:delText xml:space="preserve">Na </w:delText>
          </w:r>
        </w:del>
      </w:ins>
      <w:del w:id="909" w:author="Sebastian Łuczak" w:date="2011-09-02T17:23:00Z">
        <w:r w:rsidDel="003B78BA">
          <w:delText>drodze testów okazało się</w:delText>
        </w:r>
      </w:del>
      <w:ins w:id="910" w:author="Sebastian" w:date="2011-09-01T13:21:00Z">
        <w:del w:id="911" w:author="Sebastian Łuczak" w:date="2011-09-02T17:23:00Z">
          <w:r w:rsidR="00CA1A2C" w:rsidDel="003B78BA">
            <w:delText>,</w:delText>
          </w:r>
        </w:del>
      </w:ins>
      <w:del w:id="912" w:author="Sebastian Łuczak" w:date="2011-09-02T17:23:00Z">
        <w:r w:rsidDel="003B78BA">
          <w:delText xml:space="preserve">, </w:delText>
        </w:r>
        <w:r w:rsidDel="003B78BA">
          <w:delText xml:space="preserve">że zapis </w:delText>
        </w:r>
        <w:r w:rsidDel="003B78BA">
          <w:delText xml:space="preserve">i odczyt </w:delText>
        </w:r>
        <w:r w:rsidDel="003B78BA">
          <w:delText>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913" w:author="Sebastian Łuczak" w:date="2011-09-02T17:23:00Z"/>
      <w:sdt>
        <w:sdtPr>
          <w:id w:val="6237146"/>
          <w:citation/>
        </w:sdtPr>
        <w:sdtContent>
          <w:customXmlDelRangeEnd w:id="913"/>
          <w:del w:id="914" w:author="Sebastian Łuczak" w:date="2011-09-02T17:23:00Z">
            <w:r w:rsidR="00DA4D42" w:rsidDel="003B78BA">
              <w:fldChar w:fldCharType="begin"/>
            </w:r>
            <w:r w:rsidR="00DA4D42" w:rsidDel="003B78BA">
              <w:delInstrText xml:space="preserve"> CITATION NFC11 \l 1045 </w:delInstrText>
            </w:r>
            <w:r w:rsidR="00DA4D42" w:rsidDel="003B78BA">
              <w:fldChar w:fldCharType="separate"/>
            </w:r>
            <w:r w:rsidR="00726470" w:rsidDel="003B78BA">
              <w:rPr>
                <w:noProof/>
              </w:rPr>
              <w:delText>[18]</w:delText>
            </w:r>
            <w:r w:rsidR="00DA4D42" w:rsidDel="003B78BA">
              <w:fldChar w:fldCharType="end"/>
            </w:r>
          </w:del>
          <w:customXmlDelRangeStart w:id="915" w:author="Sebastian Łuczak" w:date="2011-09-02T17:23:00Z"/>
        </w:sdtContent>
      </w:sdt>
      <w:customXmlDelRangeEnd w:id="915"/>
      <w:del w:id="916" w:author="Sebastian Łuczak" w:date="2011-09-02T17:23:00Z">
        <w:r w:rsidDel="003B78BA">
          <w:delText>.</w:delText>
        </w:r>
        <w:r w:rsidDel="003B78BA">
          <w:delText xml:space="preserve"> </w:delText>
        </w:r>
      </w:del>
    </w:p>
    <w:p w:rsidR="00CF256A" w:rsidRDefault="00CF256A" w:rsidP="00B138EA">
      <w:pPr>
        <w:pStyle w:val="NormalnyIn"/>
        <w:ind w:firstLine="0"/>
      </w:pPr>
      <w:ins w:id="917" w:author="Maciek" w:date="2011-09-01T21:49:00Z">
        <w:r>
          <w:t xml:space="preserve">Standard NFC znaczników typu NFC Forum Type 2 </w:t>
        </w:r>
      </w:ins>
      <w:ins w:id="918" w:author="Maciek" w:date="2011-09-01T21:50:00Z">
        <w:r>
          <w:t>posiada jedynie 384 bitów pamięci dostępnych do przechowywania danych użytkownika</w:t>
        </w:r>
      </w:ins>
      <w:ins w:id="919" w:author="Sebastian Łuczak" w:date="2011-09-02T17:23:00Z">
        <w:r w:rsidR="003B78BA">
          <w:t xml:space="preserve"> </w:t>
        </w:r>
      </w:ins>
      <w:customXmlInsRangeStart w:id="920" w:author="Sebastian Łuczak" w:date="2011-09-02T17:23:00Z"/>
      <w:sdt>
        <w:sdtPr>
          <w:id w:val="21443617"/>
          <w:citation/>
        </w:sdtPr>
        <w:sdtContent>
          <w:customXmlInsRangeEnd w:id="920"/>
          <w:ins w:id="921" w:author="Sebastian Łuczak" w:date="2011-09-02T17:23:00Z">
            <w:r w:rsidR="003B78BA">
              <w:fldChar w:fldCharType="begin"/>
            </w:r>
            <w:r w:rsidR="003B78BA">
              <w:instrText xml:space="preserve"> CITATION NFC11 \l 1045 </w:instrText>
            </w:r>
            <w:r w:rsidR="003B78BA">
              <w:fldChar w:fldCharType="separate"/>
            </w:r>
          </w:ins>
          <w:r w:rsidR="00B57808">
            <w:rPr>
              <w:noProof/>
            </w:rPr>
            <w:t>[18]</w:t>
          </w:r>
          <w:ins w:id="922" w:author="Sebastian Łuczak" w:date="2011-09-02T17:23:00Z">
            <w:r w:rsidR="003B78BA">
              <w:fldChar w:fldCharType="end"/>
            </w:r>
          </w:ins>
          <w:customXmlInsRangeStart w:id="923" w:author="Sebastian Łuczak" w:date="2011-09-02T17:23:00Z"/>
        </w:sdtContent>
      </w:sdt>
      <w:customXmlInsRangeEnd w:id="923"/>
      <w:ins w:id="924" w:author="Maciek" w:date="2011-09-01T21:50:00Z">
        <w:r>
          <w:t>. Po przepr</w:t>
        </w:r>
      </w:ins>
      <w:ins w:id="925" w:author="Maciek" w:date="2011-09-01T21:51:00Z">
        <w:r>
          <w:t xml:space="preserve">owadzeniu szeregu testów jasny stał się fakt, że przechowywanie szczegółowych danych na znaczniku </w:t>
        </w:r>
      </w:ins>
      <w:ins w:id="926" w:author="Maciek" w:date="2011-09-01T21:53:00Z">
        <w:r>
          <w:t>jest niepo</w:t>
        </w:r>
        <w:del w:id="927" w:author="Sebastian Łuczak" w:date="2011-09-02T17:22:00Z">
          <w:r w:rsidDel="003B78BA">
            <w:delText>rz</w:delText>
          </w:r>
        </w:del>
      </w:ins>
      <w:ins w:id="928" w:author="Sebastian Łuczak" w:date="2011-09-02T17:22:00Z">
        <w:r w:rsidR="003B78BA">
          <w:t>ż</w:t>
        </w:r>
      </w:ins>
      <w:ins w:id="929" w:author="Maciek" w:date="2011-09-01T21:53:00Z">
        <w:r>
          <w:t>ądane z punktu widzenia założeń systemu. Chcąc zapewnić pełną integralność danych przechowujemy komplet informacji w bazie danych. Tym samym unikamy możliwości</w:t>
        </w:r>
      </w:ins>
      <w:ins w:id="930"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931" w:author="Sebastian" w:date="2011-09-01T13:23:00Z">
        <w:r w:rsidDel="00CA1A2C">
          <w:delText>z niego</w:delText>
        </w:r>
      </w:del>
      <w:ins w:id="932" w:author="Sebastian" w:date="2011-09-01T13:23:00Z">
        <w:r w:rsidR="00CA1A2C">
          <w:t>jego</w:t>
        </w:r>
      </w:ins>
      <w:r>
        <w:t xml:space="preserve"> unikatowy identyfikator </w:t>
      </w:r>
      <w:del w:id="933" w:author="Sebastian Łuczak" w:date="2011-08-31T23:37:00Z">
        <w:r w:rsidDel="000C1024">
          <w:delText xml:space="preserve">i </w:delText>
        </w:r>
      </w:del>
      <w:ins w:id="934" w:author="Sebastian Łuczak" w:date="2011-08-31T23:37:00Z">
        <w:r w:rsidR="000C1024">
          <w:t xml:space="preserve">oraz </w:t>
        </w:r>
      </w:ins>
      <w:r>
        <w:t>wiadomości NDEF i umieszcza w intencji, która w dalszej kolejności przekazywana jest do odpowiedniej aplikacji w celu ich przetworzenia</w:t>
      </w:r>
      <w:del w:id="935" w:author="Sebastian" w:date="2011-09-01T19:36:00Z">
        <w:r w:rsidR="00ED5F76" w:rsidDel="003F2DDD">
          <w:delText xml:space="preserve"> </w:delText>
        </w:r>
      </w:del>
      <w:customXmlDelRangeStart w:id="936" w:author="Sebastian" w:date="2011-09-01T19:36:00Z"/>
      <w:sdt>
        <w:sdtPr>
          <w:id w:val="6237147"/>
          <w:citation/>
        </w:sdtPr>
        <w:sdtContent>
          <w:customXmlDelRangeEnd w:id="936"/>
          <w:del w:id="937" w:author="Sebastian" w:date="2011-09-01T11:21:00Z">
            <w:r w:rsidR="00DA4D42" w:rsidDel="00F51941">
              <w:fldChar w:fldCharType="begin"/>
            </w:r>
            <w:r w:rsidR="00796063" w:rsidDel="00F51941">
              <w:delInstrText xml:space="preserve"> CITATION Goo111 \l 1045 </w:delInstrText>
            </w:r>
            <w:r w:rsidR="00DA4D42" w:rsidDel="00F51941">
              <w:fldChar w:fldCharType="separate"/>
            </w:r>
            <w:r w:rsidR="00903DDF" w:rsidDel="00F51941">
              <w:rPr>
                <w:noProof/>
              </w:rPr>
              <w:delText>[8]</w:delText>
            </w:r>
            <w:r w:rsidR="00DA4D42" w:rsidDel="00F51941">
              <w:fldChar w:fldCharType="end"/>
            </w:r>
          </w:del>
          <w:customXmlDelRangeStart w:id="938" w:author="Sebastian" w:date="2011-09-01T19:36:00Z"/>
        </w:sdtContent>
      </w:sdt>
      <w:customXmlDelRangeEnd w:id="938"/>
      <w:customXmlInsRangeStart w:id="939" w:author="Sebastian" w:date="2011-09-01T19:36:00Z"/>
      <w:sdt>
        <w:sdtPr>
          <w:id w:val="1430512"/>
          <w:citation/>
        </w:sdtPr>
        <w:sdtContent>
          <w:customXmlInsRangeEnd w:id="939"/>
          <w:ins w:id="940" w:author="Sebastian" w:date="2011-09-01T19:36:00Z">
            <w:r w:rsidR="00DA4D42">
              <w:fldChar w:fldCharType="begin"/>
            </w:r>
            <w:r w:rsidR="003F2DDD">
              <w:instrText xml:space="preserve"> CITATION Goo111 \l 1045 </w:instrText>
            </w:r>
          </w:ins>
          <w:r w:rsidR="00DA4D42">
            <w:fldChar w:fldCharType="separate"/>
          </w:r>
          <w:r w:rsidR="00B57808">
            <w:rPr>
              <w:noProof/>
            </w:rPr>
            <w:t xml:space="preserve"> [8]</w:t>
          </w:r>
          <w:ins w:id="941" w:author="Sebastian" w:date="2011-09-01T19:36:00Z">
            <w:r w:rsidR="00DA4D42">
              <w:fldChar w:fldCharType="end"/>
            </w:r>
          </w:ins>
          <w:customXmlInsRangeStart w:id="942" w:author="Sebastian" w:date="2011-09-01T19:36:00Z"/>
        </w:sdtContent>
      </w:sdt>
      <w:customXmlInsRangeEnd w:id="942"/>
      <w:r>
        <w:t xml:space="preserve">. W przypadku naszej aplikacji </w:t>
      </w:r>
      <w:r>
        <w:lastRenderedPageBreak/>
        <w:t xml:space="preserve">przetwarzamy jedynie unikatowy identyfikator znacznika, który przesyłany jest do bazy danych. Odczyt wiadomości NDEF ma miejsce jedynie do konsoli w celach testowych. </w:t>
      </w:r>
    </w:p>
    <w:p w:rsidR="00B138EA" w:rsidRDefault="00B138EA" w:rsidP="00B138EA">
      <w:pPr>
        <w:pStyle w:val="Nagwek3"/>
      </w:pPr>
      <w:bookmarkStart w:id="943" w:name="_Toc302291867"/>
      <w:bookmarkStart w:id="944" w:name="_Toc302751712"/>
      <w:r>
        <w:t>Dobór aplikacji do obsługi znacznika</w:t>
      </w:r>
      <w:bookmarkEnd w:id="943"/>
      <w:bookmarkEnd w:id="944"/>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B57808">
              <w:rPr>
                <w:noProof/>
              </w:rPr>
              <w:t>[7]</w:t>
            </w:r>
          </w:fldSimple>
        </w:sdtContent>
      </w:sdt>
      <w:r>
        <w:t xml:space="preserve">. W tym celu stworzono dwa systemy wywoływania aplikacji. </w:t>
      </w:r>
    </w:p>
    <w:p w:rsidR="00FE3A86" w:rsidRDefault="00400359" w:rsidP="00FE3A86">
      <w:pPr>
        <w:pStyle w:val="Nagwek4"/>
      </w:pPr>
      <w:r>
        <w:t>Intent dispatch</w:t>
      </w:r>
    </w:p>
    <w:p w:rsidR="00B138EA" w:rsidRDefault="00B138EA" w:rsidP="00B138EA">
      <w:pPr>
        <w:pStyle w:val="NormalnyIn"/>
        <w:ind w:firstLine="708"/>
      </w:pPr>
      <w:r>
        <w:t xml:space="preserve">Pierwszym z nich jest </w:t>
      </w:r>
      <w:r w:rsidR="007D4C49">
        <w:t>I</w:t>
      </w:r>
      <w:r>
        <w:t>ntent di</w:t>
      </w:r>
      <w:ins w:id="945" w:author="Sebastian Łuczak" w:date="2011-08-31T23:37:00Z">
        <w:r w:rsidR="000C1024">
          <w:t>s</w:t>
        </w:r>
      </w:ins>
      <w:r>
        <w:t xml:space="preserve">patch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946" w:author="Sebastian" w:date="2011-09-01T19:30:00Z">
        <w:r w:rsidR="00282E19" w:rsidDel="003F2DDD">
          <w:delText xml:space="preserve"> </w:delText>
        </w:r>
      </w:del>
      <w:ins w:id="947" w:author="Sebastian" w:date="2011-09-01T19:30:00Z">
        <w:r w:rsidR="003F2DDD">
          <w:t xml:space="preserve"> </w:t>
        </w:r>
      </w:ins>
      <w:customXmlInsRangeStart w:id="948" w:author="Sebastian" w:date="2011-09-01T19:34:00Z"/>
      <w:sdt>
        <w:sdtPr>
          <w:id w:val="1429947"/>
          <w:citation/>
        </w:sdtPr>
        <w:sdtContent>
          <w:customXmlInsRangeEnd w:id="948"/>
          <w:ins w:id="949" w:author="Sebastian" w:date="2011-09-01T19:34:00Z">
            <w:r w:rsidR="00DA4D42">
              <w:fldChar w:fldCharType="begin"/>
            </w:r>
            <w:r w:rsidR="003F2DDD">
              <w:instrText xml:space="preserve"> CITATION Goo11 \l 1045 </w:instrText>
            </w:r>
          </w:ins>
          <w:r w:rsidR="00DA4D42">
            <w:fldChar w:fldCharType="separate"/>
          </w:r>
          <w:r w:rsidR="00B57808">
            <w:rPr>
              <w:noProof/>
            </w:rPr>
            <w:t>[16]</w:t>
          </w:r>
          <w:ins w:id="950" w:author="Sebastian" w:date="2011-09-01T19:34:00Z">
            <w:r w:rsidR="00DA4D42">
              <w:fldChar w:fldCharType="end"/>
            </w:r>
          </w:ins>
          <w:customXmlInsRangeStart w:id="951" w:author="Sebastian" w:date="2011-09-01T19:34:00Z"/>
        </w:sdtContent>
      </w:sdt>
      <w:customXmlInsRangeEnd w:id="951"/>
      <w:customXmlDelRangeStart w:id="952" w:author="Sebastian" w:date="2011-09-01T19:30:00Z"/>
      <w:sdt>
        <w:sdtPr>
          <w:id w:val="6237149"/>
          <w:citation/>
        </w:sdtPr>
        <w:sdtContent>
          <w:customXmlDelRangeEnd w:id="952"/>
          <w:del w:id="953" w:author="Sebastian" w:date="2011-09-01T11:20:00Z">
            <w:r w:rsidR="00DA4D42" w:rsidDel="00F51941">
              <w:fldChar w:fldCharType="begin"/>
            </w:r>
            <w:r w:rsidR="00796063" w:rsidDel="00F51941">
              <w:delInstrText xml:space="preserve"> CITATION Goo11 \l 1045 </w:delInstrText>
            </w:r>
            <w:r w:rsidR="00DA4D42" w:rsidDel="00F51941">
              <w:fldChar w:fldCharType="separate"/>
            </w:r>
            <w:r w:rsidR="00903DDF" w:rsidDel="00F51941">
              <w:rPr>
                <w:noProof/>
              </w:rPr>
              <w:delText>[18]</w:delText>
            </w:r>
            <w:r w:rsidR="00DA4D42" w:rsidDel="00F51941">
              <w:fldChar w:fldCharType="end"/>
            </w:r>
          </w:del>
          <w:customXmlDelRangeStart w:id="954" w:author="Sebastian" w:date="2011-09-01T19:30:00Z"/>
        </w:sdtContent>
      </w:sdt>
      <w:customXmlDelRangeEnd w:id="954"/>
      <w:r>
        <w:t>. Poniżej przedstawię pokrótce wspomniane typy akcji:</w:t>
      </w:r>
    </w:p>
    <w:p w:rsidR="00B138EA" w:rsidRDefault="00B138EA" w:rsidP="00B138EA">
      <w:pPr>
        <w:pStyle w:val="NormalnyIn"/>
        <w:ind w:firstLine="708"/>
      </w:pPr>
      <w:r>
        <w:rPr>
          <w:rStyle w:val="apple-style-span"/>
          <w:rFonts w:ascii="Courier New" w:hAnsi="Courier New" w:cs="Courier New"/>
          <w:color w:val="007000"/>
          <w:sz w:val="20"/>
          <w:szCs w:val="20"/>
          <w:shd w:val="clear" w:color="auto" w:fill="FFFFFF"/>
        </w:rPr>
        <w:t>android.nfc.action.NDEF_DISCOVERED</w:t>
      </w:r>
    </w:p>
    <w:p w:rsidR="00B138EA" w:rsidRDefault="00B138EA" w:rsidP="00B138EA">
      <w:pPr>
        <w:pStyle w:val="NormalnyIn"/>
        <w:ind w:firstLine="708"/>
      </w:pPr>
      <w:r>
        <w:t>Powyższa akcja opiera się na analizie typu wiadomości zamieszczonych na znaczniku. Jeśli dany typ wiadomości widnieje w pliku AndroidManifest.xml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android.nfc.action.TECH_DISCOVERED</w:t>
      </w:r>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android.nfc.action.TAG_DISCOVERED</w:t>
      </w:r>
    </w:p>
    <w:p w:rsidR="00B138EA" w:rsidRDefault="00B138EA" w:rsidP="00B138EA">
      <w:pPr>
        <w:pStyle w:val="NormalnyIn"/>
        <w:rPr>
          <w:ins w:id="955" w:author="Sebastian Łuczak" w:date="2011-09-02T11:00:00Z"/>
        </w:rPr>
      </w:pPr>
      <w:r>
        <w:t xml:space="preserve">Akcja ta wywoływana jest w sytuacji gdy powyższe filtry zawiodły, lub znacznik jest </w:t>
      </w:r>
      <w:commentRangeStart w:id="956"/>
      <w:r>
        <w:t>nieznanego</w:t>
      </w:r>
      <w:commentRangeEnd w:id="956"/>
      <w:r w:rsidR="000C1024">
        <w:rPr>
          <w:rStyle w:val="Odwoaniedokomentarza"/>
          <w:rFonts w:ascii="Calibri" w:eastAsia="Calibri" w:hAnsi="Calibri"/>
          <w:lang w:eastAsia="en-US"/>
        </w:rPr>
        <w:commentReference w:id="956"/>
      </w:r>
      <w:r>
        <w:t xml:space="preserve"> typu. </w:t>
      </w:r>
    </w:p>
    <w:p w:rsidR="009179B0" w:rsidDel="00F822BC" w:rsidRDefault="009179B0" w:rsidP="00AE6239">
      <w:pPr>
        <w:pStyle w:val="NormalnyIn"/>
        <w:ind w:firstLine="0"/>
        <w:rPr>
          <w:del w:id="957" w:author="Sebastian Łuczak" w:date="2011-09-02T18:18:00Z"/>
        </w:rPr>
        <w:pPrChange w:id="958" w:author="Sebastian Łuczak" w:date="2011-09-02T17:28:00Z">
          <w:pPr>
            <w:pStyle w:val="NormalnyIn"/>
          </w:pPr>
        </w:pPrChange>
      </w:pPr>
    </w:p>
    <w:p w:rsidR="009B7F80" w:rsidRDefault="00400359" w:rsidP="00410E8E">
      <w:pPr>
        <w:pStyle w:val="Nagwek4"/>
      </w:pPr>
      <w:r>
        <w:t xml:space="preserve">Foreground </w:t>
      </w:r>
      <w:del w:id="959" w:author="Sebastian Łuczak" w:date="2011-08-31T23:38:00Z">
        <w:r w:rsidDel="000C1024">
          <w:delText>Dispatch</w:delText>
        </w:r>
      </w:del>
      <w:ins w:id="960" w:author="Sebastian Łuczak" w:date="2011-08-31T23:38:00Z">
        <w:r w:rsidR="000C1024">
          <w:t>dispatch</w:t>
        </w:r>
      </w:ins>
    </w:p>
    <w:p w:rsidR="00B138EA" w:rsidRDefault="00B138EA" w:rsidP="00B138EA">
      <w:pPr>
        <w:pStyle w:val="NormalnyIn"/>
      </w:pPr>
      <w:r>
        <w:t xml:space="preserve">Druga z metod obsługi odczytanego znacznika, tzw. </w:t>
      </w:r>
      <w:r w:rsidR="00410E8E">
        <w:t>F</w:t>
      </w:r>
      <w:r w:rsidR="00400359">
        <w:t>oreground dispatch</w:t>
      </w:r>
      <w:r>
        <w:t>, wymaga od programisty samodzielnego wywołania i kontroli w cyklu życia aplikacji. Opiera się ona na narzuceniu najwyższego priorytetu obsługi znacznika aplikacji uruchomionej na pierwszym planie</w:t>
      </w:r>
      <w:del w:id="961" w:author="Sebastian Łuczak" w:date="2011-09-02T10:19:00Z">
        <w:r w:rsidR="009B7F80" w:rsidDel="009864F9">
          <w:delText xml:space="preserve"> </w:delText>
        </w:r>
      </w:del>
      <w:customXmlDelRangeStart w:id="962" w:author="Sebastian Łuczak" w:date="2011-09-02T10:19:00Z"/>
      <w:sdt>
        <w:sdtPr>
          <w:id w:val="6237150"/>
          <w:citation/>
        </w:sdtPr>
        <w:sdtContent>
          <w:customXmlDelRangeEnd w:id="962"/>
          <w:ins w:id="963" w:author="Sebastian" w:date="2011-09-01T11:20:00Z">
            <w:del w:id="964" w:author="Sebastian Łuczak" w:date="2011-09-02T10:19:00Z">
              <w:r w:rsidR="00DA4D42" w:rsidDel="009864F9">
                <w:fldChar w:fldCharType="begin"/>
              </w:r>
              <w:r w:rsidR="00F51941" w:rsidDel="009864F9">
                <w:delInstrText xml:space="preserve"> CITATION Goo11 \l 1045  </w:delInstrText>
              </w:r>
            </w:del>
          </w:ins>
          <w:del w:id="965" w:author="Sebastian Łuczak" w:date="2011-09-02T10:19:00Z">
            <w:r w:rsidR="00DA4D42" w:rsidDel="009864F9">
              <w:fldChar w:fldCharType="separate"/>
            </w:r>
            <w:r w:rsidR="00BA4FD2" w:rsidDel="009864F9">
              <w:rPr>
                <w:noProof/>
              </w:rPr>
              <w:delText>[18]</w:delText>
            </w:r>
          </w:del>
          <w:ins w:id="966" w:author="Sebastian" w:date="2011-09-01T11:20:00Z">
            <w:del w:id="967" w:author="Sebastian Łuczak" w:date="2011-09-02T10:19:00Z">
              <w:r w:rsidR="00DA4D42" w:rsidDel="009864F9">
                <w:fldChar w:fldCharType="end"/>
              </w:r>
            </w:del>
          </w:ins>
          <w:del w:id="968" w:author="Sebastian Łuczak" w:date="2011-09-02T10:19:00Z">
            <w:r w:rsidR="00DA4D42" w:rsidDel="009864F9">
              <w:fldChar w:fldCharType="begin"/>
            </w:r>
            <w:r w:rsidR="00796063" w:rsidDel="009864F9">
              <w:delInstrText xml:space="preserve"> CITATION Goo11 \l 1045 </w:delInstrText>
            </w:r>
            <w:r w:rsidR="00DA4D42" w:rsidDel="009864F9">
              <w:fldChar w:fldCharType="separate"/>
            </w:r>
            <w:r w:rsidR="00903DDF" w:rsidDel="009864F9">
              <w:rPr>
                <w:noProof/>
              </w:rPr>
              <w:delText>[18]</w:delText>
            </w:r>
            <w:r w:rsidR="00DA4D42" w:rsidDel="009864F9">
              <w:fldChar w:fldCharType="end"/>
            </w:r>
          </w:del>
          <w:ins w:id="969" w:author="Sebastian" w:date="2011-09-01T11:20:00Z">
            <w:del w:id="970" w:author="Sebastian Łuczak" w:date="2011-09-02T10:19:00Z">
              <w:r w:rsidR="00DA4D42" w:rsidDel="009864F9">
                <w:fldChar w:fldCharType="begin"/>
              </w:r>
              <w:r w:rsidR="00F51941" w:rsidDel="009864F9">
                <w:delInstrText xml:space="preserve"> CITATION Goo11 \l 1045  </w:delInstrText>
              </w:r>
            </w:del>
          </w:ins>
          <w:del w:id="971" w:author="Sebastian Łuczak" w:date="2011-09-02T10:19:00Z">
            <w:r w:rsidR="00DA4D42" w:rsidDel="009864F9">
              <w:fldChar w:fldCharType="separate"/>
            </w:r>
            <w:r w:rsidR="00BA4FD2" w:rsidDel="009864F9">
              <w:rPr>
                <w:noProof/>
              </w:rPr>
              <w:delText xml:space="preserve"> [18]</w:delText>
            </w:r>
          </w:del>
          <w:ins w:id="972" w:author="Sebastian" w:date="2011-09-01T11:20:00Z">
            <w:del w:id="973" w:author="Sebastian Łuczak" w:date="2011-09-02T10:19:00Z">
              <w:r w:rsidR="00DA4D42" w:rsidDel="009864F9">
                <w:fldChar w:fldCharType="end"/>
              </w:r>
            </w:del>
          </w:ins>
          <w:customXmlDelRangeStart w:id="974" w:author="Sebastian Łuczak" w:date="2011-09-02T10:19:00Z"/>
        </w:sdtContent>
      </w:sdt>
      <w:customXmlDelRangeEnd w:id="974"/>
      <w:ins w:id="975" w:author="Sebastian Łuczak" w:date="2011-09-02T10:19:00Z">
        <w:r w:rsidR="009864F9">
          <w:t xml:space="preserve"> </w:t>
        </w:r>
      </w:ins>
      <w:customXmlInsRangeStart w:id="976" w:author="Sebastian Łuczak" w:date="2011-09-02T10:19:00Z"/>
      <w:sdt>
        <w:sdtPr>
          <w:id w:val="2196380"/>
          <w:citation/>
        </w:sdtPr>
        <w:sdtContent>
          <w:customXmlInsRangeEnd w:id="976"/>
          <w:ins w:id="977" w:author="Sebastian Łuczak" w:date="2011-09-02T10:19:00Z">
            <w:r w:rsidR="00DA4D42">
              <w:fldChar w:fldCharType="begin"/>
            </w:r>
            <w:r w:rsidR="009864F9">
              <w:instrText xml:space="preserve"> CITATION Goo111 \l 1045 </w:instrText>
            </w:r>
          </w:ins>
          <w:r w:rsidR="00DA4D42">
            <w:fldChar w:fldCharType="separate"/>
          </w:r>
          <w:r w:rsidR="00B57808">
            <w:rPr>
              <w:noProof/>
            </w:rPr>
            <w:t>[8]</w:t>
          </w:r>
          <w:ins w:id="978" w:author="Sebastian Łuczak" w:date="2011-09-02T10:19:00Z">
            <w:r w:rsidR="00DA4D42">
              <w:fldChar w:fldCharType="end"/>
            </w:r>
          </w:ins>
          <w:customXmlInsRangeStart w:id="979" w:author="Sebastian Łuczak" w:date="2011-09-02T10:19:00Z"/>
        </w:sdtContent>
      </w:sdt>
      <w:customXmlInsRangeEnd w:id="979"/>
      <w:r>
        <w:t xml:space="preserve">. Oczywiście znacznik spełniać musi wymogi określone w filtrach typu danych i </w:t>
      </w:r>
      <w:commentRangeStart w:id="980"/>
      <w:r>
        <w:t>technologii jego wykonania.</w:t>
      </w:r>
      <w:commentRangeEnd w:id="980"/>
      <w:r w:rsidR="00173B6A">
        <w:rPr>
          <w:rStyle w:val="Odwoaniedokomentarza"/>
          <w:rFonts w:ascii="Calibri" w:eastAsia="Calibri" w:hAnsi="Calibri"/>
          <w:lang w:eastAsia="en-US"/>
        </w:rPr>
        <w:commentReference w:id="980"/>
      </w:r>
    </w:p>
    <w:p w:rsidR="0016603D" w:rsidRDefault="00B138EA" w:rsidP="00B138EA">
      <w:pPr>
        <w:pStyle w:val="NormalnyIn"/>
        <w:rPr>
          <w:ins w:id="981" w:author="Sebastian Łuczak" w:date="2011-09-02T17:39:00Z"/>
        </w:rPr>
      </w:pPr>
      <w:r>
        <w:t>Jak było wspomniane wcześniej, aplikacja kliencka wykorzystuje obie te metody.</w:t>
      </w:r>
      <w:ins w:id="982" w:author="Sebastian Łuczak" w:date="2011-09-02T17:36:00Z">
        <w:r w:rsidR="0016603D">
          <w:t xml:space="preserve"> </w:t>
        </w:r>
      </w:ins>
    </w:p>
    <w:p w:rsidR="00B138EA" w:rsidRDefault="0016603D" w:rsidP="0016603D">
      <w:pPr>
        <w:pStyle w:val="NormalnyIn"/>
        <w:ind w:firstLine="0"/>
        <w:rPr>
          <w:ins w:id="983" w:author="Sebastian Łuczak" w:date="2011-09-02T18:18:00Z"/>
        </w:rPr>
        <w:pPrChange w:id="984" w:author="Sebastian Łuczak" w:date="2011-09-02T17:39:00Z">
          <w:pPr>
            <w:pStyle w:val="NormalnyIn"/>
          </w:pPr>
        </w:pPrChange>
      </w:pPr>
      <w:del w:id="985" w:author="Sebastian Łuczak" w:date="2011-09-02T17:51:00Z">
        <w:r w:rsidDel="00B86746">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16603D" w:rsidRDefault="0016603D" w:rsidP="0016603D">
                    <w:pPr>
                      <w:jc w:val="center"/>
                      <w:pPrChange w:id="986" w:author="Sebastian Łuczak" w:date="2011-09-02T17:41:00Z">
                        <w:pPr/>
                      </w:pPrChange>
                    </w:pPr>
                    <w:ins w:id="987" w:author="Sebastian Łuczak" w:date="2011-09-02T17:41:00Z">
                      <w:r>
                        <w:t>enaleForegroundDispatch()</w:t>
                      </w:r>
                    </w:ins>
                  </w:p>
                </w:txbxContent>
              </v:textbox>
            </v:roundrect>
          </w:pict>
        </w:r>
      </w:del>
      <w:ins w:id="988" w:author="Sebastian Łuczak" w:date="2011-09-02T17:39:00Z">
        <w:r>
          <w:t xml:space="preserve">Diagram poniżej przedstawia uproszczony schemat </w:t>
        </w:r>
      </w:ins>
      <w:ins w:id="989" w:author="Sebastian Łuczak" w:date="2011-09-02T17:40:00Z">
        <w:r>
          <w:t>działania połączonych obu wspomnianych systemów.</w:t>
        </w:r>
      </w:ins>
    </w:p>
    <w:p w:rsidR="00F822BC" w:rsidRDefault="00F822BC" w:rsidP="0016603D">
      <w:pPr>
        <w:pStyle w:val="NormalnyIn"/>
        <w:ind w:firstLine="0"/>
        <w:pPrChange w:id="990"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B86746" w:rsidRDefault="00B86746">
                  <w:ins w:id="991" w:author="Sebastian Łuczak" w:date="2011-09-02T17:52:00Z">
                    <w:r>
                      <w:t>Wykryty znacznik NFC</w:t>
                    </w:r>
                  </w:ins>
                </w:p>
              </w:txbxContent>
            </v:textbox>
          </v:roundrect>
        </w:pict>
      </w:r>
    </w:p>
    <w:p w:rsidR="00B138EA" w:rsidRDefault="00B86746" w:rsidP="00B138EA">
      <w:pPr>
        <w:pStyle w:val="NormalnyIn"/>
        <w:rPr>
          <w:ins w:id="992"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B86746" w:rsidP="00B138EA">
      <w:pPr>
        <w:pStyle w:val="NormalnyIn"/>
        <w:rPr>
          <w:ins w:id="993"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B86746" w:rsidRDefault="00B86746">
                  <w:ins w:id="994" w:author="Sebastian Łuczak" w:date="2011-09-02T17:53:00Z">
                    <w:r>
                      <w:t>Dane ze znacznika przeniesione do intencji jako EXTRA_TAG</w:t>
                    </w:r>
                  </w:ins>
                </w:p>
              </w:txbxContent>
            </v:textbox>
          </v:rect>
        </w:pict>
      </w:r>
    </w:p>
    <w:p w:rsidR="00AE6239" w:rsidRDefault="00AE6239" w:rsidP="00B138EA">
      <w:pPr>
        <w:pStyle w:val="NormalnyIn"/>
        <w:rPr>
          <w:ins w:id="995" w:author="Sebastian Łuczak" w:date="2011-09-02T17:29:00Z"/>
        </w:rPr>
      </w:pPr>
    </w:p>
    <w:p w:rsidR="00AE6239" w:rsidRDefault="00B86746" w:rsidP="00B138EA">
      <w:pPr>
        <w:pStyle w:val="NormalnyIn"/>
        <w:rPr>
          <w:ins w:id="996" w:author="Sebastian Łuczak" w:date="2011-09-02T17:29:00Z"/>
        </w:rPr>
      </w:pPr>
      <w:ins w:id="997"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313F9A" w:rsidP="00B138EA">
      <w:pPr>
        <w:pStyle w:val="NormalnyIn"/>
        <w:rPr>
          <w:ins w:id="998" w:author="Sebastian Łuczak" w:date="2011-09-02T17:29:00Z"/>
        </w:rPr>
      </w:pPr>
      <w:ins w:id="999"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313F9A" w:rsidRPr="00B86746" w:rsidRDefault="00313F9A" w:rsidP="00313F9A">
                    <w:ins w:id="1000"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B86746" w:rsidRPr="00B86746" w:rsidRDefault="00B86746" w:rsidP="00B86746">
                  <w:pPr>
                    <w:jc w:val="center"/>
                    <w:rPr>
                      <w:ins w:id="1001" w:author="Sebastian Łuczak" w:date="2011-09-02T17:55:00Z"/>
                      <w:sz w:val="16"/>
                      <w:szCs w:val="16"/>
                    </w:rPr>
                    <w:pPrChange w:id="1002" w:author="Sebastian Łuczak" w:date="2011-09-02T17:55:00Z">
                      <w:pPr/>
                    </w:pPrChange>
                  </w:pPr>
                  <w:ins w:id="1003" w:author="Sebastian Łuczak" w:date="2011-09-02T17:55:00Z">
                    <w:r w:rsidRPr="00B86746">
                      <w:rPr>
                        <w:sz w:val="16"/>
                        <w:szCs w:val="16"/>
                      </w:rPr>
                      <w:t>Aplikacja pierwszego planu z foregroundDispatch?</w:t>
                    </w:r>
                  </w:ins>
                </w:p>
                <w:p w:rsidR="00B86746" w:rsidRDefault="00B86746" w:rsidP="00B86746">
                  <w:pPr>
                    <w:jc w:val="center"/>
                    <w:pPrChange w:id="1004"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B86746" w:rsidRPr="00B86746" w:rsidRDefault="00B86746" w:rsidP="00B86746">
                  <w:pPr>
                    <w:rPr>
                      <w:szCs w:val="16"/>
                    </w:rPr>
                  </w:pPr>
                </w:p>
              </w:txbxContent>
            </v:textbox>
          </v:shape>
        </w:pict>
      </w:r>
      <w:ins w:id="1005"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313F9A" w:rsidRDefault="00313F9A" w:rsidP="00313F9A">
                    <w:pPr>
                      <w:jc w:val="center"/>
                      <w:pPrChange w:id="1006" w:author="Sebastian Łuczak" w:date="2011-09-02T18:02:00Z">
                        <w:pPr/>
                      </w:pPrChange>
                    </w:pPr>
                    <w:ins w:id="1007" w:author="Sebastian Łuczak" w:date="2011-09-02T18:01:00Z">
                      <w:r>
                        <w:t>Przekaż</w:t>
                      </w:r>
                    </w:ins>
                    <w:ins w:id="1008" w:author="Sebastian Łuczak" w:date="2011-09-02T18:02:00Z">
                      <w:r>
                        <w:t xml:space="preserve"> </w:t>
                      </w:r>
                      <w:r>
                        <w:t>do aktywności</w:t>
                      </w:r>
                    </w:ins>
                    <w:ins w:id="1009" w:author="Sebastian Łuczak" w:date="2011-09-02T18:01:00Z">
                      <w:r>
                        <w:t xml:space="preserve"> </w:t>
                      </w:r>
                    </w:ins>
                    <w:ins w:id="1010" w:author="Sebastian Łuczak" w:date="2011-09-02T18:03:00Z">
                      <w:r>
                        <w:t>pierwszego planu</w:t>
                      </w:r>
                    </w:ins>
                  </w:p>
                </w:txbxContent>
              </v:textbox>
            </v:roundrect>
          </w:pict>
        </w:r>
      </w:ins>
    </w:p>
    <w:p w:rsidR="00AE6239" w:rsidRDefault="00B86746" w:rsidP="00B138EA">
      <w:pPr>
        <w:pStyle w:val="NormalnyIn"/>
        <w:rPr>
          <w:ins w:id="1011" w:author="Sebastian Łuczak" w:date="2011-09-02T17:29:00Z"/>
        </w:rPr>
      </w:pPr>
      <w:ins w:id="1012"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313F9A" w:rsidP="00B138EA">
      <w:pPr>
        <w:pStyle w:val="NormalnyIn"/>
        <w:rPr>
          <w:ins w:id="1013" w:author="Sebastian Łuczak" w:date="2011-09-02T17:29:00Z"/>
        </w:rPr>
      </w:pPr>
      <w:ins w:id="1014"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B86746" w:rsidRDefault="00B86746" w:rsidP="00B86746">
                    <w:pPr>
                      <w:rPr>
                        <w:ins w:id="1015" w:author="Sebastian Łuczak" w:date="2011-09-02T17:48:00Z"/>
                      </w:rPr>
                    </w:pPr>
                    <w:ins w:id="1016" w:author="Sebastian Łuczak" w:date="2011-09-02T17:48:00Z">
                      <w:r>
                        <w:t xml:space="preserve">Nie </w:t>
                      </w:r>
                    </w:ins>
                  </w:p>
                  <w:p w:rsidR="00B86746" w:rsidRDefault="00B86746" w:rsidP="00B86746"/>
                </w:txbxContent>
              </v:textbox>
            </v:shape>
          </w:pict>
        </w:r>
      </w:ins>
      <w:ins w:id="1017"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018" w:author="Sebastian Łuczak" w:date="2011-09-02T17:29:00Z"/>
        </w:rPr>
      </w:pPr>
    </w:p>
    <w:p w:rsidR="00AE6239" w:rsidRDefault="00313F9A" w:rsidP="00B138EA">
      <w:pPr>
        <w:pStyle w:val="NormalnyIn"/>
        <w:rPr>
          <w:ins w:id="1019" w:author="Sebastian Łuczak" w:date="2011-09-02T17:29:00Z"/>
        </w:rPr>
      </w:pPr>
      <w:ins w:id="1020"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313F9A" w:rsidRPr="00B86746" w:rsidRDefault="00313F9A" w:rsidP="00313F9A">
                    <w:ins w:id="1021" w:author="Sebastian Łuczak" w:date="2011-09-02T18:04:00Z">
                      <w:r>
                        <w:t>Tak</w:t>
                      </w:r>
                    </w:ins>
                  </w:p>
                </w:txbxContent>
              </v:textbox>
            </v:shape>
          </w:pict>
        </w:r>
      </w:ins>
      <w:ins w:id="1022"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313F9A" w:rsidRDefault="00313F9A" w:rsidP="00313F9A">
                    <w:pPr>
                      <w:jc w:val="center"/>
                      <w:pPrChange w:id="1023" w:author="Sebastian Łuczak" w:date="2011-09-02T18:02:00Z">
                        <w:pPr/>
                      </w:pPrChange>
                    </w:pPr>
                    <w:ins w:id="1024" w:author="Sebastian Łuczak" w:date="2011-09-02T18:01:00Z">
                      <w:r>
                        <w:t>Przekaż</w:t>
                      </w:r>
                    </w:ins>
                    <w:ins w:id="1025" w:author="Sebastian Łuczak" w:date="2011-09-02T18:02:00Z">
                      <w:r>
                        <w:t xml:space="preserve"> </w:t>
                      </w:r>
                      <w:r>
                        <w:t>do aktywności</w:t>
                      </w:r>
                    </w:ins>
                    <w:ins w:id="1026" w:author="Sebastian Łuczak" w:date="2011-09-02T18:01:00Z">
                      <w:r>
                        <w:t xml:space="preserve"> jako ACTION_</w:t>
                      </w:r>
                    </w:ins>
                    <w:ins w:id="1027" w:author="Sebastian Łuczak" w:date="2011-09-02T18:02:00Z">
                      <w:r>
                        <w:t>NDEF</w:t>
                      </w:r>
                    </w:ins>
                    <w:ins w:id="1028" w:author="Sebastian Łuczak" w:date="2011-09-02T18:01:00Z">
                      <w:r>
                        <w:t>_</w:t>
                      </w:r>
                    </w:ins>
                    <w:ins w:id="1029" w:author="Sebastian Łuczak" w:date="2011-09-02T18:02:00Z">
                      <w:r>
                        <w:t>DISCOVERED</w:t>
                      </w:r>
                    </w:ins>
                  </w:p>
                </w:txbxContent>
              </v:textbox>
            </v:roundrect>
          </w:pict>
        </w:r>
      </w:ins>
      <w:ins w:id="1030" w:author="Sebastian Łuczak" w:date="2011-09-02T17:56:00Z">
        <w:r w:rsidR="00B86746">
          <w:rPr>
            <w:noProof/>
          </w:rPr>
          <w:pict>
            <v:shape id="_x0000_s1094" type="#_x0000_t202" style="position:absolute;left:0;text-align:left;margin-left:130.2pt;margin-top:5.25pt;width:137.25pt;height:48pt;z-index:251692032" filled="f" stroked="f">
              <v:textbox style="mso-next-textbox:#_x0000_s1094">
                <w:txbxContent>
                  <w:p w:rsidR="00B86746" w:rsidRDefault="00B86746" w:rsidP="00B86746">
                    <w:pPr>
                      <w:jc w:val="center"/>
                      <w:rPr>
                        <w:ins w:id="1031" w:author="Sebastian Łuczak" w:date="2011-09-02T17:56:00Z"/>
                        <w:sz w:val="16"/>
                        <w:szCs w:val="16"/>
                      </w:rPr>
                      <w:pPrChange w:id="1032" w:author="Sebastian Łuczak" w:date="2011-09-02T17:55:00Z">
                        <w:pPr/>
                      </w:pPrChange>
                    </w:pPr>
                    <w:ins w:id="1033" w:author="Sebastian Łuczak" w:date="2011-09-02T17:56:00Z">
                      <w:r>
                        <w:rPr>
                          <w:sz w:val="16"/>
                          <w:szCs w:val="16"/>
                        </w:rPr>
                        <w:t>Jakakolwiek</w:t>
                      </w:r>
                    </w:ins>
                  </w:p>
                  <w:p w:rsidR="00B86746" w:rsidRPr="00B86746" w:rsidRDefault="00B86746" w:rsidP="00B86746">
                    <w:pPr>
                      <w:jc w:val="center"/>
                      <w:rPr>
                        <w:ins w:id="1034" w:author="Sebastian Łuczak" w:date="2011-09-02T17:55:00Z"/>
                        <w:sz w:val="16"/>
                        <w:szCs w:val="16"/>
                      </w:rPr>
                      <w:pPrChange w:id="1035" w:author="Sebastian Łuczak" w:date="2011-09-02T17:55:00Z">
                        <w:pPr/>
                      </w:pPrChange>
                    </w:pPr>
                    <w:ins w:id="1036" w:author="Sebastian Łuczak" w:date="2011-09-02T17:56:00Z">
                      <w:r>
                        <w:rPr>
                          <w:sz w:val="16"/>
                          <w:szCs w:val="16"/>
                        </w:rPr>
                        <w:t>aplikacja obsługuje</w:t>
                      </w:r>
                    </w:ins>
                    <w:ins w:id="1037" w:author="Sebastian Łuczak" w:date="2011-09-02T17:57:00Z">
                      <w:r>
                        <w:rPr>
                          <w:sz w:val="16"/>
                          <w:szCs w:val="16"/>
                        </w:rPr>
                        <w:t xml:space="preserve"> taką zawartość</w:t>
                      </w:r>
                    </w:ins>
                    <w:ins w:id="1038" w:author="Sebastian Łuczak" w:date="2011-09-02T17:56:00Z">
                      <w:r>
                        <w:rPr>
                          <w:sz w:val="16"/>
                          <w:szCs w:val="16"/>
                        </w:rPr>
                        <w:t xml:space="preserve"> </w:t>
                      </w:r>
                    </w:ins>
                    <w:ins w:id="1039" w:author="Sebastian Łuczak" w:date="2011-09-02T17:58:00Z">
                      <w:r w:rsidR="00313F9A">
                        <w:rPr>
                          <w:sz w:val="16"/>
                          <w:szCs w:val="16"/>
                        </w:rPr>
                        <w:t xml:space="preserve">w </w:t>
                      </w:r>
                    </w:ins>
                    <w:ins w:id="1040" w:author="Sebastian Łuczak" w:date="2011-09-02T17:57:00Z">
                      <w:r>
                        <w:rPr>
                          <w:sz w:val="16"/>
                          <w:szCs w:val="16"/>
                        </w:rPr>
                        <w:t>ACTION_NDEF_DISCOVERED?</w:t>
                      </w:r>
                    </w:ins>
                  </w:p>
                  <w:p w:rsidR="00B86746" w:rsidRDefault="00B86746" w:rsidP="00B86746">
                    <w:pPr>
                      <w:jc w:val="center"/>
                      <w:pPrChange w:id="1041" w:author="Sebastian Łuczak" w:date="2011-09-02T17:55:00Z">
                        <w:pPr/>
                      </w:pPrChange>
                    </w:pPr>
                  </w:p>
                </w:txbxContent>
              </v:textbox>
            </v:shape>
          </w:pict>
        </w:r>
        <w:r w:rsidR="00B86746">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B86746" w:rsidRPr="00B86746" w:rsidRDefault="00B86746" w:rsidP="00B86746">
                    <w:pPr>
                      <w:rPr>
                        <w:szCs w:val="16"/>
                      </w:rPr>
                    </w:pPr>
                  </w:p>
                </w:txbxContent>
              </v:textbox>
            </v:shape>
          </w:pict>
        </w:r>
      </w:ins>
    </w:p>
    <w:p w:rsidR="00AE6239" w:rsidRDefault="00313F9A" w:rsidP="00B138EA">
      <w:pPr>
        <w:pStyle w:val="NormalnyIn"/>
        <w:rPr>
          <w:ins w:id="1042" w:author="Sebastian Łuczak" w:date="2011-09-02T17:29:00Z"/>
        </w:rPr>
      </w:pPr>
      <w:ins w:id="1043"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313F9A" w:rsidP="00B138EA">
      <w:pPr>
        <w:pStyle w:val="NormalnyIn"/>
        <w:rPr>
          <w:ins w:id="1044"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B86746" w:rsidRDefault="00B86746">
                  <w:ins w:id="1045" w:author="Sebastian Łuczak" w:date="2011-09-02T17:46:00Z">
                    <w:r>
                      <w:t>Nie</w:t>
                    </w:r>
                  </w:ins>
                </w:p>
              </w:txbxContent>
            </v:textbox>
          </v:shape>
        </w:pict>
      </w:r>
    </w:p>
    <w:p w:rsidR="00AE6239" w:rsidRDefault="00313F9A" w:rsidP="00B138EA">
      <w:pPr>
        <w:pStyle w:val="NormalnyIn"/>
        <w:rPr>
          <w:ins w:id="1046" w:author="Sebastian Łuczak" w:date="2011-09-02T17:29:00Z"/>
        </w:rPr>
      </w:pPr>
      <w:ins w:id="1047"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313F9A" w:rsidRPr="00B86746" w:rsidRDefault="00313F9A"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313F9A" w:rsidP="00B138EA">
      <w:pPr>
        <w:pStyle w:val="NormalnyIn"/>
        <w:rPr>
          <w:ins w:id="1048" w:author="Sebastian Łuczak" w:date="2011-09-02T17:29:00Z"/>
        </w:rPr>
      </w:pPr>
      <w:ins w:id="1049"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313F9A" w:rsidRPr="00B86746" w:rsidRDefault="00313F9A" w:rsidP="00313F9A">
                    <w:ins w:id="1050" w:author="Sebastian Łuczak" w:date="2011-09-02T18:04:00Z">
                      <w:r>
                        <w:t>Tak</w:t>
                      </w:r>
                    </w:ins>
                  </w:p>
                </w:txbxContent>
              </v:textbox>
            </v:shape>
          </w:pict>
        </w:r>
      </w:ins>
      <w:ins w:id="1051"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313F9A" w:rsidRDefault="00313F9A" w:rsidP="00313F9A">
                    <w:pPr>
                      <w:jc w:val="center"/>
                      <w:pPrChange w:id="1052" w:author="Sebastian Łuczak" w:date="2011-09-02T18:02:00Z">
                        <w:pPr/>
                      </w:pPrChange>
                    </w:pPr>
                    <w:ins w:id="1053" w:author="Sebastian Łuczak" w:date="2011-09-02T18:01:00Z">
                      <w:r>
                        <w:t>Przekaż</w:t>
                      </w:r>
                    </w:ins>
                    <w:ins w:id="1054" w:author="Sebastian Łuczak" w:date="2011-09-02T18:02:00Z">
                      <w:r>
                        <w:t xml:space="preserve"> do aktywności</w:t>
                      </w:r>
                    </w:ins>
                    <w:ins w:id="1055" w:author="Sebastian Łuczak" w:date="2011-09-02T18:01:00Z">
                      <w:r>
                        <w:t xml:space="preserve"> jako ACTION_T</w:t>
                      </w:r>
                    </w:ins>
                    <w:ins w:id="1056" w:author="Sebastian Łuczak" w:date="2011-09-02T18:02:00Z">
                      <w:r>
                        <w:t>ECH</w:t>
                      </w:r>
                    </w:ins>
                    <w:ins w:id="1057" w:author="Sebastian Łuczak" w:date="2011-09-02T18:01:00Z">
                      <w:r>
                        <w:t>_</w:t>
                      </w:r>
                    </w:ins>
                    <w:ins w:id="1058" w:author="Sebastian Łuczak" w:date="2011-09-02T18:02:00Z">
                      <w:r>
                        <w:t>DISCOVERED</w:t>
                      </w:r>
                    </w:ins>
                  </w:p>
                </w:txbxContent>
              </v:textbox>
            </v:roundrect>
          </w:pict>
        </w:r>
      </w:ins>
      <w:ins w:id="1059"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313F9A" w:rsidRDefault="00313F9A" w:rsidP="00313F9A">
                    <w:pPr>
                      <w:jc w:val="center"/>
                      <w:rPr>
                        <w:ins w:id="1060" w:author="Sebastian Łuczak" w:date="2011-09-02T18:00:00Z"/>
                        <w:sz w:val="16"/>
                        <w:szCs w:val="16"/>
                      </w:rPr>
                      <w:pPrChange w:id="1061" w:author="Sebastian Łuczak" w:date="2011-09-02T17:55:00Z">
                        <w:pPr/>
                      </w:pPrChange>
                    </w:pPr>
                    <w:ins w:id="1062" w:author="Sebastian Łuczak" w:date="2011-09-02T18:00:00Z">
                      <w:r>
                        <w:rPr>
                          <w:sz w:val="16"/>
                          <w:szCs w:val="16"/>
                        </w:rPr>
                        <w:t>Jakakolwiek</w:t>
                      </w:r>
                    </w:ins>
                  </w:p>
                  <w:p w:rsidR="00313F9A" w:rsidRDefault="00313F9A" w:rsidP="00313F9A">
                    <w:pPr>
                      <w:jc w:val="center"/>
                      <w:rPr>
                        <w:ins w:id="1063" w:author="Sebastian Łuczak" w:date="2011-09-02T18:01:00Z"/>
                        <w:sz w:val="16"/>
                        <w:szCs w:val="16"/>
                      </w:rPr>
                      <w:pPrChange w:id="1064" w:author="Sebastian Łuczak" w:date="2011-09-02T17:55:00Z">
                        <w:pPr/>
                      </w:pPrChange>
                    </w:pPr>
                    <w:ins w:id="1065" w:author="Sebastian Łuczak" w:date="2011-09-02T18:00:00Z">
                      <w:r>
                        <w:rPr>
                          <w:sz w:val="16"/>
                          <w:szCs w:val="16"/>
                        </w:rPr>
                        <w:t>aplikacja obsługuje technologię znacznika</w:t>
                      </w:r>
                    </w:ins>
                  </w:p>
                  <w:p w:rsidR="00313F9A" w:rsidRPr="00B86746" w:rsidRDefault="00313F9A" w:rsidP="00313F9A">
                    <w:pPr>
                      <w:jc w:val="center"/>
                      <w:rPr>
                        <w:ins w:id="1066" w:author="Sebastian Łuczak" w:date="2011-09-02T17:55:00Z"/>
                        <w:sz w:val="16"/>
                        <w:szCs w:val="16"/>
                      </w:rPr>
                      <w:pPrChange w:id="1067" w:author="Sebastian Łuczak" w:date="2011-09-02T17:55:00Z">
                        <w:pPr/>
                      </w:pPrChange>
                    </w:pPr>
                    <w:ins w:id="1068" w:author="Sebastian Łuczak" w:date="2011-09-02T18:01:00Z">
                      <w:r>
                        <w:rPr>
                          <w:sz w:val="16"/>
                          <w:szCs w:val="16"/>
                        </w:rPr>
                        <w:t>w ACTION_TECH_DISCOVERED?</w:t>
                      </w:r>
                    </w:ins>
                  </w:p>
                  <w:p w:rsidR="00313F9A" w:rsidRDefault="00313F9A" w:rsidP="00313F9A">
                    <w:pPr>
                      <w:jc w:val="center"/>
                      <w:pPrChange w:id="1069" w:author="Sebastian Łuczak" w:date="2011-09-02T17:55:00Z">
                        <w:pPr/>
                      </w:pPrChange>
                    </w:pPr>
                  </w:p>
                </w:txbxContent>
              </v:textbox>
            </v:shape>
          </w:pict>
        </w:r>
      </w:ins>
    </w:p>
    <w:p w:rsidR="00AE6239" w:rsidRDefault="00AE6239" w:rsidP="00B138EA">
      <w:pPr>
        <w:pStyle w:val="NormalnyIn"/>
        <w:rPr>
          <w:ins w:id="1070" w:author="Sebastian Łuczak" w:date="2011-09-02T17:29:00Z"/>
        </w:rPr>
      </w:pPr>
    </w:p>
    <w:p w:rsidR="00AE6239" w:rsidRDefault="00313F9A" w:rsidP="00B138EA">
      <w:pPr>
        <w:pStyle w:val="NormalnyIn"/>
        <w:rPr>
          <w:ins w:id="1071" w:author="Sebastian Łuczak" w:date="2011-09-02T17:29:00Z"/>
        </w:rPr>
      </w:pPr>
      <w:ins w:id="1072"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B86746" w:rsidRPr="00B86746" w:rsidRDefault="00B86746" w:rsidP="00B86746">
                    <w:ins w:id="1073" w:author="Sebastian Łuczak" w:date="2011-09-02T17:48:00Z">
                      <w:r>
                        <w:t xml:space="preserve">Nie </w:t>
                      </w:r>
                    </w:ins>
                  </w:p>
                </w:txbxContent>
              </v:textbox>
            </v:shape>
          </w:pict>
        </w:r>
      </w:ins>
      <w:ins w:id="1074" w:author="Sebastian Łuczak" w:date="2011-09-02T17:59:00Z">
        <w:r>
          <w:tab/>
        </w:r>
      </w:ins>
    </w:p>
    <w:p w:rsidR="00AE6239" w:rsidRDefault="00313F9A" w:rsidP="00B138EA">
      <w:pPr>
        <w:pStyle w:val="NormalnyIn"/>
        <w:rPr>
          <w:ins w:id="1075" w:author="Sebastian Łuczak" w:date="2011-09-02T17:29:00Z"/>
        </w:rPr>
      </w:pPr>
      <w:ins w:id="1076"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313F9A" w:rsidRDefault="00313F9A" w:rsidP="00313F9A">
                    <w:pPr>
                      <w:jc w:val="center"/>
                      <w:pPrChange w:id="1077" w:author="Sebastian Łuczak" w:date="2011-09-02T18:02:00Z">
                        <w:pPr/>
                      </w:pPrChange>
                    </w:pPr>
                    <w:ins w:id="1078" w:author="Sebastian Łuczak" w:date="2011-09-02T18:01:00Z">
                      <w:r>
                        <w:t>Przekaż jako ACTION_TAG_</w:t>
                      </w:r>
                    </w:ins>
                    <w:ins w:id="1079" w:author="Sebastian Łuczak" w:date="2011-09-02T18:02:00Z">
                      <w:r>
                        <w:t>DISCOVERED</w:t>
                      </w:r>
                    </w:ins>
                  </w:p>
                </w:txbxContent>
              </v:textbox>
            </v:roundrect>
          </w:pict>
        </w:r>
      </w:ins>
    </w:p>
    <w:p w:rsidR="00AE6239" w:rsidRDefault="00313F9A" w:rsidP="00B138EA">
      <w:pPr>
        <w:pStyle w:val="NormalnyIn"/>
        <w:rPr>
          <w:ins w:id="1080" w:author="Sebastian Łuczak" w:date="2011-09-02T17:29:00Z"/>
        </w:rPr>
      </w:pPr>
      <w:del w:id="1081" w:author="Sebastian Łuczak" w:date="2011-09-02T18:04:00Z">
        <w:r w:rsidDel="00313F9A">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082" w:author="Sebastian Łuczak" w:date="2011-09-02T17:29:00Z"/>
        </w:rPr>
      </w:pPr>
    </w:p>
    <w:p w:rsidR="00AE6239" w:rsidRDefault="00AE6239" w:rsidP="00B138EA">
      <w:pPr>
        <w:pStyle w:val="NormalnyIn"/>
        <w:rPr>
          <w:ins w:id="1083" w:author="Sebastian Łuczak" w:date="2011-09-02T18:05:00Z"/>
        </w:rPr>
      </w:pPr>
    </w:p>
    <w:p w:rsidR="00AE6239" w:rsidRDefault="0057246E" w:rsidP="00B138EA">
      <w:pPr>
        <w:pStyle w:val="NormalnyIn"/>
        <w:rPr>
          <w:ins w:id="1084" w:author="Sebastian Łuczak" w:date="2011-09-02T17:29:00Z"/>
        </w:rPr>
      </w:pPr>
      <w:ins w:id="1085" w:author="Sebastian Łuczak" w:date="2011-09-02T18:05:00Z">
        <w:r>
          <w:t>Rysunek tralalalalala</w:t>
        </w:r>
      </w:ins>
    </w:p>
    <w:p w:rsidR="00AE6239" w:rsidRDefault="00AE6239" w:rsidP="00B138EA">
      <w:pPr>
        <w:pStyle w:val="NormalnyIn"/>
      </w:pPr>
    </w:p>
    <w:p w:rsidR="00B138EA" w:rsidRDefault="00B138EA" w:rsidP="00B138EA">
      <w:pPr>
        <w:pStyle w:val="Nagwek3"/>
      </w:pPr>
      <w:bookmarkStart w:id="1086" w:name="_Toc302291868"/>
      <w:bookmarkStart w:id="1087" w:name="_Toc302751713"/>
      <w:r>
        <w:t>Wprowadzenie danych i komunikacja z usługą internetową</w:t>
      </w:r>
      <w:bookmarkEnd w:id="1086"/>
      <w:bookmarkEnd w:id="1087"/>
    </w:p>
    <w:p w:rsidR="00B138EA" w:rsidRDefault="00B138EA" w:rsidP="00B138EA">
      <w:pPr>
        <w:pStyle w:val="NormalnyIn"/>
        <w:ind w:firstLine="0"/>
        <w:rPr>
          <w:ins w:id="1088" w:author="Sebastian Łuczak" w:date="2011-09-02T18:18:00Z"/>
        </w:rPr>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1089" w:author="Sebastian Łuczak" w:date="2011-08-31T23:39:00Z">
        <w:r w:rsidR="00FB6215">
          <w:t xml:space="preserve"> (International Mobile Equipment Identi</w:t>
        </w:r>
      </w:ins>
      <w:ins w:id="1090" w:author="Sebastian Łuczak" w:date="2011-08-31T23:40:00Z">
        <w:r w:rsidR="00FB6215">
          <w:t>ty</w:t>
        </w:r>
      </w:ins>
      <w:ins w:id="1091" w:author="Sebastian Łuczak" w:date="2011-08-31T23:39:00Z">
        <w:r w:rsidR="00FB6215">
          <w:t>)</w:t>
        </w:r>
      </w:ins>
      <w:r>
        <w:t xml:space="preserve"> oraz IMSI</w:t>
      </w:r>
      <w:ins w:id="1092" w:author="Sebastian Łuczak" w:date="2011-08-31T23:39:00Z">
        <w:r w:rsidR="00FB6215">
          <w:t xml:space="preserve"> (</w:t>
        </w:r>
      </w:ins>
      <w:ins w:id="1093" w:author="Sebastian Łuczak" w:date="2011-08-31T23:40:00Z">
        <w:r w:rsidR="00FB6215">
          <w:t>International Mobile Subscriber Identity)</w:t>
        </w:r>
      </w:ins>
      <w:del w:id="1094"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p w:rsidR="00F822BC" w:rsidRDefault="00F822BC" w:rsidP="00B138EA">
      <w:pPr>
        <w:pStyle w:val="NormalnyIn"/>
        <w:ind w:firstLine="0"/>
        <w:rPr>
          <w:ins w:id="1095" w:author="Sebastian Łuczak" w:date="2011-09-02T18:18:00Z"/>
        </w:rPr>
      </w:pPr>
    </w:p>
    <w:p w:rsidR="00F822BC" w:rsidRDefault="00F822BC" w:rsidP="00B138EA">
      <w:pPr>
        <w:pStyle w:val="NormalnyIn"/>
        <w:ind w:firstLine="0"/>
        <w:rPr>
          <w:ins w:id="1096" w:author="Sebastian Łuczak" w:date="2011-09-02T18:18:00Z"/>
        </w:rPr>
      </w:pPr>
    </w:p>
    <w:p w:rsidR="00F822BC" w:rsidRDefault="00F822BC" w:rsidP="00B138EA">
      <w:pPr>
        <w:pStyle w:val="NormalnyIn"/>
        <w:ind w:firstLine="0"/>
        <w:rPr>
          <w:ins w:id="1097" w:author="Sebastian Łuczak" w:date="2011-09-02T18:18:00Z"/>
        </w:rPr>
      </w:pPr>
    </w:p>
    <w:p w:rsidR="00726470" w:rsidDel="00AE6239" w:rsidRDefault="00726470" w:rsidP="00B138EA">
      <w:pPr>
        <w:pStyle w:val="NormalnyIn"/>
        <w:ind w:firstLine="0"/>
        <w:rPr>
          <w:del w:id="1098" w:author="Sebastian Łuczak" w:date="2011-09-02T17:29:00Z"/>
        </w:rPr>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del w:id="1099" w:author="Sebastian Łuczak" w:date="2011-09-02T17:29:00Z">
              <w:r w:rsidDel="00AE6239">
                <w:delText>P</w:delText>
              </w:r>
            </w:del>
            <w:ins w:id="1100" w:author="Sebastian Łuczak" w:date="2011-09-02T17:29:00Z">
              <w:r w:rsidR="00AE6239">
                <w:t>P</w:t>
              </w:r>
            </w:ins>
            <w:r>
              <w:t>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1101"/>
            <w:r w:rsidRPr="005F34C4">
              <w:rPr>
                <w:b/>
              </w:rPr>
              <w:t>WYMOGI</w:t>
            </w:r>
            <w:commentRangeEnd w:id="1101"/>
            <w:r w:rsidR="00FB6215">
              <w:rPr>
                <w:rStyle w:val="Odwoaniedokomentarza"/>
                <w:rFonts w:ascii="Calibri" w:eastAsia="Calibri" w:hAnsi="Calibri"/>
                <w:lang w:eastAsia="en-US"/>
              </w:rPr>
              <w:commentReference w:id="1101"/>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1102"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1103" w:author="Sebastian" w:date="2011-09-02T16:37:00Z"/>
        </w:rPr>
      </w:pPr>
      <w:del w:id="1104"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105" w:name="_Toc302751714"/>
        <w:bookmarkEnd w:id="1105"/>
      </w:del>
    </w:p>
    <w:p w:rsidR="00B138EA" w:rsidRDefault="00B138EA" w:rsidP="00B138EA">
      <w:pPr>
        <w:pStyle w:val="Nagwek3"/>
      </w:pPr>
      <w:bookmarkStart w:id="1106" w:name="_Toc302291869"/>
      <w:bookmarkStart w:id="1107" w:name="_Toc302751715"/>
      <w:r>
        <w:t>Działanie aplikacji</w:t>
      </w:r>
      <w:bookmarkEnd w:id="1106"/>
      <w:bookmarkEnd w:id="1107"/>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108" w:author="Sebastian Łuczak" w:date="2011-08-31T23:41:00Z">
        <w:r w:rsidR="009A0228">
          <w:t xml:space="preserve"> „Odświeżanie…” jeśli informacje z serwera jeszcze nie dotarły,</w:t>
        </w:r>
      </w:ins>
      <w:r>
        <w:t xml:space="preserve"> „W trakcie zlecenia…” lub „Oczekiwanie</w:t>
      </w:r>
      <w:ins w:id="1109"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1110"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w:t>
      </w:r>
      <w:r>
        <w:lastRenderedPageBreak/>
        <w:t>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1"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2"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3" cstate="print"/>
                    <a:stretch>
                      <a:fillRect/>
                    </a:stretch>
                  </pic:blipFill>
                  <pic:spPr>
                    <a:xfrm>
                      <a:off x="0" y="0"/>
                      <a:ext cx="1871977" cy="3119961"/>
                    </a:xfrm>
                    <a:prstGeom prst="rect">
                      <a:avLst/>
                    </a:prstGeom>
                  </pic:spPr>
                </pic:pic>
              </a:graphicData>
            </a:graphic>
          </wp:inline>
        </w:drawing>
      </w:r>
    </w:p>
    <w:p w:rsidR="00DA4D42" w:rsidRDefault="00C759F9" w:rsidP="00DA4D42">
      <w:pPr>
        <w:pStyle w:val="NormalnyIn"/>
        <w:ind w:firstLine="0"/>
        <w:rPr>
          <w:del w:id="1111" w:author="Sebastian Łuczak" w:date="2011-09-02T10:43:00Z"/>
        </w:rPr>
        <w:pPrChange w:id="1112" w:author="Sebastian Łuczak" w:date="2011-09-02T10:43:00Z">
          <w:pPr>
            <w:jc w:val="left"/>
          </w:pPr>
        </w:pPrChange>
      </w:pPr>
      <w:r>
        <w:t>PODPIS</w:t>
      </w:r>
    </w:p>
    <w:p w:rsidR="00726470" w:rsidRDefault="00726470" w:rsidP="00B138EA">
      <w:pPr>
        <w:pStyle w:val="NormalnyIn"/>
        <w:ind w:firstLine="0"/>
        <w:rPr>
          <w:ins w:id="1113" w:author="Sebastian Łuczak" w:date="2011-09-02T10:43:00Z"/>
        </w:rPr>
      </w:pPr>
    </w:p>
    <w:p w:rsidR="00B138EA" w:rsidDel="00726470" w:rsidRDefault="00B138EA" w:rsidP="00B138EA">
      <w:pPr>
        <w:pStyle w:val="NormalnyIn"/>
        <w:ind w:firstLine="0"/>
        <w:rPr>
          <w:del w:id="1114" w:author="Sebastian Łuczak" w:date="2011-09-02T10:43:00Z"/>
        </w:rPr>
      </w:pPr>
    </w:p>
    <w:p w:rsidR="00C759F9" w:rsidDel="00726470" w:rsidRDefault="00C759F9" w:rsidP="00B138EA">
      <w:pPr>
        <w:pStyle w:val="NormalnyIn"/>
        <w:ind w:firstLine="0"/>
        <w:rPr>
          <w:del w:id="1115" w:author="Sebastian Łuczak" w:date="2011-09-02T10:43:00Z"/>
        </w:rPr>
      </w:pPr>
    </w:p>
    <w:p w:rsidR="00DA4D42" w:rsidRDefault="00275BF1" w:rsidP="00DA4D42">
      <w:pPr>
        <w:pStyle w:val="NormalnyIn"/>
        <w:ind w:firstLine="0"/>
        <w:pPrChange w:id="1116" w:author="Sebastian Łuczak" w:date="2011-09-02T10:43:00Z">
          <w:pPr>
            <w:jc w:val="left"/>
          </w:pPr>
        </w:pPrChange>
      </w:pPr>
      <w:del w:id="1117"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1118"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119"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120" w:author="Sebastian Łuczak" w:date="2011-08-31T23:42:00Z">
        <w:r w:rsidR="00425FBC">
          <w:t xml:space="preserve"> (</w:t>
        </w:r>
      </w:ins>
      <w:ins w:id="1121" w:author="Sebastian Łuczak" w:date="2011-08-31T23:43:00Z">
        <w:r w:rsidR="00425FBC">
          <w:t>ANR - Application Not Responding</w:t>
        </w:r>
      </w:ins>
      <w:ins w:id="1122" w:author="Sebastian Łuczak" w:date="2011-08-31T23:42:00Z">
        <w:r w:rsidR="00425FBC">
          <w:t>)</w:t>
        </w:r>
      </w:ins>
      <w:r>
        <w:t>.</w:t>
      </w:r>
    </w:p>
    <w:p w:rsidR="00DA4D42" w:rsidRDefault="00B138EA" w:rsidP="00DA4D42">
      <w:pPr>
        <w:pStyle w:val="NormalnyIn"/>
        <w:rPr>
          <w:del w:id="1123" w:author="Sebastian Łuczak" w:date="2011-08-31T23:44:00Z"/>
        </w:rPr>
        <w:pPrChange w:id="1124" w:author="Sebastian Łuczak" w:date="2011-09-02T11:00:00Z">
          <w:pPr>
            <w:pStyle w:val="Nagwek3"/>
          </w:pPr>
        </w:pPrChange>
      </w:pPr>
      <w:bookmarkStart w:id="1125" w:name="_Toc302291870"/>
      <w:del w:id="1126" w:author="Sebastian Łuczak" w:date="2011-08-31T23:44:00Z">
        <w:r w:rsidDel="00940286">
          <w:delText>Wpływ na zużycie baterii</w:delText>
        </w:r>
        <w:bookmarkEnd w:id="1125"/>
      </w:del>
    </w:p>
    <w:p w:rsidR="00DA4D42" w:rsidRDefault="00B138EA" w:rsidP="00DA4D42">
      <w:pPr>
        <w:pStyle w:val="NormalnyIn"/>
        <w:rPr>
          <w:del w:id="1127" w:author="Sebastian Łuczak" w:date="2011-08-31T23:44:00Z"/>
        </w:rPr>
        <w:pPrChange w:id="1128" w:author="Sebastian Łuczak" w:date="2011-09-02T11:00:00Z">
          <w:pPr>
            <w:pStyle w:val="NormalnyIn"/>
            <w:ind w:firstLine="0"/>
          </w:pPr>
        </w:pPrChange>
      </w:pPr>
      <w:del w:id="1129"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DA4D42" w:rsidRDefault="00B138EA" w:rsidP="00DA4D42">
      <w:pPr>
        <w:pStyle w:val="NormalnyIn"/>
        <w:rPr>
          <w:rFonts w:eastAsiaTheme="majorEastAsia" w:cstheme="majorBidi"/>
          <w:b/>
          <w:bCs/>
          <w:caps/>
          <w:szCs w:val="26"/>
        </w:rPr>
        <w:pPrChange w:id="1130" w:author="Sebastian Łuczak" w:date="2011-09-02T11:00:00Z">
          <w:pPr>
            <w:jc w:val="left"/>
          </w:pPr>
        </w:pPrChange>
      </w:pPr>
      <w:bookmarkStart w:id="1131" w:name="_Toc302291871"/>
      <w:del w:id="1132" w:author="Sebastian Łuczak" w:date="2011-09-02T11:00:00Z">
        <w:r w:rsidDel="002E623B">
          <w:br w:type="page"/>
        </w:r>
      </w:del>
    </w:p>
    <w:p w:rsidR="00B138EA" w:rsidRDefault="00B138EA" w:rsidP="00B138EA">
      <w:pPr>
        <w:pStyle w:val="Nagwek2"/>
      </w:pPr>
      <w:bookmarkStart w:id="1133" w:name="_Toc302751716"/>
      <w:r>
        <w:lastRenderedPageBreak/>
        <w:t>Opis aplikacji administracyjnej na telefon komórkowy</w:t>
      </w:r>
      <w:bookmarkEnd w:id="1131"/>
      <w:bookmarkEnd w:id="1133"/>
    </w:p>
    <w:p w:rsidR="00B138EA" w:rsidRDefault="00B138EA" w:rsidP="00B138EA">
      <w:pPr>
        <w:pStyle w:val="Nagwek3"/>
      </w:pPr>
      <w:bookmarkStart w:id="1134" w:name="_Toc302751717"/>
      <w:r>
        <w:t>Cel powstania</w:t>
      </w:r>
      <w:bookmarkEnd w:id="1134"/>
    </w:p>
    <w:p w:rsidR="00B138EA" w:rsidRDefault="00B138EA" w:rsidP="00B138EA">
      <w:pPr>
        <w:pStyle w:val="NormalnyIn"/>
        <w:ind w:firstLine="0"/>
      </w:pPr>
      <w:r>
        <w:t xml:space="preserve">Aplikacja administracyjna używana jest do rejestracji lokalizacji usługowych przez </w:t>
      </w:r>
      <w:ins w:id="1135"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136" w:name="_Toc302751718"/>
      <w:r>
        <w:t>Główne założenia</w:t>
      </w:r>
      <w:bookmarkEnd w:id="1136"/>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137" w:name="_Toc302751719"/>
      <w:r>
        <w:t>Działanie aplikacji</w:t>
      </w:r>
      <w:bookmarkEnd w:id="1137"/>
    </w:p>
    <w:p w:rsidR="00B138EA" w:rsidRDefault="00B138EA" w:rsidP="00B138EA">
      <w:pPr>
        <w:pStyle w:val="NormalnyIn"/>
        <w:ind w:firstLine="0"/>
      </w:pPr>
      <w:r>
        <w:t>Po uruchomieniu aplikacji użytkownik proszony jest o wprowadzenie nazwy użytkownika i hasła. Przy procesie autoryzacji</w:t>
      </w:r>
      <w:ins w:id="1138" w:author="Sebastian" w:date="2011-09-01T11:17:00Z">
        <w:r w:rsidR="00E85A6F">
          <w:t>,</w:t>
        </w:r>
      </w:ins>
      <w:r>
        <w:t xml:space="preserve"> prócz zestawu danych wspomnianych w rozdziale opisującym aplikację kliencką, weryfikowana jest również rola przydzielona użytkownikowi w systemie. Użytkownicy typu ROLE_USER nie mogą używać tej aplikacji i ich próby są odrzucane przez system. Po poprawn</w:t>
      </w:r>
      <w:del w:id="1139" w:author="Sebastian" w:date="2011-09-01T11:17:00Z">
        <w:r w:rsidDel="00E85A6F">
          <w:delText>ej autoryzacji</w:delText>
        </w:r>
      </w:del>
      <w:ins w:id="1140" w:author="Sebastian" w:date="2011-09-01T11:17:00Z">
        <w:r w:rsidR="00E85A6F">
          <w:t>ym</w:t>
        </w:r>
      </w:ins>
      <w:ins w:id="1141" w:author="Sebastian" w:date="2011-09-01T11:18:00Z">
        <w:r w:rsidR="00E85A6F">
          <w:t xml:space="preserve"> uwierzytelnieniu</w:t>
        </w:r>
      </w:ins>
      <w:del w:id="1142" w:author="Sebastian" w:date="2011-09-01T11:17:00Z">
        <w:r w:rsidDel="00E85A6F">
          <w:delText xml:space="preserve"> </w:delText>
        </w:r>
      </w:del>
      <w:del w:id="1143" w:author="Sebastian" w:date="2011-09-01T11:18:00Z">
        <w:r w:rsidDel="00E85A6F">
          <w:delText>w systemie</w:delText>
        </w:r>
      </w:del>
      <w:ins w:id="1144"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145"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146" w:author="Sebastian" w:date="2011-09-01T11:18:00Z">
        <w:r w:rsidDel="00E85A6F">
          <w:delText xml:space="preserve">orientacyjną </w:delText>
        </w:r>
      </w:del>
      <w:ins w:id="1147" w:author="Sebastian" w:date="2011-09-01T11:18:00Z">
        <w:r w:rsidR="00E85A6F">
          <w:t xml:space="preserve">skrótową </w:t>
        </w:r>
      </w:ins>
      <w:r>
        <w:t xml:space="preserve">nazwę kontrahenta i jego numer NIP. Pola formularza podlegają walidacji, a </w:t>
      </w:r>
      <w:ins w:id="1148" w:author="Sebastian" w:date="2011-09-01T11:18:00Z">
        <w:r w:rsidR="00E85A6F">
          <w:t>skrótowa</w:t>
        </w:r>
      </w:ins>
      <w:del w:id="1149" w:author="Sebastian" w:date="2011-09-01T11:18:00Z">
        <w:r w:rsidDel="00E85A6F">
          <w:delText>orientacyjna</w:delText>
        </w:r>
      </w:del>
      <w:r>
        <w:t xml:space="preserve"> nazwa kontrahenta brana jest pod uwagę jedynie w sytuacji w której ma miejsce rejestracja nowego klienta. </w:t>
      </w:r>
    </w:p>
    <w:p w:rsidR="00DA4D42" w:rsidRDefault="00B138EA" w:rsidP="00DA4D42">
      <w:pPr>
        <w:pStyle w:val="NormalnyIn"/>
        <w:ind w:firstLine="708"/>
        <w:pPrChange w:id="1150"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151" w:author="Sebastian" w:date="2011-09-01T11:18:00Z">
        <w:r w:rsidR="00E85A6F">
          <w:t xml:space="preserve">, </w:t>
        </w:r>
      </w:ins>
      <w:del w:id="1152"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153" w:author="Sebastian" w:date="2011-09-01T11:19:00Z">
        <w:r w:rsidDel="00E85A6F">
          <w:delText xml:space="preserve">użytkownika </w:delText>
        </w:r>
      </w:del>
      <w:ins w:id="1154"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w:t>
      </w:r>
      <w:del w:id="1155" w:author="Sebastian" w:date="2011-09-01T11:19:00Z">
        <w:r w:rsidR="00132F5A" w:rsidDel="00E85A6F">
          <w:delText>Tag</w:delText>
        </w:r>
      </w:del>
      <w:ins w:id="1156"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1157" w:author="Sebastian" w:date="2011-09-01T11:19:00Z">
        <w:r w:rsidDel="00E85A6F">
          <w:delText xml:space="preserve">foreground </w:delText>
        </w:r>
      </w:del>
      <w:ins w:id="1158" w:author="Sebastian" w:date="2011-09-01T11:19:00Z">
        <w:r w:rsidR="00E85A6F">
          <w:t xml:space="preserve">Foreground </w:t>
        </w:r>
      </w:ins>
      <w:r>
        <w:t>dispatch</w:t>
      </w:r>
      <w:del w:id="1159" w:author="Sebastian" w:date="2011-09-01T11:29:00Z">
        <w:r w:rsidDel="00DC5CFE">
          <w:delText>ing</w:delText>
        </w:r>
      </w:del>
      <w:r>
        <w:t xml:space="preserve"> </w:t>
      </w:r>
      <w:customXmlInsRangeStart w:id="1160" w:author="Sebastian" w:date="2011-09-01T11:19:00Z"/>
      <w:sdt>
        <w:sdtPr>
          <w:id w:val="1428767"/>
          <w:citation/>
        </w:sdtPr>
        <w:sdtContent>
          <w:customXmlInsRangeEnd w:id="1160"/>
          <w:ins w:id="1161" w:author="Sebastian" w:date="2011-09-01T11:19:00Z">
            <w:r w:rsidR="00DA4D42">
              <w:fldChar w:fldCharType="begin"/>
            </w:r>
            <w:r w:rsidR="00E85A6F">
              <w:instrText xml:space="preserve"> CITATION Goo11 \l 1045 </w:instrText>
            </w:r>
          </w:ins>
          <w:r w:rsidR="00DA4D42">
            <w:fldChar w:fldCharType="separate"/>
          </w:r>
          <w:r w:rsidR="00B57808">
            <w:rPr>
              <w:noProof/>
            </w:rPr>
            <w:t>[16]</w:t>
          </w:r>
          <w:ins w:id="1162" w:author="Sebastian" w:date="2011-09-01T11:19:00Z">
            <w:r w:rsidR="00DA4D42">
              <w:fldChar w:fldCharType="end"/>
            </w:r>
          </w:ins>
          <w:customXmlInsRangeStart w:id="1163" w:author="Sebastian" w:date="2011-09-01T11:19:00Z"/>
        </w:sdtContent>
      </w:sdt>
      <w:customXmlInsRangeEnd w:id="1163"/>
      <w:ins w:id="1164" w:author="Sebastian" w:date="2011-09-01T11:22:00Z">
        <w:r w:rsidR="00B6632E">
          <w:t xml:space="preserve"> dostrojonego tak, aby reagował tylko na znaczniki typ</w:t>
        </w:r>
      </w:ins>
      <w:ins w:id="1165" w:author="Sebastian" w:date="2011-09-01T11:23:00Z">
        <w:r w:rsidR="00B6632E">
          <w:t>u Mifare Ultralight,</w:t>
        </w:r>
      </w:ins>
      <w:del w:id="1166"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1167" w:author="Sebastian" w:date="2011-09-01T11:26:00Z"/>
        </w:rPr>
      </w:pPr>
      <w:r>
        <w:t xml:space="preserve">W następnym kroku, jeśli użytkownik zbliży znacznik, </w:t>
      </w:r>
      <w:ins w:id="1168"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DA4D42" w:rsidRPr="00DA4D42">
        <w:rPr>
          <w:rPrChange w:id="1169" w:author="Sebastian" w:date="2011-09-01T11:23:00Z">
            <w:rPr>
              <w:b/>
              <w:color w:val="0000FF"/>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170" w:author="Sebastian" w:date="2011-09-01T11:24:00Z">
        <w:r w:rsidR="00DC5CFE">
          <w:t>.</w:t>
        </w:r>
        <w:r w:rsidR="00A55E3E">
          <w:t xml:space="preserve"> </w:t>
        </w:r>
      </w:ins>
      <w:ins w:id="1171" w:author="Sebastian" w:date="2011-09-01T11:25:00Z">
        <w:r w:rsidR="00DC5CFE">
          <w:t>Wniosek taki wynika z faktu, i</w:t>
        </w:r>
      </w:ins>
      <w:ins w:id="1172" w:author="Sebastian" w:date="2011-09-01T11:24:00Z">
        <w:r w:rsidR="00A55E3E">
          <w:t xml:space="preserve">ż </w:t>
        </w:r>
      </w:ins>
      <w:ins w:id="1173" w:author="Sebastian" w:date="2011-09-01T11:25:00Z">
        <w:r w:rsidR="00DC5CFE">
          <w:t>ograniczony rozmiar pamięci znacznika nie pozwalał zapisać kompletu danych, a częst</w:t>
        </w:r>
      </w:ins>
      <w:ins w:id="1174" w:author="Sebastian" w:date="2011-09-01T11:26:00Z">
        <w:r w:rsidR="00DC5CFE">
          <w:t>o nawet jednego, długiego pola</w:t>
        </w:r>
      </w:ins>
      <w:r>
        <w:t>.</w:t>
      </w:r>
      <w:ins w:id="1175"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1176" w:author="Sebastian" w:date="2011-09-01T11:37:00Z"/>
        </w:rPr>
      </w:pPr>
      <w:r>
        <w:t xml:space="preserve">Z tego powodu </w:t>
      </w:r>
      <w:ins w:id="1177" w:author="Sebastian" w:date="2011-09-01T11:27:00Z">
        <w:r w:rsidR="00DC5CFE">
          <w:t xml:space="preserve">rejestracja kompletu danych odbywa się po stronie usługi internetowej, </w:t>
        </w:r>
      </w:ins>
      <w:ins w:id="1178" w:author="Sebastian" w:date="2011-09-01T11:28:00Z">
        <w:r w:rsidR="00DC5CFE">
          <w:t>a</w:t>
        </w:r>
      </w:ins>
      <w:del w:id="1179" w:author="Sebastian" w:date="2011-09-01T11:28:00Z">
        <w:r w:rsidDel="00DC5CFE">
          <w:delText>w procesie rejestracji</w:delText>
        </w:r>
      </w:del>
      <w:del w:id="1180" w:author="Sebastian" w:date="2011-09-01T11:27:00Z">
        <w:r w:rsidDel="00DC5CFE">
          <w:delText>,</w:delText>
        </w:r>
      </w:del>
      <w:r>
        <w:t xml:space="preserve"> na znaczniku zapisywana jest tylko nazwa aplikacji</w:t>
      </w:r>
      <w:del w:id="1181" w:author="Sebastian" w:date="2011-09-01T11:27:00Z">
        <w:r w:rsidDel="00DC5CFE">
          <w:delText>, a cała rejestracja zachodzi po stronie usługi internetowej</w:delText>
        </w:r>
      </w:del>
      <w:r>
        <w:t>.</w:t>
      </w:r>
      <w:ins w:id="1182" w:author="Sebastian" w:date="2011-09-01T11:28:00Z">
        <w:r w:rsidR="00DC5CFE">
          <w:t xml:space="preserve"> Zapis ten</w:t>
        </w:r>
      </w:ins>
      <w:ins w:id="1183" w:author="Sebastian" w:date="2011-09-01T11:29:00Z">
        <w:r w:rsidR="00DC5CFE">
          <w:t>, choć również wydaje się zbędnym,</w:t>
        </w:r>
      </w:ins>
      <w:ins w:id="1184" w:author="Sebastian" w:date="2011-09-01T11:28:00Z">
        <w:r w:rsidR="00DC5CFE">
          <w:t xml:space="preserve"> powodowany jest przyczynami technicznymi</w:t>
        </w:r>
      </w:ins>
      <w:ins w:id="1185" w:author="Sebastian" w:date="2011-09-01T11:29:00Z">
        <w:r w:rsidR="00DC5CFE">
          <w:t>. J</w:t>
        </w:r>
      </w:ins>
      <w:ins w:id="1186" w:author="Sebastian" w:date="2011-09-01T11:28:00Z">
        <w:r w:rsidR="00DC5CFE">
          <w:t>ak zaznaczyłem w rozdziale opisującym aplikację kliencką, system</w:t>
        </w:r>
      </w:ins>
      <w:ins w:id="1187" w:author="Sebastian" w:date="2011-09-01T11:29:00Z">
        <w:r w:rsidR="00DC5CFE">
          <w:t xml:space="preserve"> Foreground dispatch pierwszą filtrację </w:t>
        </w:r>
      </w:ins>
      <w:ins w:id="1188" w:author="Sebastian" w:date="2011-09-01T11:30:00Z">
        <w:r w:rsidR="00DC5CFE">
          <w:t xml:space="preserve">aplikacji do obsłużenia znacznika </w:t>
        </w:r>
      </w:ins>
      <w:ins w:id="1189" w:author="Sebastian" w:date="2011-09-01T11:29:00Z">
        <w:r w:rsidR="00DC5CFE">
          <w:t>wykonuje na podstawie typu danych przechowywanych przez znacznik.</w:t>
        </w:r>
      </w:ins>
      <w:ins w:id="1190" w:author="Sebastian" w:date="2011-09-01T11:30:00Z">
        <w:r w:rsidR="00DC5CFE">
          <w:t xml:space="preserve"> Jedną z możliwości jest określenie typu </w:t>
        </w:r>
      </w:ins>
      <w:ins w:id="1191" w:author="Sebastian" w:date="2011-09-01T11:31:00Z">
        <w:r w:rsidR="00DC5CFE">
          <w:t xml:space="preserve">danych </w:t>
        </w:r>
      </w:ins>
      <w:ins w:id="1192" w:author="Sebastian" w:date="2011-09-01T11:30:00Z">
        <w:r w:rsidR="00DC5CFE">
          <w:t>MI</w:t>
        </w:r>
      </w:ins>
      <w:ins w:id="1193" w:author="Sebastian" w:date="2011-09-01T11:31:00Z">
        <w:r w:rsidR="00DC5CFE">
          <w:t>ME</w:t>
        </w:r>
      </w:ins>
      <w:del w:id="1194" w:author="Sebastian" w:date="2011-09-01T11:27:00Z">
        <w:r w:rsidDel="00DC5CFE">
          <w:delText xml:space="preserve"> </w:delText>
        </w:r>
      </w:del>
      <w:ins w:id="1195" w:author="Sebastian" w:date="2011-09-01T11:31:00Z">
        <w:r w:rsidR="00DC5CFE">
          <w:t xml:space="preserve"> na jaki ma reagować dana aplikacja</w:t>
        </w:r>
      </w:ins>
      <w:ins w:id="1196" w:author="Sebastian" w:date="2011-09-01T11:33:00Z">
        <w:r w:rsidR="00DC5CFE">
          <w:t xml:space="preserve">. Ponieważ typy </w:t>
        </w:r>
      </w:ins>
      <w:ins w:id="1197" w:author="Sebastian" w:date="2011-09-01T11:35:00Z">
        <w:r w:rsidR="005D049A">
          <w:t xml:space="preserve">te </w:t>
        </w:r>
      </w:ins>
      <w:ins w:id="1198" w:author="Sebastian" w:date="2011-09-01T11:34:00Z">
        <w:r w:rsidR="00DC5CFE">
          <w:t xml:space="preserve">można niezwykle łatwo tworzyć (ale nie rejestrować!), postanowiłem </w:t>
        </w:r>
      </w:ins>
      <w:ins w:id="1199" w:author="Sebastian" w:date="2011-09-01T11:35:00Z">
        <w:r w:rsidR="005D049A">
          <w:t xml:space="preserve">zapisywać </w:t>
        </w:r>
      </w:ins>
      <w:ins w:id="1200" w:author="Sebastian" w:date="2011-09-01T11:37:00Z">
        <w:r w:rsidR="005D049A">
          <w:t xml:space="preserve">na znaczniku </w:t>
        </w:r>
      </w:ins>
      <w:ins w:id="1201" w:author="Sebastian" w:date="2011-09-01T11:35:00Z">
        <w:r w:rsidR="005D049A">
          <w:t xml:space="preserve">nazwę aplikacji przy użyciu własnego typu </w:t>
        </w:r>
      </w:ins>
      <w:ins w:id="1202" w:author="Sebastian" w:date="2011-09-01T11:36:00Z">
        <w:r w:rsidR="00DA4D42" w:rsidRPr="00DA4D42">
          <w:rPr>
            <w:i/>
            <w:rPrChange w:id="1203" w:author="Sebastian" w:date="2011-09-01T11:37:00Z">
              <w:rPr>
                <w:color w:val="0000FF"/>
                <w:u w:val="single"/>
              </w:rPr>
            </w:rPrChange>
          </w:rPr>
          <w:t>text/vnd.</w:t>
        </w:r>
      </w:ins>
      <w:ins w:id="1204" w:author="Sebastian" w:date="2011-09-01T11:37:00Z">
        <w:r w:rsidR="00DA4D42" w:rsidRPr="00DA4D42">
          <w:rPr>
            <w:i/>
            <w:rPrChange w:id="1205" w:author="Sebastian" w:date="2011-09-01T11:37:00Z">
              <w:rPr>
                <w:color w:val="0000FF"/>
                <w:u w:val="single"/>
              </w:rPr>
            </w:rPrChange>
          </w:rPr>
          <w:t>timecontrol</w:t>
        </w:r>
        <w:r w:rsidR="005D049A">
          <w:t>.</w:t>
        </w:r>
      </w:ins>
    </w:p>
    <w:p w:rsidR="005D049A" w:rsidRPr="005D049A" w:rsidRDefault="005D049A" w:rsidP="00DC5CFE">
      <w:pPr>
        <w:pStyle w:val="NormalnyIn"/>
        <w:ind w:firstLine="708"/>
        <w:rPr>
          <w:b/>
          <w:rPrChange w:id="1206" w:author="Sebastian" w:date="2011-09-01T11:37:00Z">
            <w:rPr/>
          </w:rPrChange>
        </w:rPr>
      </w:pPr>
      <w:ins w:id="1207" w:author="Sebastian" w:date="2011-09-01T11:37:00Z">
        <w:r>
          <w:t>W efekcie jedyną aplikacją która zgłasza się do obsłużenia tego znacznika jest moja aplikacja kliencka. Skraca to czas wyw</w:t>
        </w:r>
      </w:ins>
      <w:ins w:id="1208"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4"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5"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1209" w:author="Sebastian" w:date="2011-09-01T11:38:00Z"/>
        </w:rPr>
      </w:pPr>
    </w:p>
    <w:p w:rsidR="00B138EA" w:rsidRDefault="00B138EA" w:rsidP="00B138EA">
      <w:pPr>
        <w:pStyle w:val="NormalnyIn"/>
        <w:ind w:firstLine="708"/>
      </w:pPr>
      <w:del w:id="1210" w:author="Sebastian" w:date="2011-09-01T11:38:00Z">
        <w:r w:rsidDel="005D049A">
          <w:delText>W chwili obecnej, z przyczyn finansowych (nie mamy dostępu do nieograniczonej liczby znaczników), funkcja blokowania zapisu na znaczniku jest wyłączona. Za</w:delText>
        </w:r>
      </w:del>
      <w:ins w:id="1211"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1212" w:author="Sebastian" w:date="2011-09-01T11:38:00Z">
        <w:r w:rsidDel="005D049A">
          <w:delText xml:space="preserve"> i</w:delText>
        </w:r>
      </w:del>
      <w:ins w:id="1213" w:author="Sebastian" w:date="2011-09-01T11:38:00Z">
        <w:r w:rsidR="005D049A">
          <w:t xml:space="preserve"> or</w:t>
        </w:r>
      </w:ins>
      <w:ins w:id="1214"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1215" w:name="_Toc302751720"/>
      <w:r>
        <w:t xml:space="preserve">Opis panelu </w:t>
      </w:r>
      <w:r w:rsidR="00155EC5">
        <w:t>administracyjnego</w:t>
      </w:r>
      <w:bookmarkEnd w:id="1215"/>
    </w:p>
    <w:p w:rsidR="001417C4" w:rsidRDefault="001417C4" w:rsidP="001417C4">
      <w:pPr>
        <w:pStyle w:val="Nagwek3"/>
      </w:pPr>
      <w:bookmarkStart w:id="1216" w:name="_Toc302751721"/>
      <w:r>
        <w:t>Cel powstania</w:t>
      </w:r>
      <w:bookmarkEnd w:id="121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Użytkownik</w:t>
      </w:r>
      <w:ins w:id="1217" w:author="Sebastian" w:date="2011-09-01T11:39:00Z">
        <w:r w:rsidR="005D049A">
          <w:t xml:space="preserve">ami </w:t>
        </w:r>
      </w:ins>
      <w:del w:id="1218"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1219" w:author="Sebastian" w:date="2011-09-01T11:39:00Z">
        <w:r w:rsidRPr="00A83708" w:rsidDel="005D049A">
          <w:delText>funkcjonalnością</w:delText>
        </w:r>
      </w:del>
      <w:ins w:id="1220" w:author="Sebastian" w:date="2011-09-01T11:39:00Z">
        <w:r w:rsidR="005D049A" w:rsidRPr="00A83708">
          <w:t>funkcj</w:t>
        </w:r>
        <w:r w:rsidR="005D049A">
          <w:t>o</w:t>
        </w:r>
      </w:ins>
      <w:ins w:id="1221" w:author="Sebastian" w:date="2011-09-01T11:40:00Z">
        <w:r w:rsidR="005D049A">
          <w:t>m</w:t>
        </w:r>
      </w:ins>
      <w:r w:rsidRPr="00A83708">
        <w:t xml:space="preserve">, mogą </w:t>
      </w:r>
      <w:ins w:id="1222"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1223"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1224" w:name="_Toc302751722"/>
      <w:r>
        <w:lastRenderedPageBreak/>
        <w:t>Szczegóły implementacyjne</w:t>
      </w:r>
      <w:bookmarkEnd w:id="1224"/>
    </w:p>
    <w:p w:rsidR="00135903" w:rsidRDefault="00135903" w:rsidP="008A3B8F">
      <w:pPr>
        <w:pStyle w:val="NormalnyIn"/>
        <w:ind w:firstLine="0"/>
      </w:pPr>
      <w:r>
        <w:t xml:space="preserve">Aplikacja webowa do poprawnego działania wymaga obecności dowolnego serwera aplikacyjnego zgodnego ze standardem Java </w:t>
      </w:r>
      <w:del w:id="1225" w:author="Sebastian" w:date="2011-09-01T11:40:00Z">
        <w:r w:rsidDel="005D049A">
          <w:delText xml:space="preserve">Enetrpriese </w:delText>
        </w:r>
      </w:del>
      <w:ins w:id="1226" w:author="Sebastian" w:date="2011-09-01T11:40:00Z">
        <w:r w:rsidR="005D049A">
          <w:t xml:space="preserve">Enterprise </w:t>
        </w:r>
      </w:ins>
      <w:r>
        <w:t>Edition. Musi być on kompa</w:t>
      </w:r>
      <w:r w:rsidR="00FE1FE4">
        <w:t>tybilny z technologią Servletów</w:t>
      </w:r>
      <w:r>
        <w:t xml:space="preserve"> oraz Java Server Pages. W naszym przypadku</w:t>
      </w:r>
      <w:r w:rsidR="00FE1FE4">
        <w:t>,</w:t>
      </w:r>
      <w:r>
        <w:t xml:space="preserve"> zdecydowałem się na użycie serwera aplikacyjnego Apache Tomcat w wersji 6.0.32. Dzięki niemu mogłem stworzyć warstwę prezentacji opartą na stronach JSP współpracujących z bibliotekami JSTL (ang. Java Standard Tag Library</w:t>
      </w:r>
      <w:del w:id="1227" w:author="Sebastian" w:date="2011-09-01T11:40:00Z">
        <w:r w:rsidDel="005D049A">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r w:rsidRPr="00A83708">
        <w:t>Tomcat 6.0.32</w:t>
      </w:r>
    </w:p>
    <w:p w:rsidR="00A83708" w:rsidRPr="00A83708" w:rsidRDefault="00A83708" w:rsidP="00A83708">
      <w:pPr>
        <w:pStyle w:val="NormalnyIn"/>
        <w:numPr>
          <w:ilvl w:val="0"/>
          <w:numId w:val="38"/>
        </w:numPr>
      </w:pPr>
      <w:r w:rsidRPr="00A83708">
        <w:t>Oracle 10g XE wraz z sterownikiem jdbc w wersji 6</w:t>
      </w:r>
    </w:p>
    <w:p w:rsidR="00A83708" w:rsidRPr="00A83708" w:rsidRDefault="00A83708" w:rsidP="00A83708">
      <w:pPr>
        <w:pStyle w:val="NormalnyIn"/>
        <w:numPr>
          <w:ilvl w:val="0"/>
          <w:numId w:val="38"/>
        </w:numPr>
      </w:pPr>
      <w:r w:rsidRPr="00A83708">
        <w:t>Eclipse Helios wraz z zainstalowanym pakietem Web Tools Platform</w:t>
      </w:r>
    </w:p>
    <w:p w:rsidR="00347211" w:rsidRDefault="00347211" w:rsidP="00347211">
      <w:pPr>
        <w:pStyle w:val="NormalnyIn"/>
      </w:pPr>
    </w:p>
    <w:p w:rsidR="00BE4FBF" w:rsidDel="005D049A" w:rsidRDefault="00BE4FBF" w:rsidP="005D049A">
      <w:pPr>
        <w:pStyle w:val="NormalnyIn"/>
        <w:rPr>
          <w:del w:id="1228" w:author="Sebastian" w:date="2011-09-01T11:41:00Z"/>
        </w:rPr>
      </w:pPr>
      <w:r>
        <w:t>Dodatkowo, panel administracyjny został wykonany w oparciu o szkielet aplikacji Spring w wersji 3.0.1, pakiet Spring Security w wersji 3.0.5 oraz technologię ORM (ang. Object Relational Mapping )</w:t>
      </w:r>
      <w:r w:rsidR="00FE1FE4">
        <w:t>,</w:t>
      </w:r>
      <w:r>
        <w:t xml:space="preserve"> którą dostarcza Hibernate 3. W celu zapewnienia poprawności logowania zdarzeń aplikacji oraz ewentualnych wyjątków zawarty został również Framework </w:t>
      </w:r>
      <w:del w:id="1229" w:author="Sebastian" w:date="2011-09-01T11:41:00Z">
        <w:r w:rsidDel="005D049A">
          <w:delText>Log4j</w:delText>
        </w:r>
      </w:del>
      <w:ins w:id="1230" w:author="Sebastian" w:date="2011-09-01T11:41:00Z">
        <w:r w:rsidR="005D049A">
          <w:t>Log4J</w:t>
        </w:r>
      </w:ins>
      <w:r>
        <w:t xml:space="preserve">. </w:t>
      </w:r>
    </w:p>
    <w:p w:rsidR="005D049A" w:rsidRDefault="005D049A" w:rsidP="00347211">
      <w:pPr>
        <w:pStyle w:val="NormalnyIn"/>
        <w:rPr>
          <w:ins w:id="1231" w:author="Sebastian" w:date="2011-09-01T11:41:00Z"/>
        </w:rPr>
      </w:pPr>
    </w:p>
    <w:p w:rsidR="00605F72" w:rsidDel="005D049A" w:rsidRDefault="00605F72" w:rsidP="008A3B8F">
      <w:pPr>
        <w:pStyle w:val="NormalnyIn"/>
        <w:rPr>
          <w:del w:id="1232" w:author="Sebastian" w:date="2011-09-01T11:41:00Z"/>
        </w:rPr>
      </w:pPr>
    </w:p>
    <w:p w:rsidR="00D57AA2" w:rsidRDefault="00D57AA2" w:rsidP="005D049A">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DA4D42" w:rsidRDefault="000C1024" w:rsidP="00DA4D42">
      <w:pPr>
        <w:pStyle w:val="Nagwek3"/>
        <w:rPr>
          <w:ins w:id="1233" w:author="Sebastian Łuczak" w:date="2011-08-31T23:31:00Z"/>
        </w:rPr>
        <w:pPrChange w:id="1234" w:author="Sebastian Łuczak" w:date="2011-08-31T23:31:00Z">
          <w:pPr>
            <w:pStyle w:val="NormalnyIn"/>
            <w:ind w:firstLine="0"/>
          </w:pPr>
        </w:pPrChange>
      </w:pPr>
      <w:bookmarkStart w:id="1235" w:name="_Toc302751723"/>
      <w:ins w:id="1236" w:author="Sebastian Łuczak" w:date="2011-08-31T23:31:00Z">
        <w:r>
          <w:t>Warstwa biznesowa</w:t>
        </w:r>
        <w:bookmarkEnd w:id="1235"/>
      </w:ins>
    </w:p>
    <w:p w:rsidR="00D57AA2" w:rsidRPr="00EC2E89" w:rsidDel="000C1024" w:rsidRDefault="008A3B8F" w:rsidP="00EC2E89">
      <w:pPr>
        <w:pStyle w:val="Nagwek3"/>
        <w:rPr>
          <w:del w:id="1237" w:author="Sebastian Łuczak" w:date="2011-08-31T23:31:00Z"/>
        </w:rPr>
      </w:pPr>
      <w:del w:id="1238"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DA4D42" w:rsidP="00A83708">
      <w:pPr>
        <w:pStyle w:val="NormalnyIn"/>
        <w:numPr>
          <w:ilvl w:val="0"/>
          <w:numId w:val="16"/>
        </w:numPr>
        <w:rPr>
          <w:i/>
          <w:rPrChange w:id="1239" w:author="Maciek" w:date="2011-09-01T21:46:00Z">
            <w:rPr/>
          </w:rPrChange>
        </w:rPr>
      </w:pPr>
      <w:r w:rsidRPr="00DA4D42">
        <w:rPr>
          <w:i/>
          <w:rPrChange w:id="1240" w:author="Maciek" w:date="2011-09-01T21:46:00Z">
            <w:rPr>
              <w:color w:val="0000FF"/>
              <w:u w:val="single"/>
            </w:rPr>
          </w:rPrChange>
        </w:rPr>
        <w:t>net.nfc.web.controller</w:t>
      </w:r>
    </w:p>
    <w:p w:rsidR="00A83708" w:rsidRPr="00A26295" w:rsidRDefault="00DA4D42" w:rsidP="00A83708">
      <w:pPr>
        <w:pStyle w:val="NormalnyIn"/>
        <w:numPr>
          <w:ilvl w:val="0"/>
          <w:numId w:val="16"/>
        </w:numPr>
        <w:rPr>
          <w:i/>
          <w:rPrChange w:id="1241" w:author="Maciek" w:date="2011-09-01T21:46:00Z">
            <w:rPr/>
          </w:rPrChange>
        </w:rPr>
      </w:pPr>
      <w:r w:rsidRPr="00DA4D42">
        <w:rPr>
          <w:i/>
          <w:rPrChange w:id="1242" w:author="Maciek" w:date="2011-09-01T21:46:00Z">
            <w:rPr>
              <w:color w:val="0000FF"/>
              <w:u w:val="single"/>
            </w:rPr>
          </w:rPrChange>
        </w:rPr>
        <w:t>net.nfc.web.forms</w:t>
      </w:r>
    </w:p>
    <w:p w:rsidR="00A83708" w:rsidRPr="00A26295" w:rsidRDefault="00DA4D42" w:rsidP="00A83708">
      <w:pPr>
        <w:pStyle w:val="NormalnyIn"/>
        <w:numPr>
          <w:ilvl w:val="0"/>
          <w:numId w:val="16"/>
        </w:numPr>
        <w:rPr>
          <w:i/>
          <w:rPrChange w:id="1243" w:author="Maciek" w:date="2011-09-01T21:46:00Z">
            <w:rPr/>
          </w:rPrChange>
        </w:rPr>
      </w:pPr>
      <w:r w:rsidRPr="00DA4D42">
        <w:rPr>
          <w:i/>
          <w:rPrChange w:id="1244" w:author="Maciek" w:date="2011-09-01T21:46:00Z">
            <w:rPr>
              <w:color w:val="0000FF"/>
              <w:u w:val="single"/>
            </w:rPr>
          </w:rPrChange>
        </w:rPr>
        <w:lastRenderedPageBreak/>
        <w:t>net.nfc.web.mailservice</w:t>
      </w:r>
    </w:p>
    <w:p w:rsidR="00A83708" w:rsidRPr="00A26295" w:rsidRDefault="00DA4D42" w:rsidP="00A83708">
      <w:pPr>
        <w:pStyle w:val="NormalnyIn"/>
        <w:numPr>
          <w:ilvl w:val="0"/>
          <w:numId w:val="16"/>
        </w:numPr>
        <w:rPr>
          <w:i/>
          <w:rPrChange w:id="1245" w:author="Maciek" w:date="2011-09-01T21:46:00Z">
            <w:rPr/>
          </w:rPrChange>
        </w:rPr>
      </w:pPr>
      <w:r w:rsidRPr="00DA4D42">
        <w:rPr>
          <w:i/>
          <w:rPrChange w:id="1246" w:author="Maciek" w:date="2011-09-01T21:46:00Z">
            <w:rPr>
              <w:color w:val="0000FF"/>
              <w:u w:val="single"/>
            </w:rPr>
          </w:rPrChange>
        </w:rPr>
        <w:t>net.nfc.web.scheduler</w:t>
      </w:r>
    </w:p>
    <w:p w:rsidR="00A83708" w:rsidRPr="00A26295" w:rsidRDefault="00DA4D42" w:rsidP="00A83708">
      <w:pPr>
        <w:pStyle w:val="NormalnyIn"/>
        <w:numPr>
          <w:ilvl w:val="0"/>
          <w:numId w:val="16"/>
        </w:numPr>
        <w:rPr>
          <w:i/>
          <w:rPrChange w:id="1247" w:author="Maciek" w:date="2011-09-01T21:46:00Z">
            <w:rPr/>
          </w:rPrChange>
        </w:rPr>
      </w:pPr>
      <w:r w:rsidRPr="00DA4D42">
        <w:rPr>
          <w:i/>
          <w:rPrChange w:id="1248" w:author="Maciek" w:date="2011-09-01T21:46:00Z">
            <w:rPr>
              <w:color w:val="0000FF"/>
              <w:u w:val="single"/>
            </w:rPr>
          </w:rPrChange>
        </w:rPr>
        <w:t>net.nfc.web.service</w:t>
      </w:r>
    </w:p>
    <w:p w:rsidR="00A83708" w:rsidRPr="00A26295" w:rsidRDefault="00DA4D42" w:rsidP="00A83708">
      <w:pPr>
        <w:pStyle w:val="NormalnyIn"/>
        <w:numPr>
          <w:ilvl w:val="0"/>
          <w:numId w:val="16"/>
        </w:numPr>
        <w:rPr>
          <w:i/>
          <w:rPrChange w:id="1249" w:author="Maciek" w:date="2011-09-01T21:46:00Z">
            <w:rPr/>
          </w:rPrChange>
        </w:rPr>
      </w:pPr>
      <w:r w:rsidRPr="00DA4D42">
        <w:rPr>
          <w:i/>
          <w:rPrChange w:id="1250" w:author="Maciek" w:date="2011-09-01T21:46:00Z">
            <w:rPr>
              <w:color w:val="0000FF"/>
              <w:u w:val="single"/>
            </w:rPr>
          </w:rPrChange>
        </w:rPr>
        <w:t>net.nfc.web.validator</w:t>
      </w:r>
    </w:p>
    <w:p w:rsidR="00A83708" w:rsidRPr="00A83708" w:rsidRDefault="00A83708" w:rsidP="00A83708">
      <w:pPr>
        <w:pStyle w:val="NormalnyIn"/>
      </w:pPr>
      <w:r w:rsidRPr="00A83708">
        <w:tab/>
      </w:r>
    </w:p>
    <w:p w:rsidR="00A83708" w:rsidRPr="00A83708" w:rsidRDefault="00A83708" w:rsidP="00A83708">
      <w:pPr>
        <w:pStyle w:val="NormalnyIn"/>
      </w:pPr>
      <w:del w:id="1251" w:author="Sebastian" w:date="2011-09-01T11:41:00Z">
        <w:r w:rsidRPr="00A83708" w:rsidDel="00171D77">
          <w:delText xml:space="preserve">Moduł </w:delText>
        </w:r>
      </w:del>
      <w:r w:rsidR="00DA4D42" w:rsidRPr="00DA4D42">
        <w:rPr>
          <w:i/>
          <w:rPrChange w:id="1252" w:author="Sebastian" w:date="2011-09-01T11:41:00Z">
            <w:rPr>
              <w:color w:val="0000FF"/>
              <w:u w:val="single"/>
            </w:rPr>
          </w:rPrChange>
        </w:rPr>
        <w:t xml:space="preserve">net.nfc.web.controller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DA4D42" w:rsidP="00A83708">
      <w:pPr>
        <w:pStyle w:val="NormalnyIn"/>
      </w:pPr>
      <w:r w:rsidRPr="00DA4D42">
        <w:rPr>
          <w:i/>
          <w:rPrChange w:id="1253" w:author="Sebastian" w:date="2011-09-01T11:41:00Z">
            <w:rPr>
              <w:color w:val="0000FF"/>
              <w:u w:val="single"/>
            </w:rPr>
          </w:rPrChange>
        </w:rPr>
        <w:t>net.nfc.web.form</w:t>
      </w:r>
      <w:r w:rsidR="00A83708" w:rsidRPr="00A83708">
        <w:t xml:space="preserve"> grupuje klasy potrzebne do obsługi formularzy wyświetlanych na stronach JSP. </w:t>
      </w:r>
    </w:p>
    <w:p w:rsidR="00A83708" w:rsidRPr="00A83708" w:rsidRDefault="00DA4D42" w:rsidP="00A83708">
      <w:pPr>
        <w:pStyle w:val="NormalnyIn"/>
      </w:pPr>
      <w:r w:rsidRPr="00DA4D42">
        <w:rPr>
          <w:i/>
          <w:rPrChange w:id="1254" w:author="Sebastian" w:date="2011-09-01T11:41:00Z">
            <w:rPr>
              <w:color w:val="0000FF"/>
              <w:u w:val="single"/>
            </w:rPr>
          </w:rPrChange>
        </w:rPr>
        <w:t>net.nfc.web.mailservice</w:t>
      </w:r>
      <w:r w:rsidR="00A83708" w:rsidRPr="00A83708">
        <w:t xml:space="preserve"> odpowiada za klasy potrzebne do obsługi wysyłki wiadomości elektronicznych, mających na celu informowanie pracowników o nowo utworzonych zdarzeniach. </w:t>
      </w:r>
    </w:p>
    <w:p w:rsidR="00A83708" w:rsidRPr="00A83708" w:rsidRDefault="00DA4D42" w:rsidP="00A83708">
      <w:pPr>
        <w:pStyle w:val="NormalnyIn"/>
      </w:pPr>
      <w:r w:rsidRPr="00DA4D42">
        <w:rPr>
          <w:i/>
          <w:rPrChange w:id="1255" w:author="Sebastian" w:date="2011-09-01T11:41:00Z">
            <w:rPr>
              <w:color w:val="0000FF"/>
              <w:u w:val="single"/>
            </w:rPr>
          </w:rPrChange>
        </w:rPr>
        <w:t>net.nfc.web.scheduler</w:t>
      </w:r>
      <w:r w:rsidR="00A83708" w:rsidRPr="00A83708">
        <w:t xml:space="preserve"> jest odpowiedzialny za zarządzanie procesem wysyłki maili powiadamiających pracowników o nowo wprowadzonych do systemu zdarzeniach wymagających ich reakcji.</w:t>
      </w:r>
    </w:p>
    <w:p w:rsidR="00A83708" w:rsidRPr="00A83708" w:rsidRDefault="00DA4D42" w:rsidP="00A83708">
      <w:pPr>
        <w:pStyle w:val="NormalnyIn"/>
      </w:pPr>
      <w:r w:rsidRPr="00DA4D42">
        <w:rPr>
          <w:i/>
          <w:rPrChange w:id="1256" w:author="Sebastian" w:date="2011-09-01T11:41:00Z">
            <w:rPr>
              <w:color w:val="0000FF"/>
              <w:u w:val="single"/>
            </w:rPr>
          </w:rPrChange>
        </w:rPr>
        <w:t>net.nfc.web.service</w:t>
      </w:r>
      <w:r w:rsidR="00A83708" w:rsidRPr="00A83708">
        <w:t xml:space="preserve"> jest modułem, który znajduję się na granicy pomiędzy warstwą modelu – czyli utrwalania danych, a warstwą biznesową. Jego zadaniem jest przesyłanie obiektów do odpowiednich klas DAO (ang. Data Access Object</w:t>
      </w:r>
      <w:del w:id="1257" w:author="Sebastian" w:date="2011-09-01T11:41:00Z">
        <w:r w:rsidR="00A83708" w:rsidRPr="00A83708" w:rsidDel="00171D77">
          <w:delText xml:space="preserve"> </w:delText>
        </w:r>
      </w:del>
      <w:r w:rsidR="00A83708" w:rsidRPr="00A83708">
        <w:t>) tak, aby te zapisały informacje w bazie danych.</w:t>
      </w:r>
    </w:p>
    <w:p w:rsidR="0031211F" w:rsidRPr="003D6CDA" w:rsidRDefault="00DA4D42" w:rsidP="00347211">
      <w:pPr>
        <w:pStyle w:val="NormalnyIn"/>
      </w:pPr>
      <w:r w:rsidRPr="00DA4D42">
        <w:rPr>
          <w:i/>
          <w:rPrChange w:id="1258" w:author="Sebastian" w:date="2011-09-01T11:41:00Z">
            <w:rPr>
              <w:color w:val="0000FF"/>
              <w:u w:val="single"/>
            </w:rPr>
          </w:rPrChange>
        </w:rPr>
        <w:t>net.nfc.web.validator</w:t>
      </w:r>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wpisaniem do bazy niepoprawnych wartości czy też zadbanie o wypełnienie wszystkich obowiązkowych pól. </w:t>
      </w:r>
    </w:p>
    <w:p w:rsidR="003D6CDA" w:rsidRDefault="0031211F" w:rsidP="002A727E">
      <w:pPr>
        <w:pStyle w:val="Nagwek3"/>
      </w:pPr>
      <w:bookmarkStart w:id="1259" w:name="_Toc302751724"/>
      <w:r>
        <w:t xml:space="preserve">Warstwa </w:t>
      </w:r>
      <w:r w:rsidR="00605F72">
        <w:t>modelu</w:t>
      </w:r>
      <w:r>
        <w:t xml:space="preserve"> danych</w:t>
      </w:r>
      <w:bookmarkEnd w:id="1259"/>
    </w:p>
    <w:p w:rsidR="0031211F" w:rsidRDefault="0031211F" w:rsidP="008A3B8F">
      <w:pPr>
        <w:pStyle w:val="NormalnyIn"/>
        <w:ind w:firstLine="0"/>
      </w:pPr>
      <w:r>
        <w:t>Warstwa ta</w:t>
      </w:r>
      <w:del w:id="1260"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DA4D42" w:rsidP="00115E84">
      <w:pPr>
        <w:pStyle w:val="NormalnyIn"/>
        <w:numPr>
          <w:ilvl w:val="0"/>
          <w:numId w:val="17"/>
        </w:numPr>
        <w:rPr>
          <w:i/>
          <w:rPrChange w:id="1261" w:author="Maciek" w:date="2011-09-01T21:47:00Z">
            <w:rPr/>
          </w:rPrChange>
        </w:rPr>
      </w:pPr>
      <w:r w:rsidRPr="00DA4D42">
        <w:rPr>
          <w:i/>
          <w:rPrChange w:id="1262" w:author="Maciek" w:date="2011-09-01T21:47:00Z">
            <w:rPr>
              <w:color w:val="0000FF"/>
              <w:u w:val="single"/>
            </w:rPr>
          </w:rPrChange>
        </w:rPr>
        <w:t xml:space="preserve">net.nfc.db.dao </w:t>
      </w:r>
    </w:p>
    <w:p w:rsidR="00CF256A" w:rsidRDefault="00DA4D42" w:rsidP="00CF256A">
      <w:pPr>
        <w:pStyle w:val="NormalnyIn"/>
        <w:numPr>
          <w:ilvl w:val="0"/>
          <w:numId w:val="17"/>
        </w:numPr>
        <w:rPr>
          <w:ins w:id="1263" w:author="Maciek" w:date="2011-09-01T21:47:00Z"/>
          <w:i/>
        </w:rPr>
      </w:pPr>
      <w:r w:rsidRPr="00DA4D42">
        <w:rPr>
          <w:i/>
          <w:rPrChange w:id="1264" w:author="Maciek" w:date="2011-09-01T21:47:00Z">
            <w:rPr>
              <w:color w:val="0000FF"/>
              <w:u w:val="single"/>
            </w:rPr>
          </w:rPrChange>
        </w:rPr>
        <w:t>net.nfc.db.entity</w:t>
      </w:r>
    </w:p>
    <w:p w:rsidR="00DA4D42" w:rsidRPr="00DA4D42" w:rsidRDefault="00DA4D42" w:rsidP="00DA4D42">
      <w:pPr>
        <w:pStyle w:val="NormalnyIn"/>
        <w:ind w:firstLine="0"/>
        <w:rPr>
          <w:i/>
          <w:rPrChange w:id="1265" w:author="Maciek" w:date="2011-09-01T21:47:00Z">
            <w:rPr/>
          </w:rPrChange>
        </w:rPr>
        <w:pPrChange w:id="1266" w:author="Maciek" w:date="2011-09-01T21:48:00Z">
          <w:pPr>
            <w:pStyle w:val="NormalnyIn"/>
            <w:numPr>
              <w:numId w:val="17"/>
            </w:numPr>
            <w:ind w:left="1287" w:hanging="360"/>
          </w:pPr>
        </w:pPrChange>
      </w:pPr>
    </w:p>
    <w:p w:rsidR="00115E84" w:rsidDel="00171D77" w:rsidRDefault="00115E84" w:rsidP="00171D77">
      <w:pPr>
        <w:pStyle w:val="NormalnyIn"/>
        <w:rPr>
          <w:del w:id="1267" w:author="Sebastian" w:date="2011-09-01T11:42:00Z"/>
        </w:rPr>
      </w:pPr>
      <w:r>
        <w:lastRenderedPageBreak/>
        <w:t xml:space="preserve">Paczka </w:t>
      </w:r>
      <w:r w:rsidR="00DA4D42" w:rsidRPr="00DA4D42">
        <w:rPr>
          <w:i/>
          <w:rPrChange w:id="1268" w:author="Sebastian" w:date="2011-09-01T11:42:00Z">
            <w:rPr>
              <w:color w:val="0000FF"/>
              <w:u w:val="single"/>
            </w:rPr>
          </w:rPrChange>
        </w:rPr>
        <w:t>net.nfc.db.dao</w:t>
      </w:r>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r w:rsidR="00DA4D42" w:rsidRPr="00DA4D42">
        <w:rPr>
          <w:i/>
          <w:rPrChange w:id="1269" w:author="Sebastian" w:date="2011-09-01T11:42:00Z">
            <w:rPr>
              <w:color w:val="0000FF"/>
              <w:u w:val="single"/>
            </w:rPr>
          </w:rPrChange>
        </w:rPr>
        <w:t>net.nfc.db.entity</w:t>
      </w:r>
      <w:r>
        <w:t xml:space="preserve"> zawiera klasy mapowane </w:t>
      </w:r>
      <w:r w:rsidR="00FB320D">
        <w:t xml:space="preserve">na encje bazy danych. Są to podstawowe obiekty biznesowe reprezentujące np. pracownika, zdarzenie, </w:t>
      </w:r>
      <w:del w:id="1270" w:author="Sebastian" w:date="2011-09-01T11:42:00Z">
        <w:r w:rsidR="00FB320D" w:rsidDel="00171D77">
          <w:delText xml:space="preserve">lokalizacje </w:delText>
        </w:r>
      </w:del>
      <w:ins w:id="1271" w:author="Sebastian" w:date="2011-09-01T11:42:00Z">
        <w:r w:rsidR="00171D77">
          <w:t xml:space="preserve">lokalizację </w:t>
        </w:r>
      </w:ins>
      <w:r w:rsidR="00FB320D">
        <w:t xml:space="preserve">czy też </w:t>
      </w:r>
      <w:del w:id="1272" w:author="Sebastian" w:date="2011-09-01T11:42:00Z">
        <w:r w:rsidR="00FB320D" w:rsidDel="00171D77">
          <w:delText>firmę</w:delText>
        </w:r>
      </w:del>
      <w:ins w:id="1273" w:author="Sebastian" w:date="2011-09-01T11:42:00Z">
        <w:r w:rsidR="00171D77">
          <w:t>kontrahenta</w:t>
        </w:r>
      </w:ins>
      <w:r w:rsidR="00FB320D">
        <w:t xml:space="preserve">. W paczce tej zawarte są dodatkowo pliki konfiguracyjne </w:t>
      </w:r>
      <w:del w:id="1274" w:author="Sebastian" w:date="2011-09-01T11:42:00Z">
        <w:r w:rsidR="00FB320D" w:rsidDel="00171D77">
          <w:delText>hibernate</w:delText>
        </w:r>
      </w:del>
      <w:ins w:id="1275"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1276" w:name="_Toc302751725"/>
      <w:r>
        <w:t>Warstwa prezentacji</w:t>
      </w:r>
      <w:bookmarkEnd w:id="1276"/>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1277" w:author="Sebastian" w:date="2011-09-01T11:42:00Z">
        <w:r w:rsidR="00B30D0A" w:rsidDel="00171D77">
          <w:delText xml:space="preserve"> </w:delText>
        </w:r>
      </w:del>
      <w:r w:rsidR="00B30D0A">
        <w:t>. Została ona wykonana za pomocą stron JSP (ang. Java Server Pages) wraz z użyciem biblioteki JSTL (ang. Java Standard Tag Library)</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1278" w:author="Sebastian" w:date="2011-09-01T11:43:00Z">
        <w:r w:rsidR="00605F72" w:rsidDel="00171D77">
          <w:delText xml:space="preserve">edycje </w:delText>
        </w:r>
      </w:del>
      <w:ins w:id="1279"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1280" w:name="_Toc302751726"/>
      <w:r>
        <w:t>Budowa panelu a</w:t>
      </w:r>
      <w:r w:rsidR="00162DB9">
        <w:t>dministracyjnego</w:t>
      </w:r>
      <w:bookmarkEnd w:id="1280"/>
    </w:p>
    <w:p w:rsidR="00A83708" w:rsidRDefault="00162DB9" w:rsidP="00A83708">
      <w:pPr>
        <w:pStyle w:val="NormalnyIn"/>
        <w:ind w:firstLine="0"/>
      </w:pPr>
      <w:r>
        <w:t xml:space="preserve">Panel </w:t>
      </w:r>
      <w:del w:id="1281" w:author="Sebastian" w:date="2011-09-01T11:43:00Z">
        <w:r w:rsidDel="00171D77">
          <w:delText xml:space="preserve">Administracyjny </w:delText>
        </w:r>
      </w:del>
      <w:ins w:id="1282"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1283" w:author="Sebastian" w:date="2011-09-01T11:43:00Z">
        <w:r w:rsidDel="00171D77">
          <w:delText xml:space="preserve">funkcję </w:delText>
        </w:r>
      </w:del>
      <w:ins w:id="1284"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6"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1285" w:name="_Toc302751727"/>
      <w:r>
        <w:t>Role użytkowników oraz zabezpieczenie portalu</w:t>
      </w:r>
      <w:bookmarkEnd w:id="1285"/>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lastRenderedPageBreak/>
        <w:t>zaimplementowana</w:t>
      </w:r>
      <w:ins w:id="1286"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t>ROLE_USER – posiada wgląd do danych zgromadzonych w bazie na zasadzie read-only. Użytkownik z tym uprawnieniem</w:t>
      </w:r>
      <w:del w:id="1287" w:author="Sebastian" w:date="2011-09-01T11:44:00Z">
        <w:r w:rsidR="009922FB" w:rsidDel="00171D77">
          <w:delText>,</w:delText>
        </w:r>
      </w:del>
      <w:r>
        <w:t xml:space="preserve"> może również edytować zdarzenie</w:t>
      </w:r>
      <w:r w:rsidR="009922FB">
        <w:t>,</w:t>
      </w:r>
      <w:r>
        <w:t xml:space="preserve"> którym się zajmował</w:t>
      </w:r>
      <w:ins w:id="1288" w:author="Sebastian" w:date="2011-09-01T11:44:00Z">
        <w:r w:rsidR="00171D77">
          <w:t>.</w:t>
        </w:r>
      </w:ins>
      <w:del w:id="1289" w:author="Sebastian" w:date="2011-09-01T11:44:00Z">
        <w:r w:rsidR="009922FB" w:rsidDel="00171D77">
          <w:delText>,</w:delText>
        </w:r>
      </w:del>
      <w:r>
        <w:t xml:space="preserve"> </w:t>
      </w:r>
      <w:del w:id="1290" w:author="Sebastian" w:date="2011-09-01T11:44:00Z">
        <w:r w:rsidDel="00171D77">
          <w:delText xml:space="preserve">poprzez </w:delText>
        </w:r>
      </w:del>
      <w:ins w:id="1291" w:author="Sebastian" w:date="2011-09-01T11:44:00Z">
        <w:r w:rsidR="00171D77">
          <w:t xml:space="preserve">Modyfikacja taka polega na </w:t>
        </w:r>
      </w:ins>
      <w:r>
        <w:t>ustawieni</w:t>
      </w:r>
      <w:ins w:id="1292" w:author="Sebastian" w:date="2011-09-01T11:44:00Z">
        <w:r w:rsidR="00171D77">
          <w:t>u</w:t>
        </w:r>
      </w:ins>
      <w:del w:id="1293" w:author="Sebastian" w:date="2011-09-01T11:44:00Z">
        <w:r w:rsidDel="00171D77">
          <w:delText>e</w:delText>
        </w:r>
      </w:del>
      <w:r>
        <w:t xml:space="preserve"> go w statusie </w:t>
      </w:r>
      <w:ins w:id="1294" w:author="Sebastian" w:date="2011-09-01T11:45:00Z">
        <w:r w:rsidR="00C64361">
          <w:t>„</w:t>
        </w:r>
      </w:ins>
      <w:r>
        <w:t>zamknięte</w:t>
      </w:r>
      <w:ins w:id="1295" w:author="Sebastian" w:date="2011-09-01T11:45:00Z">
        <w:r w:rsidR="00C64361">
          <w:t>”</w:t>
        </w:r>
      </w:ins>
      <w:del w:id="1296" w:author="Sebastian" w:date="2011-09-01T11:45:00Z">
        <w:r w:rsidDel="00C64361">
          <w:delText>,</w:delText>
        </w:r>
      </w:del>
      <w:ins w:id="1297" w:author="Sebastian" w:date="2011-09-01T11:45:00Z">
        <w:r w:rsidR="00C64361">
          <w:t xml:space="preserve"> i</w:t>
        </w:r>
      </w:ins>
      <w:r>
        <w:t xml:space="preserve"> doda</w:t>
      </w:r>
      <w:ins w:id="1298" w:author="Sebastian" w:date="2011-09-01T11:45:00Z">
        <w:r w:rsidR="00C64361">
          <w:t>niu</w:t>
        </w:r>
      </w:ins>
      <w:del w:id="1299" w:author="Sebastian" w:date="2011-09-01T11:45:00Z">
        <w:r w:rsidDel="00C64361">
          <w:delText>jąc</w:delText>
        </w:r>
      </w:del>
      <w:r>
        <w:t xml:space="preserve"> opcjonaln</w:t>
      </w:r>
      <w:ins w:id="1300" w:author="Sebastian" w:date="2011-09-01T11:45:00Z">
        <w:r w:rsidR="00C64361">
          <w:t>ego,</w:t>
        </w:r>
      </w:ins>
      <w:del w:id="1301" w:author="Sebastian" w:date="2011-09-01T11:45:00Z">
        <w:r w:rsidDel="00C64361">
          <w:delText>y</w:delText>
        </w:r>
      </w:del>
      <w:r>
        <w:t xml:space="preserve"> dodatkow</w:t>
      </w:r>
      <w:ins w:id="1302" w:author="Sebastian" w:date="2011-09-01T11:45:00Z">
        <w:r w:rsidR="00C64361">
          <w:t>ego</w:t>
        </w:r>
      </w:ins>
      <w:del w:id="1303" w:author="Sebastian" w:date="2011-09-01T11:45:00Z">
        <w:r w:rsidDel="00C64361">
          <w:delText>y</w:delText>
        </w:r>
      </w:del>
      <w:r>
        <w:t xml:space="preserve"> komentarz</w:t>
      </w:r>
      <w:ins w:id="1304" w:author="Sebastian" w:date="2011-09-01T11:45:00Z">
        <w:r w:rsidR="00C64361">
          <w:t>a</w:t>
        </w:r>
      </w:ins>
      <w:r>
        <w:t>.</w:t>
      </w:r>
      <w:del w:id="1305" w:author="Sebastian" w:date="2011-09-01T11:46:00Z">
        <w:r w:rsidDel="00C64361">
          <w:delText xml:space="preserve"> </w:delText>
        </w:r>
      </w:del>
    </w:p>
    <w:p w:rsidR="00A50D88" w:rsidRDefault="00A50D88" w:rsidP="005817CE">
      <w:pPr>
        <w:pStyle w:val="NormalnyIn"/>
        <w:ind w:firstLine="0"/>
      </w:pPr>
      <w:r>
        <w:tab/>
        <w:t>ROLE_SUPER_USER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t xml:space="preserve">ROLE_ADMIN – jest to uprawnienie przypisane administratorowi systemu. Posiada on te same uprawnienia co użytkownik z rolą </w:t>
      </w:r>
      <w:ins w:id="1306" w:author="Sebastian" w:date="2011-09-01T11:46:00Z">
        <w:r w:rsidR="00C64361">
          <w:t>ROLE_</w:t>
        </w:r>
      </w:ins>
      <w:r>
        <w:t>SUPER_USER i dodatkowo ma udostępnioną zakładkę „</w:t>
      </w:r>
      <w:del w:id="1307" w:author="Sebastian" w:date="2011-09-01T11:46:00Z">
        <w:r w:rsidDel="00C64361">
          <w:delText>ADMINISTRACJA</w:delText>
        </w:r>
      </w:del>
      <w:ins w:id="1308"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1309" w:author="Sebastian" w:date="2011-09-01T11:46:00Z">
        <w:r w:rsidR="00CC0B41" w:rsidDel="00C64361">
          <w:delText xml:space="preserve">uprawnieniem </w:delText>
        </w:r>
      </w:del>
      <w:ins w:id="1310"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1311" w:name="_Toc302751728"/>
      <w:r>
        <w:t>Opis zakładek</w:t>
      </w:r>
      <w:bookmarkEnd w:id="1311"/>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010A89" w:rsidRDefault="00CC0B41" w:rsidP="00E87AB8">
      <w:pPr>
        <w:pStyle w:val="NormalnyIn"/>
        <w:ind w:firstLine="0"/>
        <w:rPr>
          <w:ins w:id="1312"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1313"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1314" w:author="Sebastian" w:date="2011-09-01T11:47:00Z">
        <w:r w:rsidR="00C64361">
          <w:t>ę</w:t>
        </w:r>
      </w:ins>
      <w:del w:id="1315" w:author="Sebastian" w:date="2011-09-01T11:47:00Z">
        <w:r w:rsidDel="00C64361">
          <w:delText>e</w:delText>
        </w:r>
      </w:del>
      <w:r>
        <w:t xml:space="preserve"> usługi. </w:t>
      </w:r>
    </w:p>
    <w:p w:rsidR="00010A89" w:rsidRDefault="00010A89">
      <w:pPr>
        <w:jc w:val="left"/>
        <w:rPr>
          <w:ins w:id="1316" w:author="Sebastian" w:date="2011-09-01T11:55:00Z"/>
          <w:rFonts w:ascii="Times New Roman" w:eastAsia="Times New Roman" w:hAnsi="Times New Roman"/>
          <w:sz w:val="24"/>
          <w:szCs w:val="24"/>
          <w:lang w:eastAsia="pl-PL"/>
        </w:rPr>
      </w:pPr>
      <w:ins w:id="1317"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1318" w:author="Sebastian" w:date="2011-09-01T11:47:00Z">
        <w:r w:rsidR="009922FB" w:rsidDel="00C64361">
          <w:delText>,</w:delText>
        </w:r>
      </w:del>
      <w:r>
        <w:t xml:space="preserve"> jest hiperłączem do zakładki wyświetlającej szczegółowe dane o danej pozycji z możliwością ich edycji. </w:t>
      </w:r>
      <w:ins w:id="1319" w:author="Maciek" w:date="2011-09-01T21:46:00Z">
        <w:r w:rsidR="00CF256A">
          <w:t>Operator ma możliwość wyeksportowania szczegółowych danych zdarzenia do</w:t>
        </w:r>
      </w:ins>
      <w:ins w:id="1320"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r>
        <w:t>screen</w:t>
      </w: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w:t>
      </w:r>
      <w:del w:id="1321" w:author="Sebastian" w:date="2011-09-01T11:55:00Z">
        <w:r w:rsidDel="00010A89">
          <w:delText>za zadanie wyświetlenie użytkownikowi</w:delText>
        </w:r>
      </w:del>
      <w:ins w:id="1322" w:author="Sebastian" w:date="2011-09-01T11:55:00Z">
        <w:r w:rsidR="00010A89">
          <w:t>użytkownikowi przedstawia listę</w:t>
        </w:r>
      </w:ins>
      <w:r>
        <w:t xml:space="preserve"> wszystkich lokalizacji wprowadzonych do systemu. Pozwala na wgląd do szczegółowych danych o wybran</w:t>
      </w:r>
      <w:ins w:id="1323" w:author="Sebastian" w:date="2011-09-01T11:55:00Z">
        <w:r w:rsidR="00010A89">
          <w:t>ej lokalizacji</w:t>
        </w:r>
      </w:ins>
      <w:del w:id="1324"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r>
        <w:t>screen</w:t>
      </w: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1325" w:author="Sebastian" w:date="2011-09-01T11:55:00Z">
        <w:r w:rsidDel="00010A89">
          <w:delText>urządzeń</w:delText>
        </w:r>
      </w:del>
      <w:ins w:id="1326"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AE6239" w:rsidP="00E87AB8">
      <w:pPr>
        <w:pStyle w:val="NormalnyIn"/>
        <w:ind w:firstLine="360"/>
        <w:rPr>
          <w:del w:id="1327" w:author="Maciek" w:date="2011-09-01T21:28:00Z"/>
        </w:rPr>
      </w:pPr>
      <w:ins w:id="1328" w:author="Maciek" w:date="2011-09-01T21:28:00Z">
        <w:r>
          <w:rPr>
            <w:noProof/>
            <w:rPrChange w:id="1329" w:author="Unknown">
              <w:rPr>
                <w:noProof/>
                <w:color w:val="0000FF"/>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DA4D42" w:rsidRPr="00DA4D42" w:rsidRDefault="00DA4D42" w:rsidP="00DA4D42">
      <w:pPr>
        <w:pStyle w:val="NormalnyIn"/>
        <w:ind w:firstLine="360"/>
        <w:jc w:val="center"/>
        <w:rPr>
          <w:del w:id="1330" w:author="Maciek" w:date="2011-09-01T21:28:00Z"/>
          <w:i/>
          <w:rPrChange w:id="1331" w:author="Maciek" w:date="2011-09-01T21:41:00Z">
            <w:rPr>
              <w:del w:id="1332" w:author="Maciek" w:date="2011-09-01T21:28:00Z"/>
            </w:rPr>
          </w:rPrChange>
        </w:rPr>
        <w:pPrChange w:id="1333" w:author="Maciek" w:date="2011-09-01T21:41:00Z">
          <w:pPr>
            <w:pStyle w:val="NormalnyIn"/>
            <w:ind w:firstLine="360"/>
          </w:pPr>
        </w:pPrChange>
      </w:pPr>
      <w:del w:id="1334" w:author="Maciek" w:date="2011-09-01T21:28:00Z">
        <w:r w:rsidRPr="00DA4D42">
          <w:rPr>
            <w:i/>
            <w:rPrChange w:id="1335" w:author="Maciek" w:date="2011-09-01T21:41:00Z">
              <w:rPr>
                <w:color w:val="0000FF"/>
                <w:u w:val="single"/>
              </w:rPr>
            </w:rPrChange>
          </w:rPr>
          <w:delText>screen</w:delText>
        </w:r>
      </w:del>
      <w:ins w:id="1336" w:author="Maciek" w:date="2011-09-01T21:38:00Z">
        <w:r w:rsidRPr="00DA4D42">
          <w:rPr>
            <w:i/>
            <w:rPrChange w:id="1337" w:author="Maciek" w:date="2011-09-01T21:41:00Z">
              <w:rPr>
                <w:color w:val="0000FF"/>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AE6239" w:rsidP="00E87AB8">
      <w:pPr>
        <w:pStyle w:val="NormalnyIn"/>
        <w:ind w:firstLine="360"/>
      </w:pPr>
      <w:ins w:id="1338" w:author="Maciek" w:date="2011-09-01T21:28:00Z">
        <w:r>
          <w:rPr>
            <w:noProof/>
            <w:rPrChange w:id="1339" w:author="Unknown">
              <w:rPr>
                <w:noProof/>
                <w:color w:val="0000FF"/>
                <w:u w:val="single"/>
              </w:rPr>
            </w:rPrChange>
          </w:rPr>
          <w:drawing>
            <wp:inline distT="0" distB="0" distL="0" distR="0">
              <wp:extent cx="5760085" cy="349719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DA4D42" w:rsidP="00676162">
      <w:pPr>
        <w:pStyle w:val="NormalnyIn"/>
        <w:ind w:firstLine="360"/>
        <w:rPr>
          <w:del w:id="1340" w:author="Maciek" w:date="2011-09-01T23:08:00Z"/>
          <w:i/>
        </w:rPr>
      </w:pPr>
      <w:ins w:id="1341" w:author="Maciek" w:date="2011-09-01T21:38:00Z">
        <w:r w:rsidRPr="00DA4D42">
          <w:rPr>
            <w:i/>
            <w:rPrChange w:id="1342" w:author="Maciek" w:date="2011-09-01T21:41:00Z">
              <w:rPr>
                <w:color w:val="0000FF"/>
                <w:u w:val="single"/>
              </w:rPr>
            </w:rPrChange>
          </w:rPr>
          <w:t>Rysunek … Szczegółowy widok</w:t>
        </w:r>
      </w:ins>
      <w:ins w:id="1343" w:author="Maciek" w:date="2011-09-01T21:41:00Z">
        <w:r w:rsidR="00A26295">
          <w:rPr>
            <w:i/>
          </w:rPr>
          <w:t xml:space="preserve"> z danymi</w:t>
        </w:r>
      </w:ins>
      <w:ins w:id="1344" w:author="Maciek" w:date="2011-09-01T21:38:00Z">
        <w:r w:rsidRPr="00DA4D42">
          <w:rPr>
            <w:i/>
            <w:rPrChange w:id="1345" w:author="Maciek" w:date="2011-09-01T21:41:00Z">
              <w:rPr>
                <w:color w:val="0000FF"/>
                <w:u w:val="single"/>
              </w:rPr>
            </w:rPrChange>
          </w:rPr>
          <w:t xml:space="preserve"> urządzenia</w:t>
        </w:r>
      </w:ins>
    </w:p>
    <w:p w:rsidR="00DA4D42" w:rsidRPr="00DA4D42" w:rsidRDefault="00DA4D42" w:rsidP="00DA4D42">
      <w:pPr>
        <w:pStyle w:val="NormalnyIn"/>
        <w:ind w:firstLine="360"/>
        <w:jc w:val="center"/>
        <w:rPr>
          <w:ins w:id="1346" w:author="Sebastian Łuczak" w:date="2011-09-02T10:44:00Z"/>
          <w:i/>
          <w:rPrChange w:id="1347" w:author="Maciek" w:date="2011-09-01T21:41:00Z">
            <w:rPr>
              <w:ins w:id="1348" w:author="Sebastian Łuczak" w:date="2011-09-02T10:44:00Z"/>
            </w:rPr>
          </w:rPrChange>
        </w:rPr>
        <w:pPrChange w:id="1349" w:author="Maciek" w:date="2011-09-01T21:41:00Z">
          <w:pPr>
            <w:pStyle w:val="NormalnyIn"/>
            <w:ind w:firstLine="360"/>
          </w:pPr>
        </w:pPrChange>
      </w:pPr>
    </w:p>
    <w:p w:rsidR="00DA4D42" w:rsidRDefault="00DA4D42" w:rsidP="00DA4D42">
      <w:pPr>
        <w:pStyle w:val="NormalnyIn"/>
        <w:ind w:firstLine="0"/>
        <w:rPr>
          <w:del w:id="1350" w:author="Maciek" w:date="2011-09-01T23:08:00Z"/>
        </w:rPr>
        <w:pPrChange w:id="1351" w:author="Sebastian Łuczak" w:date="2011-09-02T10:44:00Z">
          <w:pPr>
            <w:pStyle w:val="NormalnyIn"/>
            <w:ind w:firstLine="360"/>
          </w:pPr>
        </w:pPrChange>
      </w:pPr>
    </w:p>
    <w:p w:rsidR="00DA4D42" w:rsidRDefault="00DA4D42" w:rsidP="00DA4D42">
      <w:pPr>
        <w:pStyle w:val="NormalnyIn"/>
        <w:ind w:firstLine="0"/>
        <w:jc w:val="center"/>
        <w:rPr>
          <w:ins w:id="1352" w:author="Sebastian Łuczak" w:date="2011-09-02T10:44:00Z"/>
        </w:rPr>
        <w:pPrChange w:id="1353" w:author="Sebastian Łuczak" w:date="2011-09-02T10:44:00Z">
          <w:pPr>
            <w:pStyle w:val="NormalnyIn"/>
            <w:ind w:firstLine="360"/>
          </w:pPr>
        </w:pPrChange>
      </w:pPr>
    </w:p>
    <w:p w:rsidR="00DA4D42" w:rsidRDefault="00DA4D42" w:rsidP="00DA4D42">
      <w:pPr>
        <w:pStyle w:val="NormalnyIn"/>
        <w:ind w:firstLine="0"/>
        <w:rPr>
          <w:del w:id="1354" w:author="Maciek" w:date="2011-09-01T23:08:00Z"/>
        </w:rPr>
        <w:pPrChange w:id="1355" w:author="Sebastian Łuczak" w:date="2011-09-02T10:44:00Z">
          <w:pPr>
            <w:pStyle w:val="NormalnyIn"/>
            <w:ind w:firstLine="360"/>
          </w:pPr>
        </w:pPrChange>
      </w:pPr>
    </w:p>
    <w:p w:rsidR="00DA4D42" w:rsidRDefault="00DA4D42" w:rsidP="00DA4D42">
      <w:pPr>
        <w:pStyle w:val="NormalnyIn"/>
        <w:ind w:firstLine="0"/>
        <w:rPr>
          <w:del w:id="1356" w:author="Maciek" w:date="2011-09-01T23:08:00Z"/>
        </w:rPr>
        <w:pPrChange w:id="1357" w:author="Sebastian Łuczak" w:date="2011-09-02T10:44:00Z">
          <w:pPr>
            <w:pStyle w:val="NormalnyIn"/>
            <w:ind w:firstLine="360"/>
          </w:pPr>
        </w:pPrChange>
      </w:pPr>
    </w:p>
    <w:p w:rsidR="00DA4D42" w:rsidRDefault="00DA4D42" w:rsidP="00DA4D42">
      <w:pPr>
        <w:pStyle w:val="NormalnyIn"/>
        <w:ind w:firstLine="0"/>
        <w:rPr>
          <w:del w:id="1358" w:author="Maciek" w:date="2011-09-01T23:08:00Z"/>
        </w:rPr>
        <w:pPrChange w:id="1359" w:author="Sebastian Łuczak" w:date="2011-09-02T10:44:00Z">
          <w:pPr>
            <w:pStyle w:val="NormalnyIn"/>
            <w:ind w:firstLine="360"/>
          </w:pPr>
        </w:pPrChange>
      </w:pPr>
    </w:p>
    <w:p w:rsidR="00DA4D42" w:rsidRDefault="00DA4D42" w:rsidP="00DA4D42">
      <w:pPr>
        <w:pStyle w:val="NormalnyIn"/>
        <w:ind w:firstLine="0"/>
        <w:rPr>
          <w:del w:id="1360" w:author="Maciek" w:date="2011-09-01T23:08:00Z"/>
        </w:rPr>
        <w:pPrChange w:id="1361" w:author="Sebastian Łuczak" w:date="2011-09-02T10:44:00Z">
          <w:pPr>
            <w:pStyle w:val="NormalnyIn"/>
            <w:ind w:firstLine="360"/>
          </w:pPr>
        </w:pPrChange>
      </w:pPr>
    </w:p>
    <w:p w:rsidR="00DA4D42" w:rsidRDefault="00993D3D" w:rsidP="00DA4D42">
      <w:pPr>
        <w:pStyle w:val="NormalnyIn"/>
        <w:ind w:firstLine="0"/>
        <w:pPrChange w:id="1362" w:author="Sebastian Łuczak" w:date="2011-09-02T10:44:00Z">
          <w:pPr>
            <w:pStyle w:val="NormalnyIn"/>
            <w:ind w:firstLine="360"/>
          </w:pPr>
        </w:pPrChange>
      </w:pPr>
      <w:r>
        <w:t xml:space="preserve">Kolejną pozycją w menu jest wpis „Pracownicy”. </w:t>
      </w:r>
      <w:del w:id="1363" w:author="Sebastian" w:date="2011-09-01T11:56:00Z">
        <w:r w:rsidDel="00010A89">
          <w:delText xml:space="preserve">Po jej </w:delText>
        </w:r>
      </w:del>
      <w:ins w:id="1364" w:author="Sebastian" w:date="2011-09-01T11:56:00Z">
        <w:r w:rsidR="00010A89">
          <w:t xml:space="preserve">Jej </w:t>
        </w:r>
      </w:ins>
      <w:r>
        <w:t>wybrani</w:t>
      </w:r>
      <w:del w:id="1365" w:author="Sebastian" w:date="2011-09-01T11:56:00Z">
        <w:r w:rsidDel="00010A89">
          <w:delText>u</w:delText>
        </w:r>
      </w:del>
      <w:ins w:id="1366" w:author="Sebastian" w:date="2011-09-01T11:56:00Z">
        <w:r w:rsidR="00010A89">
          <w:t>e</w:t>
        </w:r>
      </w:ins>
      <w:r>
        <w:t xml:space="preserve"> </w:t>
      </w:r>
      <w:ins w:id="1367" w:author="Sebastian" w:date="2011-09-01T11:56:00Z">
        <w:r w:rsidR="00010A89">
          <w:t xml:space="preserve">powoduje </w:t>
        </w:r>
      </w:ins>
      <w:r>
        <w:t>wyświetl</w:t>
      </w:r>
      <w:ins w:id="1368" w:author="Sebastian" w:date="2011-09-01T11:56:00Z">
        <w:r w:rsidR="00010A89">
          <w:t>enie</w:t>
        </w:r>
      </w:ins>
      <w:del w:id="1369" w:author="Sebastian" w:date="2011-09-01T11:56:00Z">
        <w:r w:rsidDel="00010A89">
          <w:delText>ana</w:delText>
        </w:r>
      </w:del>
      <w:r>
        <w:t xml:space="preserve"> </w:t>
      </w:r>
      <w:del w:id="1370" w:author="Sebastian" w:date="2011-09-01T11:56:00Z">
        <w:r w:rsidDel="00010A89">
          <w:delText xml:space="preserve">jest </w:delText>
        </w:r>
      </w:del>
      <w:r>
        <w:t>list</w:t>
      </w:r>
      <w:del w:id="1371" w:author="Sebastian" w:date="2011-09-01T11:56:00Z">
        <w:r w:rsidDel="00010A89">
          <w:delText>a</w:delText>
        </w:r>
      </w:del>
      <w:ins w:id="1372"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1373" w:author="Sebastian" w:date="2011-09-01T11:56:00Z">
        <w:r w:rsidDel="00010A89">
          <w:delText xml:space="preserve">Administratora </w:delText>
        </w:r>
      </w:del>
      <w:ins w:id="1374"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1375" w:author="Sebastian" w:date="2011-09-01T11:56:00Z">
        <w:r w:rsidR="00010A89">
          <w:t>,</w:t>
        </w:r>
      </w:ins>
      <w:r w:rsidR="00DA44EE">
        <w:t xml:space="preserve"> dodatkowo</w:t>
      </w:r>
      <w:r>
        <w:t xml:space="preserve"> z przyciskiem umożliwiającym ich odłączenie. </w:t>
      </w:r>
    </w:p>
    <w:p w:rsidR="003B21BC" w:rsidDel="00594997" w:rsidRDefault="003B21BC" w:rsidP="00E87AB8">
      <w:pPr>
        <w:pStyle w:val="NormalnyIn"/>
        <w:ind w:firstLine="360"/>
        <w:rPr>
          <w:del w:id="1376" w:author="Maciek" w:date="2011-09-01T21:23:00Z"/>
        </w:rPr>
      </w:pPr>
    </w:p>
    <w:p w:rsidR="00EC7C9D" w:rsidDel="00594997" w:rsidRDefault="00EC7C9D" w:rsidP="00E87AB8">
      <w:pPr>
        <w:pStyle w:val="NormalnyIn"/>
        <w:ind w:firstLine="360"/>
        <w:rPr>
          <w:del w:id="1377" w:author="Maciek" w:date="2011-09-01T21:23:00Z"/>
        </w:rPr>
      </w:pPr>
    </w:p>
    <w:p w:rsidR="00DA4D42" w:rsidRPr="00DA4D42" w:rsidRDefault="00AE6239" w:rsidP="00DA4D42">
      <w:pPr>
        <w:pStyle w:val="NormalnyIn"/>
        <w:ind w:firstLine="360"/>
        <w:jc w:val="center"/>
        <w:rPr>
          <w:del w:id="1378" w:author="Maciek" w:date="2011-09-01T21:22:00Z"/>
          <w:i/>
          <w:rPrChange w:id="1379" w:author="Maciek" w:date="2011-09-01T21:41:00Z">
            <w:rPr>
              <w:del w:id="1380" w:author="Maciek" w:date="2011-09-01T21:22:00Z"/>
            </w:rPr>
          </w:rPrChange>
        </w:rPr>
        <w:pPrChange w:id="1381" w:author="Maciek" w:date="2011-09-01T21:41:00Z">
          <w:pPr>
            <w:pStyle w:val="NormalnyIn"/>
            <w:ind w:firstLine="360"/>
          </w:pPr>
        </w:pPrChange>
      </w:pPr>
      <w:ins w:id="1382" w:author="Maciek" w:date="2011-09-01T21:22:00Z">
        <w:r>
          <w:rPr>
            <w:noProof/>
            <w:rPrChange w:id="1383" w:author="Unknown">
              <w:rPr>
                <w:noProof/>
                <w:color w:val="0000FF"/>
                <w:u w:val="single"/>
              </w:rPr>
            </w:rPrChange>
          </w:rPr>
          <w:drawing>
            <wp:inline distT="0" distB="0" distL="0" distR="0">
              <wp:extent cx="5760085" cy="3497194"/>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384" w:author="Maciek" w:date="2011-09-01T21:22:00Z">
        <w:r w:rsidR="00A76B71" w:rsidDel="00594997">
          <w:delText>screen</w:delText>
        </w:r>
      </w:del>
      <w:ins w:id="1385" w:author="Maciek" w:date="2011-09-01T21:39:00Z">
        <w:r w:rsidR="00DA4D42" w:rsidRPr="00DA4D42">
          <w:rPr>
            <w:i/>
            <w:rPrChange w:id="1386" w:author="Maciek" w:date="2011-09-01T21:41:00Z">
              <w:rPr>
                <w:color w:val="0000FF"/>
                <w:u w:val="single"/>
              </w:rPr>
            </w:rPrChange>
          </w:rPr>
          <w:t xml:space="preserve">Rysunek … Widok zakładki </w:t>
        </w:r>
        <w:r w:rsidR="00A26295" w:rsidRPr="00A26295">
          <w:rPr>
            <w:i/>
          </w:rPr>
          <w:t>„Pracownicy”</w:t>
        </w:r>
      </w:ins>
    </w:p>
    <w:p w:rsidR="00EC7C9D" w:rsidDel="00594997" w:rsidRDefault="00AE6239" w:rsidP="00E87AB8">
      <w:pPr>
        <w:pStyle w:val="NormalnyIn"/>
        <w:ind w:firstLine="360"/>
        <w:rPr>
          <w:del w:id="1387" w:author="Maciek" w:date="2011-09-01T21:23:00Z"/>
        </w:rPr>
      </w:pPr>
      <w:ins w:id="1388" w:author="Maciek" w:date="2011-09-01T21:24:00Z">
        <w:r>
          <w:rPr>
            <w:noProof/>
            <w:rPrChange w:id="1389" w:author="Unknown">
              <w:rPr>
                <w:noProof/>
                <w:color w:val="0000FF"/>
                <w:u w:val="single"/>
              </w:rPr>
            </w:rPrChange>
          </w:rPr>
          <w:drawing>
            <wp:inline distT="0" distB="0" distL="0" distR="0">
              <wp:extent cx="5760085" cy="34971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DA4D42" w:rsidRDefault="00DA4D42">
      <w:pPr>
        <w:pStyle w:val="NormalnyIn"/>
        <w:ind w:firstLine="360"/>
        <w:rPr>
          <w:del w:id="1390" w:author="Maciek" w:date="2011-09-01T21:23:00Z"/>
          <w:i/>
        </w:rPr>
      </w:pPr>
      <w:ins w:id="1391" w:author="Maciek" w:date="2011-09-01T21:39:00Z">
        <w:r w:rsidRPr="00DA4D42">
          <w:rPr>
            <w:i/>
            <w:rPrChange w:id="1392" w:author="Maciek" w:date="2011-09-01T21:42:00Z">
              <w:rPr>
                <w:color w:val="0000FF"/>
                <w:u w:val="single"/>
              </w:rPr>
            </w:rPrChange>
          </w:rPr>
          <w:t xml:space="preserve">Rysunek … Szczegółowy widok </w:t>
        </w:r>
      </w:ins>
      <w:ins w:id="1393" w:author="Maciek" w:date="2011-09-01T21:42:00Z">
        <w:r w:rsidRPr="00DA4D42">
          <w:rPr>
            <w:i/>
            <w:rPrChange w:id="1394" w:author="Maciek" w:date="2011-09-01T21:42:00Z">
              <w:rPr>
                <w:color w:val="0000FF"/>
                <w:u w:val="single"/>
              </w:rPr>
            </w:rPrChange>
          </w:rPr>
          <w:t xml:space="preserve">danych </w:t>
        </w:r>
      </w:ins>
      <w:ins w:id="1395" w:author="Maciek" w:date="2011-09-01T21:39:00Z">
        <w:r w:rsidRPr="00DA4D42">
          <w:rPr>
            <w:i/>
            <w:rPrChange w:id="1396" w:author="Maciek" w:date="2011-09-01T21:42:00Z">
              <w:rPr>
                <w:color w:val="0000FF"/>
                <w:u w:val="single"/>
              </w:rPr>
            </w:rPrChange>
          </w:rPr>
          <w:t>pracownika</w:t>
        </w:r>
      </w:ins>
    </w:p>
    <w:p w:rsidR="00DA4D42" w:rsidRDefault="00DA4D42">
      <w:pPr>
        <w:pStyle w:val="NormalnyIn"/>
        <w:ind w:firstLine="360"/>
        <w:rPr>
          <w:del w:id="1397" w:author="Maciek" w:date="2011-09-01T21:23:00Z"/>
          <w:i/>
        </w:rPr>
      </w:pPr>
    </w:p>
    <w:p w:rsidR="00726470" w:rsidRDefault="00726470" w:rsidP="00E87AB8">
      <w:pPr>
        <w:pStyle w:val="NormalnyIn"/>
        <w:ind w:firstLine="360"/>
        <w:rPr>
          <w:ins w:id="1398" w:author="Sebastian Łuczak" w:date="2011-09-02T10:45:00Z"/>
        </w:rPr>
      </w:pPr>
    </w:p>
    <w:p w:rsidR="00DA4D42" w:rsidRDefault="00DA4D42">
      <w:pPr>
        <w:pStyle w:val="NormalnyIn"/>
        <w:ind w:firstLine="360"/>
        <w:rPr>
          <w:del w:id="1399" w:author="Maciek" w:date="2011-09-01T21:23:00Z"/>
        </w:rPr>
      </w:pPr>
    </w:p>
    <w:p w:rsidR="00726470" w:rsidRDefault="00726470" w:rsidP="00E87AB8">
      <w:pPr>
        <w:pStyle w:val="NormalnyIn"/>
        <w:ind w:firstLine="360"/>
        <w:rPr>
          <w:ins w:id="1400" w:author="Sebastian Łuczak" w:date="2011-09-02T10:45:00Z"/>
        </w:rPr>
      </w:pPr>
    </w:p>
    <w:p w:rsidR="00DA4D42" w:rsidRDefault="00DA4D42" w:rsidP="00DA4D42">
      <w:pPr>
        <w:pStyle w:val="NormalnyIn"/>
        <w:ind w:firstLine="0"/>
        <w:rPr>
          <w:del w:id="1401" w:author="Maciek" w:date="2011-09-01T21:23:00Z"/>
        </w:rPr>
        <w:pPrChange w:id="1402" w:author="Sebastian Łuczak" w:date="2011-09-02T10:45:00Z">
          <w:pPr>
            <w:pStyle w:val="NormalnyIn"/>
            <w:ind w:firstLine="360"/>
          </w:pPr>
        </w:pPrChange>
      </w:pPr>
    </w:p>
    <w:p w:rsidR="00DA4D42" w:rsidRDefault="00DA4D42" w:rsidP="00DA4D42">
      <w:pPr>
        <w:pStyle w:val="NormalnyIn"/>
        <w:ind w:firstLine="0"/>
        <w:rPr>
          <w:del w:id="1403" w:author="Maciek" w:date="2011-09-01T21:23:00Z"/>
        </w:rPr>
        <w:pPrChange w:id="1404" w:author="Sebastian Łuczak" w:date="2011-09-02T10:45:00Z">
          <w:pPr>
            <w:pStyle w:val="NormalnyIn"/>
            <w:ind w:firstLine="360"/>
          </w:pPr>
        </w:pPrChange>
      </w:pPr>
    </w:p>
    <w:p w:rsidR="00DA4D42" w:rsidRDefault="00DA4D42" w:rsidP="00DA4D42">
      <w:pPr>
        <w:pStyle w:val="NormalnyIn"/>
        <w:ind w:firstLine="0"/>
        <w:rPr>
          <w:del w:id="1405" w:author="Maciek" w:date="2011-09-01T21:23:00Z"/>
        </w:rPr>
        <w:pPrChange w:id="1406" w:author="Sebastian Łuczak" w:date="2011-09-02T10:45:00Z">
          <w:pPr>
            <w:pStyle w:val="NormalnyIn"/>
            <w:ind w:firstLine="360"/>
          </w:pPr>
        </w:pPrChange>
      </w:pPr>
    </w:p>
    <w:p w:rsidR="00DA4D42" w:rsidRDefault="00DA4D42" w:rsidP="00DA4D42">
      <w:pPr>
        <w:pStyle w:val="NormalnyIn"/>
        <w:ind w:firstLine="0"/>
        <w:rPr>
          <w:del w:id="1407" w:author="Maciek" w:date="2011-09-01T21:23:00Z"/>
        </w:rPr>
        <w:pPrChange w:id="1408" w:author="Sebastian Łuczak" w:date="2011-09-02T10:45:00Z">
          <w:pPr>
            <w:pStyle w:val="NormalnyIn"/>
            <w:ind w:firstLine="360"/>
          </w:pPr>
        </w:pPrChange>
      </w:pPr>
    </w:p>
    <w:p w:rsidR="00DA4D42" w:rsidRDefault="00DA4D42" w:rsidP="00DA4D42">
      <w:pPr>
        <w:pStyle w:val="NormalnyIn"/>
        <w:ind w:firstLine="0"/>
        <w:rPr>
          <w:del w:id="1409" w:author="Maciek" w:date="2011-09-01T21:23:00Z"/>
        </w:rPr>
        <w:pPrChange w:id="1410" w:author="Sebastian Łuczak" w:date="2011-09-02T10:45:00Z">
          <w:pPr>
            <w:pStyle w:val="NormalnyIn"/>
            <w:ind w:firstLine="360"/>
          </w:pPr>
        </w:pPrChange>
      </w:pPr>
    </w:p>
    <w:p w:rsidR="00DA4D42" w:rsidRDefault="00DA4D42" w:rsidP="00DA4D42">
      <w:pPr>
        <w:pStyle w:val="NormalnyIn"/>
        <w:ind w:firstLine="0"/>
        <w:rPr>
          <w:del w:id="1411" w:author="Maciek" w:date="2011-09-01T21:23:00Z"/>
        </w:rPr>
        <w:pPrChange w:id="1412" w:author="Sebastian Łuczak" w:date="2011-09-02T10:45:00Z">
          <w:pPr>
            <w:pStyle w:val="NormalnyIn"/>
            <w:ind w:firstLine="360"/>
          </w:pPr>
        </w:pPrChange>
      </w:pPr>
    </w:p>
    <w:p w:rsidR="00DA4D42" w:rsidRDefault="00993D3D" w:rsidP="00DA4D42">
      <w:pPr>
        <w:pStyle w:val="NormalnyIn"/>
        <w:ind w:firstLine="0"/>
        <w:rPr>
          <w:del w:id="1413" w:author="Sebastian Łuczak" w:date="2011-09-02T10:44:00Z"/>
        </w:rPr>
        <w:pPrChange w:id="1414" w:author="Sebastian Łuczak" w:date="2011-09-02T10:45:00Z">
          <w:pPr>
            <w:pStyle w:val="NormalnyIn"/>
            <w:ind w:firstLine="360"/>
          </w:pPr>
        </w:pPrChange>
      </w:pPr>
      <w:r>
        <w:t>Ostatnią opcją</w:t>
      </w:r>
      <w:del w:id="1415" w:author="Sebastian" w:date="2011-09-01T11:56:00Z">
        <w:r w:rsidDel="00010A89">
          <w:delText xml:space="preserve"> wyboru</w:delText>
        </w:r>
        <w:r w:rsidR="00DA44EE" w:rsidDel="00010A89">
          <w:delText>,</w:delText>
        </w:r>
      </w:del>
      <w:ins w:id="1416"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DA4D42" w:rsidRDefault="00DA4D42" w:rsidP="00DA4D42">
      <w:pPr>
        <w:pStyle w:val="NormalnyIn"/>
        <w:ind w:firstLine="0"/>
        <w:rPr>
          <w:del w:id="1417" w:author="Sebastian Łuczak" w:date="2011-09-02T10:45:00Z"/>
        </w:rPr>
        <w:pPrChange w:id="1418" w:author="Sebastian Łuczak" w:date="2011-09-02T10:45:00Z">
          <w:pPr>
            <w:pStyle w:val="NormalnyIn"/>
            <w:ind w:firstLine="360"/>
          </w:pPr>
        </w:pPrChange>
      </w:pPr>
    </w:p>
    <w:p w:rsidR="00DA4D42" w:rsidRDefault="00DA4D42" w:rsidP="00DA4D42">
      <w:pPr>
        <w:pStyle w:val="NormalnyIn"/>
        <w:ind w:firstLine="0"/>
        <w:pPrChange w:id="1419" w:author="Sebastian Łuczak" w:date="2011-09-02T10:45:00Z">
          <w:pPr>
            <w:pStyle w:val="NormalnyIn"/>
            <w:ind w:firstLine="360"/>
          </w:pPr>
        </w:pPrChange>
      </w:pPr>
    </w:p>
    <w:p w:rsidR="00DA4D42" w:rsidRDefault="00AE6239" w:rsidP="00DA4D42">
      <w:pPr>
        <w:pStyle w:val="NormalnyIn"/>
        <w:ind w:firstLine="360"/>
        <w:jc w:val="center"/>
        <w:rPr>
          <w:del w:id="1420" w:author="Maciek" w:date="2011-09-01T21:22:00Z"/>
        </w:rPr>
        <w:pPrChange w:id="1421" w:author="Maciek" w:date="2011-09-01T21:42:00Z">
          <w:pPr>
            <w:pStyle w:val="NormalnyIn"/>
            <w:ind w:firstLine="360"/>
          </w:pPr>
        </w:pPrChange>
      </w:pPr>
      <w:ins w:id="1422" w:author="Maciek" w:date="2011-09-01T21:22:00Z">
        <w:r>
          <w:rPr>
            <w:noProof/>
            <w:rPrChange w:id="1423" w:author="Unknown">
              <w:rPr>
                <w:noProof/>
                <w:color w:val="0000FF"/>
                <w:u w:val="single"/>
              </w:rPr>
            </w:rPrChange>
          </w:rPr>
          <w:drawing>
            <wp:inline distT="0" distB="0" distL="0" distR="0">
              <wp:extent cx="5760085" cy="3497194"/>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424" w:author="Maciek" w:date="2011-09-01T21:22:00Z">
        <w:r w:rsidR="00A76B71" w:rsidDel="00594997">
          <w:delText>screen</w:delText>
        </w:r>
      </w:del>
      <w:ins w:id="1425" w:author="Maciek" w:date="2011-09-01T21:39:00Z">
        <w:r w:rsidR="00A26295">
          <w:t xml:space="preserve"> </w:t>
        </w:r>
        <w:r w:rsidR="00DA4D42" w:rsidRPr="00DA4D42">
          <w:rPr>
            <w:i/>
            <w:rPrChange w:id="1426" w:author="Maciek" w:date="2011-09-01T21:42:00Z">
              <w:rPr>
                <w:color w:val="0000FF"/>
                <w:u w:val="single"/>
              </w:rPr>
            </w:rPrChange>
          </w:rPr>
          <w:t xml:space="preserve">Rysunek … Widok zakładki </w:t>
        </w:r>
        <w:r w:rsidR="00A26295" w:rsidRPr="00A26295">
          <w:rPr>
            <w:i/>
          </w:rPr>
          <w:t>„Kontrahenci”</w:t>
        </w:r>
      </w:ins>
    </w:p>
    <w:p w:rsidR="00EC7C9D" w:rsidRDefault="00AE6239" w:rsidP="00726470">
      <w:pPr>
        <w:pStyle w:val="NormalnyIn"/>
        <w:ind w:firstLine="0"/>
      </w:pPr>
      <w:ins w:id="1427" w:author="Maciek" w:date="2011-09-01T21:24:00Z">
        <w:r>
          <w:rPr>
            <w:noProof/>
            <w:rPrChange w:id="1428" w:author="Unknown">
              <w:rPr>
                <w:noProof/>
                <w:color w:val="0000FF"/>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DA4D42" w:rsidRPr="00DA4D42" w:rsidRDefault="00DA4D42" w:rsidP="00DA4D42">
      <w:pPr>
        <w:pStyle w:val="NormalnyIn"/>
        <w:ind w:firstLine="360"/>
        <w:jc w:val="center"/>
        <w:rPr>
          <w:i/>
          <w:rPrChange w:id="1429" w:author="Maciek" w:date="2011-09-01T21:42:00Z">
            <w:rPr/>
          </w:rPrChange>
        </w:rPr>
        <w:pPrChange w:id="1430" w:author="Maciek" w:date="2011-09-01T21:42:00Z">
          <w:pPr>
            <w:pStyle w:val="NormalnyIn"/>
            <w:ind w:firstLine="360"/>
          </w:pPr>
        </w:pPrChange>
      </w:pPr>
      <w:ins w:id="1431" w:author="Maciek" w:date="2011-09-01T21:39:00Z">
        <w:r w:rsidRPr="00DA4D42">
          <w:rPr>
            <w:i/>
            <w:rPrChange w:id="1432" w:author="Maciek" w:date="2011-09-01T21:42:00Z">
              <w:rPr>
                <w:color w:val="0000FF"/>
                <w:u w:val="single"/>
              </w:rPr>
            </w:rPrChange>
          </w:rPr>
          <w:t>Rysunek … Sz</w:t>
        </w:r>
      </w:ins>
      <w:ins w:id="1433" w:author="Maciek" w:date="2011-09-01T21:40:00Z">
        <w:r w:rsidRPr="00DA4D42">
          <w:rPr>
            <w:i/>
            <w:rPrChange w:id="1434" w:author="Maciek" w:date="2011-09-01T21:42:00Z">
              <w:rPr>
                <w:color w:val="0000FF"/>
                <w:u w:val="single"/>
              </w:rPr>
            </w:rPrChange>
          </w:rPr>
          <w:t>czegółowy widok</w:t>
        </w:r>
      </w:ins>
      <w:ins w:id="1435" w:author="Maciek" w:date="2011-09-01T21:42:00Z">
        <w:r w:rsidRPr="00DA4D42">
          <w:rPr>
            <w:i/>
            <w:rPrChange w:id="1436" w:author="Maciek" w:date="2011-09-01T21:42:00Z">
              <w:rPr>
                <w:color w:val="0000FF"/>
                <w:u w:val="single"/>
              </w:rPr>
            </w:rPrChange>
          </w:rPr>
          <w:t xml:space="preserve"> danych</w:t>
        </w:r>
      </w:ins>
      <w:ins w:id="1437" w:author="Maciek" w:date="2011-09-01T21:40:00Z">
        <w:r w:rsidRPr="00DA4D42">
          <w:rPr>
            <w:i/>
            <w:rPrChange w:id="1438" w:author="Maciek" w:date="2011-09-01T21:42:00Z">
              <w:rPr>
                <w:color w:val="0000FF"/>
                <w:u w:val="single"/>
              </w:rPr>
            </w:rPrChange>
          </w:rPr>
          <w:t xml:space="preserve"> kontrahenta</w:t>
        </w:r>
      </w:ins>
    </w:p>
    <w:p w:rsidR="00EC7C9D" w:rsidRDefault="00EC7C9D" w:rsidP="00E87AB8">
      <w:pPr>
        <w:pStyle w:val="NormalnyIn"/>
        <w:ind w:firstLine="360"/>
      </w:pPr>
    </w:p>
    <w:p w:rsidR="00EC7C9D" w:rsidRDefault="00EC7C9D" w:rsidP="00E87AB8">
      <w:pPr>
        <w:pStyle w:val="NormalnyIn"/>
        <w:ind w:firstLine="360"/>
      </w:pPr>
    </w:p>
    <w:p w:rsidR="00DA4D42" w:rsidRDefault="00DA4D42" w:rsidP="00DA4D42">
      <w:pPr>
        <w:pStyle w:val="NormalnyIn"/>
        <w:ind w:firstLine="0"/>
        <w:rPr>
          <w:del w:id="1439" w:author="Sebastian Łuczak" w:date="2011-09-02T10:45:00Z"/>
        </w:rPr>
        <w:pPrChange w:id="1440" w:author="Sebastian Łuczak" w:date="2011-09-02T10:45:00Z">
          <w:pPr>
            <w:pStyle w:val="NormalnyIn"/>
            <w:ind w:firstLine="360"/>
          </w:pPr>
        </w:pPrChange>
      </w:pPr>
    </w:p>
    <w:p w:rsidR="00DA4D42" w:rsidRDefault="00DA4D42" w:rsidP="00DA4D42">
      <w:pPr>
        <w:pStyle w:val="NormalnyIn"/>
        <w:ind w:firstLine="0"/>
        <w:rPr>
          <w:del w:id="1441" w:author="Sebastian Łuczak" w:date="2011-09-02T10:45:00Z"/>
        </w:rPr>
        <w:pPrChange w:id="1442" w:author="Sebastian Łuczak" w:date="2011-09-02T10:45:00Z">
          <w:pPr>
            <w:pStyle w:val="NormalnyIn"/>
            <w:ind w:firstLine="360"/>
          </w:pPr>
        </w:pPrChange>
      </w:pPr>
    </w:p>
    <w:p w:rsidR="00DA4D42" w:rsidRDefault="00DA4D42" w:rsidP="00DA4D42">
      <w:pPr>
        <w:pStyle w:val="NormalnyIn"/>
        <w:ind w:firstLine="0"/>
        <w:rPr>
          <w:del w:id="1443" w:author="Sebastian Łuczak" w:date="2011-09-02T10:45:00Z"/>
        </w:rPr>
        <w:pPrChange w:id="1444" w:author="Sebastian Łuczak" w:date="2011-09-02T10:45:00Z">
          <w:pPr>
            <w:pStyle w:val="NormalnyIn"/>
            <w:ind w:firstLine="360"/>
          </w:pPr>
        </w:pPrChange>
      </w:pPr>
    </w:p>
    <w:p w:rsidR="00DA4D42" w:rsidRDefault="00DA4D42" w:rsidP="00DA4D42">
      <w:pPr>
        <w:pStyle w:val="NormalnyIn"/>
        <w:ind w:firstLine="0"/>
        <w:rPr>
          <w:del w:id="1445" w:author="Sebastian Łuczak" w:date="2011-09-02T10:45:00Z"/>
        </w:rPr>
        <w:pPrChange w:id="1446" w:author="Sebastian Łuczak" w:date="2011-09-02T10:45:00Z">
          <w:pPr>
            <w:pStyle w:val="NormalnyIn"/>
            <w:ind w:firstLine="360"/>
          </w:pPr>
        </w:pPrChange>
      </w:pPr>
    </w:p>
    <w:p w:rsidR="00DA4D42" w:rsidRDefault="00DA4D42" w:rsidP="00DA4D42">
      <w:pPr>
        <w:pStyle w:val="NormalnyIn"/>
        <w:ind w:firstLine="0"/>
        <w:rPr>
          <w:del w:id="1447" w:author="Sebastian Łuczak" w:date="2011-09-02T10:45:00Z"/>
        </w:rPr>
        <w:pPrChange w:id="1448" w:author="Sebastian Łuczak" w:date="2011-09-02T10:45:00Z">
          <w:pPr>
            <w:pStyle w:val="NormalnyIn"/>
            <w:ind w:firstLine="360"/>
          </w:pPr>
        </w:pPrChange>
      </w:pPr>
    </w:p>
    <w:p w:rsidR="00DA4D42" w:rsidRDefault="005D1C5E" w:rsidP="00DA4D42">
      <w:pPr>
        <w:pStyle w:val="NormalnyIn"/>
        <w:ind w:firstLine="0"/>
        <w:pPrChange w:id="1449" w:author="Sebastian Łuczak" w:date="2011-09-02T10:45:00Z">
          <w:pPr>
            <w:pStyle w:val="NormalnyIn"/>
            <w:ind w:firstLine="360"/>
          </w:pPr>
        </w:pPrChange>
      </w:pPr>
      <w:r w:rsidRPr="005D1C5E">
        <w:t xml:space="preserve">Jak już wcześniej zostało wspomniane, użytkownik z uprawnieniami ROLE_ADMIN posiada dostęp do dodatkowej zakładki „Administracja” w której </w:t>
      </w:r>
      <w:del w:id="1450" w:author="Sebastian" w:date="2011-09-01T11:56:00Z">
        <w:r w:rsidRPr="005D1C5E" w:rsidDel="00010A89">
          <w:delText xml:space="preserve">to widzi </w:delText>
        </w:r>
      </w:del>
      <w:ins w:id="1451" w:author="Sebastian" w:date="2011-09-01T11:56:00Z">
        <w:r w:rsidR="00010A89">
          <w:t xml:space="preserve">widnieje </w:t>
        </w:r>
      </w:ins>
      <w:r w:rsidRPr="005D1C5E">
        <w:t>list</w:t>
      </w:r>
      <w:ins w:id="1452" w:author="Sebastian" w:date="2011-09-01T11:56:00Z">
        <w:r w:rsidR="00010A89">
          <w:t>a</w:t>
        </w:r>
      </w:ins>
      <w:del w:id="1453"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1454" w:author="Sebastian" w:date="2011-09-01T11:56:00Z">
        <w:r w:rsidRPr="005D1C5E" w:rsidDel="00010A89">
          <w:delText>zablokowywać</w:delText>
        </w:r>
      </w:del>
      <w:ins w:id="1455" w:author="Sebastian" w:date="2011-09-01T11:56:00Z">
        <w:r w:rsidR="00010A89">
          <w:t>blokowa</w:t>
        </w:r>
      </w:ins>
      <w:ins w:id="1456" w:author="Sebastian" w:date="2011-09-01T11:57:00Z">
        <w:r w:rsidR="00010A89">
          <w:t>ć</w:t>
        </w:r>
      </w:ins>
      <w:r w:rsidRPr="005D1C5E">
        <w:t xml:space="preserve">.  </w:t>
      </w:r>
    </w:p>
    <w:p w:rsidR="003B21BC" w:rsidRDefault="003B21BC" w:rsidP="003B21BC">
      <w:pPr>
        <w:pStyle w:val="NormalnyIn"/>
        <w:ind w:firstLine="360"/>
      </w:pPr>
    </w:p>
    <w:p w:rsidR="00DA4D42" w:rsidRDefault="00AE6239" w:rsidP="00DA4D42">
      <w:pPr>
        <w:pStyle w:val="NormalnyIn"/>
        <w:ind w:firstLine="0"/>
        <w:jc w:val="center"/>
        <w:rPr>
          <w:del w:id="1457" w:author="Maciek" w:date="2011-09-01T21:23:00Z"/>
        </w:rPr>
        <w:pPrChange w:id="1458" w:author="Sebastian Łuczak" w:date="2011-09-02T10:45:00Z">
          <w:pPr>
            <w:pStyle w:val="NormalnyIn"/>
            <w:ind w:firstLine="360"/>
          </w:pPr>
        </w:pPrChange>
      </w:pPr>
      <w:ins w:id="1459" w:author="Maciek" w:date="2011-09-01T21:23:00Z">
        <w:r>
          <w:rPr>
            <w:noProof/>
            <w:rPrChange w:id="1460" w:author="Unknown">
              <w:rPr>
                <w:noProof/>
                <w:color w:val="0000FF"/>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461" w:author="Maciek" w:date="2011-09-01T21:23:00Z">
        <w:r w:rsidR="00EC7C9D" w:rsidDel="00594997">
          <w:delText>//screen</w:delText>
        </w:r>
      </w:del>
    </w:p>
    <w:p w:rsidR="00DA4D42" w:rsidRPr="00DA4D42" w:rsidRDefault="00DA4D42" w:rsidP="00DA4D42">
      <w:pPr>
        <w:pStyle w:val="NormalnyIn"/>
        <w:ind w:firstLine="0"/>
        <w:jc w:val="center"/>
        <w:rPr>
          <w:ins w:id="1462" w:author="Maciek" w:date="2011-09-01T21:40:00Z"/>
          <w:i/>
          <w:rPrChange w:id="1463" w:author="Maciek" w:date="2011-09-01T21:42:00Z">
            <w:rPr>
              <w:ins w:id="1464" w:author="Maciek" w:date="2011-09-01T21:40:00Z"/>
            </w:rPr>
          </w:rPrChange>
        </w:rPr>
        <w:pPrChange w:id="1465" w:author="Sebastian Łuczak" w:date="2011-09-02T10:45:00Z">
          <w:pPr>
            <w:pStyle w:val="NormalnyIn"/>
            <w:ind w:firstLine="360"/>
          </w:pPr>
        </w:pPrChange>
      </w:pPr>
      <w:ins w:id="1466" w:author="Maciek" w:date="2011-09-01T21:40:00Z">
        <w:r w:rsidRPr="00DA4D42">
          <w:rPr>
            <w:i/>
            <w:rPrChange w:id="1467" w:author="Maciek" w:date="2011-09-01T21:42:00Z">
              <w:rPr>
                <w:color w:val="0000FF"/>
                <w:u w:val="single"/>
              </w:rPr>
            </w:rPrChange>
          </w:rPr>
          <w:t xml:space="preserve">Rysunek … Widok zakładki </w:t>
        </w:r>
        <w:r w:rsidR="00A26295" w:rsidRPr="00A26295">
          <w:rPr>
            <w:i/>
          </w:rPr>
          <w:t>„Administracja”</w:t>
        </w:r>
      </w:ins>
    </w:p>
    <w:p w:rsidR="00DA4D42" w:rsidRDefault="00AE6239" w:rsidP="00DA4D42">
      <w:pPr>
        <w:jc w:val="center"/>
        <w:rPr>
          <w:rFonts w:ascii="Times New Roman" w:eastAsiaTheme="majorEastAsia" w:hAnsi="Times New Roman" w:cstheme="majorBidi"/>
          <w:b/>
          <w:bCs/>
          <w:caps/>
          <w:sz w:val="32"/>
          <w:szCs w:val="28"/>
          <w:lang w:eastAsia="pl-PL"/>
        </w:rPr>
        <w:pPrChange w:id="1468" w:author="Maciek" w:date="2011-09-01T21:42:00Z">
          <w:pPr>
            <w:jc w:val="left"/>
          </w:pPr>
        </w:pPrChange>
      </w:pPr>
      <w:ins w:id="1469" w:author="Maciek" w:date="2011-09-01T21:23:00Z">
        <w:r>
          <w:rPr>
            <w:noProof/>
            <w:lang w:eastAsia="pl-PL"/>
            <w:rPrChange w:id="1470" w:author="Unknown">
              <w:rPr>
                <w:noProof/>
                <w:color w:val="0000FF"/>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1471" w:author="Maciek" w:date="2011-09-01T21:40:00Z">
        <w:r w:rsidR="00DA4D42" w:rsidRPr="00DA4D42">
          <w:rPr>
            <w:rFonts w:ascii="Times New Roman" w:hAnsi="Times New Roman"/>
            <w:i/>
            <w:sz w:val="24"/>
            <w:szCs w:val="24"/>
            <w:rPrChange w:id="1472" w:author="Maciek" w:date="2011-09-01T21:42:00Z">
              <w:rPr>
                <w:color w:val="0000FF"/>
                <w:u w:val="single"/>
              </w:rPr>
            </w:rPrChange>
          </w:rPr>
          <w:t xml:space="preserve">Rysunek … </w:t>
        </w:r>
      </w:ins>
      <w:ins w:id="1473" w:author="Maciek" w:date="2011-09-01T21:41:00Z">
        <w:r w:rsidR="00DA4D42" w:rsidRPr="00DA4D42">
          <w:rPr>
            <w:rFonts w:ascii="Times New Roman" w:hAnsi="Times New Roman"/>
            <w:i/>
            <w:sz w:val="24"/>
            <w:szCs w:val="24"/>
            <w:rPrChange w:id="1474" w:author="Maciek" w:date="2011-09-01T21:42:00Z">
              <w:rPr>
                <w:color w:val="0000FF"/>
                <w:u w:val="single"/>
              </w:rPr>
            </w:rPrChange>
          </w:rPr>
          <w:t>Szczegółowy widok danych użytkownika</w:t>
        </w:r>
      </w:ins>
      <w:del w:id="1475" w:author="Maciek" w:date="2011-09-01T21:40:00Z">
        <w:r w:rsidR="00EC7C9D" w:rsidDel="00A26295">
          <w:br w:type="page"/>
        </w:r>
      </w:del>
    </w:p>
    <w:p w:rsidR="003B21BC" w:rsidRDefault="00757A52" w:rsidP="00757A52">
      <w:pPr>
        <w:pStyle w:val="Nagwek1"/>
      </w:pPr>
      <w:bookmarkStart w:id="1476" w:name="_Toc302751729"/>
      <w:r>
        <w:lastRenderedPageBreak/>
        <w:t>Testy</w:t>
      </w:r>
      <w:r w:rsidR="00B4716F">
        <w:t xml:space="preserve"> Funkcjonalne</w:t>
      </w:r>
      <w:bookmarkEnd w:id="1476"/>
    </w:p>
    <w:p w:rsidR="00B4716F" w:rsidRDefault="00B4716F" w:rsidP="00B4716F">
      <w:pPr>
        <w:pStyle w:val="Nagwek2"/>
      </w:pPr>
      <w:bookmarkStart w:id="1477" w:name="_Toc302751730"/>
      <w:r>
        <w:t>Wstęp</w:t>
      </w:r>
      <w:bookmarkEnd w:id="1477"/>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r>
        <w:t>Wifi</w:t>
      </w:r>
    </w:p>
    <w:p w:rsidR="00940286" w:rsidRDefault="00B138EA" w:rsidP="00B138EA">
      <w:pPr>
        <w:pStyle w:val="NormalnyIn"/>
        <w:rPr>
          <w:ins w:id="1478" w:author="Sebastian Łuczak" w:date="2011-08-31T23:44:00Z"/>
        </w:rPr>
      </w:pPr>
      <w:r>
        <w:t>Różne scenariusze</w:t>
      </w:r>
    </w:p>
    <w:p w:rsidR="00940286" w:rsidRDefault="00940286" w:rsidP="00940286">
      <w:pPr>
        <w:pStyle w:val="Nagwek3"/>
        <w:rPr>
          <w:ins w:id="1479" w:author="Sebastian Łuczak" w:date="2011-08-31T23:44:00Z"/>
        </w:rPr>
      </w:pPr>
      <w:bookmarkStart w:id="1480" w:name="_Toc302751731"/>
      <w:ins w:id="1481" w:author="Sebastian Łuczak" w:date="2011-08-31T23:44:00Z">
        <w:r>
          <w:t>Wpływ na zużycie baterii</w:t>
        </w:r>
        <w:bookmarkEnd w:id="1480"/>
      </w:ins>
    </w:p>
    <w:p w:rsidR="00940286" w:rsidRDefault="00940286" w:rsidP="00940286">
      <w:pPr>
        <w:pStyle w:val="NormalnyIn"/>
        <w:ind w:firstLine="0"/>
        <w:rPr>
          <w:ins w:id="1482" w:author="Sebastian Łuczak" w:date="2011-08-31T23:44:00Z"/>
        </w:rPr>
      </w:pPr>
      <w:ins w:id="1483"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1484" w:name="_Toc302751732"/>
      <w:r>
        <w:lastRenderedPageBreak/>
        <w:t>Korzyści płynące z naszego r</w:t>
      </w:r>
      <w:r w:rsidR="00757A52">
        <w:t>ozwiązania</w:t>
      </w:r>
      <w:bookmarkEnd w:id="1484"/>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Niewątpliwą zaletą płynącą z naszego rozwiązania jest niski koszt implementacji, wdrożenia i utrzymania systemu. Efekt ten uzyskujemy poprzez wykorzystanie telefonu jako czytnik i tanich znaczników typu Mifare Ultra</w:t>
      </w:r>
      <w:del w:id="1485" w:author="Sebastian" w:date="2011-09-01T11:57:00Z">
        <w:r w:rsidR="00E36D6C" w:rsidDel="00010A89">
          <w:delText>L</w:delText>
        </w:r>
      </w:del>
      <w:ins w:id="1486" w:author="Sebastian" w:date="2011-09-01T11:57:00Z">
        <w:r w:rsidR="00010A89">
          <w:t>l</w:t>
        </w:r>
      </w:ins>
      <w:r w:rsidR="00E36D6C">
        <w:t xml:space="preserve">ight. Oparcie transmisji danych o sieci pakietowe eliminuje potrzebę budowy dodatkowej infrastruktury na potrzeby identyfikacji znacznika. </w:t>
      </w:r>
    </w:p>
    <w:p w:rsidR="00E82508" w:rsidRDefault="00E36D6C" w:rsidP="00830AAF">
      <w:pPr>
        <w:pStyle w:val="NormalnyIn"/>
        <w:ind w:firstLine="0"/>
        <w:rPr>
          <w:ins w:id="1487" w:author="Sebastian" w:date="2011-09-01T11:57:00Z"/>
        </w:rPr>
      </w:pPr>
      <w:r>
        <w:tab/>
        <w:t>Dzięki przyłożeniu dużej uwagi do interfejsu użytkownika, korzystanie z systemu jest intuicyjne i nie absorbujące pracownika</w:t>
      </w:r>
      <w:ins w:id="1488" w:author="Sebastian" w:date="2011-09-01T11:57:00Z">
        <w:r w:rsidR="00E82508">
          <w:t>, co wykazały testy</w:t>
        </w:r>
      </w:ins>
      <w:r w:rsidR="00961B2A">
        <w:t xml:space="preserve">. </w:t>
      </w:r>
    </w:p>
    <w:p w:rsidR="00DA4D42" w:rsidRDefault="00961B2A" w:rsidP="00DA4D42">
      <w:pPr>
        <w:pStyle w:val="NormalnyIn"/>
        <w:ind w:firstLine="708"/>
        <w:pPrChange w:id="1489"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1490" w:name="_Toc302751733"/>
      <w:r>
        <w:lastRenderedPageBreak/>
        <w:t>Podsumowanie</w:t>
      </w:r>
      <w:bookmarkEnd w:id="1490"/>
    </w:p>
    <w:p w:rsidR="00550D2C" w:rsidRDefault="005D55E0" w:rsidP="00550D2C">
      <w:pPr>
        <w:pStyle w:val="Nagwek2"/>
      </w:pPr>
      <w:bookmarkStart w:id="1491" w:name="_Toc302751734"/>
      <w:r>
        <w:t>P</w:t>
      </w:r>
      <w:r w:rsidR="00550D2C">
        <w:t>erspektywy rozwoju</w:t>
      </w:r>
      <w:bookmarkEnd w:id="1491"/>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492" w:name="_Toc302751735"/>
      <w:r>
        <w:lastRenderedPageBreak/>
        <w:t>Wnioski</w:t>
      </w:r>
      <w:bookmarkEnd w:id="1492"/>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493" w:name="_Toc302751736" w:displacedByCustomXml="prev"/>
        <w:p w:rsidR="00EC5168" w:rsidRDefault="00EC5168">
          <w:pPr>
            <w:pStyle w:val="Nagwek1"/>
          </w:pPr>
          <w:r>
            <w:t>Bibliografia</w:t>
          </w:r>
          <w:bookmarkEnd w:id="1493"/>
        </w:p>
        <w:sdt>
          <w:sdtPr>
            <w:id w:val="111145805"/>
            <w:bibliography/>
          </w:sdtPr>
          <w:sdtContent>
            <w:p w:rsidR="00B57808" w:rsidRDefault="00DA4D42" w:rsidP="00B57808">
              <w:pPr>
                <w:pStyle w:val="Bibliografia"/>
                <w:rPr>
                  <w:noProof/>
                </w:rPr>
              </w:pPr>
              <w:r>
                <w:fldChar w:fldCharType="begin"/>
              </w:r>
              <w:r w:rsidR="00EC5168" w:rsidRPr="00EC5168">
                <w:rPr>
                  <w:lang w:val="en-US"/>
                </w:rPr>
                <w:instrText xml:space="preserve"> BIBLIOGRAPHY </w:instrText>
              </w:r>
              <w:r>
                <w:fldChar w:fldCharType="separate"/>
              </w:r>
              <w:r w:rsidR="00B57808" w:rsidRPr="00B57808">
                <w:rPr>
                  <w:noProof/>
                  <w:lang w:val="en-US"/>
                </w:rPr>
                <w:t xml:space="preserve">[1] </w:t>
              </w:r>
              <w:r w:rsidR="00B57808" w:rsidRPr="00B57808">
                <w:rPr>
                  <w:b/>
                  <w:bCs/>
                  <w:noProof/>
                  <w:lang w:val="en-US"/>
                </w:rPr>
                <w:t>NFC Forum.</w:t>
              </w:r>
              <w:r w:rsidR="00B57808" w:rsidRPr="00B57808">
                <w:rPr>
                  <w:noProof/>
                  <w:lang w:val="en-US"/>
                </w:rPr>
                <w:t xml:space="preserve"> NFC Forum. </w:t>
              </w:r>
              <w:r w:rsidR="00B57808" w:rsidRPr="00B57808">
                <w:rPr>
                  <w:i/>
                  <w:iCs/>
                  <w:noProof/>
                  <w:lang w:val="en-US"/>
                </w:rPr>
                <w:t xml:space="preserve">About the Forum. </w:t>
              </w:r>
              <w:r w:rsidR="00B57808">
                <w:rPr>
                  <w:noProof/>
                </w:rPr>
                <w:t>[Online] 2011. [Zacytowano: 28 Sierpień 2011.] http://www.nfc-forum.org/aboutus/.</w:t>
              </w:r>
            </w:p>
            <w:p w:rsidR="00B57808" w:rsidRPr="00B57808" w:rsidRDefault="00B57808" w:rsidP="00B57808">
              <w:pPr>
                <w:pStyle w:val="Bibliografia"/>
                <w:rPr>
                  <w:noProof/>
                  <w:lang w:val="en-US"/>
                </w:rPr>
              </w:pPr>
              <w:r w:rsidRPr="00B57808">
                <w:rPr>
                  <w:noProof/>
                  <w:lang w:val="en-US"/>
                </w:rPr>
                <w:t xml:space="preserve">[2] </w:t>
              </w:r>
              <w:r w:rsidRPr="00B57808">
                <w:rPr>
                  <w:i/>
                  <w:iCs/>
                  <w:noProof/>
                  <w:lang w:val="en-US"/>
                </w:rPr>
                <w:t xml:space="preserve">Near Field Communication in the real world – part II. </w:t>
              </w:r>
              <w:r w:rsidRPr="00B57808">
                <w:rPr>
                  <w:b/>
                  <w:bCs/>
                  <w:noProof/>
                  <w:lang w:val="en-US"/>
                </w:rPr>
                <w:t>Innovision Research &amp; Technology plc.</w:t>
              </w:r>
              <w:r w:rsidRPr="00B57808">
                <w:rPr>
                  <w:noProof/>
                  <w:lang w:val="en-US"/>
                </w:rPr>
                <w:t xml:space="preserve"> Cirencester : Innovision Research &amp; Technology plc, 2006.</w:t>
              </w:r>
            </w:p>
            <w:p w:rsidR="00B57808" w:rsidRDefault="00B57808" w:rsidP="00B57808">
              <w:pPr>
                <w:pStyle w:val="Bibliografia"/>
                <w:rPr>
                  <w:noProof/>
                </w:rPr>
              </w:pPr>
              <w:r w:rsidRPr="00B57808">
                <w:rPr>
                  <w:noProof/>
                  <w:lang w:val="en-US"/>
                </w:rPr>
                <w:t xml:space="preserve">[3] </w:t>
              </w:r>
              <w:r w:rsidRPr="00B57808">
                <w:rPr>
                  <w:b/>
                  <w:bCs/>
                  <w:noProof/>
                  <w:lang w:val="en-US"/>
                </w:rPr>
                <w:t>StrongLink.</w:t>
              </w:r>
              <w:r w:rsidRPr="00B57808">
                <w:rPr>
                  <w:noProof/>
                  <w:lang w:val="en-US"/>
                </w:rPr>
                <w:t xml:space="preserve"> RFID Label SLB01. </w:t>
              </w:r>
              <w:r w:rsidRPr="00B57808">
                <w:rPr>
                  <w:i/>
                  <w:iCs/>
                  <w:noProof/>
                  <w:lang w:val="en-US"/>
                </w:rPr>
                <w:t xml:space="preserve">StrongLink. </w:t>
              </w:r>
              <w:r>
                <w:rPr>
                  <w:noProof/>
                </w:rPr>
                <w:t>[Online] Sierpień 2011. [Zacytowano: 28 08 2011.] http://www.stronglink.cn/english/slb01.htm.</w:t>
              </w:r>
            </w:p>
            <w:p w:rsidR="00B57808" w:rsidRPr="00B57808" w:rsidRDefault="00B57808" w:rsidP="00B57808">
              <w:pPr>
                <w:pStyle w:val="Bibliografia"/>
                <w:rPr>
                  <w:noProof/>
                  <w:lang w:val="en-US"/>
                </w:rPr>
              </w:pPr>
              <w:r w:rsidRPr="00B57808">
                <w:rPr>
                  <w:noProof/>
                  <w:lang w:val="en-US"/>
                </w:rPr>
                <w:t xml:space="preserve">[4] </w:t>
              </w:r>
              <w:r w:rsidRPr="00B57808">
                <w:rPr>
                  <w:b/>
                  <w:bCs/>
                  <w:noProof/>
                  <w:lang w:val="en-US"/>
                </w:rPr>
                <w:t>NXP Semiconductors.</w:t>
              </w:r>
              <w:r w:rsidRPr="00B57808">
                <w:rPr>
                  <w:noProof/>
                  <w:lang w:val="en-US"/>
                </w:rPr>
                <w:t xml:space="preserve"> MF0ICU1. </w:t>
              </w:r>
              <w:r w:rsidRPr="00B57808">
                <w:rPr>
                  <w:i/>
                  <w:iCs/>
                  <w:noProof/>
                  <w:lang w:val="en-US"/>
                </w:rPr>
                <w:t xml:space="preserve">MIFARE Ultralight contactless single-trip ticket IC. </w:t>
              </w:r>
              <w:r w:rsidRPr="00B57808">
                <w:rPr>
                  <w:noProof/>
                  <w:lang w:val="en-US"/>
                </w:rPr>
                <w:t>Gratkorn : NXP Semiconductors, 2010.</w:t>
              </w:r>
            </w:p>
            <w:p w:rsidR="00B57808" w:rsidRPr="00B57808" w:rsidRDefault="00B57808" w:rsidP="00B57808">
              <w:pPr>
                <w:pStyle w:val="Bibliografia"/>
                <w:rPr>
                  <w:noProof/>
                  <w:lang w:val="en-US"/>
                </w:rPr>
              </w:pPr>
              <w:r w:rsidRPr="00B57808">
                <w:rPr>
                  <w:noProof/>
                  <w:lang w:val="en-US"/>
                </w:rPr>
                <w:t xml:space="preserve">[5] </w:t>
              </w:r>
              <w:r w:rsidRPr="00B57808">
                <w:rPr>
                  <w:b/>
                  <w:bCs/>
                  <w:noProof/>
                  <w:lang w:val="en-US"/>
                </w:rPr>
                <w:t>Gartner.</w:t>
              </w:r>
              <w:r w:rsidRPr="00B57808">
                <w:rPr>
                  <w:noProof/>
                  <w:lang w:val="en-US"/>
                </w:rPr>
                <w:t xml:space="preserve"> </w:t>
              </w:r>
              <w:r w:rsidRPr="00B57808">
                <w:rPr>
                  <w:i/>
                  <w:iCs/>
                  <w:noProof/>
                  <w:lang w:val="en-US"/>
                </w:rPr>
                <w:t xml:space="preserve">Worldwide Smartphone Sales to End Users by Operating System in 2Q11. </w:t>
              </w:r>
              <w:r w:rsidRPr="00B57808">
                <w:rPr>
                  <w:noProof/>
                  <w:lang w:val="en-US"/>
                </w:rPr>
                <w:t>Stamford : Gartner, 2011.</w:t>
              </w:r>
            </w:p>
            <w:p w:rsidR="00B57808" w:rsidRDefault="00B57808" w:rsidP="00B57808">
              <w:pPr>
                <w:pStyle w:val="Bibliografia"/>
                <w:rPr>
                  <w:noProof/>
                </w:rPr>
              </w:pPr>
              <w:r w:rsidRPr="00B57808">
                <w:rPr>
                  <w:noProof/>
                  <w:lang w:val="en-US"/>
                </w:rPr>
                <w:t xml:space="preserve">[6] </w:t>
              </w:r>
              <w:r w:rsidRPr="00B57808">
                <w:rPr>
                  <w:b/>
                  <w:bCs/>
                  <w:noProof/>
                  <w:lang w:val="en-US"/>
                </w:rPr>
                <w:t>Hashimi, Sayed, Komatineni, Satya i MacLean, Dave.</w:t>
              </w:r>
              <w:r w:rsidRPr="00B57808">
                <w:rPr>
                  <w:noProof/>
                  <w:lang w:val="en-US"/>
                </w:rPr>
                <w:t xml:space="preserve"> </w:t>
              </w:r>
              <w:r w:rsidRPr="00B57808">
                <w:rPr>
                  <w:i/>
                  <w:iCs/>
                  <w:noProof/>
                  <w:lang w:val="en-US"/>
                </w:rPr>
                <w:t xml:space="preserve">Android 2 Tworzenie aplikacji. </w:t>
              </w:r>
              <w:r>
                <w:rPr>
                  <w:noProof/>
                </w:rPr>
                <w:t>[tłum.] Krzysztof Sawka. Gliwice : Helion, 2010.</w:t>
              </w:r>
            </w:p>
            <w:p w:rsidR="00B57808" w:rsidRPr="00B57808" w:rsidRDefault="00B57808" w:rsidP="00B57808">
              <w:pPr>
                <w:pStyle w:val="Bibliografia"/>
                <w:rPr>
                  <w:noProof/>
                  <w:lang w:val="en-US"/>
                </w:rPr>
              </w:pPr>
              <w:r>
                <w:rPr>
                  <w:noProof/>
                </w:rPr>
                <w:t xml:space="preserve">[7] </w:t>
              </w:r>
              <w:r>
                <w:rPr>
                  <w:b/>
                  <w:bCs/>
                  <w:noProof/>
                </w:rPr>
                <w:t>Mednieks, Zigurd, i inni.</w:t>
              </w:r>
              <w:r>
                <w:rPr>
                  <w:noProof/>
                </w:rPr>
                <w:t xml:space="preserve"> </w:t>
              </w:r>
              <w:r>
                <w:rPr>
                  <w:i/>
                  <w:iCs/>
                  <w:noProof/>
                </w:rPr>
                <w:t xml:space="preserve">Programming Android. </w:t>
              </w:r>
              <w:r w:rsidRPr="00B57808">
                <w:rPr>
                  <w:noProof/>
                  <w:lang w:val="en-US"/>
                </w:rPr>
                <w:t>Sebastopol : O'Reilly Media, 2011. strony 21-26, 142-154, 396-404.</w:t>
              </w:r>
            </w:p>
            <w:p w:rsidR="00B57808" w:rsidRDefault="00B57808" w:rsidP="00B57808">
              <w:pPr>
                <w:pStyle w:val="Bibliografia"/>
                <w:rPr>
                  <w:noProof/>
                </w:rPr>
              </w:pPr>
              <w:r w:rsidRPr="00B57808">
                <w:rPr>
                  <w:noProof/>
                  <w:lang w:val="en-US"/>
                </w:rPr>
                <w:t xml:space="preserve">[8] </w:t>
              </w:r>
              <w:r w:rsidRPr="00B57808">
                <w:rPr>
                  <w:b/>
                  <w:bCs/>
                  <w:noProof/>
                  <w:lang w:val="en-US"/>
                </w:rPr>
                <w:t>Google Inc.</w:t>
              </w:r>
              <w:r w:rsidRPr="00B57808">
                <w:rPr>
                  <w:noProof/>
                  <w:lang w:val="en-US"/>
                </w:rPr>
                <w:t xml:space="preserve"> Reference. </w:t>
              </w:r>
              <w:r w:rsidRPr="00B57808">
                <w:rPr>
                  <w:i/>
                  <w:iCs/>
                  <w:noProof/>
                  <w:lang w:val="en-US"/>
                </w:rPr>
                <w:t xml:space="preserve">Android Developers. </w:t>
              </w:r>
              <w:r>
                <w:rPr>
                  <w:noProof/>
                </w:rPr>
                <w:t>[Online] Google, 24 Sierpień 2011. [Zacytowano: 28 Sierpień 2011.] http://developer.android.com/reference/android/package-summary.html.</w:t>
              </w:r>
            </w:p>
            <w:p w:rsidR="00B57808" w:rsidRPr="00B57808" w:rsidRDefault="00B57808" w:rsidP="00B57808">
              <w:pPr>
                <w:pStyle w:val="Bibliografia"/>
                <w:rPr>
                  <w:noProof/>
                  <w:lang w:val="en-US"/>
                </w:rPr>
              </w:pPr>
              <w:r w:rsidRPr="00B57808">
                <w:rPr>
                  <w:noProof/>
                  <w:lang w:val="en-US"/>
                </w:rPr>
                <w:t xml:space="preserve">[9] —. Android 2.3.3 Platform. </w:t>
              </w:r>
              <w:r w:rsidRPr="00B57808">
                <w:rPr>
                  <w:i/>
                  <w:iCs/>
                  <w:noProof/>
                  <w:lang w:val="en-US"/>
                </w:rPr>
                <w:t xml:space="preserve">Android Developers. </w:t>
              </w:r>
              <w:r w:rsidRPr="00B57808">
                <w:rPr>
                  <w:noProof/>
                  <w:lang w:val="en-US"/>
                </w:rPr>
                <w:t>[Online] Google, Luty 2011. [Zacytowano: 28 Sierpień 2011.] http://developer.android.com/sdk/android-2.3.3.html.</w:t>
              </w:r>
            </w:p>
            <w:p w:rsidR="00B57808" w:rsidRPr="00B57808" w:rsidRDefault="00B57808" w:rsidP="00B57808">
              <w:pPr>
                <w:pStyle w:val="Bibliografia"/>
                <w:rPr>
                  <w:noProof/>
                  <w:lang w:val="en-US"/>
                </w:rPr>
              </w:pPr>
              <w:r w:rsidRPr="00B57808">
                <w:rPr>
                  <w:noProof/>
                  <w:lang w:val="en-US"/>
                </w:rPr>
                <w:t xml:space="preserve">[10] </w:t>
              </w:r>
              <w:r w:rsidRPr="00B57808">
                <w:rPr>
                  <w:b/>
                  <w:bCs/>
                  <w:noProof/>
                  <w:lang w:val="en-US"/>
                </w:rPr>
                <w:t>SpringSource Community.</w:t>
              </w:r>
              <w:r w:rsidRPr="00B57808">
                <w:rPr>
                  <w:noProof/>
                  <w:lang w:val="en-US"/>
                </w:rPr>
                <w:t xml:space="preserve"> Reference Documentation. [Online] 01 09 2011. http://static.springsource.org/spring/docs/3.1.0.M2/spring-framework-reference/pdf/spring-framework-reference.pdf.</w:t>
              </w:r>
            </w:p>
            <w:p w:rsidR="00B57808" w:rsidRPr="00B57808" w:rsidRDefault="00B57808" w:rsidP="00B57808">
              <w:pPr>
                <w:pStyle w:val="Bibliografia"/>
                <w:rPr>
                  <w:noProof/>
                  <w:lang w:val="en-US"/>
                </w:rPr>
              </w:pPr>
              <w:r w:rsidRPr="00B57808">
                <w:rPr>
                  <w:noProof/>
                  <w:lang w:val="en-US"/>
                </w:rPr>
                <w:t xml:space="preserve">[11] </w:t>
              </w:r>
              <w:r w:rsidRPr="00B57808">
                <w:rPr>
                  <w:b/>
                  <w:bCs/>
                  <w:noProof/>
                  <w:lang w:val="en-US"/>
                </w:rPr>
                <w:t>Naci, Dai, Mandel, Lawrence i Rayman, Arthur.</w:t>
              </w:r>
              <w:r w:rsidRPr="00B57808">
                <w:rPr>
                  <w:noProof/>
                  <w:lang w:val="en-US"/>
                </w:rPr>
                <w:t xml:space="preserve"> </w:t>
              </w:r>
              <w:r>
                <w:rPr>
                  <w:i/>
                  <w:iCs/>
                  <w:noProof/>
                </w:rPr>
                <w:t xml:space="preserve">Eclipse Web Tools Platform – Tworzenie aplikacji WWW w jezyku JAVA. </w:t>
              </w:r>
              <w:r w:rsidRPr="00B57808">
                <w:rPr>
                  <w:noProof/>
                  <w:lang w:val="en-US"/>
                </w:rPr>
                <w:t>Gliwice : Helion, 2008.</w:t>
              </w:r>
            </w:p>
            <w:p w:rsidR="00B57808" w:rsidRDefault="00B57808" w:rsidP="00B57808">
              <w:pPr>
                <w:pStyle w:val="Bibliografia"/>
                <w:rPr>
                  <w:noProof/>
                </w:rPr>
              </w:pPr>
              <w:r w:rsidRPr="00B57808">
                <w:rPr>
                  <w:noProof/>
                  <w:lang w:val="en-US"/>
                </w:rPr>
                <w:t xml:space="preserve">[12] </w:t>
              </w:r>
              <w:r w:rsidRPr="00B57808">
                <w:rPr>
                  <w:b/>
                  <w:bCs/>
                  <w:noProof/>
                  <w:lang w:val="en-US"/>
                </w:rPr>
                <w:t>Mullins, Craig S.</w:t>
              </w:r>
              <w:r w:rsidRPr="00B57808">
                <w:rPr>
                  <w:noProof/>
                  <w:lang w:val="en-US"/>
                </w:rPr>
                <w:t xml:space="preserve"> The Database Report – July 2011. </w:t>
              </w:r>
              <w:r w:rsidRPr="00B57808">
                <w:rPr>
                  <w:i/>
                  <w:iCs/>
                  <w:noProof/>
                  <w:lang w:val="en-US"/>
                </w:rPr>
                <w:t xml:space="preserve">THE DATA ADMINISTRATION NEWSLETTER. </w:t>
              </w:r>
              <w:r>
                <w:rPr>
                  <w:noProof/>
                </w:rPr>
                <w:t>[Online] 1 Lipiec 2011. [Zacytowano: 28 08 2011.] http://www.tdan.com/view-featured-columns/15299.</w:t>
              </w:r>
            </w:p>
            <w:p w:rsidR="00B57808" w:rsidRPr="00B57808" w:rsidRDefault="00B57808" w:rsidP="00B57808">
              <w:pPr>
                <w:pStyle w:val="Bibliografia"/>
                <w:rPr>
                  <w:noProof/>
                  <w:lang w:val="en-US"/>
                </w:rPr>
              </w:pPr>
              <w:r w:rsidRPr="00B57808">
                <w:rPr>
                  <w:noProof/>
                  <w:lang w:val="en-US"/>
                </w:rPr>
                <w:t xml:space="preserve">[13] </w:t>
              </w:r>
              <w:r w:rsidRPr="00B57808">
                <w:rPr>
                  <w:b/>
                  <w:bCs/>
                  <w:noProof/>
                  <w:lang w:val="en-US"/>
                </w:rPr>
                <w:t>Crockford, Douglas.</w:t>
              </w:r>
              <w:r w:rsidRPr="00B57808">
                <w:rPr>
                  <w:noProof/>
                  <w:lang w:val="en-US"/>
                </w:rPr>
                <w:t xml:space="preserve"> RFC 4627. </w:t>
              </w:r>
              <w:r w:rsidRPr="00B57808">
                <w:rPr>
                  <w:i/>
                  <w:iCs/>
                  <w:noProof/>
                  <w:lang w:val="en-US"/>
                </w:rPr>
                <w:t xml:space="preserve">The application/json Media Type for JavaScript Object Notation. </w:t>
              </w:r>
              <w:r w:rsidRPr="00B57808">
                <w:rPr>
                  <w:noProof/>
                  <w:lang w:val="en-US"/>
                </w:rPr>
                <w:t>brak miejsca : Network Working Group, 2006.</w:t>
              </w:r>
            </w:p>
            <w:p w:rsidR="00B57808" w:rsidRDefault="00B57808" w:rsidP="00B57808">
              <w:pPr>
                <w:pStyle w:val="Bibliografia"/>
                <w:rPr>
                  <w:noProof/>
                </w:rPr>
              </w:pPr>
              <w:r w:rsidRPr="00B57808">
                <w:rPr>
                  <w:noProof/>
                  <w:lang w:val="en-US"/>
                </w:rPr>
                <w:t xml:space="preserve">[14] </w:t>
              </w:r>
              <w:r w:rsidRPr="00B57808">
                <w:rPr>
                  <w:b/>
                  <w:bCs/>
                  <w:noProof/>
                  <w:lang w:val="en-US"/>
                </w:rPr>
                <w:t>Singh, Inderjeet i Leitch, Joel.</w:t>
              </w:r>
              <w:r w:rsidRPr="00B57808">
                <w:rPr>
                  <w:noProof/>
                  <w:lang w:val="en-US"/>
                </w:rPr>
                <w:t xml:space="preserve"> Gson User Guide. </w:t>
              </w:r>
              <w:r w:rsidRPr="00B57808">
                <w:rPr>
                  <w:i/>
                  <w:iCs/>
                  <w:noProof/>
                  <w:lang w:val="en-US"/>
                </w:rPr>
                <w:t xml:space="preserve">gson. </w:t>
              </w:r>
              <w:r w:rsidRPr="00B57808">
                <w:rPr>
                  <w:noProof/>
                  <w:lang w:val="en-US"/>
                </w:rPr>
                <w:t xml:space="preserve">[Online] Google, 13 Lipiec 2011. </w:t>
              </w:r>
              <w:r>
                <w:rPr>
                  <w:noProof/>
                </w:rPr>
                <w:t>[Zacytowano: 25 Lipiec 2011.] https://sites.google.com/site/gson/gson-user-guide.</w:t>
              </w:r>
            </w:p>
            <w:p w:rsidR="00B57808" w:rsidRPr="00B57808" w:rsidRDefault="00B57808" w:rsidP="00B57808">
              <w:pPr>
                <w:pStyle w:val="Bibliografia"/>
                <w:rPr>
                  <w:noProof/>
                  <w:lang w:val="en-US"/>
                </w:rPr>
              </w:pPr>
              <w:r w:rsidRPr="00B57808">
                <w:rPr>
                  <w:noProof/>
                  <w:lang w:val="en-US"/>
                </w:rPr>
                <w:t xml:space="preserve">[15] </w:t>
              </w:r>
              <w:r w:rsidRPr="00B57808">
                <w:rPr>
                  <w:b/>
                  <w:bCs/>
                  <w:noProof/>
                  <w:lang w:val="en-US"/>
                </w:rPr>
                <w:t>Collins-Sussman, Ben, W. Fitzpatrick, Brian i Pilato, C. Michael.</w:t>
              </w:r>
              <w:r w:rsidRPr="00B57808">
                <w:rPr>
                  <w:noProof/>
                  <w:lang w:val="en-US"/>
                </w:rPr>
                <w:t xml:space="preserve"> </w:t>
              </w:r>
              <w:r w:rsidRPr="00B57808">
                <w:rPr>
                  <w:i/>
                  <w:iCs/>
                  <w:noProof/>
                  <w:lang w:val="en-US"/>
                </w:rPr>
                <w:t xml:space="preserve">Version Control with Subversion. </w:t>
              </w:r>
              <w:r w:rsidRPr="00B57808">
                <w:rPr>
                  <w:noProof/>
                  <w:lang w:val="en-US"/>
                </w:rPr>
                <w:t>Sebastopol CA : O'Reilly Media, 2011.</w:t>
              </w:r>
            </w:p>
            <w:p w:rsidR="00B57808" w:rsidRDefault="00B57808" w:rsidP="00B57808">
              <w:pPr>
                <w:pStyle w:val="Bibliografia"/>
                <w:rPr>
                  <w:noProof/>
                </w:rPr>
              </w:pPr>
              <w:r w:rsidRPr="00B57808">
                <w:rPr>
                  <w:noProof/>
                  <w:lang w:val="en-US"/>
                </w:rPr>
                <w:t xml:space="preserve">[16] </w:t>
              </w:r>
              <w:r w:rsidRPr="00B57808">
                <w:rPr>
                  <w:b/>
                  <w:bCs/>
                  <w:noProof/>
                  <w:lang w:val="en-US"/>
                </w:rPr>
                <w:t>Google Inc.</w:t>
              </w:r>
              <w:r w:rsidRPr="00B57808">
                <w:rPr>
                  <w:noProof/>
                  <w:lang w:val="en-US"/>
                </w:rPr>
                <w:t xml:space="preserve"> Near Field Communication. </w:t>
              </w:r>
              <w:r w:rsidRPr="00B57808">
                <w:rPr>
                  <w:i/>
                  <w:iCs/>
                  <w:noProof/>
                  <w:lang w:val="en-US"/>
                </w:rPr>
                <w:t xml:space="preserve">Android Developers. </w:t>
              </w:r>
              <w:r>
                <w:rPr>
                  <w:noProof/>
                </w:rPr>
                <w:t>[Online] 12 Czerwiec 2011. [Zacytowano: 28 Sierpień 2011.] http://developer.android.com/guide/topics/nfc/index.html.</w:t>
              </w:r>
            </w:p>
            <w:p w:rsidR="00B57808" w:rsidRPr="00B57808" w:rsidRDefault="00B57808" w:rsidP="00B57808">
              <w:pPr>
                <w:pStyle w:val="Bibliografia"/>
                <w:rPr>
                  <w:noProof/>
                  <w:lang w:val="en-US"/>
                </w:rPr>
              </w:pPr>
              <w:r w:rsidRPr="00B57808">
                <w:rPr>
                  <w:noProof/>
                  <w:lang w:val="en-US"/>
                </w:rPr>
                <w:t xml:space="preserve">[17] </w:t>
              </w:r>
              <w:r w:rsidRPr="00B57808">
                <w:rPr>
                  <w:b/>
                  <w:bCs/>
                  <w:noProof/>
                  <w:lang w:val="en-US"/>
                </w:rPr>
                <w:t>Codd, Edgar Frank.</w:t>
              </w:r>
              <w:r w:rsidRPr="00B57808">
                <w:rPr>
                  <w:noProof/>
                  <w:lang w:val="en-US"/>
                </w:rPr>
                <w:t xml:space="preserve"> A Relational Model of Data for Large Shared Data Banks. </w:t>
              </w:r>
              <w:r w:rsidRPr="00B57808">
                <w:rPr>
                  <w:i/>
                  <w:iCs/>
                  <w:noProof/>
                  <w:lang w:val="en-US"/>
                </w:rPr>
                <w:t xml:space="preserve">Communications of the ACM. </w:t>
              </w:r>
              <w:r w:rsidRPr="00B57808">
                <w:rPr>
                  <w:noProof/>
                  <w:lang w:val="en-US"/>
                </w:rPr>
                <w:t>1970.</w:t>
              </w:r>
            </w:p>
            <w:p w:rsidR="00B57808" w:rsidRPr="00B57808" w:rsidRDefault="00B57808" w:rsidP="00B57808">
              <w:pPr>
                <w:pStyle w:val="Bibliografia"/>
                <w:rPr>
                  <w:noProof/>
                  <w:lang w:val="en-US"/>
                </w:rPr>
              </w:pPr>
              <w:r w:rsidRPr="00B57808">
                <w:rPr>
                  <w:noProof/>
                  <w:lang w:val="en-US"/>
                </w:rPr>
                <w:t xml:space="preserve">[18] </w:t>
              </w:r>
              <w:r w:rsidRPr="00B57808">
                <w:rPr>
                  <w:b/>
                  <w:bCs/>
                  <w:noProof/>
                  <w:lang w:val="en-US"/>
                </w:rPr>
                <w:t>NFC Forum.</w:t>
              </w:r>
              <w:r w:rsidRPr="00B57808">
                <w:rPr>
                  <w:noProof/>
                  <w:lang w:val="en-US"/>
                </w:rPr>
                <w:t xml:space="preserve"> T2TOP 1.1. </w:t>
              </w:r>
              <w:r w:rsidRPr="00B57808">
                <w:rPr>
                  <w:i/>
                  <w:iCs/>
                  <w:noProof/>
                  <w:lang w:val="en-US"/>
                </w:rPr>
                <w:t xml:space="preserve">Type 2 Tag Operation Specification. </w:t>
              </w:r>
              <w:r w:rsidRPr="00B57808">
                <w:rPr>
                  <w:noProof/>
                  <w:lang w:val="en-US"/>
                </w:rPr>
                <w:t>Wakefield : NFC Forum, 2011. strony 3-6.</w:t>
              </w:r>
            </w:p>
            <w:p w:rsidR="00B57808" w:rsidRDefault="00B57808" w:rsidP="00B57808">
              <w:pPr>
                <w:pStyle w:val="Bibliografia"/>
                <w:rPr>
                  <w:noProof/>
                </w:rPr>
              </w:pPr>
              <w:r w:rsidRPr="00B57808">
                <w:rPr>
                  <w:noProof/>
                  <w:lang w:val="en-US"/>
                </w:rPr>
                <w:t xml:space="preserve">[19] </w:t>
              </w:r>
              <w:r w:rsidRPr="00B57808">
                <w:rPr>
                  <w:b/>
                  <w:bCs/>
                  <w:noProof/>
                  <w:lang w:val="en-US"/>
                </w:rPr>
                <w:t>Dave, Minter i Linwood, Jeff.</w:t>
              </w:r>
              <w:r w:rsidRPr="00B57808">
                <w:rPr>
                  <w:noProof/>
                  <w:lang w:val="en-US"/>
                </w:rPr>
                <w:t xml:space="preserve"> </w:t>
              </w:r>
              <w:r>
                <w:rPr>
                  <w:i/>
                  <w:iCs/>
                  <w:noProof/>
                </w:rPr>
                <w:t xml:space="preserve">Hibernate Od Nowicjusza do Profesjonalisty. </w:t>
              </w:r>
              <w:r>
                <w:rPr>
                  <w:noProof/>
                </w:rPr>
                <w:t>brak miejsca : Power Net, 2007.</w:t>
              </w:r>
            </w:p>
            <w:p w:rsidR="00B57808" w:rsidRPr="00B57808" w:rsidRDefault="00B57808" w:rsidP="00B57808">
              <w:pPr>
                <w:pStyle w:val="Bibliografia"/>
                <w:rPr>
                  <w:noProof/>
                  <w:lang w:val="en-US"/>
                </w:rPr>
              </w:pPr>
              <w:r w:rsidRPr="00B57808">
                <w:rPr>
                  <w:noProof/>
                  <w:lang w:val="en-US"/>
                </w:rPr>
                <w:t xml:space="preserve">[20] </w:t>
              </w:r>
              <w:r w:rsidRPr="00B57808">
                <w:rPr>
                  <w:b/>
                  <w:bCs/>
                  <w:noProof/>
                  <w:lang w:val="en-US"/>
                </w:rPr>
                <w:t>Jason, Price.</w:t>
              </w:r>
              <w:r w:rsidRPr="00B57808">
                <w:rPr>
                  <w:noProof/>
                  <w:lang w:val="en-US"/>
                </w:rPr>
                <w:t xml:space="preserve"> </w:t>
              </w:r>
              <w:r w:rsidRPr="00B57808">
                <w:rPr>
                  <w:i/>
                  <w:iCs/>
                  <w:noProof/>
                  <w:lang w:val="en-US"/>
                </w:rPr>
                <w:t xml:space="preserve">Oracle Database 11g i SQL Programowanie. </w:t>
              </w:r>
              <w:r w:rsidRPr="00B57808">
                <w:rPr>
                  <w:noProof/>
                  <w:lang w:val="en-US"/>
                </w:rPr>
                <w:t>Gliwice : Helion, 2009.</w:t>
              </w:r>
            </w:p>
            <w:p w:rsidR="00B57808" w:rsidRPr="00B57808" w:rsidRDefault="00B57808" w:rsidP="00B57808">
              <w:pPr>
                <w:pStyle w:val="Bibliografia"/>
                <w:rPr>
                  <w:noProof/>
                  <w:lang w:val="en-US"/>
                </w:rPr>
              </w:pPr>
              <w:r w:rsidRPr="00B57808">
                <w:rPr>
                  <w:noProof/>
                  <w:lang w:val="en-US"/>
                </w:rPr>
                <w:t xml:space="preserve">[21] </w:t>
              </w:r>
              <w:r w:rsidRPr="00B57808">
                <w:rPr>
                  <w:b/>
                  <w:bCs/>
                  <w:noProof/>
                  <w:lang w:val="en-US"/>
                </w:rPr>
                <w:t>Marty, Hall, Brown, Larry i Chaikin, Yaakov.</w:t>
              </w:r>
              <w:r w:rsidRPr="00B57808">
                <w:rPr>
                  <w:noProof/>
                  <w:lang w:val="en-US"/>
                </w:rPr>
                <w:t xml:space="preserve"> </w:t>
              </w:r>
              <w:r w:rsidRPr="00B57808">
                <w:rPr>
                  <w:i/>
                  <w:iCs/>
                  <w:noProof/>
                  <w:lang w:val="en-US"/>
                </w:rPr>
                <w:t xml:space="preserve">Java Servlets I JavaServer Pages . </w:t>
              </w:r>
              <w:r w:rsidRPr="00B57808">
                <w:rPr>
                  <w:noProof/>
                  <w:lang w:val="en-US"/>
                </w:rPr>
                <w:t>Gliwice : Helion, 2009. Tom II.</w:t>
              </w:r>
            </w:p>
            <w:p w:rsidR="00B57808" w:rsidRPr="00B57808" w:rsidRDefault="00B57808" w:rsidP="00B57808">
              <w:pPr>
                <w:pStyle w:val="Bibliografia"/>
                <w:rPr>
                  <w:noProof/>
                  <w:lang w:val="en-US"/>
                </w:rPr>
              </w:pPr>
              <w:r w:rsidRPr="00B57808">
                <w:rPr>
                  <w:noProof/>
                  <w:lang w:val="en-US"/>
                </w:rPr>
                <w:t xml:space="preserve">[22] </w:t>
              </w:r>
              <w:r w:rsidRPr="00B57808">
                <w:rPr>
                  <w:b/>
                  <w:bCs/>
                  <w:noProof/>
                  <w:lang w:val="en-US"/>
                </w:rPr>
                <w:t>GlassFish Community.</w:t>
              </w:r>
              <w:r w:rsidRPr="00B57808">
                <w:rPr>
                  <w:noProof/>
                  <w:lang w:val="en-US"/>
                </w:rPr>
                <w:t xml:space="preserve"> Jersey 1.8 User Guide. [Online] 01 09 2011. http://jersey.java.net/nonav/documentation/latest/index.html.</w:t>
              </w:r>
            </w:p>
            <w:p w:rsidR="00B57808" w:rsidRPr="00B57808" w:rsidRDefault="00B57808" w:rsidP="00B57808">
              <w:pPr>
                <w:pStyle w:val="Bibliografia"/>
                <w:rPr>
                  <w:noProof/>
                  <w:lang w:val="en-US"/>
                </w:rPr>
              </w:pPr>
              <w:r w:rsidRPr="00B57808">
                <w:rPr>
                  <w:noProof/>
                  <w:lang w:val="en-US"/>
                </w:rPr>
                <w:t xml:space="preserve">[23] </w:t>
              </w:r>
              <w:r w:rsidRPr="00B57808">
                <w:rPr>
                  <w:b/>
                  <w:bCs/>
                  <w:noProof/>
                  <w:lang w:val="en-US"/>
                </w:rPr>
                <w:t>SpringSource Community.</w:t>
              </w:r>
              <w:r w:rsidRPr="00B57808">
                <w:rPr>
                  <w:noProof/>
                  <w:lang w:val="en-US"/>
                </w:rPr>
                <w:t xml:space="preserve"> Spring Security Reference Documentation. [Online] 01 09 2011. http://static.springsource.org/spring-security/site/docs/3.0.x/reference/springsecurity.pdf.</w:t>
              </w:r>
            </w:p>
            <w:p w:rsidR="00EC5168" w:rsidRDefault="00DA4D42" w:rsidP="00B57808">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494" w:name="_Toc302751737"/>
      <w:r w:rsidRPr="00933D3C">
        <w:lastRenderedPageBreak/>
        <w:t>Załącznik</w:t>
      </w:r>
      <w:r w:rsidR="00933D3C">
        <w:t>I</w:t>
      </w:r>
      <w:bookmarkEnd w:id="1494"/>
    </w:p>
    <w:p w:rsidR="00933D3C" w:rsidRPr="00933D3C" w:rsidRDefault="00933D3C" w:rsidP="00933D3C">
      <w:pPr>
        <w:pStyle w:val="Nagwek2"/>
        <w:ind w:left="792" w:hanging="792"/>
        <w:rPr>
          <w:rFonts w:eastAsia="Times New Roman"/>
        </w:rPr>
      </w:pPr>
      <w:bookmarkStart w:id="1495" w:name="_Toc302330573"/>
      <w:bookmarkStart w:id="1496" w:name="_Toc302751738"/>
      <w:r w:rsidRPr="00933D3C">
        <w:rPr>
          <w:rFonts w:eastAsia="Times New Roman"/>
        </w:rPr>
        <w:t>Dodatek A</w:t>
      </w:r>
      <w:bookmarkEnd w:id="1495"/>
      <w:bookmarkEnd w:id="1496"/>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Tabela users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USER_NAME – nazwa użytkownika</w:t>
      </w:r>
    </w:p>
    <w:p w:rsidR="00933D3C" w:rsidRPr="00933D3C" w:rsidRDefault="00933D3C" w:rsidP="00933D3C">
      <w:pPr>
        <w:pStyle w:val="NormalnyIn"/>
        <w:numPr>
          <w:ilvl w:val="0"/>
          <w:numId w:val="39"/>
        </w:numPr>
      </w:pPr>
      <w:r w:rsidRPr="00933D3C">
        <w:t>USER_PASS – hasło użytkownika – w tabeli jest przechowywany skrót hasła</w:t>
      </w:r>
    </w:p>
    <w:p w:rsidR="00933D3C" w:rsidRPr="00933D3C" w:rsidRDefault="00933D3C" w:rsidP="00933D3C">
      <w:pPr>
        <w:pStyle w:val="NormalnyIn"/>
        <w:numPr>
          <w:ilvl w:val="0"/>
          <w:numId w:val="39"/>
        </w:numPr>
      </w:pPr>
      <w:r w:rsidRPr="00933D3C">
        <w:t>USER_CREATION_DATE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Tabela user_privileges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r w:rsidRPr="00933D3C">
        <w:t>USER_ID – identyfikator z tabeli users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employee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NAME – imię pracownika</w:t>
      </w:r>
    </w:p>
    <w:p w:rsidR="00933D3C" w:rsidRPr="00933D3C" w:rsidRDefault="00933D3C" w:rsidP="00933D3C">
      <w:pPr>
        <w:pStyle w:val="NormalnyIn"/>
        <w:numPr>
          <w:ilvl w:val="0"/>
          <w:numId w:val="42"/>
        </w:numPr>
        <w:rPr>
          <w:lang w:val="en-US"/>
        </w:rPr>
      </w:pPr>
      <w:r w:rsidRPr="00933D3C">
        <w:rPr>
          <w:lang w:val="en-US"/>
        </w:rPr>
        <w:t>LAST_NAME – nazwisko pracownika</w:t>
      </w:r>
    </w:p>
    <w:p w:rsidR="00933D3C" w:rsidRPr="00933D3C" w:rsidRDefault="00933D3C" w:rsidP="00933D3C">
      <w:pPr>
        <w:pStyle w:val="NormalnyIn"/>
        <w:numPr>
          <w:ilvl w:val="0"/>
          <w:numId w:val="42"/>
        </w:numPr>
        <w:rPr>
          <w:lang w:val="en-US"/>
        </w:rPr>
      </w:pPr>
      <w:r w:rsidRPr="00933D3C">
        <w:rPr>
          <w:lang w:val="en-US"/>
        </w:rPr>
        <w:t xml:space="preserve">STREET – ulica </w:t>
      </w:r>
    </w:p>
    <w:p w:rsidR="00933D3C" w:rsidRPr="00933D3C" w:rsidRDefault="00933D3C" w:rsidP="00933D3C">
      <w:pPr>
        <w:pStyle w:val="NormalnyIn"/>
        <w:numPr>
          <w:ilvl w:val="0"/>
          <w:numId w:val="42"/>
        </w:numPr>
        <w:rPr>
          <w:lang w:val="en-US"/>
        </w:rPr>
      </w:pPr>
      <w:r w:rsidRPr="00933D3C">
        <w:rPr>
          <w:lang w:val="en-US"/>
        </w:rPr>
        <w:t xml:space="preserve">CITY – miasto </w:t>
      </w:r>
    </w:p>
    <w:p w:rsidR="00933D3C" w:rsidRPr="00933D3C" w:rsidRDefault="00933D3C" w:rsidP="00933D3C">
      <w:pPr>
        <w:pStyle w:val="NormalnyIn"/>
        <w:numPr>
          <w:ilvl w:val="0"/>
          <w:numId w:val="42"/>
        </w:numPr>
        <w:rPr>
          <w:lang w:val="en-US"/>
        </w:rPr>
      </w:pPr>
      <w:r w:rsidRPr="00933D3C">
        <w:rPr>
          <w:lang w:val="en-US"/>
        </w:rPr>
        <w:t>POST_CODE – kod pocztowy</w:t>
      </w:r>
    </w:p>
    <w:p w:rsidR="00933D3C" w:rsidRPr="00933D3C" w:rsidRDefault="00933D3C" w:rsidP="00933D3C">
      <w:pPr>
        <w:pStyle w:val="NormalnyIn"/>
        <w:numPr>
          <w:ilvl w:val="0"/>
          <w:numId w:val="42"/>
        </w:numPr>
        <w:rPr>
          <w:lang w:val="en-US"/>
        </w:rPr>
      </w:pPr>
      <w:r w:rsidRPr="00933D3C">
        <w:rPr>
          <w:lang w:val="en-US"/>
        </w:rPr>
        <w:t>POSITION – stanowisko zajmowane przez pracownika</w:t>
      </w:r>
    </w:p>
    <w:p w:rsidR="00933D3C" w:rsidRPr="00933D3C" w:rsidRDefault="00933D3C" w:rsidP="00933D3C">
      <w:pPr>
        <w:pStyle w:val="NormalnyIn"/>
        <w:numPr>
          <w:ilvl w:val="0"/>
          <w:numId w:val="42"/>
        </w:numPr>
      </w:pPr>
      <w:r w:rsidRPr="00933D3C">
        <w:t>USERS_ID - identyfikator z tabeli users nadający dostęp pracownikowi - klucz obcy</w:t>
      </w:r>
    </w:p>
    <w:p w:rsidR="00933D3C" w:rsidRPr="00933D3C" w:rsidRDefault="00933D3C" w:rsidP="00933D3C">
      <w:pPr>
        <w:pStyle w:val="NormalnyIn"/>
        <w:numPr>
          <w:ilvl w:val="0"/>
          <w:numId w:val="42"/>
        </w:numPr>
        <w:rPr>
          <w:lang w:val="en-US"/>
        </w:rPr>
      </w:pPr>
      <w:r w:rsidRPr="00933D3C">
        <w:rPr>
          <w:lang w:val="en-US"/>
        </w:rPr>
        <w:t>EMAIL – adres e-mail pracownika</w:t>
      </w:r>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DEVICE_TYPE – typ urządzenia</w:t>
      </w:r>
    </w:p>
    <w:p w:rsidR="00933D3C" w:rsidRPr="00933D3C" w:rsidRDefault="00933D3C" w:rsidP="00933D3C">
      <w:pPr>
        <w:pStyle w:val="NormalnyIn"/>
        <w:numPr>
          <w:ilvl w:val="0"/>
          <w:numId w:val="41"/>
        </w:numPr>
      </w:pPr>
      <w:r w:rsidRPr="00933D3C">
        <w:t>DEVICE_SN – numer seryjny urzadzenia w przypadku telefonu jest to numer IMEI</w:t>
      </w:r>
    </w:p>
    <w:p w:rsidR="00933D3C" w:rsidRPr="00933D3C" w:rsidRDefault="00933D3C" w:rsidP="00933D3C">
      <w:pPr>
        <w:pStyle w:val="NormalnyIn"/>
        <w:numPr>
          <w:ilvl w:val="0"/>
          <w:numId w:val="41"/>
        </w:numPr>
        <w:rPr>
          <w:lang w:val="en-US"/>
        </w:rPr>
      </w:pPr>
      <w:r w:rsidRPr="00933D3C">
        <w:rPr>
          <w:lang w:val="en-US"/>
        </w:rPr>
        <w:t>EMPLOYEE_ID – identyfikator z tabeli employee – klucz obcy</w:t>
      </w:r>
    </w:p>
    <w:p w:rsidR="00933D3C" w:rsidRPr="00933D3C" w:rsidRDefault="00933D3C" w:rsidP="00933D3C">
      <w:pPr>
        <w:pStyle w:val="NormalnyIn"/>
        <w:numPr>
          <w:ilvl w:val="0"/>
          <w:numId w:val="41"/>
        </w:numPr>
        <w:rPr>
          <w:lang w:val="en-US"/>
        </w:rPr>
      </w:pPr>
      <w:r w:rsidRPr="00933D3C">
        <w:rPr>
          <w:lang w:val="en-US"/>
        </w:rPr>
        <w:t>DEVICE_STATUS – status urządzenia</w:t>
      </w:r>
    </w:p>
    <w:p w:rsidR="00933D3C" w:rsidRPr="00933D3C" w:rsidRDefault="00933D3C" w:rsidP="00933D3C">
      <w:pPr>
        <w:pStyle w:val="NormalnyIn"/>
        <w:numPr>
          <w:ilvl w:val="0"/>
          <w:numId w:val="41"/>
        </w:numPr>
      </w:pPr>
      <w:r w:rsidRPr="00933D3C">
        <w:t>PHONE_NUMBER – numer telefonu danego urzadzenia</w:t>
      </w:r>
    </w:p>
    <w:p w:rsidR="00933D3C" w:rsidRPr="00933D3C" w:rsidRDefault="00933D3C" w:rsidP="00933D3C">
      <w:pPr>
        <w:pStyle w:val="NormalnyIn"/>
        <w:numPr>
          <w:ilvl w:val="0"/>
          <w:numId w:val="41"/>
        </w:numPr>
        <w:rPr>
          <w:lang w:val="en-US"/>
        </w:rPr>
      </w:pPr>
      <w:r w:rsidRPr="00933D3C">
        <w:rPr>
          <w:lang w:val="en-US"/>
        </w:rPr>
        <w:t>DESCRIPTION – opis urządzenia</w:t>
      </w:r>
    </w:p>
    <w:p w:rsidR="00933D3C" w:rsidRPr="00933D3C" w:rsidRDefault="00933D3C" w:rsidP="00933D3C">
      <w:pPr>
        <w:pStyle w:val="NormalnyIn"/>
        <w:numPr>
          <w:ilvl w:val="0"/>
          <w:numId w:val="41"/>
        </w:numPr>
      </w:pPr>
      <w:r w:rsidRPr="00933D3C">
        <w:t>IMSI – numer IMSI karty sim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r w:rsidRPr="00933D3C">
        <w:rPr>
          <w:lang w:val="en-US"/>
        </w:rPr>
        <w:t>Tabela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EVENT_TYPE – typ zdarzenia</w:t>
      </w:r>
    </w:p>
    <w:p w:rsidR="00933D3C" w:rsidRPr="00933D3C" w:rsidRDefault="00933D3C" w:rsidP="00933D3C">
      <w:pPr>
        <w:pStyle w:val="NormalnyIn"/>
        <w:numPr>
          <w:ilvl w:val="0"/>
          <w:numId w:val="41"/>
        </w:numPr>
        <w:rPr>
          <w:lang w:val="en-US"/>
        </w:rPr>
      </w:pPr>
      <w:r w:rsidRPr="00933D3C">
        <w:rPr>
          <w:lang w:val="en-US"/>
        </w:rPr>
        <w:t>EVENT_CREATION_DATE – data utworzenia zdarzenia</w:t>
      </w:r>
    </w:p>
    <w:p w:rsidR="00933D3C" w:rsidRPr="00933D3C" w:rsidRDefault="00933D3C" w:rsidP="00933D3C">
      <w:pPr>
        <w:pStyle w:val="NormalnyIn"/>
        <w:numPr>
          <w:ilvl w:val="0"/>
          <w:numId w:val="41"/>
        </w:numPr>
      </w:pPr>
      <w:r w:rsidRPr="00933D3C">
        <w:t>EVENT_START_DATE – data rozpoczęcia zdarzenia</w:t>
      </w:r>
    </w:p>
    <w:p w:rsidR="00933D3C" w:rsidRPr="00933D3C" w:rsidRDefault="00933D3C" w:rsidP="00933D3C">
      <w:pPr>
        <w:pStyle w:val="NormalnyIn"/>
        <w:numPr>
          <w:ilvl w:val="0"/>
          <w:numId w:val="41"/>
        </w:numPr>
      </w:pPr>
      <w:r w:rsidRPr="00933D3C">
        <w:t>EVENT_FINISH_DATE – data zakończenia zdarzenia</w:t>
      </w:r>
    </w:p>
    <w:p w:rsidR="00933D3C" w:rsidRPr="00933D3C" w:rsidRDefault="00933D3C" w:rsidP="00933D3C">
      <w:pPr>
        <w:pStyle w:val="NormalnyIn"/>
        <w:numPr>
          <w:ilvl w:val="0"/>
          <w:numId w:val="41"/>
        </w:numPr>
      </w:pPr>
      <w:r w:rsidRPr="00933D3C">
        <w:t>USER_ID – identyfikator z tabeli users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EVENT_COMMENTS – komentarz do zdarzenia</w:t>
      </w:r>
    </w:p>
    <w:p w:rsidR="00933D3C" w:rsidRPr="00933D3C" w:rsidRDefault="00933D3C" w:rsidP="00933D3C">
      <w:pPr>
        <w:pStyle w:val="NormalnyIn"/>
        <w:numPr>
          <w:ilvl w:val="0"/>
          <w:numId w:val="41"/>
        </w:numPr>
        <w:rPr>
          <w:lang w:val="en-US"/>
        </w:rPr>
      </w:pPr>
      <w:r w:rsidRPr="00933D3C">
        <w:rPr>
          <w:lang w:val="en-US"/>
        </w:rPr>
        <w:t>STATUS – status zdarzenia</w:t>
      </w:r>
    </w:p>
    <w:p w:rsidR="00933D3C" w:rsidRPr="00933D3C" w:rsidRDefault="00933D3C" w:rsidP="00933D3C">
      <w:pPr>
        <w:pStyle w:val="NormalnyIn"/>
        <w:numPr>
          <w:ilvl w:val="0"/>
          <w:numId w:val="41"/>
        </w:numPr>
      </w:pPr>
      <w:r w:rsidRPr="00933D3C">
        <w:t>TAG_ID – identyfikator znacznika powiązanego ze zdarzeniem</w:t>
      </w:r>
    </w:p>
    <w:p w:rsidR="00933D3C" w:rsidRPr="00933D3C" w:rsidRDefault="00933D3C" w:rsidP="00933D3C">
      <w:pPr>
        <w:pStyle w:val="NormalnyIn"/>
        <w:numPr>
          <w:ilvl w:val="0"/>
          <w:numId w:val="41"/>
        </w:numPr>
      </w:pPr>
      <w:r w:rsidRPr="00933D3C">
        <w:t>CREATOR_ID - identyfikator z tabeli users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r w:rsidRPr="00933D3C">
        <w:t>EVENT_SYSTEM_START_DATE – data rozpoczęcia zdarzenia w systemie</w:t>
      </w:r>
    </w:p>
    <w:p w:rsidR="00933D3C" w:rsidRPr="00933D3C" w:rsidRDefault="00933D3C" w:rsidP="00933D3C">
      <w:pPr>
        <w:pStyle w:val="NormalnyIn"/>
        <w:numPr>
          <w:ilvl w:val="0"/>
          <w:numId w:val="41"/>
        </w:numPr>
      </w:pPr>
      <w:r w:rsidRPr="00933D3C">
        <w:t>EVENT_SYSTEM_FINISH_DATE – data zakończenia zdarzenia w systemie</w:t>
      </w:r>
    </w:p>
    <w:p w:rsidR="00933D3C" w:rsidRPr="00933D3C" w:rsidRDefault="00933D3C" w:rsidP="00933D3C">
      <w:pPr>
        <w:pStyle w:val="NormalnyIn"/>
        <w:numPr>
          <w:ilvl w:val="0"/>
          <w:numId w:val="41"/>
        </w:numPr>
      </w:pPr>
      <w:r w:rsidRPr="00933D3C">
        <w:t>LOCATION_ID - identyfikator z tabeli locations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Tabela location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STREET - ulica</w:t>
      </w:r>
    </w:p>
    <w:p w:rsidR="00933D3C" w:rsidRPr="00933D3C" w:rsidRDefault="00933D3C" w:rsidP="00933D3C">
      <w:pPr>
        <w:pStyle w:val="NormalnyIn"/>
        <w:numPr>
          <w:ilvl w:val="0"/>
          <w:numId w:val="41"/>
        </w:numPr>
        <w:rPr>
          <w:lang w:val="en-US"/>
        </w:rPr>
      </w:pPr>
      <w:r w:rsidRPr="00933D3C">
        <w:rPr>
          <w:lang w:val="en-US"/>
        </w:rPr>
        <w:t>CITY - miasto</w:t>
      </w:r>
    </w:p>
    <w:p w:rsidR="00933D3C" w:rsidRPr="00933D3C" w:rsidRDefault="00933D3C" w:rsidP="00933D3C">
      <w:pPr>
        <w:pStyle w:val="NormalnyIn"/>
        <w:numPr>
          <w:ilvl w:val="0"/>
          <w:numId w:val="41"/>
        </w:numPr>
        <w:rPr>
          <w:lang w:val="en-US"/>
        </w:rPr>
      </w:pPr>
      <w:r w:rsidRPr="00933D3C">
        <w:rPr>
          <w:lang w:val="en-US"/>
        </w:rPr>
        <w:t>POST_CODE – kod pocztowy</w:t>
      </w:r>
    </w:p>
    <w:p w:rsidR="00933D3C" w:rsidRPr="00933D3C" w:rsidRDefault="00933D3C" w:rsidP="00933D3C">
      <w:pPr>
        <w:pStyle w:val="NormalnyIn"/>
        <w:numPr>
          <w:ilvl w:val="0"/>
          <w:numId w:val="41"/>
        </w:numPr>
        <w:rPr>
          <w:lang w:val="en-US"/>
        </w:rPr>
      </w:pPr>
      <w:r w:rsidRPr="00933D3C">
        <w:rPr>
          <w:lang w:val="en-US"/>
        </w:rPr>
        <w:t>DETAILS – opis lokalizacji</w:t>
      </w:r>
    </w:p>
    <w:p w:rsidR="00933D3C" w:rsidRPr="00933D3C" w:rsidRDefault="00933D3C" w:rsidP="00933D3C">
      <w:pPr>
        <w:pStyle w:val="NormalnyIn"/>
        <w:numPr>
          <w:ilvl w:val="0"/>
          <w:numId w:val="41"/>
        </w:numPr>
      </w:pPr>
      <w:r w:rsidRPr="00933D3C">
        <w:t>TAG_ID – identyfikator znacznika – unikalny w skali tabeli</w:t>
      </w:r>
    </w:p>
    <w:p w:rsidR="00933D3C" w:rsidRPr="00933D3C" w:rsidRDefault="00933D3C" w:rsidP="00933D3C">
      <w:pPr>
        <w:pStyle w:val="NormalnyIn"/>
        <w:numPr>
          <w:ilvl w:val="0"/>
          <w:numId w:val="41"/>
        </w:numPr>
        <w:rPr>
          <w:lang w:val="en-US"/>
        </w:rPr>
      </w:pPr>
      <w:r w:rsidRPr="00933D3C">
        <w:rPr>
          <w:lang w:val="en-US"/>
        </w:rPr>
        <w:t>NAME – nazwa lokalizacji</w:t>
      </w:r>
    </w:p>
    <w:p w:rsidR="00933D3C" w:rsidRPr="00933D3C" w:rsidRDefault="00933D3C" w:rsidP="00933D3C">
      <w:pPr>
        <w:pStyle w:val="NormalnyIn"/>
        <w:numPr>
          <w:ilvl w:val="0"/>
          <w:numId w:val="41"/>
        </w:numPr>
        <w:rPr>
          <w:lang w:val="en-US"/>
        </w:rPr>
      </w:pPr>
      <w:r w:rsidRPr="00933D3C">
        <w:rPr>
          <w:lang w:val="en-US"/>
        </w:rPr>
        <w:t>CREATION_DATE – data zarejestrowania lokalizacji</w:t>
      </w:r>
    </w:p>
    <w:p w:rsidR="00933D3C" w:rsidRPr="00933D3C" w:rsidRDefault="00933D3C" w:rsidP="00933D3C">
      <w:pPr>
        <w:pStyle w:val="NormalnyIn"/>
        <w:numPr>
          <w:ilvl w:val="0"/>
          <w:numId w:val="41"/>
        </w:numPr>
        <w:rPr>
          <w:lang w:val="en-US"/>
        </w:rPr>
      </w:pPr>
      <w:r w:rsidRPr="00933D3C">
        <w:rPr>
          <w:lang w:val="en-US"/>
        </w:rPr>
        <w:t>STATUS – status lokalizacji</w:t>
      </w:r>
    </w:p>
    <w:p w:rsidR="00933D3C" w:rsidRPr="00933D3C" w:rsidRDefault="00933D3C" w:rsidP="00933D3C">
      <w:pPr>
        <w:pStyle w:val="NormalnyIn"/>
        <w:numPr>
          <w:ilvl w:val="0"/>
          <w:numId w:val="41"/>
        </w:numPr>
      </w:pPr>
      <w:r w:rsidRPr="00933D3C">
        <w:t>CREATOR_ID identyfikator z tabeli users reprezentujący użytkownika który zarejestrował lokalizacje – klucz obcy</w:t>
      </w:r>
    </w:p>
    <w:p w:rsidR="00933D3C" w:rsidRPr="00933D3C" w:rsidRDefault="00933D3C" w:rsidP="00933D3C">
      <w:pPr>
        <w:pStyle w:val="NormalnyIn"/>
        <w:numPr>
          <w:ilvl w:val="0"/>
          <w:numId w:val="41"/>
        </w:numPr>
      </w:pPr>
      <w:r w:rsidRPr="00933D3C">
        <w:t>COMPANY_ID - identyfikator z tabeli company reprezentujący firmę która jest właścicielem lokalizacji – klucz obcy</w:t>
      </w:r>
    </w:p>
    <w:p w:rsidR="00933D3C" w:rsidRPr="00933D3C" w:rsidRDefault="00933D3C" w:rsidP="00933D3C">
      <w:pPr>
        <w:pStyle w:val="NormalnyIn"/>
        <w:numPr>
          <w:ilvl w:val="0"/>
          <w:numId w:val="41"/>
        </w:numPr>
      </w:pPr>
      <w:r w:rsidRPr="00933D3C">
        <w:t>OBJECT_SERIAL_NUMBER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NAME – nazwa firmy</w:t>
      </w:r>
    </w:p>
    <w:p w:rsidR="00933D3C" w:rsidRPr="00933D3C" w:rsidRDefault="00933D3C" w:rsidP="00933D3C">
      <w:pPr>
        <w:pStyle w:val="NormalnyIn"/>
        <w:numPr>
          <w:ilvl w:val="0"/>
          <w:numId w:val="43"/>
        </w:numPr>
        <w:rPr>
          <w:lang w:val="en-US"/>
        </w:rPr>
      </w:pPr>
      <w:r w:rsidRPr="00933D3C">
        <w:rPr>
          <w:lang w:val="en-US"/>
        </w:rPr>
        <w:t>STREET - ulica</w:t>
      </w:r>
    </w:p>
    <w:p w:rsidR="00933D3C" w:rsidRPr="00933D3C" w:rsidRDefault="00933D3C" w:rsidP="00933D3C">
      <w:pPr>
        <w:pStyle w:val="NormalnyIn"/>
        <w:numPr>
          <w:ilvl w:val="0"/>
          <w:numId w:val="43"/>
        </w:numPr>
        <w:rPr>
          <w:lang w:val="en-US"/>
        </w:rPr>
      </w:pPr>
      <w:r w:rsidRPr="00933D3C">
        <w:rPr>
          <w:lang w:val="en-US"/>
        </w:rPr>
        <w:t>CITY - miasto</w:t>
      </w:r>
    </w:p>
    <w:p w:rsidR="00933D3C" w:rsidRPr="00933D3C" w:rsidRDefault="00933D3C" w:rsidP="00933D3C">
      <w:pPr>
        <w:pStyle w:val="NormalnyIn"/>
        <w:numPr>
          <w:ilvl w:val="0"/>
          <w:numId w:val="43"/>
        </w:numPr>
        <w:rPr>
          <w:lang w:val="en-US"/>
        </w:rPr>
      </w:pPr>
      <w:r w:rsidRPr="00933D3C">
        <w:rPr>
          <w:lang w:val="en-US"/>
        </w:rPr>
        <w:t>POST_CODE – kod pocztowy</w:t>
      </w:r>
    </w:p>
    <w:p w:rsidR="00933D3C" w:rsidRPr="00933D3C" w:rsidRDefault="00933D3C" w:rsidP="00933D3C">
      <w:pPr>
        <w:pStyle w:val="NormalnyIn"/>
        <w:numPr>
          <w:ilvl w:val="0"/>
          <w:numId w:val="43"/>
        </w:numPr>
        <w:rPr>
          <w:lang w:val="en-US"/>
        </w:rPr>
      </w:pPr>
      <w:r w:rsidRPr="00933D3C">
        <w:rPr>
          <w:lang w:val="en-US"/>
        </w:rPr>
        <w:t>COUNTRY - kraj</w:t>
      </w:r>
    </w:p>
    <w:p w:rsidR="00933D3C" w:rsidRPr="00933D3C" w:rsidRDefault="00933D3C" w:rsidP="00933D3C">
      <w:pPr>
        <w:pStyle w:val="NormalnyIn"/>
        <w:numPr>
          <w:ilvl w:val="0"/>
          <w:numId w:val="43"/>
        </w:numPr>
        <w:rPr>
          <w:lang w:val="en-US"/>
        </w:rPr>
      </w:pPr>
      <w:r w:rsidRPr="00933D3C">
        <w:rPr>
          <w:lang w:val="en-US"/>
        </w:rPr>
        <w:t>PHONE_NUMBER – numer telefonu kontakowego</w:t>
      </w:r>
    </w:p>
    <w:p w:rsidR="00933D3C" w:rsidRPr="00933D3C" w:rsidRDefault="00933D3C" w:rsidP="00933D3C">
      <w:pPr>
        <w:pStyle w:val="NormalnyIn"/>
        <w:numPr>
          <w:ilvl w:val="0"/>
          <w:numId w:val="43"/>
        </w:numPr>
      </w:pPr>
      <w:r w:rsidRPr="00933D3C">
        <w:t>CONTACT_PERSON_NAME –imię osoby kontaktowej</w:t>
      </w:r>
    </w:p>
    <w:p w:rsidR="00933D3C" w:rsidRPr="00933D3C" w:rsidRDefault="00933D3C" w:rsidP="00933D3C">
      <w:pPr>
        <w:pStyle w:val="NormalnyIn"/>
        <w:numPr>
          <w:ilvl w:val="0"/>
          <w:numId w:val="43"/>
        </w:numPr>
      </w:pPr>
      <w:r w:rsidRPr="00933D3C">
        <w:t>CONTACT_PERSON_LAST_NAME – nazwisko osoby kontaktowej</w:t>
      </w:r>
    </w:p>
    <w:p w:rsidR="00933D3C" w:rsidRPr="00933D3C" w:rsidRDefault="00933D3C" w:rsidP="00933D3C">
      <w:pPr>
        <w:pStyle w:val="NormalnyIn"/>
        <w:numPr>
          <w:ilvl w:val="0"/>
          <w:numId w:val="43"/>
        </w:numPr>
        <w:rPr>
          <w:lang w:val="en-US"/>
        </w:rPr>
      </w:pPr>
      <w:r w:rsidRPr="00933D3C">
        <w:rPr>
          <w:lang w:val="en-US"/>
        </w:rPr>
        <w:t>CONTACT_PERSON_DESCRIPTION – opis osoby kontaktowej</w:t>
      </w:r>
    </w:p>
    <w:p w:rsidR="00933D3C" w:rsidRPr="00933D3C" w:rsidRDefault="00933D3C" w:rsidP="00933D3C">
      <w:pPr>
        <w:pStyle w:val="NormalnyIn"/>
        <w:numPr>
          <w:ilvl w:val="0"/>
          <w:numId w:val="43"/>
        </w:numPr>
        <w:rPr>
          <w:lang w:val="en-US"/>
        </w:rPr>
      </w:pPr>
      <w:r w:rsidRPr="00933D3C">
        <w:rPr>
          <w:lang w:val="en-US"/>
        </w:rPr>
        <w:t>NIP – numer NIP firmy</w:t>
      </w:r>
    </w:p>
    <w:p w:rsidR="00933D3C" w:rsidRPr="00933D3C" w:rsidRDefault="00933D3C" w:rsidP="00933D3C">
      <w:pPr>
        <w:pStyle w:val="NormalnyIn"/>
        <w:numPr>
          <w:ilvl w:val="0"/>
          <w:numId w:val="43"/>
        </w:numPr>
        <w:rPr>
          <w:lang w:val="en-US"/>
        </w:rPr>
      </w:pPr>
      <w:r w:rsidRPr="00933D3C">
        <w:rPr>
          <w:lang w:val="en-US"/>
        </w:rPr>
        <w:t>EMAIL – adres e-mail firmy</w:t>
      </w:r>
    </w:p>
    <w:p w:rsidR="00757A52" w:rsidRPr="00757A52" w:rsidRDefault="00757A52" w:rsidP="008B419C">
      <w:pPr>
        <w:pStyle w:val="Nagwek1"/>
        <w:numPr>
          <w:ilvl w:val="0"/>
          <w:numId w:val="0"/>
        </w:numPr>
      </w:pPr>
    </w:p>
    <w:sectPr w:rsidR="00757A52" w:rsidRPr="00757A52" w:rsidSect="00AA1E3E">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1497" w:author="Sebastian" w:date="2011-09-02T16:36:00Z">
        <w:sectPr w:rsidR="00757A52" w:rsidRPr="00757A52" w:rsidSect="00AA1E3E">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7" w:author="Maciek" w:date="2011-09-01T23:04:00Z" w:initials="M">
    <w:p w:rsidR="00AE6239" w:rsidRDefault="00AE6239" w:rsidP="00676162">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AE6239" w:rsidRDefault="00AE6239" w:rsidP="00676162">
      <w:pPr>
        <w:pStyle w:val="Tekstkomentarza"/>
      </w:pPr>
    </w:p>
  </w:comment>
  <w:comment w:id="25" w:author="Maciek" w:date="2011-09-02T10:48:00Z" w:initials="M">
    <w:p w:rsidR="00AE6239" w:rsidRDefault="00AE6239" w:rsidP="00AB2A9A">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AE6239" w:rsidRDefault="00AE6239" w:rsidP="00AB2A9A">
      <w:pPr>
        <w:pStyle w:val="Tekstkomentarza"/>
      </w:pPr>
    </w:p>
  </w:comment>
  <w:comment w:id="35" w:author="Maciek" w:date="2011-09-01T23:05:00Z" w:initials="M">
    <w:p w:rsidR="00AE6239" w:rsidRDefault="00AE6239" w:rsidP="00676162">
      <w:pPr>
        <w:pStyle w:val="Tekstkomentarza"/>
      </w:pPr>
      <w:r>
        <w:rPr>
          <w:rStyle w:val="Odwoaniedokomentarza"/>
        </w:rPr>
        <w:annotationRef/>
      </w:r>
      <w:r>
        <w:t>Nie wiem czy tu wpisywać imie i nazwisko? wystarczy chyba tylko podpis?</w:t>
      </w:r>
    </w:p>
  </w:comment>
  <w:comment w:id="93" w:author="Maciek" w:date="2011-09-02T10:07:00Z" w:initials="M">
    <w:p w:rsidR="00AE6239" w:rsidRDefault="00AE6239" w:rsidP="003B3068">
      <w:pPr>
        <w:pStyle w:val="Tekstkomentarza"/>
      </w:pPr>
      <w:r>
        <w:rPr>
          <w:rStyle w:val="Odwoaniedokomentarza"/>
        </w:rPr>
        <w:annotationRef/>
      </w:r>
      <w:r>
        <w:t>Nie wiem czy tu wpisywać imie i nazwisko? wystarczy chyba tylko podpis?</w:t>
      </w:r>
    </w:p>
  </w:comment>
  <w:comment w:id="496" w:author="Sebastian Łuczak" w:date="2011-09-02T18:22:00Z" w:initials="SŁ">
    <w:p w:rsidR="00791BFD" w:rsidRDefault="00791BFD" w:rsidP="00791BFD">
      <w:pPr>
        <w:pStyle w:val="Tekstkomentarza"/>
      </w:pPr>
      <w:r>
        <w:rPr>
          <w:rStyle w:val="Odwoaniedokomentarza"/>
        </w:rPr>
        <w:annotationRef/>
      </w:r>
      <w:r>
        <w:t>Odwołanie?</w:t>
      </w:r>
    </w:p>
  </w:comment>
  <w:comment w:id="956" w:author="Sebastian Łuczak" w:date="2011-09-01T23:04:00Z" w:initials="SŁ">
    <w:p w:rsidR="00AE6239" w:rsidRDefault="00AE6239">
      <w:pPr>
        <w:pStyle w:val="Tekstkomentarza"/>
      </w:pPr>
      <w:r>
        <w:rPr>
          <w:rStyle w:val="Odwoaniedokomentarza"/>
        </w:rPr>
        <w:annotationRef/>
      </w:r>
      <w:r>
        <w:t>Wspomnieć jak to u nas działa, dodać rysunek</w:t>
      </w:r>
    </w:p>
  </w:comment>
  <w:comment w:id="980" w:author="Sebastian Łuczak" w:date="2011-09-01T23:04:00Z" w:initials="SŁ">
    <w:p w:rsidR="00AE6239" w:rsidRDefault="00AE6239">
      <w:pPr>
        <w:pStyle w:val="Tekstkomentarza"/>
      </w:pPr>
      <w:r>
        <w:rPr>
          <w:rStyle w:val="Odwoaniedokomentarza"/>
        </w:rPr>
        <w:annotationRef/>
      </w:r>
      <w:r>
        <w:t>Wspomnieć jak to u nas działa</w:t>
      </w:r>
    </w:p>
  </w:comment>
  <w:comment w:id="1101" w:author="Sebastian Łuczak" w:date="2011-09-01T23:04:00Z" w:initials="SŁ">
    <w:p w:rsidR="00AE6239" w:rsidRDefault="00AE6239">
      <w:pPr>
        <w:pStyle w:val="Tekstkomentarza"/>
      </w:pPr>
      <w:r>
        <w:rPr>
          <w:rStyle w:val="Odwoaniedokomentarza"/>
        </w:rPr>
        <w:annotationRef/>
      </w:r>
      <w:r>
        <w:t>WYMOGI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6477" w:rsidRDefault="00556477" w:rsidP="006D1A95">
      <w:r>
        <w:separator/>
      </w:r>
    </w:p>
  </w:endnote>
  <w:endnote w:type="continuationSeparator" w:id="0">
    <w:p w:rsidR="00556477" w:rsidRDefault="00556477"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545" w:author="Sebastian" w:date="2011-09-01T19:46:00Z"/>
  <w:sdt>
    <w:sdtPr>
      <w:id w:val="1630039"/>
      <w:docPartObj>
        <w:docPartGallery w:val="Page Numbers (Bottom of Page)"/>
        <w:docPartUnique/>
      </w:docPartObj>
    </w:sdtPr>
    <w:sdtContent>
      <w:customXmlInsRangeEnd w:id="545"/>
      <w:p w:rsidR="00AE6239" w:rsidRDefault="00AE6239">
        <w:pPr>
          <w:pStyle w:val="Stopka"/>
          <w:jc w:val="right"/>
          <w:rPr>
            <w:ins w:id="546" w:author="Sebastian" w:date="2011-09-01T19:46:00Z"/>
          </w:rPr>
        </w:pPr>
        <w:ins w:id="547" w:author="Sebastian" w:date="2011-09-01T19:46:00Z">
          <w:r>
            <w:fldChar w:fldCharType="begin"/>
          </w:r>
          <w:r>
            <w:instrText xml:space="preserve"> PAGE   \* MERGEFORMAT </w:instrText>
          </w:r>
          <w:r>
            <w:fldChar w:fldCharType="separate"/>
          </w:r>
        </w:ins>
        <w:r w:rsidR="00C96310">
          <w:rPr>
            <w:noProof/>
          </w:rPr>
          <w:t>52</w:t>
        </w:r>
        <w:ins w:id="548" w:author="Sebastian" w:date="2011-09-01T19:46:00Z">
          <w:r>
            <w:fldChar w:fldCharType="end"/>
          </w:r>
        </w:ins>
      </w:p>
    </w:sdtContent>
    <w:customXmlInsRangeStart w:id="549" w:author="Sebastian" w:date="2011-09-01T19:46:00Z"/>
  </w:sdt>
  <w:customXmlInsRangeEnd w:id="549"/>
  <w:p w:rsidR="00AE6239" w:rsidRDefault="00AE623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239" w:rsidRDefault="00AE6239">
    <w:pPr>
      <w:pStyle w:val="Stopka"/>
      <w:jc w:val="right"/>
    </w:pPr>
  </w:p>
  <w:p w:rsidR="00AE6239" w:rsidRDefault="00AE623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6477" w:rsidRDefault="00556477" w:rsidP="006D1A95">
      <w:r>
        <w:separator/>
      </w:r>
    </w:p>
  </w:footnote>
  <w:footnote w:type="continuationSeparator" w:id="0">
    <w:p w:rsidR="00556477" w:rsidRDefault="00556477" w:rsidP="006D1A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visionView w:markup="0"/>
  <w:defaultTabStop w:val="708"/>
  <w:hyphenationZone w:val="425"/>
  <w:drawingGridHorizontalSpacing w:val="110"/>
  <w:displayHorizontalDrawingGridEvery w:val="2"/>
  <w:characterSpacingControl w:val="doNotCompress"/>
  <w:hdrShapeDefaults>
    <o:shapedefaults v:ext="edit" spidmax="62466">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D04"/>
    <w:rsid w:val="000265F6"/>
    <w:rsid w:val="000343A7"/>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55EC5"/>
    <w:rsid w:val="00162DB9"/>
    <w:rsid w:val="0016300C"/>
    <w:rsid w:val="0016603D"/>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623B"/>
    <w:rsid w:val="002E7555"/>
    <w:rsid w:val="002F2C4A"/>
    <w:rsid w:val="002F483F"/>
    <w:rsid w:val="002F4CBD"/>
    <w:rsid w:val="002F6009"/>
    <w:rsid w:val="0030264E"/>
    <w:rsid w:val="003060F4"/>
    <w:rsid w:val="0030698E"/>
    <w:rsid w:val="00307CEA"/>
    <w:rsid w:val="003111A7"/>
    <w:rsid w:val="0031211F"/>
    <w:rsid w:val="00313F9A"/>
    <w:rsid w:val="003144E4"/>
    <w:rsid w:val="00317A4A"/>
    <w:rsid w:val="003234F2"/>
    <w:rsid w:val="00324558"/>
    <w:rsid w:val="00331D02"/>
    <w:rsid w:val="00336603"/>
    <w:rsid w:val="00347211"/>
    <w:rsid w:val="00370D31"/>
    <w:rsid w:val="00377BF0"/>
    <w:rsid w:val="003872DB"/>
    <w:rsid w:val="003B10C3"/>
    <w:rsid w:val="003B21BC"/>
    <w:rsid w:val="003B3068"/>
    <w:rsid w:val="003B78BA"/>
    <w:rsid w:val="003C02C6"/>
    <w:rsid w:val="003C34C6"/>
    <w:rsid w:val="003C6861"/>
    <w:rsid w:val="003D1A88"/>
    <w:rsid w:val="003D4D93"/>
    <w:rsid w:val="003D6CDA"/>
    <w:rsid w:val="003E02C1"/>
    <w:rsid w:val="003E1D17"/>
    <w:rsid w:val="003E2875"/>
    <w:rsid w:val="003E319E"/>
    <w:rsid w:val="003E35B5"/>
    <w:rsid w:val="003E65F1"/>
    <w:rsid w:val="003E6747"/>
    <w:rsid w:val="003F136F"/>
    <w:rsid w:val="003F1482"/>
    <w:rsid w:val="003F2DDD"/>
    <w:rsid w:val="003F6E77"/>
    <w:rsid w:val="00400359"/>
    <w:rsid w:val="00405483"/>
    <w:rsid w:val="00405739"/>
    <w:rsid w:val="00410C7B"/>
    <w:rsid w:val="00410E8E"/>
    <w:rsid w:val="00425FBC"/>
    <w:rsid w:val="00426962"/>
    <w:rsid w:val="004272B7"/>
    <w:rsid w:val="00444C00"/>
    <w:rsid w:val="0044529A"/>
    <w:rsid w:val="00446162"/>
    <w:rsid w:val="0045107F"/>
    <w:rsid w:val="00452128"/>
    <w:rsid w:val="0045473F"/>
    <w:rsid w:val="00464812"/>
    <w:rsid w:val="0046588E"/>
    <w:rsid w:val="00465A01"/>
    <w:rsid w:val="00466460"/>
    <w:rsid w:val="004727A7"/>
    <w:rsid w:val="00473F80"/>
    <w:rsid w:val="0047406E"/>
    <w:rsid w:val="00477D0F"/>
    <w:rsid w:val="004843B4"/>
    <w:rsid w:val="004948E5"/>
    <w:rsid w:val="004A3383"/>
    <w:rsid w:val="004A6735"/>
    <w:rsid w:val="004A73A0"/>
    <w:rsid w:val="004B0751"/>
    <w:rsid w:val="004B2C3C"/>
    <w:rsid w:val="004B6E3D"/>
    <w:rsid w:val="004C045B"/>
    <w:rsid w:val="004C1BDE"/>
    <w:rsid w:val="004C1F59"/>
    <w:rsid w:val="004C2629"/>
    <w:rsid w:val="004C3A46"/>
    <w:rsid w:val="004C572A"/>
    <w:rsid w:val="004C6799"/>
    <w:rsid w:val="004D133A"/>
    <w:rsid w:val="004D2C44"/>
    <w:rsid w:val="004D7408"/>
    <w:rsid w:val="004E4863"/>
    <w:rsid w:val="004E49A1"/>
    <w:rsid w:val="004E7617"/>
    <w:rsid w:val="004F009F"/>
    <w:rsid w:val="004F087C"/>
    <w:rsid w:val="004F4170"/>
    <w:rsid w:val="004F6591"/>
    <w:rsid w:val="00510DBA"/>
    <w:rsid w:val="005221BC"/>
    <w:rsid w:val="005372D0"/>
    <w:rsid w:val="005400D3"/>
    <w:rsid w:val="00550D2C"/>
    <w:rsid w:val="00551EA6"/>
    <w:rsid w:val="00554649"/>
    <w:rsid w:val="00556477"/>
    <w:rsid w:val="0056690D"/>
    <w:rsid w:val="00567FB4"/>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098B"/>
    <w:rsid w:val="00611ADF"/>
    <w:rsid w:val="00617AF4"/>
    <w:rsid w:val="006240C1"/>
    <w:rsid w:val="006258FA"/>
    <w:rsid w:val="00631DBB"/>
    <w:rsid w:val="00632744"/>
    <w:rsid w:val="006337D3"/>
    <w:rsid w:val="0065343C"/>
    <w:rsid w:val="00653B99"/>
    <w:rsid w:val="00657702"/>
    <w:rsid w:val="00676162"/>
    <w:rsid w:val="00691CA4"/>
    <w:rsid w:val="006A6ABC"/>
    <w:rsid w:val="006B023F"/>
    <w:rsid w:val="006B6E61"/>
    <w:rsid w:val="006C2DB7"/>
    <w:rsid w:val="006C4E34"/>
    <w:rsid w:val="006C4FB1"/>
    <w:rsid w:val="006C6D89"/>
    <w:rsid w:val="006C7C39"/>
    <w:rsid w:val="006D1A95"/>
    <w:rsid w:val="006D341B"/>
    <w:rsid w:val="006D50A0"/>
    <w:rsid w:val="006D6396"/>
    <w:rsid w:val="006F2B7D"/>
    <w:rsid w:val="006F3469"/>
    <w:rsid w:val="006F68EA"/>
    <w:rsid w:val="007045CA"/>
    <w:rsid w:val="00704C03"/>
    <w:rsid w:val="007054DA"/>
    <w:rsid w:val="007061D0"/>
    <w:rsid w:val="007062B9"/>
    <w:rsid w:val="0071502F"/>
    <w:rsid w:val="00726470"/>
    <w:rsid w:val="00731A4A"/>
    <w:rsid w:val="007342B5"/>
    <w:rsid w:val="00736A07"/>
    <w:rsid w:val="00740437"/>
    <w:rsid w:val="0074147F"/>
    <w:rsid w:val="0074625B"/>
    <w:rsid w:val="00752657"/>
    <w:rsid w:val="0075610F"/>
    <w:rsid w:val="00757A52"/>
    <w:rsid w:val="00764D0D"/>
    <w:rsid w:val="00781A21"/>
    <w:rsid w:val="00782F4B"/>
    <w:rsid w:val="00791BFD"/>
    <w:rsid w:val="007941D2"/>
    <w:rsid w:val="00796063"/>
    <w:rsid w:val="00796836"/>
    <w:rsid w:val="007A0652"/>
    <w:rsid w:val="007A5DDC"/>
    <w:rsid w:val="007A6C19"/>
    <w:rsid w:val="007B65E4"/>
    <w:rsid w:val="007B71E3"/>
    <w:rsid w:val="007C414F"/>
    <w:rsid w:val="007C6995"/>
    <w:rsid w:val="007D3CAE"/>
    <w:rsid w:val="007D4C49"/>
    <w:rsid w:val="007E0A32"/>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70FA8"/>
    <w:rsid w:val="00881112"/>
    <w:rsid w:val="008812B2"/>
    <w:rsid w:val="00883374"/>
    <w:rsid w:val="00886677"/>
    <w:rsid w:val="00894F1C"/>
    <w:rsid w:val="008A15B2"/>
    <w:rsid w:val="008A1FE5"/>
    <w:rsid w:val="008A2099"/>
    <w:rsid w:val="008A3B8F"/>
    <w:rsid w:val="008A4F41"/>
    <w:rsid w:val="008B040E"/>
    <w:rsid w:val="008B419C"/>
    <w:rsid w:val="008C2815"/>
    <w:rsid w:val="008D295D"/>
    <w:rsid w:val="008D45FF"/>
    <w:rsid w:val="008D633B"/>
    <w:rsid w:val="008E4B35"/>
    <w:rsid w:val="008E69FB"/>
    <w:rsid w:val="008F409C"/>
    <w:rsid w:val="009001C6"/>
    <w:rsid w:val="00903DDF"/>
    <w:rsid w:val="00906073"/>
    <w:rsid w:val="009072FA"/>
    <w:rsid w:val="00914243"/>
    <w:rsid w:val="009179B0"/>
    <w:rsid w:val="00921871"/>
    <w:rsid w:val="0092207C"/>
    <w:rsid w:val="00933D3C"/>
    <w:rsid w:val="0093465E"/>
    <w:rsid w:val="00940286"/>
    <w:rsid w:val="0094194B"/>
    <w:rsid w:val="009445B1"/>
    <w:rsid w:val="00944C3A"/>
    <w:rsid w:val="0094588B"/>
    <w:rsid w:val="00947535"/>
    <w:rsid w:val="00961B2A"/>
    <w:rsid w:val="00982AFB"/>
    <w:rsid w:val="009832E7"/>
    <w:rsid w:val="009864F9"/>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2C87"/>
    <w:rsid w:val="00A1713C"/>
    <w:rsid w:val="00A220A0"/>
    <w:rsid w:val="00A253C4"/>
    <w:rsid w:val="00A26295"/>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3708"/>
    <w:rsid w:val="00A83BD2"/>
    <w:rsid w:val="00A93134"/>
    <w:rsid w:val="00A94B0E"/>
    <w:rsid w:val="00AA138F"/>
    <w:rsid w:val="00AA1E3E"/>
    <w:rsid w:val="00AA73CE"/>
    <w:rsid w:val="00AB2A9A"/>
    <w:rsid w:val="00AB2B44"/>
    <w:rsid w:val="00AB7F78"/>
    <w:rsid w:val="00AC343C"/>
    <w:rsid w:val="00AC4B25"/>
    <w:rsid w:val="00AD6FC8"/>
    <w:rsid w:val="00AE6239"/>
    <w:rsid w:val="00B008C2"/>
    <w:rsid w:val="00B01635"/>
    <w:rsid w:val="00B0224E"/>
    <w:rsid w:val="00B138EA"/>
    <w:rsid w:val="00B147A9"/>
    <w:rsid w:val="00B15A17"/>
    <w:rsid w:val="00B1622B"/>
    <w:rsid w:val="00B213BF"/>
    <w:rsid w:val="00B21824"/>
    <w:rsid w:val="00B23F22"/>
    <w:rsid w:val="00B30D0A"/>
    <w:rsid w:val="00B4515E"/>
    <w:rsid w:val="00B4716F"/>
    <w:rsid w:val="00B47A64"/>
    <w:rsid w:val="00B47F17"/>
    <w:rsid w:val="00B5389E"/>
    <w:rsid w:val="00B5547E"/>
    <w:rsid w:val="00B56B16"/>
    <w:rsid w:val="00B57808"/>
    <w:rsid w:val="00B60D1E"/>
    <w:rsid w:val="00B62C48"/>
    <w:rsid w:val="00B6632E"/>
    <w:rsid w:val="00B6661E"/>
    <w:rsid w:val="00B74171"/>
    <w:rsid w:val="00B81D3B"/>
    <w:rsid w:val="00B8439F"/>
    <w:rsid w:val="00B8503E"/>
    <w:rsid w:val="00B86746"/>
    <w:rsid w:val="00BA4FD2"/>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48E"/>
    <w:rsid w:val="00C44863"/>
    <w:rsid w:val="00C44AD5"/>
    <w:rsid w:val="00C55CF6"/>
    <w:rsid w:val="00C64361"/>
    <w:rsid w:val="00C64733"/>
    <w:rsid w:val="00C64DDF"/>
    <w:rsid w:val="00C6524B"/>
    <w:rsid w:val="00C6562C"/>
    <w:rsid w:val="00C6569D"/>
    <w:rsid w:val="00C6647B"/>
    <w:rsid w:val="00C66935"/>
    <w:rsid w:val="00C7310D"/>
    <w:rsid w:val="00C74E69"/>
    <w:rsid w:val="00C759F9"/>
    <w:rsid w:val="00C8050F"/>
    <w:rsid w:val="00C8434A"/>
    <w:rsid w:val="00C96310"/>
    <w:rsid w:val="00C96632"/>
    <w:rsid w:val="00CA1A2C"/>
    <w:rsid w:val="00CB27C6"/>
    <w:rsid w:val="00CC0A3B"/>
    <w:rsid w:val="00CC0B41"/>
    <w:rsid w:val="00CC766F"/>
    <w:rsid w:val="00CD003B"/>
    <w:rsid w:val="00CD08B1"/>
    <w:rsid w:val="00CD48E8"/>
    <w:rsid w:val="00CE1070"/>
    <w:rsid w:val="00CE7233"/>
    <w:rsid w:val="00CF256A"/>
    <w:rsid w:val="00CF4D79"/>
    <w:rsid w:val="00D01D16"/>
    <w:rsid w:val="00D04494"/>
    <w:rsid w:val="00D07A1D"/>
    <w:rsid w:val="00D105F2"/>
    <w:rsid w:val="00D1092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A4D42"/>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580E"/>
    <w:rsid w:val="00E66FB0"/>
    <w:rsid w:val="00E67B4F"/>
    <w:rsid w:val="00E70A90"/>
    <w:rsid w:val="00E7232E"/>
    <w:rsid w:val="00E76546"/>
    <w:rsid w:val="00E81751"/>
    <w:rsid w:val="00E82368"/>
    <w:rsid w:val="00E82508"/>
    <w:rsid w:val="00E83E2E"/>
    <w:rsid w:val="00E83F6A"/>
    <w:rsid w:val="00E85A6F"/>
    <w:rsid w:val="00E87AB8"/>
    <w:rsid w:val="00E92652"/>
    <w:rsid w:val="00E94DDA"/>
    <w:rsid w:val="00EA1D0C"/>
    <w:rsid w:val="00EA3D56"/>
    <w:rsid w:val="00EB47FF"/>
    <w:rsid w:val="00EB73FE"/>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1941"/>
    <w:rsid w:val="00F55E9D"/>
    <w:rsid w:val="00F621DB"/>
    <w:rsid w:val="00F64789"/>
    <w:rsid w:val="00F67A8C"/>
    <w:rsid w:val="00F822B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none"/>
    </o:shapedefaults>
    <o:shapelayout v:ext="edit">
      <o:idmap v:ext="edit" data="1"/>
      <o:rules v:ext="edit">
        <o:r id="V:Rule7" type="connector" idref="#_x0000_s1053"/>
        <o:r id="V:Rule8" type="connector" idref="#_x0000_s1067"/>
        <o:r id="V:Rule9" type="connector" idref="#_x0000_s1064"/>
        <o:r id="V:Rule10" type="connector" idref="#_x0000_s1063"/>
        <o:r id="V:Rule11" type="connector" idref="#_x0000_s1065"/>
        <o:r id="V:Rule12" type="connector" idref="#_x0000_s1066"/>
        <o:r id="V:Rule14" type="connector" idref="#_x0000_s1075"/>
        <o:r id="V:Rule16" type="connector" idref="#_x0000_s1076"/>
        <o:r id="V:Rule17" type="connector" idref="#_x0000_s1077"/>
        <o:r id="V:Rule18" type="connector" idref="#_x0000_s1078"/>
        <o:r id="V:Rule19" type="connector" idref="#_x0000_s1079"/>
        <o:r id="V:Rule20" type="connector" idref="#_x0000_s1080"/>
        <o:r id="V:Rule23" type="connector" idref="#_x0000_s1092"/>
        <o:r id="V:Rule24" type="connector" idref="#_x0000_s1097"/>
        <o:r id="V:Rule25"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17</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16</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22</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23</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10</b:RefOrder>
  </b:Source>
</b:Sources>
</file>

<file path=customXml/itemProps1.xml><?xml version="1.0" encoding="utf-8"?>
<ds:datastoreItem xmlns:ds="http://schemas.openxmlformats.org/officeDocument/2006/customXml" ds:itemID="{05C8D1F3-8BC1-4CFC-8426-B7165CEE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70</Pages>
  <Words>15860</Words>
  <Characters>95162</Characters>
  <Application>Microsoft Office Word</Application>
  <DocSecurity>0</DocSecurity>
  <Lines>793</Lines>
  <Paragraphs>221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25</cp:revision>
  <cp:lastPrinted>2011-09-01T09:58:00Z</cp:lastPrinted>
  <dcterms:created xsi:type="dcterms:W3CDTF">2011-09-02T09:02:00Z</dcterms:created>
  <dcterms:modified xsi:type="dcterms:W3CDTF">2011-09-02T16:34:00Z</dcterms:modified>
</cp:coreProperties>
</file>