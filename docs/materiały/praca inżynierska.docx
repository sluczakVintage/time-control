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C8050F" w:rsidP="00781A21">
      <w:pPr>
        <w:pStyle w:val="Stopka"/>
        <w:tabs>
          <w:tab w:val="clear" w:pos="4536"/>
          <w:tab w:val="clear" w:pos="9072"/>
        </w:tabs>
        <w:spacing w:before="240" w:line="360" w:lineRule="auto"/>
        <w:jc w:val="center"/>
        <w:rPr>
          <w:rFonts w:ascii="Times New Roman" w:hAnsi="Times New Roman"/>
          <w:sz w:val="28"/>
        </w:rPr>
      </w:pPr>
      <w:ins w:id="0" w:author="Sebastian" w:date="2011-09-01T19:49:00Z">
        <w:r w:rsidRPr="00C8050F">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C8050F"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del w:id="1" w:author="Sebastian" w:date="2011-09-01T19:49:00Z">
        <w:r>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C8050F" w:rsidP="00781A21">
      <w:pPr>
        <w:spacing w:line="360" w:lineRule="auto"/>
        <w:jc w:val="center"/>
        <w:rPr>
          <w:b/>
          <w:sz w:val="32"/>
          <w:szCs w:val="32"/>
        </w:rPr>
      </w:pPr>
      <w:r w:rsidRPr="00C8050F">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30698E" w:rsidRPr="002E7555" w:rsidRDefault="0030698E"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2" w:author="Sebastian" w:date="2011-09-01T19:42:00Z">
        <w:r w:rsidDel="002F483F">
          <w:br w:type="page"/>
        </w:r>
      </w:del>
    </w:p>
    <w:p w:rsidR="002F483F" w:rsidRDefault="00C8050F">
      <w:pPr>
        <w:jc w:val="left"/>
        <w:rPr>
          <w:ins w:id="3" w:author="Sebastian" w:date="2011-09-01T19:42:00Z"/>
        </w:rPr>
      </w:pPr>
      <w:ins w:id="4" w:author="Sebastian" w:date="2011-09-01T19:50:00Z">
        <w:r w:rsidRPr="00C8050F">
          <w:rPr>
            <w:b/>
            <w:noProof/>
            <w:sz w:val="36"/>
            <w:lang w:eastAsia="pl-PL"/>
          </w:rPr>
          <w:pict>
            <v:shape id="_x0000_s1067" type="#_x0000_t32" style="position:absolute;margin-left:-20.6pt;margin-top:41.3pt;width:493.6pt;height:0;z-index:251670528" o:connectortype="straight" strokeweight="1.25pt"/>
          </w:pict>
        </w:r>
      </w:ins>
    </w:p>
    <w:p w:rsidR="008B419C" w:rsidDel="00AB2A9A" w:rsidRDefault="008B419C" w:rsidP="00AB2A9A">
      <w:pPr>
        <w:pStyle w:val="NormalnyIn"/>
        <w:ind w:firstLine="0"/>
        <w:rPr>
          <w:del w:id="5" w:author="Sebastian Łuczak" w:date="2011-09-02T10:48:00Z"/>
        </w:rPr>
        <w:pPrChange w:id="6" w:author="Sebastian Łuczak" w:date="2011-09-02T10:48:00Z">
          <w:pPr>
            <w:jc w:val="left"/>
          </w:pPr>
        </w:pPrChange>
      </w:pPr>
      <w:del w:id="7" w:author="Sebastian Łuczak" w:date="2011-09-02T10:48:00Z">
        <w:r w:rsidDel="00AB2A9A">
          <w:lastRenderedPageBreak/>
          <w:delText>Streszczenie w języku polskim</w:delText>
        </w:r>
      </w:del>
    </w:p>
    <w:p w:rsidR="0030698E" w:rsidRDefault="008B419C">
      <w:pPr>
        <w:pStyle w:val="NormalnyIn"/>
        <w:pPrChange w:id="8" w:author="Maciek" w:date="2011-09-01T23:09:00Z">
          <w:pPr>
            <w:jc w:val="left"/>
          </w:pPr>
        </w:pPrChange>
      </w:pPr>
      <w:del w:id="9" w:author="Maciek" w:date="2011-09-01T23:05:00Z">
        <w:r w:rsidDel="00676162">
          <w:br w:type="page"/>
        </w:r>
      </w:del>
      <w:ins w:id="10" w:author="Maciek" w:date="2011-09-01T23:04:00Z">
        <w:r w:rsidR="00676162">
          <w:t>Niniejsza praca ma na celu przedstawienie możliwości wykorzystania technologii komunikacji zbliżeniowej NFC</w:t>
        </w:r>
        <w:del w:id="11"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2" w:author="Sebastian Łuczak" w:date="2011-09-02T10:05:00Z">
          <w:r w:rsidR="00676162" w:rsidDel="003B3068">
            <w:delText>e</w:delText>
          </w:r>
        </w:del>
      </w:ins>
      <w:ins w:id="13" w:author="Sebastian Łuczak" w:date="2011-09-02T10:05:00Z">
        <w:r w:rsidR="003B3068">
          <w:t>u</w:t>
        </w:r>
      </w:ins>
      <w:ins w:id="14"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15"/>
        <w:r w:rsidR="00676162">
          <w:t>ograniczenia</w:t>
        </w:r>
        <w:commentRangeEnd w:id="15"/>
        <w:r w:rsidR="00676162">
          <w:rPr>
            <w:rStyle w:val="Odwoaniedokomentarza"/>
            <w:rFonts w:ascii="Calibri" w:eastAsia="Calibri" w:hAnsi="Calibri"/>
            <w:lang w:eastAsia="en-US"/>
          </w:rPr>
          <w:commentReference w:id="15"/>
        </w:r>
        <w:r w:rsidR="00676162">
          <w:t>.</w:t>
        </w:r>
      </w:ins>
    </w:p>
    <w:p w:rsidR="003B3068" w:rsidRDefault="003B3068">
      <w:pPr>
        <w:jc w:val="left"/>
        <w:rPr>
          <w:ins w:id="16" w:author="Sebastian Łuczak" w:date="2011-09-02T10:05:00Z"/>
        </w:rPr>
      </w:pPr>
      <w:ins w:id="17" w:author="Sebastian Łuczak" w:date="2011-09-02T10:05:00Z">
        <w:r>
          <w:br w:type="page"/>
        </w:r>
      </w:ins>
    </w:p>
    <w:p w:rsidR="00AB2A9A" w:rsidRDefault="003B3068">
      <w:pPr>
        <w:jc w:val="left"/>
        <w:rPr>
          <w:ins w:id="18" w:author="Sebastian Łuczak" w:date="2011-09-02T10:48:00Z"/>
        </w:rPr>
      </w:pPr>
      <w:ins w:id="19" w:author="Sebastian Łuczak" w:date="2011-09-02T10:05:00Z">
        <w:r>
          <w:lastRenderedPageBreak/>
          <w:t>Streszczenie w języku angielskim</w:t>
        </w:r>
      </w:ins>
    </w:p>
    <w:p w:rsidR="00AB2A9A" w:rsidRDefault="00AB2A9A" w:rsidP="00870FA8">
      <w:pPr>
        <w:pStyle w:val="NormalnyIn"/>
        <w:ind w:firstLine="0"/>
        <w:rPr>
          <w:ins w:id="20" w:author="Sebastian Łuczak" w:date="2011-09-02T10:48:00Z"/>
        </w:rPr>
        <w:pPrChange w:id="21" w:author="Sebastian Łuczak" w:date="2011-09-02T10:49:00Z">
          <w:pPr>
            <w:pStyle w:val="NormalnyIn"/>
          </w:pPr>
        </w:pPrChange>
      </w:pPr>
      <w:ins w:id="22"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3"/>
        <w:r>
          <w:t>ograniczenia</w:t>
        </w:r>
        <w:commentRangeEnd w:id="23"/>
        <w:r>
          <w:rPr>
            <w:rStyle w:val="Odwoaniedokomentarza"/>
            <w:rFonts w:ascii="Calibri" w:eastAsia="Calibri" w:hAnsi="Calibri"/>
            <w:lang w:eastAsia="en-US"/>
          </w:rPr>
          <w:commentReference w:id="23"/>
        </w:r>
        <w:r>
          <w:t>.</w:t>
        </w:r>
      </w:ins>
    </w:p>
    <w:p w:rsidR="0030698E" w:rsidDel="003B3068" w:rsidRDefault="008B419C">
      <w:pPr>
        <w:pStyle w:val="NormalnyIn"/>
        <w:rPr>
          <w:del w:id="24" w:author="Sebastian Łuczak" w:date="2011-09-02T10:05:00Z"/>
        </w:rPr>
        <w:pPrChange w:id="25" w:author="Maciek" w:date="2011-09-01T23:09:00Z">
          <w:pPr>
            <w:jc w:val="left"/>
          </w:pPr>
        </w:pPrChange>
      </w:pPr>
      <w:del w:id="26"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27" w:author="Maciek" w:date="2011-09-01T23:05:00Z"/>
        </w:rPr>
      </w:pPr>
      <w:ins w:id="28" w:author="Maciek" w:date="2011-09-01T23:05:00Z">
        <w:r>
          <w:lastRenderedPageBreak/>
          <w:t>Specjalność: Telekomunikacja –  Systemy i Sieci Telekomunikacyjne</w:t>
        </w:r>
      </w:ins>
    </w:p>
    <w:p w:rsidR="00676162" w:rsidRDefault="00676162" w:rsidP="00676162">
      <w:pPr>
        <w:ind w:left="4248"/>
        <w:jc w:val="left"/>
        <w:rPr>
          <w:ins w:id="29" w:author="Maciek" w:date="2011-09-01T23:05:00Z"/>
        </w:rPr>
      </w:pPr>
      <w:ins w:id="30" w:author="Maciek" w:date="2011-09-01T23:05:00Z">
        <w:r>
          <w:t xml:space="preserve">Data urodzenia: 8 lipca 1988 </w:t>
        </w:r>
      </w:ins>
    </w:p>
    <w:p w:rsidR="00676162" w:rsidRDefault="00676162" w:rsidP="00676162">
      <w:pPr>
        <w:ind w:left="4248"/>
        <w:jc w:val="left"/>
        <w:rPr>
          <w:ins w:id="31" w:author="Maciek" w:date="2011-09-01T23:05:00Z"/>
        </w:rPr>
      </w:pPr>
      <w:ins w:id="32" w:author="Maciek" w:date="2011-09-01T23:05:00Z">
        <w:r>
          <w:t xml:space="preserve">Data rozpoczęcia studiów: 01 października </w:t>
        </w:r>
        <w:commentRangeStart w:id="33"/>
        <w:r>
          <w:t>2007</w:t>
        </w:r>
        <w:commentRangeEnd w:id="33"/>
        <w:r>
          <w:rPr>
            <w:rStyle w:val="Odwoaniedokomentarza"/>
          </w:rPr>
          <w:commentReference w:id="33"/>
        </w:r>
      </w:ins>
    </w:p>
    <w:p w:rsidR="00676162" w:rsidRDefault="00676162" w:rsidP="00676162">
      <w:pPr>
        <w:jc w:val="left"/>
        <w:rPr>
          <w:ins w:id="34" w:author="Maciek" w:date="2011-09-01T23:05:00Z"/>
        </w:rPr>
      </w:pPr>
    </w:p>
    <w:p w:rsidR="00676162" w:rsidRDefault="00676162" w:rsidP="00676162">
      <w:pPr>
        <w:jc w:val="left"/>
        <w:rPr>
          <w:ins w:id="35" w:author="Maciek" w:date="2011-09-01T23:05:00Z"/>
        </w:rPr>
      </w:pPr>
    </w:p>
    <w:p w:rsidR="00676162" w:rsidRDefault="00676162" w:rsidP="00676162">
      <w:pPr>
        <w:jc w:val="left"/>
        <w:rPr>
          <w:ins w:id="36" w:author="Maciek" w:date="2011-09-01T23:05:00Z"/>
        </w:rPr>
      </w:pPr>
    </w:p>
    <w:p w:rsidR="00676162" w:rsidRDefault="00676162" w:rsidP="00676162">
      <w:pPr>
        <w:jc w:val="left"/>
        <w:rPr>
          <w:ins w:id="37" w:author="Maciek" w:date="2011-09-01T23:05:00Z"/>
        </w:rPr>
      </w:pPr>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pStyle w:val="NormalnyIn"/>
        <w:jc w:val="center"/>
        <w:rPr>
          <w:ins w:id="43" w:author="Maciek" w:date="2011-09-01T23:05:00Z"/>
        </w:rPr>
      </w:pPr>
      <w:ins w:id="44" w:author="Maciek" w:date="2011-09-01T23:05:00Z">
        <w:r>
          <w:t>Życiorys</w:t>
        </w:r>
      </w:ins>
    </w:p>
    <w:p w:rsidR="00676162" w:rsidRDefault="00676162" w:rsidP="00676162">
      <w:pPr>
        <w:pStyle w:val="NormalnyIn"/>
        <w:rPr>
          <w:ins w:id="45" w:author="Maciek" w:date="2011-09-01T23:05:00Z"/>
        </w:rPr>
      </w:pPr>
    </w:p>
    <w:p w:rsidR="00676162" w:rsidRDefault="00676162" w:rsidP="00676162">
      <w:pPr>
        <w:pStyle w:val="NormalnyIn"/>
        <w:rPr>
          <w:ins w:id="46" w:author="Maciek" w:date="2011-09-01T23:05:00Z"/>
        </w:rPr>
      </w:pPr>
    </w:p>
    <w:p w:rsidR="00676162" w:rsidRDefault="00676162" w:rsidP="00676162">
      <w:pPr>
        <w:pStyle w:val="NormalnyIn"/>
        <w:ind w:firstLine="0"/>
        <w:rPr>
          <w:ins w:id="47" w:author="Maciek" w:date="2011-09-01T23:05:00Z"/>
        </w:rPr>
      </w:pPr>
      <w:ins w:id="48" w:author="Maciek" w:date="2011-09-01T23:05:00Z">
        <w:r>
          <w:t>Urodziłem się 08.07.1988 r. w Warszawie. Po ukończeniu szkoły podstawowej</w:t>
        </w:r>
      </w:ins>
      <w:ins w:id="49" w:author="Sebastian Łuczak" w:date="2011-09-02T10:08:00Z">
        <w:r w:rsidR="003B3068">
          <w:t xml:space="preserve"> i gimnazjum</w:t>
        </w:r>
      </w:ins>
      <w:ins w:id="50" w:author="Maciek" w:date="2011-09-01T23:05:00Z">
        <w:r>
          <w:t xml:space="preserve">,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676162" w:rsidRDefault="00676162" w:rsidP="00676162">
      <w:pPr>
        <w:jc w:val="left"/>
        <w:rPr>
          <w:ins w:id="51" w:author="Maciek" w:date="2011-09-01T23:05:00Z"/>
        </w:rPr>
      </w:pPr>
    </w:p>
    <w:p w:rsidR="00676162" w:rsidRDefault="00676162" w:rsidP="00676162">
      <w:pPr>
        <w:jc w:val="left"/>
        <w:rPr>
          <w:ins w:id="52" w:author="Maciek" w:date="2011-09-01T23:05:00Z"/>
        </w:rPr>
      </w:pPr>
    </w:p>
    <w:p w:rsidR="00676162" w:rsidRDefault="00676162" w:rsidP="00676162">
      <w:pPr>
        <w:jc w:val="left"/>
        <w:rPr>
          <w:ins w:id="53" w:author="Maciek" w:date="2011-09-01T23:05:00Z"/>
        </w:rPr>
      </w:pPr>
    </w:p>
    <w:p w:rsidR="00676162" w:rsidRDefault="00676162" w:rsidP="00676162">
      <w:pPr>
        <w:jc w:val="left"/>
        <w:rPr>
          <w:ins w:id="54" w:author="Maciek" w:date="2011-09-01T23:05:00Z"/>
        </w:rPr>
      </w:pPr>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ind w:left="4248"/>
        <w:jc w:val="center"/>
        <w:rPr>
          <w:ins w:id="57" w:author="Maciek" w:date="2011-09-01T23:05:00Z"/>
        </w:rPr>
      </w:pPr>
      <w:ins w:id="58" w:author="Maciek" w:date="2011-09-01T23:05:00Z">
        <w:r>
          <w:t>………………………………</w:t>
        </w:r>
      </w:ins>
    </w:p>
    <w:p w:rsidR="00676162" w:rsidRDefault="00676162" w:rsidP="00676162">
      <w:pPr>
        <w:ind w:left="3540" w:firstLine="708"/>
        <w:jc w:val="center"/>
        <w:rPr>
          <w:ins w:id="59" w:author="Maciek" w:date="2011-09-01T23:05:00Z"/>
        </w:rPr>
      </w:pPr>
      <w:ins w:id="60" w:author="Maciek" w:date="2011-09-01T23:05:00Z">
        <w:r>
          <w:t>Podpis</w:t>
        </w:r>
      </w:ins>
    </w:p>
    <w:p w:rsidR="00676162" w:rsidRDefault="00676162" w:rsidP="00676162">
      <w:pPr>
        <w:jc w:val="left"/>
        <w:rPr>
          <w:ins w:id="61" w:author="Maciek" w:date="2011-09-01T23:05:00Z"/>
        </w:rPr>
      </w:pPr>
    </w:p>
    <w:p w:rsidR="00676162" w:rsidRDefault="00676162" w:rsidP="00676162">
      <w:pPr>
        <w:jc w:val="left"/>
        <w:rPr>
          <w:ins w:id="62" w:author="Maciek" w:date="2011-09-01T23:05:00Z"/>
        </w:rPr>
      </w:pPr>
    </w:p>
    <w:p w:rsidR="00676162" w:rsidRDefault="00676162" w:rsidP="00676162">
      <w:pPr>
        <w:jc w:val="left"/>
        <w:rPr>
          <w:ins w:id="63" w:author="Maciek" w:date="2011-09-01T23:05:00Z"/>
        </w:rPr>
      </w:pPr>
    </w:p>
    <w:p w:rsidR="00676162" w:rsidRDefault="00676162" w:rsidP="00676162">
      <w:pPr>
        <w:jc w:val="left"/>
        <w:rPr>
          <w:ins w:id="64" w:author="Maciek" w:date="2011-09-01T23:05:00Z"/>
        </w:rPr>
      </w:pPr>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ins w:id="70" w:author="Maciek" w:date="2011-09-01T23:05:00Z">
        <w:r>
          <w:t xml:space="preserve">EGZAMIN DYPLOMOWY </w:t>
        </w:r>
      </w:ins>
    </w:p>
    <w:p w:rsidR="00676162" w:rsidRDefault="00676162" w:rsidP="00676162">
      <w:pPr>
        <w:jc w:val="left"/>
        <w:rPr>
          <w:ins w:id="71" w:author="Maciek" w:date="2011-09-01T23:05:00Z"/>
        </w:rPr>
      </w:pPr>
      <w:ins w:id="72" w:author="Maciek" w:date="2011-09-01T23:05:00Z">
        <w:r>
          <w:t xml:space="preserve">Złożył egzamin dyplomowy w dniu  ………………… </w:t>
        </w:r>
      </w:ins>
    </w:p>
    <w:p w:rsidR="00676162" w:rsidRDefault="00676162" w:rsidP="00676162">
      <w:pPr>
        <w:jc w:val="left"/>
        <w:rPr>
          <w:ins w:id="73" w:author="Maciek" w:date="2011-09-01T23:05:00Z"/>
        </w:rPr>
      </w:pPr>
      <w:ins w:id="74" w:author="Maciek" w:date="2011-09-01T23:05:00Z">
        <w:r>
          <w:t xml:space="preserve">Ogólny wynik studiów </w:t>
        </w:r>
        <w:del w:id="75" w:author="Sebastian Łuczak" w:date="2011-09-02T10:08:00Z">
          <w:r w:rsidDel="003B3068">
            <w:delText xml:space="preserve"> </w:delText>
          </w:r>
        </w:del>
      </w:ins>
      <w:ins w:id="76" w:author="Sebastian Łuczak" w:date="2011-09-02T10:08:00Z">
        <w:r w:rsidR="003B3068">
          <w:t>…………………………………….</w:t>
        </w:r>
      </w:ins>
      <w:ins w:id="77" w:author="Maciek" w:date="2011-09-01T23:05:00Z">
        <w:del w:id="78" w:author="Sebastian Łuczak" w:date="2011-09-02T10:08:00Z">
          <w:r w:rsidDel="003B3068">
            <w:delText xml:space="preserve">……………………………… </w:delText>
          </w:r>
        </w:del>
      </w:ins>
    </w:p>
    <w:p w:rsidR="008B419C" w:rsidDel="00676162" w:rsidRDefault="00676162" w:rsidP="00676162">
      <w:pPr>
        <w:jc w:val="left"/>
        <w:rPr>
          <w:del w:id="79" w:author="Maciek" w:date="2011-09-01T23:05:00Z"/>
        </w:rPr>
      </w:pPr>
      <w:ins w:id="80" w:author="Maciek" w:date="2011-09-01T23:05:00Z">
        <w:r>
          <w:t>Dodatkowe uwagi i wnioski Komisji …………………………………………………………………………………………………………………………………………………………………………………………………………………………………………………………………………………………………………………………</w:t>
        </w:r>
      </w:ins>
      <w:ins w:id="81" w:author="Sebastian Łuczak" w:date="2011-09-02T10:06:00Z">
        <w:r w:rsidR="003B3068">
          <w:t>……………………………………………………………………………………………………………………………………………………………</w:t>
        </w:r>
      </w:ins>
      <w:ins w:id="82" w:author="Maciek" w:date="2011-09-01T23:05:00Z">
        <w:del w:id="83" w:author="Sebastian Łuczak" w:date="2011-09-02T10:06:00Z">
          <w:r w:rsidDel="003B3068">
            <w:delText>…………………………………………………………………………………………………………………………………………………………</w:delText>
          </w:r>
        </w:del>
      </w:ins>
      <w:del w:id="84"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5" w:author="Sebastian Łuczak" w:date="2011-09-02T10:07:00Z"/>
        </w:rPr>
      </w:pPr>
      <w:ins w:id="86" w:author="Sebastian Łuczak" w:date="2011-09-02T10:07:00Z">
        <w:r>
          <w:lastRenderedPageBreak/>
          <w:t>Specjalność: Telekomunikacja –  Systemy i Sieci Telekomunikacyjne</w:t>
        </w:r>
      </w:ins>
    </w:p>
    <w:p w:rsidR="003B3068" w:rsidRDefault="003B3068" w:rsidP="003B3068">
      <w:pPr>
        <w:ind w:left="4248"/>
        <w:jc w:val="left"/>
        <w:rPr>
          <w:ins w:id="87" w:author="Sebastian Łuczak" w:date="2011-09-02T10:07:00Z"/>
        </w:rPr>
      </w:pPr>
      <w:ins w:id="88" w:author="Sebastian Łuczak" w:date="2011-09-02T10:07:00Z">
        <w:r>
          <w:t xml:space="preserve">Data urodzenia: 21 czerwca 1988 </w:t>
        </w:r>
      </w:ins>
    </w:p>
    <w:p w:rsidR="003B3068" w:rsidRDefault="003B3068" w:rsidP="003B3068">
      <w:pPr>
        <w:ind w:left="4248"/>
        <w:jc w:val="left"/>
        <w:rPr>
          <w:ins w:id="89" w:author="Sebastian Łuczak" w:date="2011-09-02T10:07:00Z"/>
        </w:rPr>
      </w:pPr>
      <w:ins w:id="90" w:author="Sebastian Łuczak" w:date="2011-09-02T10:07:00Z">
        <w:r>
          <w:t xml:space="preserve">Data rozpoczęcia studiów: 01 października </w:t>
        </w:r>
        <w:commentRangeStart w:id="91"/>
        <w:r>
          <w:t>2007</w:t>
        </w:r>
        <w:commentRangeEnd w:id="91"/>
        <w:r>
          <w:rPr>
            <w:rStyle w:val="Odwoaniedokomentarza"/>
          </w:rPr>
          <w:commentReference w:id="91"/>
        </w:r>
      </w:ins>
    </w:p>
    <w:p w:rsidR="003B3068" w:rsidRDefault="003B3068" w:rsidP="003B3068">
      <w:pPr>
        <w:jc w:val="left"/>
        <w:rPr>
          <w:ins w:id="92" w:author="Sebastian Łuczak" w:date="2011-09-02T10:07:00Z"/>
        </w:rPr>
      </w:pPr>
    </w:p>
    <w:p w:rsidR="003B3068" w:rsidRDefault="003B3068" w:rsidP="003B3068">
      <w:pPr>
        <w:jc w:val="left"/>
        <w:rPr>
          <w:ins w:id="93" w:author="Sebastian Łuczak" w:date="2011-09-02T10:07:00Z"/>
        </w:rPr>
      </w:pPr>
    </w:p>
    <w:p w:rsidR="003B3068" w:rsidRDefault="003B3068" w:rsidP="003B3068">
      <w:pPr>
        <w:jc w:val="left"/>
        <w:rPr>
          <w:ins w:id="94" w:author="Sebastian Łuczak" w:date="2011-09-02T10:07:00Z"/>
        </w:rPr>
      </w:pPr>
    </w:p>
    <w:p w:rsidR="003B3068" w:rsidRDefault="003B3068" w:rsidP="003B3068">
      <w:pPr>
        <w:jc w:val="left"/>
        <w:rPr>
          <w:ins w:id="95" w:author="Sebastian Łuczak" w:date="2011-09-02T10:07:00Z"/>
        </w:rPr>
      </w:pPr>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pStyle w:val="NormalnyIn"/>
        <w:jc w:val="center"/>
        <w:rPr>
          <w:ins w:id="101" w:author="Sebastian Łuczak" w:date="2011-09-02T10:07:00Z"/>
        </w:rPr>
      </w:pPr>
      <w:ins w:id="102" w:author="Sebastian Łuczak" w:date="2011-09-02T10:07:00Z">
        <w:r>
          <w:t>Życiorys</w:t>
        </w:r>
      </w:ins>
    </w:p>
    <w:p w:rsidR="003B3068" w:rsidRDefault="003B3068" w:rsidP="003B3068">
      <w:pPr>
        <w:pStyle w:val="NormalnyIn"/>
        <w:rPr>
          <w:ins w:id="103" w:author="Sebastian Łuczak" w:date="2011-09-02T10:07:00Z"/>
        </w:rPr>
      </w:pPr>
    </w:p>
    <w:p w:rsidR="003B3068" w:rsidRDefault="003B3068" w:rsidP="003B3068">
      <w:pPr>
        <w:pStyle w:val="NormalnyIn"/>
        <w:rPr>
          <w:ins w:id="104" w:author="Sebastian Łuczak" w:date="2011-09-02T10:07:00Z"/>
        </w:rPr>
      </w:pPr>
    </w:p>
    <w:p w:rsidR="003B3068" w:rsidRDefault="003B3068" w:rsidP="003B3068">
      <w:pPr>
        <w:pStyle w:val="NormalnyIn"/>
        <w:ind w:firstLine="0"/>
        <w:rPr>
          <w:ins w:id="105" w:author="Sebastian Łuczak" w:date="2011-09-02T10:07:00Z"/>
        </w:rPr>
      </w:pPr>
      <w:ins w:id="106" w:author="Sebastian Łuczak" w:date="2011-09-02T10:07:00Z">
        <w:r>
          <w:t xml:space="preserve">Urodziłem się 21.06.1988r. w Warszawie. Po ukończeniu szkoły podstawowej, i gimnazjum,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3B3068" w:rsidRDefault="003B3068" w:rsidP="003B3068">
      <w:pPr>
        <w:jc w:val="left"/>
        <w:rPr>
          <w:ins w:id="107" w:author="Sebastian Łuczak" w:date="2011-09-02T10:07:00Z"/>
        </w:rPr>
      </w:pPr>
    </w:p>
    <w:p w:rsidR="003B3068" w:rsidRDefault="003B3068" w:rsidP="003B3068">
      <w:pPr>
        <w:jc w:val="left"/>
        <w:rPr>
          <w:ins w:id="108" w:author="Sebastian Łuczak" w:date="2011-09-02T10:07:00Z"/>
        </w:rPr>
      </w:pPr>
    </w:p>
    <w:p w:rsidR="003B3068" w:rsidRDefault="003B3068" w:rsidP="003B3068">
      <w:pPr>
        <w:jc w:val="left"/>
        <w:rPr>
          <w:ins w:id="109" w:author="Sebastian Łuczak" w:date="2011-09-02T10:07:00Z"/>
        </w:rPr>
      </w:pPr>
    </w:p>
    <w:p w:rsidR="003B3068" w:rsidRDefault="003B3068" w:rsidP="003B3068">
      <w:pPr>
        <w:jc w:val="left"/>
        <w:rPr>
          <w:ins w:id="110" w:author="Sebastian Łuczak" w:date="2011-09-02T10:07:00Z"/>
        </w:rPr>
      </w:pPr>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ind w:left="4248"/>
        <w:jc w:val="center"/>
        <w:rPr>
          <w:ins w:id="113" w:author="Sebastian Łuczak" w:date="2011-09-02T10:07:00Z"/>
        </w:rPr>
      </w:pPr>
      <w:ins w:id="114" w:author="Sebastian Łuczak" w:date="2011-09-02T10:07:00Z">
        <w:r>
          <w:t>………………………………</w:t>
        </w:r>
      </w:ins>
    </w:p>
    <w:p w:rsidR="003B3068" w:rsidRDefault="003B3068" w:rsidP="003B3068">
      <w:pPr>
        <w:ind w:left="3540" w:firstLine="708"/>
        <w:jc w:val="center"/>
        <w:rPr>
          <w:ins w:id="115" w:author="Sebastian Łuczak" w:date="2011-09-02T10:07:00Z"/>
        </w:rPr>
      </w:pPr>
      <w:ins w:id="116" w:author="Sebastian Łuczak" w:date="2011-09-02T10:07:00Z">
        <w:r>
          <w:t>Podpis</w:t>
        </w:r>
      </w:ins>
    </w:p>
    <w:p w:rsidR="003B3068" w:rsidRDefault="003B3068" w:rsidP="003B3068">
      <w:pPr>
        <w:jc w:val="left"/>
        <w:rPr>
          <w:ins w:id="117" w:author="Sebastian Łuczak" w:date="2011-09-02T10:07:00Z"/>
        </w:rPr>
      </w:pPr>
    </w:p>
    <w:p w:rsidR="003B3068" w:rsidRDefault="003B3068" w:rsidP="003B3068">
      <w:pPr>
        <w:jc w:val="left"/>
        <w:rPr>
          <w:ins w:id="118" w:author="Sebastian Łuczak" w:date="2011-09-02T10:07:00Z"/>
        </w:rPr>
      </w:pPr>
    </w:p>
    <w:p w:rsidR="003B3068" w:rsidRDefault="003B3068" w:rsidP="003B3068">
      <w:pPr>
        <w:jc w:val="left"/>
        <w:rPr>
          <w:ins w:id="119" w:author="Sebastian Łuczak" w:date="2011-09-02T10:07:00Z"/>
        </w:rPr>
      </w:pPr>
    </w:p>
    <w:p w:rsidR="003B3068" w:rsidRDefault="003B3068" w:rsidP="003B3068">
      <w:pPr>
        <w:jc w:val="left"/>
        <w:rPr>
          <w:ins w:id="120" w:author="Sebastian Łuczak" w:date="2011-09-02T10:07:00Z"/>
        </w:rPr>
      </w:pPr>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ins w:id="126" w:author="Sebastian Łuczak" w:date="2011-09-02T10:07:00Z">
        <w:r>
          <w:t xml:space="preserve">EGZAMIN DYPLOMOWY </w:t>
        </w:r>
      </w:ins>
    </w:p>
    <w:p w:rsidR="003B3068" w:rsidRDefault="003B3068" w:rsidP="003B3068">
      <w:pPr>
        <w:jc w:val="left"/>
        <w:rPr>
          <w:ins w:id="127" w:author="Sebastian Łuczak" w:date="2011-09-02T10:07:00Z"/>
        </w:rPr>
      </w:pPr>
      <w:ins w:id="128" w:author="Sebastian Łuczak" w:date="2011-09-02T10:07:00Z">
        <w:r>
          <w:t xml:space="preserve">Złożył egzamin dyplomowy w dniu  ………………… </w:t>
        </w:r>
      </w:ins>
    </w:p>
    <w:p w:rsidR="003B3068" w:rsidRDefault="003B3068" w:rsidP="003B3068">
      <w:pPr>
        <w:jc w:val="left"/>
        <w:rPr>
          <w:ins w:id="129" w:author="Sebastian Łuczak" w:date="2011-09-02T10:07:00Z"/>
        </w:rPr>
      </w:pPr>
      <w:ins w:id="130" w:author="Sebastian Łuczak" w:date="2011-09-02T10:07:00Z">
        <w:r>
          <w:t>Ogólny wynik studiów  ………………………………</w:t>
        </w:r>
      </w:ins>
      <w:ins w:id="131" w:author="Sebastian Łuczak" w:date="2011-09-02T10:08:00Z">
        <w:r>
          <w:t>…….</w:t>
        </w:r>
      </w:ins>
      <w:ins w:id="132" w:author="Sebastian Łuczak" w:date="2011-09-02T10:07:00Z">
        <w:r>
          <w:t xml:space="preserve"> </w:t>
        </w:r>
      </w:ins>
    </w:p>
    <w:p w:rsidR="00D15F0F" w:rsidRPr="00C37C2C" w:rsidDel="003B3068" w:rsidRDefault="003B3068" w:rsidP="003B3068">
      <w:pPr>
        <w:spacing w:line="276" w:lineRule="auto"/>
        <w:jc w:val="center"/>
        <w:rPr>
          <w:del w:id="133" w:author="Sebastian Łuczak" w:date="2011-09-02T10:07:00Z"/>
          <w:rFonts w:ascii="Times New Roman" w:hAnsi="Times New Roman"/>
          <w:b/>
          <w:sz w:val="20"/>
          <w:szCs w:val="20"/>
        </w:rPr>
      </w:pPr>
      <w:ins w:id="134" w:author="Sebastian Łuczak" w:date="2011-09-02T10:07:00Z">
        <w:r>
          <w:t>Dodatkowe uwagi i wnioski Komisji ………………………………………………………………………………………………………………………………………………………………………………………………………………………………………………………………………………………………………………………………………………………………………………………………………………………………………………………………………………………</w:t>
        </w:r>
        <w:r>
          <w:br w:type="page"/>
        </w:r>
      </w:ins>
      <w:del w:id="135"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36" w:author="Sebastian Łuczak" w:date="2011-09-02T10:07:00Z"/>
          <w:rFonts w:ascii="Times New Roman" w:hAnsi="Times New Roman"/>
          <w:b/>
          <w:sz w:val="20"/>
          <w:szCs w:val="20"/>
        </w:rPr>
      </w:pPr>
      <w:del w:id="137"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38" w:author="Sebastian Łuczak" w:date="2011-09-02T10:07:00Z"/>
        </w:trPr>
        <w:tc>
          <w:tcPr>
            <w:tcW w:w="3794" w:type="dxa"/>
          </w:tcPr>
          <w:p w:rsidR="00D15F0F" w:rsidRPr="00C37C2C" w:rsidDel="003B3068" w:rsidRDefault="00D15F0F" w:rsidP="003B10C3">
            <w:pPr>
              <w:ind w:left="1560"/>
              <w:rPr>
                <w:del w:id="139" w:author="Sebastian Łuczak" w:date="2011-09-02T10:07:00Z"/>
                <w:rFonts w:ascii="Times New Roman" w:hAnsi="Times New Roman"/>
                <w:sz w:val="20"/>
                <w:szCs w:val="20"/>
              </w:rPr>
            </w:pPr>
            <w:del w:id="140"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1" w:author="Sebastian Łuczak" w:date="2011-09-02T10:07:00Z"/>
                <w:rFonts w:ascii="Times New Roman" w:hAnsi="Times New Roman"/>
                <w:sz w:val="20"/>
                <w:szCs w:val="20"/>
              </w:rPr>
            </w:pPr>
            <w:del w:id="142"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3" w:author="Sebastian Łuczak" w:date="2011-09-02T10:07:00Z"/>
        </w:trPr>
        <w:tc>
          <w:tcPr>
            <w:tcW w:w="3794" w:type="dxa"/>
          </w:tcPr>
          <w:p w:rsidR="00D15F0F" w:rsidRPr="00C37C2C" w:rsidDel="003B3068" w:rsidRDefault="00D15F0F" w:rsidP="003B10C3">
            <w:pPr>
              <w:ind w:left="1560"/>
              <w:rPr>
                <w:del w:id="144" w:author="Sebastian Łuczak" w:date="2011-09-02T10:07:00Z"/>
                <w:rFonts w:ascii="Times New Roman" w:hAnsi="Times New Roman"/>
                <w:sz w:val="20"/>
                <w:szCs w:val="20"/>
              </w:rPr>
            </w:pPr>
            <w:del w:id="145"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46" w:author="Sebastian Łuczak" w:date="2011-09-02T10:07:00Z"/>
                <w:rFonts w:ascii="Times New Roman" w:hAnsi="Times New Roman"/>
                <w:sz w:val="20"/>
                <w:szCs w:val="20"/>
              </w:rPr>
            </w:pPr>
            <w:del w:id="147"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48" w:author="Sebastian Łuczak" w:date="2011-09-02T10:07:00Z"/>
        </w:trPr>
        <w:tc>
          <w:tcPr>
            <w:tcW w:w="3794" w:type="dxa"/>
          </w:tcPr>
          <w:p w:rsidR="00D15F0F" w:rsidRPr="00C37C2C" w:rsidDel="003B3068" w:rsidRDefault="00D15F0F" w:rsidP="003B10C3">
            <w:pPr>
              <w:ind w:left="1560"/>
              <w:rPr>
                <w:del w:id="149" w:author="Sebastian Łuczak" w:date="2011-09-02T10:07:00Z"/>
                <w:rFonts w:ascii="Times New Roman" w:hAnsi="Times New Roman"/>
                <w:sz w:val="20"/>
                <w:szCs w:val="20"/>
              </w:rPr>
            </w:pPr>
            <w:del w:id="150"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1" w:author="Sebastian Łuczak" w:date="2011-09-02T10:07:00Z"/>
                <w:rFonts w:ascii="Times New Roman" w:hAnsi="Times New Roman"/>
                <w:sz w:val="20"/>
                <w:szCs w:val="20"/>
              </w:rPr>
            </w:pPr>
            <w:del w:id="152"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3" w:author="Sebastian Łuczak" w:date="2011-09-02T10:07:00Z"/>
        </w:trPr>
        <w:tc>
          <w:tcPr>
            <w:tcW w:w="3794" w:type="dxa"/>
          </w:tcPr>
          <w:p w:rsidR="00D15F0F" w:rsidRPr="00C37C2C" w:rsidDel="003B3068" w:rsidRDefault="00D15F0F" w:rsidP="003B10C3">
            <w:pPr>
              <w:ind w:left="1560"/>
              <w:rPr>
                <w:del w:id="154" w:author="Sebastian Łuczak" w:date="2011-09-02T10:07:00Z"/>
                <w:rFonts w:ascii="Times New Roman" w:hAnsi="Times New Roman"/>
                <w:sz w:val="20"/>
                <w:szCs w:val="20"/>
              </w:rPr>
            </w:pPr>
            <w:del w:id="155"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56" w:author="Sebastian Łuczak" w:date="2011-09-02T10:07:00Z"/>
                <w:rFonts w:ascii="Times New Roman" w:hAnsi="Times New Roman"/>
                <w:sz w:val="20"/>
                <w:szCs w:val="20"/>
              </w:rPr>
            </w:pPr>
            <w:del w:id="157"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58" w:author="Sebastian Łuczak" w:date="2011-09-02T10:07:00Z"/>
        </w:trPr>
        <w:tc>
          <w:tcPr>
            <w:tcW w:w="3794" w:type="dxa"/>
          </w:tcPr>
          <w:p w:rsidR="00D15F0F" w:rsidRPr="00C37C2C" w:rsidDel="003B3068" w:rsidRDefault="00D15F0F" w:rsidP="003B10C3">
            <w:pPr>
              <w:ind w:left="1560" w:right="-108"/>
              <w:rPr>
                <w:del w:id="159" w:author="Sebastian Łuczak" w:date="2011-09-02T10:07:00Z"/>
                <w:rFonts w:ascii="Times New Roman" w:hAnsi="Times New Roman"/>
                <w:sz w:val="20"/>
                <w:szCs w:val="20"/>
              </w:rPr>
            </w:pPr>
            <w:del w:id="160"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1" w:author="Sebastian Łuczak" w:date="2011-09-02T10:07:00Z"/>
                <w:rFonts w:ascii="Times New Roman" w:hAnsi="Times New Roman"/>
                <w:sz w:val="20"/>
                <w:szCs w:val="20"/>
              </w:rPr>
            </w:pPr>
            <w:del w:id="162"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3" w:author="Sebastian Łuczak" w:date="2011-09-02T10:07:00Z"/>
        </w:trPr>
        <w:tc>
          <w:tcPr>
            <w:tcW w:w="3794" w:type="dxa"/>
          </w:tcPr>
          <w:p w:rsidR="00D15F0F" w:rsidRPr="00C37C2C" w:rsidDel="003B3068" w:rsidRDefault="00D15F0F" w:rsidP="003B10C3">
            <w:pPr>
              <w:ind w:left="1560" w:right="-108"/>
              <w:rPr>
                <w:del w:id="164" w:author="Sebastian Łuczak" w:date="2011-09-02T10:07:00Z"/>
                <w:rFonts w:ascii="Times New Roman" w:hAnsi="Times New Roman"/>
                <w:sz w:val="20"/>
                <w:szCs w:val="20"/>
              </w:rPr>
            </w:pPr>
            <w:del w:id="165"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66" w:author="Sebastian Łuczak" w:date="2011-09-02T10:07:00Z"/>
                <w:rFonts w:ascii="Times New Roman" w:hAnsi="Times New Roman"/>
                <w:sz w:val="20"/>
                <w:szCs w:val="20"/>
              </w:rPr>
            </w:pPr>
            <w:del w:id="167"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68"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69" w:author="Sebastian Łuczak" w:date="2011-09-02T10:07:00Z"/>
          <w:rFonts w:ascii="Times New Roman" w:hAnsi="Times New Roman"/>
          <w:b/>
          <w:sz w:val="20"/>
          <w:szCs w:val="20"/>
        </w:rPr>
      </w:pPr>
      <w:del w:id="170"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1" w:author="Sebastian Łuczak" w:date="2011-09-02T10:07:00Z"/>
        </w:trPr>
        <w:tc>
          <w:tcPr>
            <w:tcW w:w="3794" w:type="dxa"/>
          </w:tcPr>
          <w:p w:rsidR="00D15F0F" w:rsidRPr="00C37C2C" w:rsidDel="003B3068" w:rsidRDefault="00D15F0F" w:rsidP="003B10C3">
            <w:pPr>
              <w:ind w:left="1560"/>
              <w:rPr>
                <w:del w:id="172" w:author="Sebastian Łuczak" w:date="2011-09-02T10:07:00Z"/>
                <w:rFonts w:ascii="Times New Roman" w:hAnsi="Times New Roman"/>
                <w:sz w:val="20"/>
                <w:szCs w:val="20"/>
              </w:rPr>
            </w:pPr>
            <w:del w:id="173"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4" w:author="Sebastian Łuczak" w:date="2011-09-02T10:07:00Z"/>
                <w:rFonts w:ascii="Times New Roman" w:hAnsi="Times New Roman"/>
                <w:sz w:val="20"/>
                <w:szCs w:val="20"/>
              </w:rPr>
            </w:pPr>
            <w:del w:id="175"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76" w:author="Sebastian Łuczak" w:date="2011-09-02T10:07:00Z"/>
        </w:trPr>
        <w:tc>
          <w:tcPr>
            <w:tcW w:w="3794" w:type="dxa"/>
          </w:tcPr>
          <w:p w:rsidR="00D15F0F" w:rsidRPr="00C37C2C" w:rsidDel="003B3068" w:rsidRDefault="00D15F0F" w:rsidP="003B10C3">
            <w:pPr>
              <w:ind w:left="1560"/>
              <w:rPr>
                <w:del w:id="177" w:author="Sebastian Łuczak" w:date="2011-09-02T10:07:00Z"/>
                <w:rFonts w:ascii="Times New Roman" w:hAnsi="Times New Roman"/>
                <w:sz w:val="20"/>
                <w:szCs w:val="20"/>
              </w:rPr>
            </w:pPr>
            <w:del w:id="178"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79" w:author="Sebastian Łuczak" w:date="2011-09-02T10:07:00Z"/>
                <w:rFonts w:ascii="Times New Roman" w:hAnsi="Times New Roman"/>
                <w:sz w:val="20"/>
                <w:szCs w:val="20"/>
              </w:rPr>
            </w:pPr>
            <w:del w:id="180"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1" w:author="Sebastian Łuczak" w:date="2011-09-02T10:07:00Z"/>
                <w:rFonts w:ascii="Times New Roman" w:hAnsi="Times New Roman"/>
                <w:sz w:val="20"/>
                <w:szCs w:val="20"/>
              </w:rPr>
            </w:pPr>
          </w:p>
        </w:tc>
      </w:tr>
      <w:tr w:rsidR="00D15F0F" w:rsidRPr="00C37C2C" w:rsidDel="003B3068" w:rsidTr="003B10C3">
        <w:trPr>
          <w:del w:id="182" w:author="Sebastian Łuczak" w:date="2011-09-02T10:07:00Z"/>
        </w:trPr>
        <w:tc>
          <w:tcPr>
            <w:tcW w:w="3794" w:type="dxa"/>
          </w:tcPr>
          <w:p w:rsidR="00D15F0F" w:rsidRPr="00C37C2C" w:rsidDel="003B3068" w:rsidRDefault="00D15F0F" w:rsidP="003B10C3">
            <w:pPr>
              <w:spacing w:line="276" w:lineRule="auto"/>
              <w:rPr>
                <w:del w:id="183" w:author="Sebastian Łuczak" w:date="2011-09-02T10:07:00Z"/>
                <w:rFonts w:ascii="Times New Roman" w:hAnsi="Times New Roman"/>
                <w:b/>
                <w:sz w:val="20"/>
                <w:szCs w:val="20"/>
              </w:rPr>
            </w:pPr>
            <w:del w:id="184"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5" w:author="Sebastian Łuczak" w:date="2011-09-02T10:07:00Z"/>
                <w:rFonts w:ascii="Times New Roman" w:hAnsi="Times New Roman"/>
                <w:sz w:val="20"/>
                <w:szCs w:val="20"/>
              </w:rPr>
            </w:pPr>
          </w:p>
        </w:tc>
      </w:tr>
      <w:tr w:rsidR="00D15F0F" w:rsidRPr="00C37C2C" w:rsidDel="003B3068" w:rsidTr="003B10C3">
        <w:trPr>
          <w:trHeight w:val="1238"/>
          <w:del w:id="186" w:author="Sebastian Łuczak" w:date="2011-09-02T10:07:00Z"/>
        </w:trPr>
        <w:tc>
          <w:tcPr>
            <w:tcW w:w="3794" w:type="dxa"/>
          </w:tcPr>
          <w:p w:rsidR="00D15F0F" w:rsidRPr="00C37C2C" w:rsidDel="003B3068" w:rsidRDefault="00D15F0F" w:rsidP="00FC62BF">
            <w:pPr>
              <w:ind w:left="1560"/>
              <w:rPr>
                <w:del w:id="187" w:author="Sebastian Łuczak" w:date="2011-09-02T10:07:00Z"/>
                <w:rFonts w:ascii="Times New Roman" w:hAnsi="Times New Roman"/>
                <w:sz w:val="20"/>
                <w:szCs w:val="20"/>
              </w:rPr>
            </w:pPr>
            <w:del w:id="188"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89" w:author="Sebastian Łuczak" w:date="2011-09-02T10:07:00Z"/>
                <w:rFonts w:ascii="Times New Roman" w:hAnsi="Times New Roman"/>
                <w:sz w:val="20"/>
                <w:szCs w:val="20"/>
                <w:u w:val="single"/>
              </w:rPr>
            </w:pPr>
            <w:del w:id="190"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1" w:author="Sebastian Łuczak" w:date="2011-09-02T10:07:00Z"/>
                <w:rFonts w:ascii="Times New Roman" w:hAnsi="Times New Roman"/>
                <w:sz w:val="20"/>
                <w:szCs w:val="20"/>
              </w:rPr>
            </w:pPr>
            <w:del w:id="192"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3" w:author="Sebastian Łuczak" w:date="2011-09-02T10:07:00Z"/>
        </w:trPr>
        <w:tc>
          <w:tcPr>
            <w:tcW w:w="3794" w:type="dxa"/>
          </w:tcPr>
          <w:p w:rsidR="00D15F0F" w:rsidRPr="00C37C2C" w:rsidDel="003B3068" w:rsidRDefault="00D15F0F" w:rsidP="003B10C3">
            <w:pPr>
              <w:ind w:left="1560"/>
              <w:rPr>
                <w:del w:id="194" w:author="Sebastian Łuczak" w:date="2011-09-02T10:07:00Z"/>
                <w:rFonts w:ascii="Times New Roman" w:hAnsi="Times New Roman"/>
                <w:sz w:val="20"/>
                <w:szCs w:val="20"/>
              </w:rPr>
            </w:pPr>
            <w:del w:id="195"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D15F0F" w:rsidP="003B10C3">
            <w:pPr>
              <w:rPr>
                <w:del w:id="196" w:author="Sebastian Łuczak" w:date="2011-09-02T10:07:00Z"/>
                <w:rFonts w:ascii="Times New Roman" w:hAnsi="Times New Roman"/>
                <w:sz w:val="20"/>
                <w:szCs w:val="20"/>
                <w:u w:val="single"/>
                <w:rPrChange w:id="197" w:author="Sebastian Łuczak" w:date="2011-09-02T10:07:00Z">
                  <w:rPr>
                    <w:del w:id="198" w:author="Sebastian Łuczak" w:date="2011-09-02T10:07:00Z"/>
                    <w:rFonts w:ascii="Times New Roman" w:hAnsi="Times New Roman"/>
                    <w:sz w:val="20"/>
                    <w:szCs w:val="20"/>
                    <w:u w:val="single"/>
                    <w:lang w:val="en-US"/>
                  </w:rPr>
                </w:rPrChange>
              </w:rPr>
            </w:pPr>
            <w:del w:id="199" w:author="Sebastian Łuczak" w:date="2011-09-02T10:07:00Z">
              <w:r w:rsidRPr="003B3068" w:rsidDel="003B3068">
                <w:rPr>
                  <w:rFonts w:ascii="Times New Roman" w:hAnsi="Times New Roman"/>
                  <w:sz w:val="20"/>
                  <w:szCs w:val="20"/>
                  <w:u w:val="single"/>
                  <w:rPrChange w:id="200"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1" w:author="Sebastian Łuczak" w:date="2011-09-02T10:07:00Z"/>
                <w:rFonts w:ascii="Times New Roman" w:hAnsi="Times New Roman"/>
                <w:sz w:val="20"/>
                <w:szCs w:val="20"/>
              </w:rPr>
            </w:pPr>
            <w:del w:id="202"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3" w:author="Sebastian Łuczak" w:date="2011-09-02T10:07:00Z"/>
        </w:trPr>
        <w:tc>
          <w:tcPr>
            <w:tcW w:w="3794" w:type="dxa"/>
          </w:tcPr>
          <w:p w:rsidR="00D15F0F" w:rsidRPr="00C37C2C" w:rsidDel="003B3068" w:rsidRDefault="00D15F0F" w:rsidP="003B10C3">
            <w:pPr>
              <w:ind w:left="1560"/>
              <w:rPr>
                <w:del w:id="204" w:author="Sebastian Łuczak" w:date="2011-09-02T10:07:00Z"/>
                <w:rFonts w:ascii="Times New Roman" w:hAnsi="Times New Roman"/>
                <w:sz w:val="20"/>
                <w:szCs w:val="20"/>
              </w:rPr>
            </w:pPr>
            <w:del w:id="205"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06" w:author="Sebastian Łuczak" w:date="2011-09-02T10:07:00Z"/>
                <w:rFonts w:ascii="Times New Roman" w:hAnsi="Times New Roman" w:cs="Times New Roman"/>
                <w:sz w:val="20"/>
                <w:szCs w:val="20"/>
                <w:u w:val="single"/>
              </w:rPr>
            </w:pPr>
            <w:del w:id="207"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08" w:author="Sebastian Łuczak" w:date="2011-09-02T10:07:00Z"/>
                <w:rFonts w:ascii="Times New Roman" w:hAnsi="Times New Roman" w:cs="Times New Roman"/>
                <w:sz w:val="20"/>
                <w:szCs w:val="20"/>
              </w:rPr>
            </w:pPr>
            <w:del w:id="209"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0" w:author="Sebastian Łuczak" w:date="2011-09-02T10:07:00Z"/>
        </w:trPr>
        <w:tc>
          <w:tcPr>
            <w:tcW w:w="3794" w:type="dxa"/>
          </w:tcPr>
          <w:p w:rsidR="00D15F0F" w:rsidRPr="00C37C2C" w:rsidDel="003B3068" w:rsidRDefault="00D15F0F" w:rsidP="003B10C3">
            <w:pPr>
              <w:ind w:left="1560" w:right="-108"/>
              <w:rPr>
                <w:del w:id="211" w:author="Sebastian Łuczak" w:date="2011-09-02T10:07:00Z"/>
                <w:rFonts w:ascii="Times New Roman" w:hAnsi="Times New Roman"/>
                <w:sz w:val="20"/>
                <w:szCs w:val="20"/>
              </w:rPr>
            </w:pPr>
            <w:del w:id="212"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3" w:author="Sebastian Łuczak" w:date="2011-09-02T10:07:00Z"/>
                <w:rFonts w:ascii="Times New Roman" w:hAnsi="Times New Roman"/>
                <w:sz w:val="20"/>
                <w:szCs w:val="20"/>
              </w:rPr>
            </w:pPr>
            <w:del w:id="214"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5"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16" w:author="Sebastian Łuczak" w:date="2011-09-02T10:07:00Z"/>
          <w:rFonts w:ascii="Times New Roman" w:hAnsi="Times New Roman"/>
          <w:b/>
          <w:sz w:val="20"/>
          <w:szCs w:val="20"/>
        </w:rPr>
      </w:pPr>
      <w:del w:id="217"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18" w:author="Sebastian Łuczak" w:date="2011-09-02T10:07:00Z"/>
        </w:trPr>
        <w:tc>
          <w:tcPr>
            <w:tcW w:w="3794" w:type="dxa"/>
          </w:tcPr>
          <w:p w:rsidR="00D15F0F" w:rsidRPr="00C37C2C" w:rsidDel="003B3068" w:rsidRDefault="00D15F0F" w:rsidP="003B10C3">
            <w:pPr>
              <w:ind w:left="1560"/>
              <w:rPr>
                <w:del w:id="219" w:author="Sebastian Łuczak" w:date="2011-09-02T10:07:00Z"/>
                <w:rFonts w:ascii="Times New Roman" w:hAnsi="Times New Roman"/>
                <w:sz w:val="20"/>
                <w:szCs w:val="20"/>
              </w:rPr>
            </w:pPr>
            <w:del w:id="220"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1" w:author="Sebastian Łuczak" w:date="2011-09-02T10:07:00Z"/>
                <w:rFonts w:ascii="Times New Roman" w:hAnsi="Times New Roman" w:cs="Times New Roman"/>
                <w:sz w:val="20"/>
                <w:szCs w:val="20"/>
              </w:rPr>
            </w:pPr>
            <w:del w:id="222"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3" w:author="Sebastian Łuczak" w:date="2011-09-02T10:07:00Z"/>
                <w:rFonts w:ascii="Times New Roman" w:hAnsi="Times New Roman" w:cs="Times New Roman"/>
                <w:sz w:val="20"/>
                <w:szCs w:val="20"/>
              </w:rPr>
            </w:pPr>
            <w:del w:id="224"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5" w:author="Sebastian Łuczak" w:date="2011-09-02T10:07:00Z"/>
                <w:rFonts w:ascii="Times New Roman" w:hAnsi="Times New Roman" w:cs="Times New Roman"/>
                <w:sz w:val="20"/>
                <w:szCs w:val="20"/>
              </w:rPr>
            </w:pPr>
          </w:p>
        </w:tc>
      </w:tr>
      <w:tr w:rsidR="00D15F0F" w:rsidRPr="00C37C2C" w:rsidDel="003B3068" w:rsidTr="003B10C3">
        <w:trPr>
          <w:del w:id="226" w:author="Sebastian Łuczak" w:date="2011-09-02T10:07:00Z"/>
        </w:trPr>
        <w:tc>
          <w:tcPr>
            <w:tcW w:w="3794" w:type="dxa"/>
          </w:tcPr>
          <w:p w:rsidR="00D15F0F" w:rsidRPr="00C37C2C" w:rsidDel="003B3068" w:rsidRDefault="00D15F0F" w:rsidP="003B10C3">
            <w:pPr>
              <w:ind w:left="1560"/>
              <w:rPr>
                <w:del w:id="227" w:author="Sebastian Łuczak" w:date="2011-09-02T10:07:00Z"/>
                <w:rFonts w:ascii="Times New Roman" w:hAnsi="Times New Roman"/>
                <w:sz w:val="20"/>
                <w:szCs w:val="20"/>
              </w:rPr>
            </w:pPr>
            <w:del w:id="228"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29" w:author="Sebastian Łuczak" w:date="2011-09-02T10:07:00Z"/>
                <w:rFonts w:ascii="Times New Roman" w:hAnsi="Times New Roman" w:cs="Times New Roman"/>
                <w:sz w:val="20"/>
                <w:szCs w:val="20"/>
              </w:rPr>
            </w:pPr>
            <w:del w:id="230"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1" w:author="Sebastian Łuczak" w:date="2011-09-02T10:07:00Z"/>
                <w:rFonts w:ascii="Times New Roman" w:hAnsi="Times New Roman" w:cs="Times New Roman"/>
                <w:sz w:val="20"/>
                <w:szCs w:val="20"/>
              </w:rPr>
            </w:pPr>
            <w:del w:id="232"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3" w:author="Sebastian Łuczak" w:date="2011-09-02T10:07:00Z"/>
                <w:rFonts w:ascii="Times New Roman" w:hAnsi="Times New Roman" w:cs="Times New Roman"/>
                <w:sz w:val="20"/>
                <w:szCs w:val="20"/>
              </w:rPr>
            </w:pPr>
            <w:del w:id="234"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5" w:author="Sebastian Łuczak" w:date="2011-09-02T10:07:00Z"/>
                <w:rFonts w:ascii="Times New Roman" w:hAnsi="Times New Roman" w:cs="Times New Roman"/>
                <w:sz w:val="20"/>
                <w:szCs w:val="20"/>
              </w:rPr>
            </w:pPr>
            <w:del w:id="236"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37" w:author="Sebastian Łuczak" w:date="2011-09-02T10:07:00Z"/>
                <w:rFonts w:ascii="Times New Roman" w:hAnsi="Times New Roman" w:cs="Times New Roman"/>
                <w:sz w:val="20"/>
                <w:szCs w:val="20"/>
              </w:rPr>
            </w:pPr>
            <w:del w:id="238"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39" w:author="Sebastian Łuczak" w:date="2011-09-02T10:07:00Z"/>
                <w:rFonts w:ascii="Times New Roman" w:hAnsi="Times New Roman" w:cs="Times New Roman"/>
                <w:sz w:val="20"/>
                <w:szCs w:val="20"/>
              </w:rPr>
            </w:pPr>
            <w:del w:id="240"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1" w:author="Sebastian Łuczak" w:date="2011-09-02T10:07:00Z"/>
                <w:rFonts w:ascii="Times New Roman" w:hAnsi="Times New Roman" w:cs="Times New Roman"/>
                <w:sz w:val="20"/>
                <w:szCs w:val="20"/>
              </w:rPr>
            </w:pPr>
            <w:del w:id="242"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3"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4" w:author="Sebastian Łuczak" w:date="2011-09-02T10:07:00Z"/>
          <w:rFonts w:ascii="Times New Roman" w:hAnsi="Times New Roman"/>
          <w:b/>
          <w:sz w:val="20"/>
          <w:szCs w:val="20"/>
        </w:rPr>
      </w:pPr>
      <w:del w:id="245"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46" w:author="Sebastian Łuczak" w:date="2011-09-02T10:07:00Z"/>
        </w:trPr>
        <w:tc>
          <w:tcPr>
            <w:tcW w:w="3794" w:type="dxa"/>
          </w:tcPr>
          <w:p w:rsidR="00D15F0F" w:rsidRPr="00C37C2C" w:rsidDel="003B3068" w:rsidRDefault="00D15F0F" w:rsidP="003B10C3">
            <w:pPr>
              <w:spacing w:line="360" w:lineRule="auto"/>
              <w:ind w:left="1701"/>
              <w:rPr>
                <w:del w:id="247"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48" w:author="Sebastian Łuczak" w:date="2011-09-02T10:07:00Z"/>
                <w:rFonts w:ascii="Times New Roman" w:hAnsi="Times New Roman" w:cs="Times New Roman"/>
                <w:sz w:val="20"/>
                <w:szCs w:val="20"/>
              </w:rPr>
            </w:pPr>
            <w:del w:id="249"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0" w:author="Sebastian Łuczak" w:date="2011-09-02T10:07:00Z"/>
                <w:rFonts w:ascii="Times New Roman" w:hAnsi="Times New Roman" w:cs="Times New Roman"/>
                <w:sz w:val="20"/>
                <w:szCs w:val="20"/>
              </w:rPr>
            </w:pPr>
            <w:del w:id="251"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2" w:author="Sebastian Łuczak" w:date="2011-09-02T10:07:00Z"/>
                <w:rFonts w:ascii="Times New Roman" w:hAnsi="Times New Roman" w:cs="Times New Roman"/>
                <w:sz w:val="20"/>
                <w:szCs w:val="20"/>
              </w:rPr>
            </w:pPr>
            <w:del w:id="253"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4" w:author="Sebastian Łuczak" w:date="2011-09-02T10:07:00Z"/>
                <w:rFonts w:ascii="Times New Roman" w:hAnsi="Times New Roman" w:cs="Times New Roman"/>
                <w:sz w:val="20"/>
                <w:szCs w:val="20"/>
              </w:rPr>
            </w:pPr>
            <w:del w:id="255"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56" w:author="Sebastian Łuczak" w:date="2011-09-02T10:07:00Z"/>
                <w:rFonts w:ascii="Times New Roman" w:hAnsi="Times New Roman" w:cs="Times New Roman"/>
                <w:sz w:val="20"/>
                <w:szCs w:val="20"/>
              </w:rPr>
            </w:pPr>
            <w:del w:id="257"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58" w:author="Sebastian Łuczak" w:date="2011-09-02T10:07:00Z"/>
          <w:rFonts w:ascii="Times New Roman" w:eastAsiaTheme="majorEastAsia" w:hAnsi="Times New Roman" w:cstheme="majorBidi"/>
          <w:b/>
          <w:bCs/>
          <w:caps/>
          <w:sz w:val="24"/>
          <w:szCs w:val="26"/>
          <w:lang w:eastAsia="pl-PL"/>
        </w:rPr>
      </w:pPr>
      <w:del w:id="259"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C4448E" w:rsidRDefault="00C8050F">
      <w:pPr>
        <w:pStyle w:val="Spistreci1"/>
        <w:tabs>
          <w:tab w:val="left" w:pos="440"/>
          <w:tab w:val="right" w:leader="dot" w:pos="9061"/>
        </w:tabs>
        <w:rPr>
          <w:ins w:id="260" w:author="Sebastian Łuczak" w:date="2011-09-02T10:49:00Z"/>
          <w:noProof/>
          <w:lang w:eastAsia="pl-PL"/>
        </w:rPr>
      </w:pPr>
      <w:r w:rsidRPr="00C8050F">
        <w:fldChar w:fldCharType="begin"/>
      </w:r>
      <w:r w:rsidR="00BA5189">
        <w:instrText xml:space="preserve"> TOC \o "2-3" \h \z \t "Nagłówek 1;1" </w:instrText>
      </w:r>
      <w:r w:rsidRPr="00C8050F">
        <w:fldChar w:fldCharType="separate"/>
      </w:r>
      <w:ins w:id="261" w:author="Sebastian Łuczak" w:date="2011-09-02T10:49:00Z">
        <w:r w:rsidR="00C4448E" w:rsidRPr="00CB17AC">
          <w:rPr>
            <w:rStyle w:val="Hipercze"/>
            <w:noProof/>
          </w:rPr>
          <w:fldChar w:fldCharType="begin"/>
        </w:r>
        <w:r w:rsidR="00C4448E" w:rsidRPr="00CB17AC">
          <w:rPr>
            <w:rStyle w:val="Hipercze"/>
            <w:noProof/>
          </w:rPr>
          <w:instrText xml:space="preserve"> </w:instrText>
        </w:r>
        <w:r w:rsidR="00C4448E">
          <w:rPr>
            <w:noProof/>
          </w:rPr>
          <w:instrText>HYPERLINK \l "_Toc302723911"</w:instrText>
        </w:r>
        <w:r w:rsidR="00C4448E" w:rsidRPr="00CB17AC">
          <w:rPr>
            <w:rStyle w:val="Hipercze"/>
            <w:noProof/>
          </w:rPr>
          <w:instrText xml:space="preserve"> </w:instrText>
        </w:r>
        <w:r w:rsidR="00C4448E" w:rsidRPr="00CB17AC">
          <w:rPr>
            <w:rStyle w:val="Hipercze"/>
            <w:noProof/>
          </w:rPr>
        </w:r>
        <w:r w:rsidR="00C4448E" w:rsidRPr="00CB17AC">
          <w:rPr>
            <w:rStyle w:val="Hipercze"/>
            <w:noProof/>
          </w:rPr>
          <w:fldChar w:fldCharType="separate"/>
        </w:r>
        <w:r w:rsidR="00C4448E" w:rsidRPr="00CB17AC">
          <w:rPr>
            <w:rStyle w:val="Hipercze"/>
            <w:noProof/>
          </w:rPr>
          <w:t>1.</w:t>
        </w:r>
        <w:r w:rsidR="00C4448E">
          <w:rPr>
            <w:noProof/>
            <w:lang w:eastAsia="pl-PL"/>
          </w:rPr>
          <w:tab/>
        </w:r>
        <w:r w:rsidR="00C4448E" w:rsidRPr="00CB17AC">
          <w:rPr>
            <w:rStyle w:val="Hipercze"/>
            <w:noProof/>
          </w:rPr>
          <w:t>Wstęp</w:t>
        </w:r>
        <w:r w:rsidR="00C4448E">
          <w:rPr>
            <w:noProof/>
            <w:webHidden/>
          </w:rPr>
          <w:tab/>
        </w:r>
        <w:r w:rsidR="00C4448E">
          <w:rPr>
            <w:noProof/>
            <w:webHidden/>
          </w:rPr>
          <w:fldChar w:fldCharType="begin"/>
        </w:r>
        <w:r w:rsidR="00C4448E">
          <w:rPr>
            <w:noProof/>
            <w:webHidden/>
          </w:rPr>
          <w:instrText xml:space="preserve"> PAGEREF _Toc302723911 \h </w:instrText>
        </w:r>
        <w:r w:rsidR="00C4448E">
          <w:rPr>
            <w:noProof/>
            <w:webHidden/>
          </w:rPr>
        </w:r>
      </w:ins>
      <w:r w:rsidR="00C4448E">
        <w:rPr>
          <w:noProof/>
          <w:webHidden/>
        </w:rPr>
        <w:fldChar w:fldCharType="separate"/>
      </w:r>
      <w:ins w:id="262" w:author="Sebastian Łuczak" w:date="2011-09-02T10:59:00Z">
        <w:r w:rsidR="007A0652">
          <w:rPr>
            <w:noProof/>
            <w:webHidden/>
          </w:rPr>
          <w:t>9</w:t>
        </w:r>
      </w:ins>
      <w:ins w:id="263" w:author="Sebastian Łuczak" w:date="2011-09-02T10:49:00Z">
        <w:r w:rsidR="00C4448E">
          <w:rPr>
            <w:noProof/>
            <w:webHidden/>
          </w:rPr>
          <w:fldChar w:fldCharType="end"/>
        </w:r>
        <w:r w:rsidR="00C4448E" w:rsidRPr="00CB17AC">
          <w:rPr>
            <w:rStyle w:val="Hipercze"/>
            <w:noProof/>
          </w:rPr>
          <w:fldChar w:fldCharType="end"/>
        </w:r>
      </w:ins>
    </w:p>
    <w:p w:rsidR="00C4448E" w:rsidRDefault="00C4448E">
      <w:pPr>
        <w:pStyle w:val="Spistreci1"/>
        <w:tabs>
          <w:tab w:val="left" w:pos="440"/>
          <w:tab w:val="right" w:leader="dot" w:pos="9061"/>
        </w:tabs>
        <w:rPr>
          <w:ins w:id="264" w:author="Sebastian Łuczak" w:date="2011-09-02T10:49:00Z"/>
          <w:noProof/>
          <w:lang w:eastAsia="pl-PL"/>
        </w:rPr>
      </w:pPr>
      <w:ins w:id="26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"_Toc302723912"</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2.</w:t>
        </w:r>
        <w:r>
          <w:rPr>
            <w:noProof/>
            <w:lang w:eastAsia="pl-PL"/>
          </w:rPr>
          <w:tab/>
        </w:r>
        <w:r w:rsidRPr="00CB17AC">
          <w:rPr>
            <w:rStyle w:val="Hipercze"/>
            <w:noProof/>
          </w:rPr>
          <w:t>Cel i zakres pracy</w:t>
        </w:r>
        <w:r>
          <w:rPr>
            <w:noProof/>
            <w:webHidden/>
          </w:rPr>
          <w:tab/>
        </w:r>
        <w:r>
          <w:rPr>
            <w:noProof/>
            <w:webHidden/>
          </w:rPr>
          <w:fldChar w:fldCharType="begin"/>
        </w:r>
        <w:r>
          <w:rPr>
            <w:noProof/>
            <w:webHidden/>
          </w:rPr>
          <w:instrText xml:space="preserve"> PAGEREF _Toc302723912 \h </w:instrText>
        </w:r>
        <w:r>
          <w:rPr>
            <w:noProof/>
            <w:webHidden/>
          </w:rPr>
        </w:r>
      </w:ins>
      <w:r>
        <w:rPr>
          <w:noProof/>
          <w:webHidden/>
        </w:rPr>
        <w:fldChar w:fldCharType="separate"/>
      </w:r>
      <w:ins w:id="266" w:author="Sebastian Łuczak" w:date="2011-09-02T10:59:00Z">
        <w:r w:rsidR="007A0652">
          <w:rPr>
            <w:noProof/>
            <w:webHidden/>
          </w:rPr>
          <w:t>10</w:t>
        </w:r>
      </w:ins>
      <w:ins w:id="267" w:author="Sebastian Łuczak" w:date="2011-09-02T10:49:00Z">
        <w:r>
          <w:rPr>
            <w:noProof/>
            <w:webHidden/>
          </w:rPr>
          <w:fldChar w:fldCharType="end"/>
        </w:r>
        <w:r w:rsidRPr="00CB17AC">
          <w:rPr>
            <w:rStyle w:val="Hipercze"/>
            <w:noProof/>
          </w:rPr>
          <w:fldChar w:fldCharType="end"/>
        </w:r>
      </w:ins>
    </w:p>
    <w:p w:rsidR="00C4448E" w:rsidRDefault="00C4448E">
      <w:pPr>
        <w:pStyle w:val="Spistreci1"/>
        <w:tabs>
          <w:tab w:val="left" w:pos="440"/>
          <w:tab w:val="right" w:leader="dot" w:pos="9061"/>
        </w:tabs>
        <w:rPr>
          <w:ins w:id="268" w:author="Sebastian Łuczak" w:date="2011-09-02T10:49:00Z"/>
          <w:noProof/>
          <w:lang w:eastAsia="pl-PL"/>
        </w:rPr>
      </w:pPr>
      <w:ins w:id="26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"_Toc302723913"</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w:t>
        </w:r>
        <w:r>
          <w:rPr>
            <w:noProof/>
            <w:lang w:eastAsia="pl-PL"/>
          </w:rPr>
          <w:tab/>
        </w:r>
        <w:r w:rsidRPr="00CB17AC">
          <w:rPr>
            <w:rStyle w:val="Hipercze"/>
            <w:noProof/>
          </w:rPr>
          <w:t>Wstęp teoretyczny</w:t>
        </w:r>
        <w:r>
          <w:rPr>
            <w:noProof/>
            <w:webHidden/>
          </w:rPr>
          <w:tab/>
        </w:r>
        <w:r>
          <w:rPr>
            <w:noProof/>
            <w:webHidden/>
          </w:rPr>
          <w:fldChar w:fldCharType="begin"/>
        </w:r>
        <w:r>
          <w:rPr>
            <w:noProof/>
            <w:webHidden/>
          </w:rPr>
          <w:instrText xml:space="preserve"> PAGEREF _Toc302723913 \h </w:instrText>
        </w:r>
        <w:r>
          <w:rPr>
            <w:noProof/>
            <w:webHidden/>
          </w:rPr>
        </w:r>
      </w:ins>
      <w:r>
        <w:rPr>
          <w:noProof/>
          <w:webHidden/>
        </w:rPr>
        <w:fldChar w:fldCharType="separate"/>
      </w:r>
      <w:ins w:id="270" w:author="Sebastian Łuczak" w:date="2011-09-02T10:59:00Z">
        <w:r w:rsidR="007A0652">
          <w:rPr>
            <w:noProof/>
            <w:webHidden/>
          </w:rPr>
          <w:t>12</w:t>
        </w:r>
      </w:ins>
      <w:ins w:id="271" w:author="Sebastian Łuczak" w:date="2011-09-02T10:49:00Z">
        <w:r>
          <w:rPr>
            <w:noProof/>
            <w:webHidden/>
          </w:rPr>
          <w:fldChar w:fldCharType="end"/>
        </w:r>
        <w:r w:rsidRPr="00CB17AC">
          <w:rPr>
            <w:rStyle w:val="Hipercze"/>
            <w:noProof/>
          </w:rPr>
          <w:fldChar w:fldCharType="end"/>
        </w:r>
      </w:ins>
    </w:p>
    <w:p w:rsidR="00C4448E" w:rsidRDefault="00C4448E">
      <w:pPr>
        <w:pStyle w:val="Spistreci2"/>
        <w:tabs>
          <w:tab w:val="left" w:pos="880"/>
          <w:tab w:val="right" w:leader="dot" w:pos="9061"/>
        </w:tabs>
        <w:rPr>
          <w:ins w:id="272" w:author="Sebastian Łuczak" w:date="2011-09-02T10:49:00Z"/>
          <w:noProof/>
          <w:lang w:eastAsia="pl-PL"/>
        </w:rPr>
      </w:pPr>
      <w:ins w:id="27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"_Toc302723914"</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w:t>
        </w:r>
        <w:r>
          <w:rPr>
            <w:noProof/>
            <w:lang w:eastAsia="pl-PL"/>
          </w:rPr>
          <w:tab/>
        </w:r>
        <w:r w:rsidRPr="00CB17AC">
          <w:rPr>
            <w:rStyle w:val="Hipercze"/>
            <w:noProof/>
          </w:rPr>
          <w:t>Opis technologii</w:t>
        </w:r>
        <w:r>
          <w:rPr>
            <w:noProof/>
            <w:webHidden/>
          </w:rPr>
          <w:tab/>
        </w:r>
        <w:r>
          <w:rPr>
            <w:noProof/>
            <w:webHidden/>
          </w:rPr>
          <w:fldChar w:fldCharType="begin"/>
        </w:r>
        <w:r>
          <w:rPr>
            <w:noProof/>
            <w:webHidden/>
          </w:rPr>
          <w:instrText xml:space="preserve"> PAGEREF _Toc302723914 \h </w:instrText>
        </w:r>
        <w:r>
          <w:rPr>
            <w:noProof/>
            <w:webHidden/>
          </w:rPr>
        </w:r>
      </w:ins>
      <w:r>
        <w:rPr>
          <w:noProof/>
          <w:webHidden/>
        </w:rPr>
        <w:fldChar w:fldCharType="separate"/>
      </w:r>
      <w:ins w:id="274" w:author="Sebastian Łuczak" w:date="2011-09-02T10:59:00Z">
        <w:r w:rsidR="007A0652">
          <w:rPr>
            <w:noProof/>
            <w:webHidden/>
          </w:rPr>
          <w:t>12</w:t>
        </w:r>
      </w:ins>
      <w:ins w:id="275"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276" w:author="Sebastian Łuczak" w:date="2011-09-02T10:49:00Z"/>
          <w:noProof/>
          <w:lang w:eastAsia="pl-PL"/>
        </w:rPr>
      </w:pPr>
      <w:ins w:id="277"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"_Toc302723915"</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3.1.1.</w:t>
        </w:r>
        <w:r>
          <w:rPr>
            <w:noProof/>
            <w:lang w:eastAsia="pl-PL"/>
          </w:rPr>
          <w:tab/>
        </w:r>
        <w:r w:rsidRPr="00CB17AC">
          <w:rPr>
            <w:rStyle w:val="Hipercze"/>
            <w:noProof/>
          </w:rPr>
          <w:t>Near Field Communication</w:t>
        </w:r>
        <w:r>
          <w:rPr>
            <w:noProof/>
            <w:webHidden/>
          </w:rPr>
          <w:tab/>
        </w:r>
        <w:r>
          <w:rPr>
            <w:noProof/>
            <w:webHidden/>
          </w:rPr>
          <w:fldChar w:fldCharType="begin"/>
        </w:r>
        <w:r>
          <w:rPr>
            <w:noProof/>
            <w:webHidden/>
          </w:rPr>
          <w:instrText xml:space="preserve"> PAGEREF _Toc302723915 \h </w:instrText>
        </w:r>
        <w:r>
          <w:rPr>
            <w:noProof/>
            <w:webHidden/>
          </w:rPr>
        </w:r>
      </w:ins>
      <w:r>
        <w:rPr>
          <w:noProof/>
          <w:webHidden/>
        </w:rPr>
        <w:fldChar w:fldCharType="separate"/>
      </w:r>
      <w:ins w:id="278" w:author="Sebastian Łuczak" w:date="2011-09-02T10:59:00Z">
        <w:r w:rsidR="007A0652">
          <w:rPr>
            <w:noProof/>
            <w:webHidden/>
          </w:rPr>
          <w:t>12</w:t>
        </w:r>
      </w:ins>
      <w:ins w:id="279"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280" w:author="Sebastian Łuczak" w:date="2011-09-02T10:49:00Z"/>
          <w:noProof/>
          <w:lang w:eastAsia="pl-PL"/>
        </w:rPr>
      </w:pPr>
      <w:ins w:id="28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"_Toc302723916"</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3.1.2.</w:t>
        </w:r>
        <w:r>
          <w:rPr>
            <w:noProof/>
            <w:lang w:eastAsia="pl-PL"/>
          </w:rPr>
          <w:tab/>
        </w:r>
        <w:r w:rsidRPr="00CB17AC">
          <w:rPr>
            <w:rStyle w:val="Hipercze"/>
            <w:noProof/>
          </w:rPr>
          <w:t>Znacznik NFC Forum Type 2 - Mifare Ultralight</w:t>
        </w:r>
        <w:r>
          <w:rPr>
            <w:noProof/>
            <w:webHidden/>
          </w:rPr>
          <w:tab/>
        </w:r>
        <w:r>
          <w:rPr>
            <w:noProof/>
            <w:webHidden/>
          </w:rPr>
          <w:fldChar w:fldCharType="begin"/>
        </w:r>
        <w:r>
          <w:rPr>
            <w:noProof/>
            <w:webHidden/>
          </w:rPr>
          <w:instrText xml:space="preserve"> PAGEREF _Toc302723916 \h </w:instrText>
        </w:r>
        <w:r>
          <w:rPr>
            <w:noProof/>
            <w:webHidden/>
          </w:rPr>
        </w:r>
      </w:ins>
      <w:r>
        <w:rPr>
          <w:noProof/>
          <w:webHidden/>
        </w:rPr>
        <w:fldChar w:fldCharType="separate"/>
      </w:r>
      <w:ins w:id="282" w:author="Sebastian Łuczak" w:date="2011-09-02T10:59:00Z">
        <w:r w:rsidR="007A0652">
          <w:rPr>
            <w:noProof/>
            <w:webHidden/>
          </w:rPr>
          <w:t>14</w:t>
        </w:r>
      </w:ins>
      <w:ins w:id="283"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284" w:author="Sebastian Łuczak" w:date="2011-09-02T10:49:00Z"/>
          <w:noProof/>
          <w:lang w:eastAsia="pl-PL"/>
        </w:rPr>
      </w:pPr>
      <w:ins w:id="28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"_Toc302723917"</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3.1.3.</w:t>
        </w:r>
        <w:r>
          <w:rPr>
            <w:noProof/>
            <w:lang w:eastAsia="pl-PL"/>
          </w:rPr>
          <w:tab/>
        </w:r>
        <w:r w:rsidRPr="00CB17AC">
          <w:rPr>
            <w:rStyle w:val="Hipercze"/>
            <w:noProof/>
          </w:rPr>
          <w:t>Android</w:t>
        </w:r>
        <w:r>
          <w:rPr>
            <w:noProof/>
            <w:webHidden/>
          </w:rPr>
          <w:tab/>
        </w:r>
        <w:r>
          <w:rPr>
            <w:noProof/>
            <w:webHidden/>
          </w:rPr>
          <w:fldChar w:fldCharType="begin"/>
        </w:r>
        <w:r>
          <w:rPr>
            <w:noProof/>
            <w:webHidden/>
          </w:rPr>
          <w:instrText xml:space="preserve"> PAGEREF _Toc302723917 \h </w:instrText>
        </w:r>
        <w:r>
          <w:rPr>
            <w:noProof/>
            <w:webHidden/>
          </w:rPr>
        </w:r>
      </w:ins>
      <w:r>
        <w:rPr>
          <w:noProof/>
          <w:webHidden/>
        </w:rPr>
        <w:fldChar w:fldCharType="separate"/>
      </w:r>
      <w:ins w:id="286" w:author="Sebastian Łuczak" w:date="2011-09-02T10:59:00Z">
        <w:r w:rsidR="007A0652">
          <w:rPr>
            <w:noProof/>
            <w:webHidden/>
          </w:rPr>
          <w:t>15</w:t>
        </w:r>
      </w:ins>
      <w:ins w:id="287"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288" w:author="Sebastian Łuczak" w:date="2011-09-02T10:49:00Z"/>
          <w:noProof/>
          <w:lang w:eastAsia="pl-PL"/>
        </w:rPr>
      </w:pPr>
      <w:ins w:id="28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"_Toc302723918"</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3.1.4.</w:t>
        </w:r>
        <w:r>
          <w:rPr>
            <w:noProof/>
            <w:lang w:eastAsia="pl-PL"/>
          </w:rPr>
          <w:tab/>
        </w:r>
        <w:r w:rsidRPr="00CB17AC">
          <w:rPr>
            <w:rStyle w:val="Hipercze"/>
            <w:noProof/>
          </w:rPr>
          <w:t>Google NEXUS S</w:t>
        </w:r>
        <w:r>
          <w:rPr>
            <w:noProof/>
            <w:webHidden/>
          </w:rPr>
          <w:tab/>
        </w:r>
        <w:r>
          <w:rPr>
            <w:noProof/>
            <w:webHidden/>
          </w:rPr>
          <w:fldChar w:fldCharType="begin"/>
        </w:r>
        <w:r>
          <w:rPr>
            <w:noProof/>
            <w:webHidden/>
          </w:rPr>
          <w:instrText xml:space="preserve"> PAGEREF _Toc302723918 \h </w:instrText>
        </w:r>
        <w:r>
          <w:rPr>
            <w:noProof/>
            <w:webHidden/>
          </w:rPr>
        </w:r>
      </w:ins>
      <w:r>
        <w:rPr>
          <w:noProof/>
          <w:webHidden/>
        </w:rPr>
        <w:fldChar w:fldCharType="separate"/>
      </w:r>
      <w:ins w:id="290" w:author="Sebastian Łuczak" w:date="2011-09-02T10:59:00Z">
        <w:r w:rsidR="007A0652">
          <w:rPr>
            <w:noProof/>
            <w:webHidden/>
          </w:rPr>
          <w:t>16</w:t>
        </w:r>
      </w:ins>
      <w:ins w:id="291"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292" w:author="Sebastian Łuczak" w:date="2011-09-02T10:49:00Z"/>
          <w:noProof/>
          <w:lang w:eastAsia="pl-PL"/>
        </w:rPr>
      </w:pPr>
      <w:ins w:id="29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"_Toc302723919"</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3.1.5.</w:t>
        </w:r>
        <w:r>
          <w:rPr>
            <w:noProof/>
            <w:lang w:eastAsia="pl-PL"/>
          </w:rPr>
          <w:tab/>
        </w:r>
        <w:r w:rsidRPr="00CB17AC">
          <w:rPr>
            <w:rStyle w:val="Hipercze"/>
            <w:noProof/>
          </w:rPr>
          <w:t>Hibernate 3</w:t>
        </w:r>
        <w:r>
          <w:rPr>
            <w:noProof/>
            <w:webHidden/>
          </w:rPr>
          <w:tab/>
        </w:r>
        <w:r>
          <w:rPr>
            <w:noProof/>
            <w:webHidden/>
          </w:rPr>
          <w:fldChar w:fldCharType="begin"/>
        </w:r>
        <w:r>
          <w:rPr>
            <w:noProof/>
            <w:webHidden/>
          </w:rPr>
          <w:instrText xml:space="preserve"> PAGEREF _Toc302723919 \h </w:instrText>
        </w:r>
        <w:r>
          <w:rPr>
            <w:noProof/>
            <w:webHidden/>
          </w:rPr>
        </w:r>
      </w:ins>
      <w:r>
        <w:rPr>
          <w:noProof/>
          <w:webHidden/>
        </w:rPr>
        <w:fldChar w:fldCharType="separate"/>
      </w:r>
      <w:ins w:id="294" w:author="Sebastian Łuczak" w:date="2011-09-02T10:59:00Z">
        <w:r w:rsidR="007A0652">
          <w:rPr>
            <w:noProof/>
            <w:webHidden/>
          </w:rPr>
          <w:t>17</w:t>
        </w:r>
      </w:ins>
      <w:ins w:id="295"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296" w:author="Sebastian Łuczak" w:date="2011-09-02T10:49:00Z"/>
          <w:noProof/>
          <w:lang w:eastAsia="pl-PL"/>
        </w:rPr>
      </w:pPr>
      <w:ins w:id="297"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"_Toc302723920"</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3.1.6.</w:t>
        </w:r>
        <w:r>
          <w:rPr>
            <w:noProof/>
            <w:lang w:eastAsia="pl-PL"/>
          </w:rPr>
          <w:tab/>
        </w:r>
        <w:r w:rsidRPr="00CB17AC">
          <w:rPr>
            <w:rStyle w:val="Hipercze"/>
            <w:noProof/>
          </w:rPr>
          <w:t>Spring Framework 3</w:t>
        </w:r>
        <w:r>
          <w:rPr>
            <w:noProof/>
            <w:webHidden/>
          </w:rPr>
          <w:tab/>
        </w:r>
        <w:r>
          <w:rPr>
            <w:noProof/>
            <w:webHidden/>
          </w:rPr>
          <w:fldChar w:fldCharType="begin"/>
        </w:r>
        <w:r>
          <w:rPr>
            <w:noProof/>
            <w:webHidden/>
          </w:rPr>
          <w:instrText xml:space="preserve"> PAGEREF _Toc302723920 \h </w:instrText>
        </w:r>
        <w:r>
          <w:rPr>
            <w:noProof/>
            <w:webHidden/>
          </w:rPr>
        </w:r>
      </w:ins>
      <w:r>
        <w:rPr>
          <w:noProof/>
          <w:webHidden/>
        </w:rPr>
        <w:fldChar w:fldCharType="separate"/>
      </w:r>
      <w:ins w:id="298" w:author="Sebastian Łuczak" w:date="2011-09-02T10:59:00Z">
        <w:r w:rsidR="007A0652">
          <w:rPr>
            <w:noProof/>
            <w:webHidden/>
          </w:rPr>
          <w:t>18</w:t>
        </w:r>
      </w:ins>
      <w:ins w:id="299"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00" w:author="Sebastian Łuczak" w:date="2011-09-02T10:49:00Z"/>
          <w:noProof/>
          <w:lang w:eastAsia="pl-PL"/>
        </w:rPr>
      </w:pPr>
      <w:ins w:id="30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"_Toc302723921"</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3.1.7.</w:t>
        </w:r>
        <w:r>
          <w:rPr>
            <w:noProof/>
            <w:lang w:eastAsia="pl-PL"/>
          </w:rPr>
          <w:tab/>
        </w:r>
        <w:r w:rsidRPr="00CB17AC">
          <w:rPr>
            <w:rStyle w:val="Hipercze"/>
            <w:noProof/>
          </w:rPr>
          <w:t>Oracle 10g Express Edition</w:t>
        </w:r>
        <w:r>
          <w:rPr>
            <w:noProof/>
            <w:webHidden/>
          </w:rPr>
          <w:tab/>
        </w:r>
        <w:r>
          <w:rPr>
            <w:noProof/>
            <w:webHidden/>
          </w:rPr>
          <w:fldChar w:fldCharType="begin"/>
        </w:r>
        <w:r>
          <w:rPr>
            <w:noProof/>
            <w:webHidden/>
          </w:rPr>
          <w:instrText xml:space="preserve"> PAGEREF _Toc302723921 \h </w:instrText>
        </w:r>
        <w:r>
          <w:rPr>
            <w:noProof/>
            <w:webHidden/>
          </w:rPr>
        </w:r>
      </w:ins>
      <w:r>
        <w:rPr>
          <w:noProof/>
          <w:webHidden/>
        </w:rPr>
        <w:fldChar w:fldCharType="separate"/>
      </w:r>
      <w:ins w:id="302" w:author="Sebastian Łuczak" w:date="2011-09-02T10:59:00Z">
        <w:r w:rsidR="007A0652">
          <w:rPr>
            <w:noProof/>
            <w:webHidden/>
          </w:rPr>
          <w:t>19</w:t>
        </w:r>
      </w:ins>
      <w:ins w:id="303"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04" w:author="Sebastian Łuczak" w:date="2011-09-02T10:49:00Z"/>
          <w:noProof/>
          <w:lang w:eastAsia="pl-PL"/>
        </w:rPr>
      </w:pPr>
      <w:ins w:id="30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"_Toc302723922"</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3.1.8.</w:t>
        </w:r>
        <w:r>
          <w:rPr>
            <w:noProof/>
            <w:lang w:eastAsia="pl-PL"/>
          </w:rPr>
          <w:tab/>
        </w:r>
        <w:r w:rsidRPr="00CB17AC">
          <w:rPr>
            <w:rStyle w:val="Hipercze"/>
            <w:noProof/>
          </w:rPr>
          <w:t>Java 2 Enterprise Edition</w:t>
        </w:r>
        <w:r>
          <w:rPr>
            <w:noProof/>
            <w:webHidden/>
          </w:rPr>
          <w:tab/>
        </w:r>
        <w:r>
          <w:rPr>
            <w:noProof/>
            <w:webHidden/>
          </w:rPr>
          <w:fldChar w:fldCharType="begin"/>
        </w:r>
        <w:r>
          <w:rPr>
            <w:noProof/>
            <w:webHidden/>
          </w:rPr>
          <w:instrText xml:space="preserve"> PAGEREF _Toc302723922 \h </w:instrText>
        </w:r>
        <w:r>
          <w:rPr>
            <w:noProof/>
            <w:webHidden/>
          </w:rPr>
        </w:r>
      </w:ins>
      <w:r>
        <w:rPr>
          <w:noProof/>
          <w:webHidden/>
        </w:rPr>
        <w:fldChar w:fldCharType="separate"/>
      </w:r>
      <w:ins w:id="306" w:author="Sebastian Łuczak" w:date="2011-09-02T10:59:00Z">
        <w:r w:rsidR="007A0652">
          <w:rPr>
            <w:noProof/>
            <w:webHidden/>
          </w:rPr>
          <w:t>19</w:t>
        </w:r>
      </w:ins>
      <w:ins w:id="307"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08" w:author="Sebastian Łuczak" w:date="2011-09-02T10:49:00Z"/>
          <w:noProof/>
          <w:lang w:eastAsia="pl-PL"/>
        </w:rPr>
      </w:pPr>
      <w:ins w:id="30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"_Toc302723923"</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3.1.9.</w:t>
        </w:r>
        <w:r>
          <w:rPr>
            <w:noProof/>
            <w:lang w:eastAsia="pl-PL"/>
          </w:rPr>
          <w:tab/>
        </w:r>
        <w:r w:rsidRPr="00CB17AC">
          <w:rPr>
            <w:rStyle w:val="Hipercze"/>
            <w:noProof/>
          </w:rPr>
          <w:t>Apache Tomcat</w:t>
        </w:r>
        <w:r>
          <w:rPr>
            <w:noProof/>
            <w:webHidden/>
          </w:rPr>
          <w:tab/>
        </w:r>
        <w:r>
          <w:rPr>
            <w:noProof/>
            <w:webHidden/>
          </w:rPr>
          <w:fldChar w:fldCharType="begin"/>
        </w:r>
        <w:r>
          <w:rPr>
            <w:noProof/>
            <w:webHidden/>
          </w:rPr>
          <w:instrText xml:space="preserve"> PAGEREF _Toc302723923 \h </w:instrText>
        </w:r>
        <w:r>
          <w:rPr>
            <w:noProof/>
            <w:webHidden/>
          </w:rPr>
        </w:r>
      </w:ins>
      <w:r>
        <w:rPr>
          <w:noProof/>
          <w:webHidden/>
        </w:rPr>
        <w:fldChar w:fldCharType="separate"/>
      </w:r>
      <w:ins w:id="310" w:author="Sebastian Łuczak" w:date="2011-09-02T10:59:00Z">
        <w:r w:rsidR="007A0652">
          <w:rPr>
            <w:noProof/>
            <w:webHidden/>
          </w:rPr>
          <w:t>20</w:t>
        </w:r>
      </w:ins>
      <w:ins w:id="311"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12" w:author="Sebastian Łuczak" w:date="2011-09-02T10:49:00Z"/>
          <w:noProof/>
          <w:lang w:eastAsia="pl-PL"/>
        </w:rPr>
      </w:pPr>
      <w:ins w:id="31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"_Toc302723924"</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3.1.10.</w:t>
        </w:r>
        <w:r>
          <w:rPr>
            <w:noProof/>
            <w:lang w:eastAsia="pl-PL"/>
          </w:rPr>
          <w:tab/>
        </w:r>
        <w:r w:rsidRPr="00CB17AC">
          <w:rPr>
            <w:rStyle w:val="Hipercze"/>
            <w:noProof/>
          </w:rPr>
          <w:t>Architektura REST</w:t>
        </w:r>
        <w:r>
          <w:rPr>
            <w:noProof/>
            <w:webHidden/>
          </w:rPr>
          <w:tab/>
        </w:r>
        <w:r>
          <w:rPr>
            <w:noProof/>
            <w:webHidden/>
          </w:rPr>
          <w:fldChar w:fldCharType="begin"/>
        </w:r>
        <w:r>
          <w:rPr>
            <w:noProof/>
            <w:webHidden/>
          </w:rPr>
          <w:instrText xml:space="preserve"> PAGEREF _Toc302723924 \h </w:instrText>
        </w:r>
        <w:r>
          <w:rPr>
            <w:noProof/>
            <w:webHidden/>
          </w:rPr>
        </w:r>
      </w:ins>
      <w:r>
        <w:rPr>
          <w:noProof/>
          <w:webHidden/>
        </w:rPr>
        <w:fldChar w:fldCharType="separate"/>
      </w:r>
      <w:ins w:id="314" w:author="Sebastian Łuczak" w:date="2011-09-02T10:59:00Z">
        <w:r w:rsidR="007A0652">
          <w:rPr>
            <w:noProof/>
            <w:webHidden/>
          </w:rPr>
          <w:t>20</w:t>
        </w:r>
      </w:ins>
      <w:ins w:id="315"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16" w:author="Sebastian Łuczak" w:date="2011-09-02T10:49:00Z"/>
          <w:noProof/>
          <w:lang w:eastAsia="pl-PL"/>
        </w:rPr>
      </w:pPr>
      <w:ins w:id="317"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"_Toc302723925"</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3.1.11.</w:t>
        </w:r>
        <w:r>
          <w:rPr>
            <w:noProof/>
            <w:lang w:eastAsia="pl-PL"/>
          </w:rPr>
          <w:tab/>
        </w:r>
        <w:r w:rsidRPr="00CB17AC">
          <w:rPr>
            <w:rStyle w:val="Hipercze"/>
            <w:noProof/>
          </w:rPr>
          <w:t xml:space="preserve">JSON - </w:t>
        </w:r>
        <w:r w:rsidRPr="00CB17AC">
          <w:rPr>
            <w:rStyle w:val="Hipercze"/>
            <w:noProof/>
            <w:shd w:val="clear" w:color="auto" w:fill="FFFFFF"/>
          </w:rPr>
          <w:t>JavaScript Object Notation</w:t>
        </w:r>
        <w:r>
          <w:rPr>
            <w:noProof/>
            <w:webHidden/>
          </w:rPr>
          <w:tab/>
        </w:r>
        <w:r>
          <w:rPr>
            <w:noProof/>
            <w:webHidden/>
          </w:rPr>
          <w:fldChar w:fldCharType="begin"/>
        </w:r>
        <w:r>
          <w:rPr>
            <w:noProof/>
            <w:webHidden/>
          </w:rPr>
          <w:instrText xml:space="preserve"> PAGEREF _Toc302723925 \h </w:instrText>
        </w:r>
        <w:r>
          <w:rPr>
            <w:noProof/>
            <w:webHidden/>
          </w:rPr>
        </w:r>
      </w:ins>
      <w:r>
        <w:rPr>
          <w:noProof/>
          <w:webHidden/>
        </w:rPr>
        <w:fldChar w:fldCharType="separate"/>
      </w:r>
      <w:ins w:id="318" w:author="Sebastian Łuczak" w:date="2011-09-02T10:59:00Z">
        <w:r w:rsidR="007A0652">
          <w:rPr>
            <w:noProof/>
            <w:webHidden/>
          </w:rPr>
          <w:t>21</w:t>
        </w:r>
      </w:ins>
      <w:ins w:id="319"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20" w:author="Sebastian Łuczak" w:date="2011-09-02T10:49:00Z"/>
          <w:noProof/>
          <w:lang w:eastAsia="pl-PL"/>
        </w:rPr>
      </w:pPr>
      <w:ins w:id="32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"_Toc302723926"</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3.1.12.</w:t>
        </w:r>
        <w:r>
          <w:rPr>
            <w:noProof/>
            <w:lang w:eastAsia="pl-PL"/>
          </w:rPr>
          <w:tab/>
        </w:r>
        <w:r w:rsidRPr="00CB17AC">
          <w:rPr>
            <w:rStyle w:val="Hipercze"/>
            <w:noProof/>
          </w:rPr>
          <w:t>System kontroli wersji Subversion 1.6</w:t>
        </w:r>
        <w:r>
          <w:rPr>
            <w:noProof/>
            <w:webHidden/>
          </w:rPr>
          <w:tab/>
        </w:r>
        <w:r>
          <w:rPr>
            <w:noProof/>
            <w:webHidden/>
          </w:rPr>
          <w:fldChar w:fldCharType="begin"/>
        </w:r>
        <w:r>
          <w:rPr>
            <w:noProof/>
            <w:webHidden/>
          </w:rPr>
          <w:instrText xml:space="preserve"> PAGEREF _Toc302723926 \h </w:instrText>
        </w:r>
        <w:r>
          <w:rPr>
            <w:noProof/>
            <w:webHidden/>
          </w:rPr>
        </w:r>
      </w:ins>
      <w:r>
        <w:rPr>
          <w:noProof/>
          <w:webHidden/>
        </w:rPr>
        <w:fldChar w:fldCharType="separate"/>
      </w:r>
      <w:ins w:id="322" w:author="Sebastian Łuczak" w:date="2011-09-02T10:59:00Z">
        <w:r w:rsidR="007A0652">
          <w:rPr>
            <w:noProof/>
            <w:webHidden/>
          </w:rPr>
          <w:t>22</w:t>
        </w:r>
      </w:ins>
      <w:ins w:id="323"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24" w:author="Sebastian Łuczak" w:date="2011-09-02T10:49:00Z"/>
          <w:noProof/>
          <w:lang w:eastAsia="pl-PL"/>
        </w:rPr>
      </w:pPr>
      <w:ins w:id="32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"_Toc302723927"</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3.1.13.</w:t>
        </w:r>
        <w:r>
          <w:rPr>
            <w:noProof/>
            <w:lang w:eastAsia="pl-PL"/>
          </w:rPr>
          <w:tab/>
        </w:r>
        <w:r w:rsidRPr="00CB17AC">
          <w:rPr>
            <w:rStyle w:val="Hipercze"/>
            <w:noProof/>
          </w:rPr>
          <w:t>Eclipse SDK 3.6.2 + Java EE</w:t>
        </w:r>
        <w:r>
          <w:rPr>
            <w:noProof/>
            <w:webHidden/>
          </w:rPr>
          <w:tab/>
        </w:r>
        <w:r>
          <w:rPr>
            <w:noProof/>
            <w:webHidden/>
          </w:rPr>
          <w:fldChar w:fldCharType="begin"/>
        </w:r>
        <w:r>
          <w:rPr>
            <w:noProof/>
            <w:webHidden/>
          </w:rPr>
          <w:instrText xml:space="preserve"> PAGEREF _Toc302723927 \h </w:instrText>
        </w:r>
        <w:r>
          <w:rPr>
            <w:noProof/>
            <w:webHidden/>
          </w:rPr>
        </w:r>
      </w:ins>
      <w:r>
        <w:rPr>
          <w:noProof/>
          <w:webHidden/>
        </w:rPr>
        <w:fldChar w:fldCharType="separate"/>
      </w:r>
      <w:ins w:id="326" w:author="Sebastian Łuczak" w:date="2011-09-02T10:59:00Z">
        <w:r w:rsidR="007A0652">
          <w:rPr>
            <w:noProof/>
            <w:webHidden/>
          </w:rPr>
          <w:t>22</w:t>
        </w:r>
      </w:ins>
      <w:ins w:id="327"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28" w:author="Sebastian Łuczak" w:date="2011-09-02T10:49:00Z"/>
          <w:noProof/>
          <w:lang w:eastAsia="pl-PL"/>
        </w:rPr>
      </w:pPr>
      <w:ins w:id="32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"_Toc302723928"</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3.1.14.</w:t>
        </w:r>
        <w:r>
          <w:rPr>
            <w:noProof/>
            <w:lang w:eastAsia="pl-PL"/>
          </w:rPr>
          <w:tab/>
        </w:r>
        <w:r w:rsidRPr="00CB17AC">
          <w:rPr>
            <w:rStyle w:val="Hipercze"/>
            <w:noProof/>
          </w:rPr>
          <w:t>Eclipse SDK 3.6.2 + Android SDK</w:t>
        </w:r>
        <w:r>
          <w:rPr>
            <w:noProof/>
            <w:webHidden/>
          </w:rPr>
          <w:tab/>
        </w:r>
        <w:r>
          <w:rPr>
            <w:noProof/>
            <w:webHidden/>
          </w:rPr>
          <w:fldChar w:fldCharType="begin"/>
        </w:r>
        <w:r>
          <w:rPr>
            <w:noProof/>
            <w:webHidden/>
          </w:rPr>
          <w:instrText xml:space="preserve"> PAGEREF _Toc302723928 \h </w:instrText>
        </w:r>
        <w:r>
          <w:rPr>
            <w:noProof/>
            <w:webHidden/>
          </w:rPr>
        </w:r>
      </w:ins>
      <w:r>
        <w:rPr>
          <w:noProof/>
          <w:webHidden/>
        </w:rPr>
        <w:fldChar w:fldCharType="separate"/>
      </w:r>
      <w:ins w:id="330" w:author="Sebastian Łuczak" w:date="2011-09-02T10:59:00Z">
        <w:r w:rsidR="007A0652">
          <w:rPr>
            <w:noProof/>
            <w:webHidden/>
          </w:rPr>
          <w:t>23</w:t>
        </w:r>
      </w:ins>
      <w:ins w:id="331" w:author="Sebastian Łuczak" w:date="2011-09-02T10:49:00Z">
        <w:r>
          <w:rPr>
            <w:noProof/>
            <w:webHidden/>
          </w:rPr>
          <w:fldChar w:fldCharType="end"/>
        </w:r>
        <w:r w:rsidRPr="00CB17AC">
          <w:rPr>
            <w:rStyle w:val="Hipercze"/>
            <w:noProof/>
          </w:rPr>
          <w:fldChar w:fldCharType="end"/>
        </w:r>
      </w:ins>
    </w:p>
    <w:p w:rsidR="00C4448E" w:rsidRDefault="00C4448E">
      <w:pPr>
        <w:pStyle w:val="Spistreci1"/>
        <w:tabs>
          <w:tab w:val="left" w:pos="440"/>
          <w:tab w:val="right" w:leader="dot" w:pos="9061"/>
        </w:tabs>
        <w:rPr>
          <w:ins w:id="332" w:author="Sebastian Łuczak" w:date="2011-09-02T10:49:00Z"/>
          <w:noProof/>
          <w:lang w:eastAsia="pl-PL"/>
        </w:rPr>
      </w:pPr>
      <w:ins w:id="33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"_Toc302723929"</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4.</w:t>
        </w:r>
        <w:r>
          <w:rPr>
            <w:noProof/>
            <w:lang w:eastAsia="pl-PL"/>
          </w:rPr>
          <w:tab/>
        </w:r>
        <w:r w:rsidRPr="00CB17AC">
          <w:rPr>
            <w:rStyle w:val="Hipercze"/>
            <w:noProof/>
          </w:rPr>
          <w:t>Koncepcja Pracy</w:t>
        </w:r>
        <w:r>
          <w:rPr>
            <w:noProof/>
            <w:webHidden/>
          </w:rPr>
          <w:tab/>
        </w:r>
        <w:r>
          <w:rPr>
            <w:noProof/>
            <w:webHidden/>
          </w:rPr>
          <w:fldChar w:fldCharType="begin"/>
        </w:r>
        <w:r>
          <w:rPr>
            <w:noProof/>
            <w:webHidden/>
          </w:rPr>
          <w:instrText xml:space="preserve"> PAGEREF _Toc302723929 \h </w:instrText>
        </w:r>
        <w:r>
          <w:rPr>
            <w:noProof/>
            <w:webHidden/>
          </w:rPr>
        </w:r>
      </w:ins>
      <w:r>
        <w:rPr>
          <w:noProof/>
          <w:webHidden/>
        </w:rPr>
        <w:fldChar w:fldCharType="separate"/>
      </w:r>
      <w:ins w:id="334" w:author="Sebastian Łuczak" w:date="2011-09-02T10:59:00Z">
        <w:r w:rsidR="007A0652">
          <w:rPr>
            <w:noProof/>
            <w:webHidden/>
          </w:rPr>
          <w:t>24</w:t>
        </w:r>
      </w:ins>
      <w:ins w:id="335" w:author="Sebastian Łuczak" w:date="2011-09-02T10:49:00Z">
        <w:r>
          <w:rPr>
            <w:noProof/>
            <w:webHidden/>
          </w:rPr>
          <w:fldChar w:fldCharType="end"/>
        </w:r>
        <w:r w:rsidRPr="00CB17AC">
          <w:rPr>
            <w:rStyle w:val="Hipercze"/>
            <w:noProof/>
          </w:rPr>
          <w:fldChar w:fldCharType="end"/>
        </w:r>
      </w:ins>
    </w:p>
    <w:p w:rsidR="00C4448E" w:rsidRDefault="00C4448E">
      <w:pPr>
        <w:pStyle w:val="Spistreci2"/>
        <w:tabs>
          <w:tab w:val="left" w:pos="880"/>
          <w:tab w:val="right" w:leader="dot" w:pos="9061"/>
        </w:tabs>
        <w:rPr>
          <w:ins w:id="336" w:author="Sebastian Łuczak" w:date="2011-09-02T10:49:00Z"/>
          <w:noProof/>
          <w:lang w:eastAsia="pl-PL"/>
        </w:rPr>
      </w:pPr>
      <w:ins w:id="337"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"_Toc302723930"</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4.1.</w:t>
        </w:r>
        <w:r>
          <w:rPr>
            <w:noProof/>
            <w:lang w:eastAsia="pl-PL"/>
          </w:rPr>
          <w:tab/>
        </w:r>
        <w:r w:rsidRPr="00CB17AC">
          <w:rPr>
            <w:rStyle w:val="Hipercze"/>
            <w:noProof/>
          </w:rPr>
          <w:t>Wstęp</w:t>
        </w:r>
        <w:r>
          <w:rPr>
            <w:noProof/>
            <w:webHidden/>
          </w:rPr>
          <w:tab/>
        </w:r>
        <w:r>
          <w:rPr>
            <w:noProof/>
            <w:webHidden/>
          </w:rPr>
          <w:fldChar w:fldCharType="begin"/>
        </w:r>
        <w:r>
          <w:rPr>
            <w:noProof/>
            <w:webHidden/>
          </w:rPr>
          <w:instrText xml:space="preserve"> PAGEREF _Toc302723930 \h </w:instrText>
        </w:r>
        <w:r>
          <w:rPr>
            <w:noProof/>
            <w:webHidden/>
          </w:rPr>
        </w:r>
      </w:ins>
      <w:r>
        <w:rPr>
          <w:noProof/>
          <w:webHidden/>
        </w:rPr>
        <w:fldChar w:fldCharType="separate"/>
      </w:r>
      <w:ins w:id="338" w:author="Sebastian Łuczak" w:date="2011-09-02T10:59:00Z">
        <w:r w:rsidR="007A0652">
          <w:rPr>
            <w:noProof/>
            <w:webHidden/>
          </w:rPr>
          <w:t>24</w:t>
        </w:r>
      </w:ins>
      <w:ins w:id="339" w:author="Sebastian Łuczak" w:date="2011-09-02T10:49:00Z">
        <w:r>
          <w:rPr>
            <w:noProof/>
            <w:webHidden/>
          </w:rPr>
          <w:fldChar w:fldCharType="end"/>
        </w:r>
        <w:r w:rsidRPr="00CB17AC">
          <w:rPr>
            <w:rStyle w:val="Hipercze"/>
            <w:noProof/>
          </w:rPr>
          <w:fldChar w:fldCharType="end"/>
        </w:r>
      </w:ins>
    </w:p>
    <w:p w:rsidR="00C4448E" w:rsidRDefault="00C4448E">
      <w:pPr>
        <w:pStyle w:val="Spistreci2"/>
        <w:tabs>
          <w:tab w:val="left" w:pos="880"/>
          <w:tab w:val="right" w:leader="dot" w:pos="9061"/>
        </w:tabs>
        <w:rPr>
          <w:ins w:id="340" w:author="Sebastian Łuczak" w:date="2011-09-02T10:49:00Z"/>
          <w:noProof/>
          <w:lang w:eastAsia="pl-PL"/>
        </w:rPr>
      </w:pPr>
      <w:ins w:id="34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"_Toc302723931"</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4.2.</w:t>
        </w:r>
        <w:r>
          <w:rPr>
            <w:noProof/>
            <w:lang w:eastAsia="pl-PL"/>
          </w:rPr>
          <w:tab/>
        </w:r>
        <w:r w:rsidRPr="00CB17AC">
          <w:rPr>
            <w:rStyle w:val="Hipercze"/>
            <w:noProof/>
          </w:rPr>
          <w:t>Założenia i budowa systemu</w:t>
        </w:r>
        <w:r>
          <w:rPr>
            <w:noProof/>
            <w:webHidden/>
          </w:rPr>
          <w:tab/>
        </w:r>
        <w:r>
          <w:rPr>
            <w:noProof/>
            <w:webHidden/>
          </w:rPr>
          <w:fldChar w:fldCharType="begin"/>
        </w:r>
        <w:r>
          <w:rPr>
            <w:noProof/>
            <w:webHidden/>
          </w:rPr>
          <w:instrText xml:space="preserve"> PAGEREF _Toc302723931 \h </w:instrText>
        </w:r>
        <w:r>
          <w:rPr>
            <w:noProof/>
            <w:webHidden/>
          </w:rPr>
        </w:r>
      </w:ins>
      <w:r>
        <w:rPr>
          <w:noProof/>
          <w:webHidden/>
        </w:rPr>
        <w:fldChar w:fldCharType="separate"/>
      </w:r>
      <w:ins w:id="342" w:author="Sebastian Łuczak" w:date="2011-09-02T10:59:00Z">
        <w:r w:rsidR="007A0652">
          <w:rPr>
            <w:noProof/>
            <w:webHidden/>
          </w:rPr>
          <w:t>25</w:t>
        </w:r>
      </w:ins>
      <w:ins w:id="343" w:author="Sebastian Łuczak" w:date="2011-09-02T10:49:00Z">
        <w:r>
          <w:rPr>
            <w:noProof/>
            <w:webHidden/>
          </w:rPr>
          <w:fldChar w:fldCharType="end"/>
        </w:r>
        <w:r w:rsidRPr="00CB17AC">
          <w:rPr>
            <w:rStyle w:val="Hipercze"/>
            <w:noProof/>
          </w:rPr>
          <w:fldChar w:fldCharType="end"/>
        </w:r>
      </w:ins>
    </w:p>
    <w:p w:rsidR="00C4448E" w:rsidRDefault="00C4448E">
      <w:pPr>
        <w:pStyle w:val="Spistreci1"/>
        <w:tabs>
          <w:tab w:val="left" w:pos="440"/>
          <w:tab w:val="right" w:leader="dot" w:pos="9061"/>
        </w:tabs>
        <w:rPr>
          <w:ins w:id="344" w:author="Sebastian Łuczak" w:date="2011-09-02T10:49:00Z"/>
          <w:noProof/>
          <w:lang w:eastAsia="pl-PL"/>
        </w:rPr>
      </w:pPr>
      <w:ins w:id="34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"_Toc302723932"</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w:t>
        </w:r>
        <w:r>
          <w:rPr>
            <w:noProof/>
            <w:lang w:eastAsia="pl-PL"/>
          </w:rPr>
          <w:tab/>
        </w:r>
        <w:r w:rsidRPr="00CB17AC">
          <w:rPr>
            <w:rStyle w:val="Hipercze"/>
            <w:noProof/>
          </w:rPr>
          <w:t>Opis systemu</w:t>
        </w:r>
        <w:r>
          <w:rPr>
            <w:noProof/>
            <w:webHidden/>
          </w:rPr>
          <w:tab/>
        </w:r>
        <w:r>
          <w:rPr>
            <w:noProof/>
            <w:webHidden/>
          </w:rPr>
          <w:fldChar w:fldCharType="begin"/>
        </w:r>
        <w:r>
          <w:rPr>
            <w:noProof/>
            <w:webHidden/>
          </w:rPr>
          <w:instrText xml:space="preserve"> PAGEREF _Toc302723932 \h </w:instrText>
        </w:r>
        <w:r>
          <w:rPr>
            <w:noProof/>
            <w:webHidden/>
          </w:rPr>
        </w:r>
      </w:ins>
      <w:r>
        <w:rPr>
          <w:noProof/>
          <w:webHidden/>
        </w:rPr>
        <w:fldChar w:fldCharType="separate"/>
      </w:r>
      <w:ins w:id="346" w:author="Sebastian Łuczak" w:date="2011-09-02T10:59:00Z">
        <w:r w:rsidR="007A0652">
          <w:rPr>
            <w:noProof/>
            <w:webHidden/>
          </w:rPr>
          <w:t>28</w:t>
        </w:r>
      </w:ins>
      <w:ins w:id="347" w:author="Sebastian Łuczak" w:date="2011-09-02T10:49:00Z">
        <w:r>
          <w:rPr>
            <w:noProof/>
            <w:webHidden/>
          </w:rPr>
          <w:fldChar w:fldCharType="end"/>
        </w:r>
        <w:r w:rsidRPr="00CB17AC">
          <w:rPr>
            <w:rStyle w:val="Hipercze"/>
            <w:noProof/>
          </w:rPr>
          <w:fldChar w:fldCharType="end"/>
        </w:r>
      </w:ins>
    </w:p>
    <w:p w:rsidR="00C4448E" w:rsidRDefault="00C4448E">
      <w:pPr>
        <w:pStyle w:val="Spistreci2"/>
        <w:tabs>
          <w:tab w:val="left" w:pos="880"/>
          <w:tab w:val="right" w:leader="dot" w:pos="9061"/>
        </w:tabs>
        <w:rPr>
          <w:ins w:id="348" w:author="Sebastian Łuczak" w:date="2011-09-02T10:49:00Z"/>
          <w:noProof/>
          <w:lang w:eastAsia="pl-PL"/>
        </w:rPr>
      </w:pPr>
      <w:ins w:id="34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"_Toc302723933"</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5.1.</w:t>
        </w:r>
        <w:r>
          <w:rPr>
            <w:noProof/>
            <w:lang w:eastAsia="pl-PL"/>
          </w:rPr>
          <w:tab/>
        </w:r>
        <w:r w:rsidRPr="00CB17AC">
          <w:rPr>
            <w:rStyle w:val="Hipercze"/>
            <w:noProof/>
          </w:rPr>
          <w:t>Scenariusz użycia</w:t>
        </w:r>
        <w:r>
          <w:rPr>
            <w:noProof/>
            <w:webHidden/>
          </w:rPr>
          <w:tab/>
        </w:r>
        <w:r>
          <w:rPr>
            <w:noProof/>
            <w:webHidden/>
          </w:rPr>
          <w:fldChar w:fldCharType="begin"/>
        </w:r>
        <w:r>
          <w:rPr>
            <w:noProof/>
            <w:webHidden/>
          </w:rPr>
          <w:instrText xml:space="preserve"> PAGEREF _Toc302723933 \h </w:instrText>
        </w:r>
        <w:r>
          <w:rPr>
            <w:noProof/>
            <w:webHidden/>
          </w:rPr>
        </w:r>
      </w:ins>
      <w:r>
        <w:rPr>
          <w:noProof/>
          <w:webHidden/>
        </w:rPr>
        <w:fldChar w:fldCharType="separate"/>
      </w:r>
      <w:ins w:id="350" w:author="Sebastian Łuczak" w:date="2011-09-02T10:59:00Z">
        <w:r w:rsidR="007A0652">
          <w:rPr>
            <w:noProof/>
            <w:webHidden/>
          </w:rPr>
          <w:t>28</w:t>
        </w:r>
      </w:ins>
      <w:ins w:id="351" w:author="Sebastian Łuczak" w:date="2011-09-02T10:49:00Z">
        <w:r>
          <w:rPr>
            <w:noProof/>
            <w:webHidden/>
          </w:rPr>
          <w:fldChar w:fldCharType="end"/>
        </w:r>
        <w:r w:rsidRPr="00CB17AC">
          <w:rPr>
            <w:rStyle w:val="Hipercze"/>
            <w:noProof/>
          </w:rPr>
          <w:fldChar w:fldCharType="end"/>
        </w:r>
      </w:ins>
    </w:p>
    <w:p w:rsidR="00C4448E" w:rsidRDefault="00C4448E">
      <w:pPr>
        <w:pStyle w:val="Spistreci2"/>
        <w:tabs>
          <w:tab w:val="left" w:pos="880"/>
          <w:tab w:val="right" w:leader="dot" w:pos="9061"/>
        </w:tabs>
        <w:rPr>
          <w:ins w:id="352" w:author="Sebastian Łuczak" w:date="2011-09-02T10:49:00Z"/>
          <w:noProof/>
          <w:lang w:eastAsia="pl-PL"/>
        </w:rPr>
      </w:pPr>
      <w:ins w:id="35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"_Toc302723934"</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5.2.</w:t>
        </w:r>
        <w:r>
          <w:rPr>
            <w:noProof/>
            <w:lang w:eastAsia="pl-PL"/>
          </w:rPr>
          <w:tab/>
        </w:r>
        <w:r w:rsidRPr="00CB17AC">
          <w:rPr>
            <w:rStyle w:val="Hipercze"/>
            <w:noProof/>
          </w:rPr>
          <w:t>Baza danych</w:t>
        </w:r>
        <w:r>
          <w:rPr>
            <w:noProof/>
            <w:webHidden/>
          </w:rPr>
          <w:tab/>
        </w:r>
        <w:r>
          <w:rPr>
            <w:noProof/>
            <w:webHidden/>
          </w:rPr>
          <w:fldChar w:fldCharType="begin"/>
        </w:r>
        <w:r>
          <w:rPr>
            <w:noProof/>
            <w:webHidden/>
          </w:rPr>
          <w:instrText xml:space="preserve"> PAGEREF _Toc302723934 \h </w:instrText>
        </w:r>
        <w:r>
          <w:rPr>
            <w:noProof/>
            <w:webHidden/>
          </w:rPr>
        </w:r>
      </w:ins>
      <w:r>
        <w:rPr>
          <w:noProof/>
          <w:webHidden/>
        </w:rPr>
        <w:fldChar w:fldCharType="separate"/>
      </w:r>
      <w:ins w:id="354" w:author="Sebastian Łuczak" w:date="2011-09-02T10:59:00Z">
        <w:r w:rsidR="007A0652">
          <w:rPr>
            <w:noProof/>
            <w:webHidden/>
          </w:rPr>
          <w:t>29</w:t>
        </w:r>
      </w:ins>
      <w:ins w:id="355"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56" w:author="Sebastian Łuczak" w:date="2011-09-02T10:49:00Z"/>
          <w:noProof/>
          <w:lang w:eastAsia="pl-PL"/>
        </w:rPr>
      </w:pPr>
      <w:ins w:id="357"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"_Toc302723935"</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5.2.1.</w:t>
        </w:r>
        <w:r>
          <w:rPr>
            <w:noProof/>
            <w:lang w:eastAsia="pl-PL"/>
          </w:rPr>
          <w:tab/>
        </w:r>
        <w:r w:rsidRPr="00CB17AC">
          <w:rPr>
            <w:rStyle w:val="Hipercze"/>
            <w:noProof/>
          </w:rPr>
          <w:t>Cel powstania</w:t>
        </w:r>
        <w:r>
          <w:rPr>
            <w:noProof/>
            <w:webHidden/>
          </w:rPr>
          <w:tab/>
        </w:r>
        <w:r>
          <w:rPr>
            <w:noProof/>
            <w:webHidden/>
          </w:rPr>
          <w:fldChar w:fldCharType="begin"/>
        </w:r>
        <w:r>
          <w:rPr>
            <w:noProof/>
            <w:webHidden/>
          </w:rPr>
          <w:instrText xml:space="preserve"> PAGEREF _Toc302723935 \h </w:instrText>
        </w:r>
        <w:r>
          <w:rPr>
            <w:noProof/>
            <w:webHidden/>
          </w:rPr>
        </w:r>
      </w:ins>
      <w:r>
        <w:rPr>
          <w:noProof/>
          <w:webHidden/>
        </w:rPr>
        <w:fldChar w:fldCharType="separate"/>
      </w:r>
      <w:ins w:id="358" w:author="Sebastian Łuczak" w:date="2011-09-02T10:59:00Z">
        <w:r w:rsidR="007A0652">
          <w:rPr>
            <w:noProof/>
            <w:webHidden/>
          </w:rPr>
          <w:t>29</w:t>
        </w:r>
      </w:ins>
      <w:ins w:id="359"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60" w:author="Sebastian Łuczak" w:date="2011-09-02T10:49:00Z"/>
          <w:noProof/>
          <w:lang w:eastAsia="pl-PL"/>
        </w:rPr>
      </w:pPr>
      <w:ins w:id="36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"_Toc302723936"</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5.2.2.</w:t>
        </w:r>
        <w:r>
          <w:rPr>
            <w:noProof/>
            <w:lang w:eastAsia="pl-PL"/>
          </w:rPr>
          <w:tab/>
        </w:r>
        <w:r w:rsidRPr="00CB17AC">
          <w:rPr>
            <w:rStyle w:val="Hipercze"/>
            <w:noProof/>
          </w:rPr>
          <w:t>Szczegóły implementacji</w:t>
        </w:r>
        <w:r>
          <w:rPr>
            <w:noProof/>
            <w:webHidden/>
          </w:rPr>
          <w:tab/>
        </w:r>
        <w:r>
          <w:rPr>
            <w:noProof/>
            <w:webHidden/>
          </w:rPr>
          <w:fldChar w:fldCharType="begin"/>
        </w:r>
        <w:r>
          <w:rPr>
            <w:noProof/>
            <w:webHidden/>
          </w:rPr>
          <w:instrText xml:space="preserve"> PAGEREF _Toc302723936 \h </w:instrText>
        </w:r>
        <w:r>
          <w:rPr>
            <w:noProof/>
            <w:webHidden/>
          </w:rPr>
        </w:r>
      </w:ins>
      <w:r>
        <w:rPr>
          <w:noProof/>
          <w:webHidden/>
        </w:rPr>
        <w:fldChar w:fldCharType="separate"/>
      </w:r>
      <w:ins w:id="362" w:author="Sebastian Łuczak" w:date="2011-09-02T10:59:00Z">
        <w:r w:rsidR="007A0652">
          <w:rPr>
            <w:noProof/>
            <w:webHidden/>
          </w:rPr>
          <w:t>29</w:t>
        </w:r>
      </w:ins>
      <w:ins w:id="363"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64" w:author="Sebastian Łuczak" w:date="2011-09-02T10:49:00Z"/>
          <w:noProof/>
          <w:lang w:eastAsia="pl-PL"/>
        </w:rPr>
      </w:pPr>
      <w:ins w:id="36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"_Toc302723937"</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5.2.3.</w:t>
        </w:r>
        <w:r>
          <w:rPr>
            <w:noProof/>
            <w:lang w:eastAsia="pl-PL"/>
          </w:rPr>
          <w:tab/>
        </w:r>
        <w:r w:rsidRPr="00CB17AC">
          <w:rPr>
            <w:rStyle w:val="Hipercze"/>
            <w:noProof/>
          </w:rPr>
          <w:t>Opis tabel</w:t>
        </w:r>
        <w:r>
          <w:rPr>
            <w:noProof/>
            <w:webHidden/>
          </w:rPr>
          <w:tab/>
        </w:r>
        <w:r>
          <w:rPr>
            <w:noProof/>
            <w:webHidden/>
          </w:rPr>
          <w:fldChar w:fldCharType="begin"/>
        </w:r>
        <w:r>
          <w:rPr>
            <w:noProof/>
            <w:webHidden/>
          </w:rPr>
          <w:instrText xml:space="preserve"> PAGEREF _Toc302723937 \h </w:instrText>
        </w:r>
        <w:r>
          <w:rPr>
            <w:noProof/>
            <w:webHidden/>
          </w:rPr>
        </w:r>
      </w:ins>
      <w:r>
        <w:rPr>
          <w:noProof/>
          <w:webHidden/>
        </w:rPr>
        <w:fldChar w:fldCharType="separate"/>
      </w:r>
      <w:ins w:id="366" w:author="Sebastian Łuczak" w:date="2011-09-02T10:59:00Z">
        <w:r w:rsidR="007A0652">
          <w:rPr>
            <w:noProof/>
            <w:webHidden/>
          </w:rPr>
          <w:t>31</w:t>
        </w:r>
      </w:ins>
      <w:ins w:id="367"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68" w:author="Sebastian Łuczak" w:date="2011-09-02T10:49:00Z"/>
          <w:noProof/>
          <w:lang w:eastAsia="pl-PL"/>
        </w:rPr>
      </w:pPr>
      <w:ins w:id="36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"_Toc302723938"</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5.2.4.</w:t>
        </w:r>
        <w:r>
          <w:rPr>
            <w:noProof/>
            <w:lang w:eastAsia="pl-PL"/>
          </w:rPr>
          <w:tab/>
        </w:r>
        <w:r w:rsidRPr="00CB17AC">
          <w:rPr>
            <w:rStyle w:val="Hipercze"/>
            <w:noProof/>
          </w:rPr>
          <w:t>Integralność</w:t>
        </w:r>
        <w:r w:rsidRPr="00CB17AC">
          <w:rPr>
            <w:rStyle w:val="Hipercze"/>
            <w:noProof/>
          </w:rPr>
          <w:t xml:space="preserve"> </w:t>
        </w:r>
        <w:r w:rsidRPr="00CB17AC">
          <w:rPr>
            <w:rStyle w:val="Hipercze"/>
            <w:noProof/>
          </w:rPr>
          <w:t>danych</w:t>
        </w:r>
        <w:r>
          <w:rPr>
            <w:noProof/>
            <w:webHidden/>
          </w:rPr>
          <w:tab/>
        </w:r>
        <w:r>
          <w:rPr>
            <w:noProof/>
            <w:webHidden/>
          </w:rPr>
          <w:fldChar w:fldCharType="begin"/>
        </w:r>
        <w:r>
          <w:rPr>
            <w:noProof/>
            <w:webHidden/>
          </w:rPr>
          <w:instrText xml:space="preserve"> PAGEREF _Toc302723938 \h </w:instrText>
        </w:r>
        <w:r>
          <w:rPr>
            <w:noProof/>
            <w:webHidden/>
          </w:rPr>
        </w:r>
      </w:ins>
      <w:r>
        <w:rPr>
          <w:noProof/>
          <w:webHidden/>
        </w:rPr>
        <w:fldChar w:fldCharType="separate"/>
      </w:r>
      <w:ins w:id="370" w:author="Sebastian Łuczak" w:date="2011-09-02T10:59:00Z">
        <w:r w:rsidR="007A0652">
          <w:rPr>
            <w:noProof/>
            <w:webHidden/>
          </w:rPr>
          <w:t>32</w:t>
        </w:r>
      </w:ins>
      <w:ins w:id="371"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72" w:author="Sebastian Łuczak" w:date="2011-09-02T10:49:00Z"/>
          <w:noProof/>
          <w:lang w:eastAsia="pl-PL"/>
        </w:rPr>
      </w:pPr>
      <w:ins w:id="37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"_Toc302723939"</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5.2.5.</w:t>
        </w:r>
        <w:r>
          <w:rPr>
            <w:noProof/>
            <w:lang w:eastAsia="pl-PL"/>
          </w:rPr>
          <w:tab/>
        </w:r>
        <w:r w:rsidRPr="00CB17AC">
          <w:rPr>
            <w:rStyle w:val="Hipercze"/>
            <w:noProof/>
          </w:rPr>
          <w:t>Wyzwalacze i sekwencje</w:t>
        </w:r>
        <w:r>
          <w:rPr>
            <w:noProof/>
            <w:webHidden/>
          </w:rPr>
          <w:tab/>
        </w:r>
        <w:r>
          <w:rPr>
            <w:noProof/>
            <w:webHidden/>
          </w:rPr>
          <w:fldChar w:fldCharType="begin"/>
        </w:r>
        <w:r>
          <w:rPr>
            <w:noProof/>
            <w:webHidden/>
          </w:rPr>
          <w:instrText xml:space="preserve"> PAGEREF _Toc302723939 \h </w:instrText>
        </w:r>
        <w:r>
          <w:rPr>
            <w:noProof/>
            <w:webHidden/>
          </w:rPr>
        </w:r>
      </w:ins>
      <w:r>
        <w:rPr>
          <w:noProof/>
          <w:webHidden/>
        </w:rPr>
        <w:fldChar w:fldCharType="separate"/>
      </w:r>
      <w:ins w:id="374" w:author="Sebastian Łuczak" w:date="2011-09-02T10:59:00Z">
        <w:r w:rsidR="007A0652">
          <w:rPr>
            <w:noProof/>
            <w:webHidden/>
          </w:rPr>
          <w:t>33</w:t>
        </w:r>
      </w:ins>
      <w:ins w:id="375" w:author="Sebastian Łuczak" w:date="2011-09-02T10:49:00Z">
        <w:r>
          <w:rPr>
            <w:noProof/>
            <w:webHidden/>
          </w:rPr>
          <w:fldChar w:fldCharType="end"/>
        </w:r>
        <w:r w:rsidRPr="00CB17AC">
          <w:rPr>
            <w:rStyle w:val="Hipercze"/>
            <w:noProof/>
          </w:rPr>
          <w:fldChar w:fldCharType="end"/>
        </w:r>
      </w:ins>
    </w:p>
    <w:p w:rsidR="00C4448E" w:rsidRDefault="00C4448E">
      <w:pPr>
        <w:pStyle w:val="Spistreci2"/>
        <w:tabs>
          <w:tab w:val="left" w:pos="880"/>
          <w:tab w:val="right" w:leader="dot" w:pos="9061"/>
        </w:tabs>
        <w:rPr>
          <w:ins w:id="376" w:author="Sebastian Łuczak" w:date="2011-09-02T10:49:00Z"/>
          <w:noProof/>
          <w:lang w:eastAsia="pl-PL"/>
        </w:rPr>
      </w:pPr>
      <w:ins w:id="377"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"_Toc302723940"</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5.3.</w:t>
        </w:r>
        <w:r>
          <w:rPr>
            <w:noProof/>
            <w:lang w:eastAsia="pl-PL"/>
          </w:rPr>
          <w:tab/>
        </w:r>
        <w:r w:rsidRPr="00CB17AC">
          <w:rPr>
            <w:rStyle w:val="Hipercze"/>
            <w:noProof/>
          </w:rPr>
          <w:t>Opis usługi sieciowej – Web Service</w:t>
        </w:r>
        <w:r>
          <w:rPr>
            <w:noProof/>
            <w:webHidden/>
          </w:rPr>
          <w:tab/>
        </w:r>
        <w:r>
          <w:rPr>
            <w:noProof/>
            <w:webHidden/>
          </w:rPr>
          <w:fldChar w:fldCharType="begin"/>
        </w:r>
        <w:r>
          <w:rPr>
            <w:noProof/>
            <w:webHidden/>
          </w:rPr>
          <w:instrText xml:space="preserve"> PAGEREF _Toc302723940 \h </w:instrText>
        </w:r>
        <w:r>
          <w:rPr>
            <w:noProof/>
            <w:webHidden/>
          </w:rPr>
        </w:r>
      </w:ins>
      <w:r>
        <w:rPr>
          <w:noProof/>
          <w:webHidden/>
        </w:rPr>
        <w:fldChar w:fldCharType="separate"/>
      </w:r>
      <w:ins w:id="378" w:author="Sebastian Łuczak" w:date="2011-09-02T10:59:00Z">
        <w:r w:rsidR="007A0652">
          <w:rPr>
            <w:noProof/>
            <w:webHidden/>
          </w:rPr>
          <w:t>34</w:t>
        </w:r>
      </w:ins>
      <w:ins w:id="379"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80" w:author="Sebastian Łuczak" w:date="2011-09-02T10:49:00Z"/>
          <w:noProof/>
          <w:lang w:eastAsia="pl-PL"/>
        </w:rPr>
      </w:pPr>
      <w:ins w:id="38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"_Toc302723941"</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5.3.1.</w:t>
        </w:r>
        <w:r>
          <w:rPr>
            <w:noProof/>
            <w:lang w:eastAsia="pl-PL"/>
          </w:rPr>
          <w:tab/>
        </w:r>
        <w:r w:rsidRPr="00CB17AC">
          <w:rPr>
            <w:rStyle w:val="Hipercze"/>
            <w:noProof/>
          </w:rPr>
          <w:t>Cel powstania</w:t>
        </w:r>
        <w:r>
          <w:rPr>
            <w:noProof/>
            <w:webHidden/>
          </w:rPr>
          <w:tab/>
        </w:r>
        <w:r>
          <w:rPr>
            <w:noProof/>
            <w:webHidden/>
          </w:rPr>
          <w:fldChar w:fldCharType="begin"/>
        </w:r>
        <w:r>
          <w:rPr>
            <w:noProof/>
            <w:webHidden/>
          </w:rPr>
          <w:instrText xml:space="preserve"> PAGEREF _Toc302723941 \h </w:instrText>
        </w:r>
        <w:r>
          <w:rPr>
            <w:noProof/>
            <w:webHidden/>
          </w:rPr>
        </w:r>
      </w:ins>
      <w:r>
        <w:rPr>
          <w:noProof/>
          <w:webHidden/>
        </w:rPr>
        <w:fldChar w:fldCharType="separate"/>
      </w:r>
      <w:ins w:id="382" w:author="Sebastian Łuczak" w:date="2011-09-02T10:59:00Z">
        <w:r w:rsidR="007A0652">
          <w:rPr>
            <w:noProof/>
            <w:webHidden/>
          </w:rPr>
          <w:t>34</w:t>
        </w:r>
      </w:ins>
      <w:ins w:id="383"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84" w:author="Sebastian Łuczak" w:date="2011-09-02T10:49:00Z"/>
          <w:noProof/>
          <w:lang w:eastAsia="pl-PL"/>
        </w:rPr>
      </w:pPr>
      <w:ins w:id="38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"_Toc302723942"</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5.3.2.</w:t>
        </w:r>
        <w:r>
          <w:rPr>
            <w:noProof/>
            <w:lang w:eastAsia="pl-PL"/>
          </w:rPr>
          <w:tab/>
        </w:r>
        <w:r w:rsidRPr="00CB17AC">
          <w:rPr>
            <w:rStyle w:val="Hipercze"/>
            <w:noProof/>
          </w:rPr>
          <w:t>Szczegóły implementacyjne</w:t>
        </w:r>
        <w:r>
          <w:rPr>
            <w:noProof/>
            <w:webHidden/>
          </w:rPr>
          <w:tab/>
        </w:r>
        <w:r>
          <w:rPr>
            <w:noProof/>
            <w:webHidden/>
          </w:rPr>
          <w:fldChar w:fldCharType="begin"/>
        </w:r>
        <w:r>
          <w:rPr>
            <w:noProof/>
            <w:webHidden/>
          </w:rPr>
          <w:instrText xml:space="preserve"> PAGEREF _Toc302723942 \h </w:instrText>
        </w:r>
        <w:r>
          <w:rPr>
            <w:noProof/>
            <w:webHidden/>
          </w:rPr>
        </w:r>
      </w:ins>
      <w:r>
        <w:rPr>
          <w:noProof/>
          <w:webHidden/>
        </w:rPr>
        <w:fldChar w:fldCharType="separate"/>
      </w:r>
      <w:ins w:id="386" w:author="Sebastian Łuczak" w:date="2011-09-02T10:59:00Z">
        <w:r w:rsidR="007A0652">
          <w:rPr>
            <w:noProof/>
            <w:webHidden/>
          </w:rPr>
          <w:t>34</w:t>
        </w:r>
      </w:ins>
      <w:ins w:id="387"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88" w:author="Sebastian Łuczak" w:date="2011-09-02T10:49:00Z"/>
          <w:noProof/>
          <w:lang w:eastAsia="pl-PL"/>
        </w:rPr>
      </w:pPr>
      <w:ins w:id="38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"_Toc302723943"</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5.3.3.</w:t>
        </w:r>
        <w:r>
          <w:rPr>
            <w:noProof/>
            <w:lang w:eastAsia="pl-PL"/>
          </w:rPr>
          <w:tab/>
        </w:r>
        <w:r w:rsidRPr="00CB17AC">
          <w:rPr>
            <w:rStyle w:val="Hipercze"/>
            <w:noProof/>
          </w:rPr>
          <w:t>Mechanizm uwierzytelnienia</w:t>
        </w:r>
        <w:r>
          <w:rPr>
            <w:noProof/>
            <w:webHidden/>
          </w:rPr>
          <w:tab/>
        </w:r>
        <w:r>
          <w:rPr>
            <w:noProof/>
            <w:webHidden/>
          </w:rPr>
          <w:fldChar w:fldCharType="begin"/>
        </w:r>
        <w:r>
          <w:rPr>
            <w:noProof/>
            <w:webHidden/>
          </w:rPr>
          <w:instrText xml:space="preserve"> PAGEREF _Toc302723943 \h </w:instrText>
        </w:r>
        <w:r>
          <w:rPr>
            <w:noProof/>
            <w:webHidden/>
          </w:rPr>
        </w:r>
      </w:ins>
      <w:r>
        <w:rPr>
          <w:noProof/>
          <w:webHidden/>
        </w:rPr>
        <w:fldChar w:fldCharType="separate"/>
      </w:r>
      <w:ins w:id="390" w:author="Sebastian Łuczak" w:date="2011-09-02T10:59:00Z">
        <w:r w:rsidR="007A0652">
          <w:rPr>
            <w:noProof/>
            <w:webHidden/>
          </w:rPr>
          <w:t>36</w:t>
        </w:r>
      </w:ins>
      <w:ins w:id="391"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92" w:author="Sebastian Łuczak" w:date="2011-09-02T10:49:00Z"/>
          <w:noProof/>
          <w:lang w:eastAsia="pl-PL"/>
        </w:rPr>
      </w:pPr>
      <w:ins w:id="39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"_Toc302723944"</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5.3.4.</w:t>
        </w:r>
        <w:r>
          <w:rPr>
            <w:noProof/>
            <w:lang w:eastAsia="pl-PL"/>
          </w:rPr>
          <w:tab/>
        </w:r>
        <w:r w:rsidRPr="00CB17AC">
          <w:rPr>
            <w:rStyle w:val="Hipercze"/>
            <w:noProof/>
          </w:rPr>
          <w:t>Mechanizm sprawdzania statusu zdarzenia</w:t>
        </w:r>
        <w:r>
          <w:rPr>
            <w:noProof/>
            <w:webHidden/>
          </w:rPr>
          <w:tab/>
        </w:r>
        <w:r>
          <w:rPr>
            <w:noProof/>
            <w:webHidden/>
          </w:rPr>
          <w:fldChar w:fldCharType="begin"/>
        </w:r>
        <w:r>
          <w:rPr>
            <w:noProof/>
            <w:webHidden/>
          </w:rPr>
          <w:instrText xml:space="preserve"> PAGEREF _Toc302723944 \h </w:instrText>
        </w:r>
        <w:r>
          <w:rPr>
            <w:noProof/>
            <w:webHidden/>
          </w:rPr>
        </w:r>
      </w:ins>
      <w:r>
        <w:rPr>
          <w:noProof/>
          <w:webHidden/>
        </w:rPr>
        <w:fldChar w:fldCharType="separate"/>
      </w:r>
      <w:ins w:id="394" w:author="Sebastian Łuczak" w:date="2011-09-02T10:59:00Z">
        <w:r w:rsidR="007A0652">
          <w:rPr>
            <w:noProof/>
            <w:webHidden/>
          </w:rPr>
          <w:t>36</w:t>
        </w:r>
      </w:ins>
      <w:ins w:id="395"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396" w:author="Sebastian Łuczak" w:date="2011-09-02T10:49:00Z"/>
          <w:noProof/>
          <w:lang w:eastAsia="pl-PL"/>
        </w:rPr>
      </w:pPr>
      <w:ins w:id="397" w:author="Sebastian Łuczak" w:date="2011-09-02T10:49:00Z">
        <w:r w:rsidRPr="00CB17AC">
          <w:rPr>
            <w:rStyle w:val="Hipercze"/>
            <w:noProof/>
          </w:rPr>
          <w:lastRenderedPageBreak/>
          <w:fldChar w:fldCharType="begin"/>
        </w:r>
        <w:r w:rsidRPr="00CB17AC">
          <w:rPr>
            <w:rStyle w:val="Hipercze"/>
            <w:noProof/>
          </w:rPr>
          <w:instrText xml:space="preserve"> </w:instrText>
        </w:r>
        <w:r>
          <w:rPr>
            <w:noProof/>
          </w:rPr>
          <w:instrText>HYPERLINK \l "_Toc302723945"</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5.3.5.</w:t>
        </w:r>
        <w:r>
          <w:rPr>
            <w:noProof/>
            <w:lang w:eastAsia="pl-PL"/>
          </w:rPr>
          <w:tab/>
        </w:r>
        <w:r w:rsidRPr="00CB17AC">
          <w:rPr>
            <w:rStyle w:val="Hipercze"/>
            <w:noProof/>
          </w:rPr>
          <w:t>Rejestracja nowego zdarzenia</w:t>
        </w:r>
        <w:r>
          <w:rPr>
            <w:noProof/>
            <w:webHidden/>
          </w:rPr>
          <w:tab/>
        </w:r>
        <w:r>
          <w:rPr>
            <w:noProof/>
            <w:webHidden/>
          </w:rPr>
          <w:fldChar w:fldCharType="begin"/>
        </w:r>
        <w:r>
          <w:rPr>
            <w:noProof/>
            <w:webHidden/>
          </w:rPr>
          <w:instrText xml:space="preserve"> PAGEREF _Toc302723945 \h </w:instrText>
        </w:r>
        <w:r>
          <w:rPr>
            <w:noProof/>
            <w:webHidden/>
          </w:rPr>
        </w:r>
      </w:ins>
      <w:r>
        <w:rPr>
          <w:noProof/>
          <w:webHidden/>
        </w:rPr>
        <w:fldChar w:fldCharType="separate"/>
      </w:r>
      <w:ins w:id="398" w:author="Sebastian Łuczak" w:date="2011-09-02T10:59:00Z">
        <w:r w:rsidR="007A0652">
          <w:rPr>
            <w:noProof/>
            <w:webHidden/>
          </w:rPr>
          <w:t>37</w:t>
        </w:r>
      </w:ins>
      <w:ins w:id="399"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right" w:leader="dot" w:pos="9061"/>
        </w:tabs>
        <w:rPr>
          <w:ins w:id="400" w:author="Sebastian Łuczak" w:date="2011-09-02T10:49:00Z"/>
          <w:noProof/>
          <w:lang w:eastAsia="pl-PL"/>
        </w:rPr>
      </w:pPr>
      <w:ins w:id="40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"_Toc302723946"</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Wprowadzanie nowej lokalizacji i znacznika</w:t>
        </w:r>
        <w:r>
          <w:rPr>
            <w:noProof/>
            <w:webHidden/>
          </w:rPr>
          <w:tab/>
        </w:r>
        <w:r>
          <w:rPr>
            <w:noProof/>
            <w:webHidden/>
          </w:rPr>
          <w:fldChar w:fldCharType="begin"/>
        </w:r>
        <w:r>
          <w:rPr>
            <w:noProof/>
            <w:webHidden/>
          </w:rPr>
          <w:instrText xml:space="preserve"> PAGEREF _Toc302723946 \h </w:instrText>
        </w:r>
        <w:r>
          <w:rPr>
            <w:noProof/>
            <w:webHidden/>
          </w:rPr>
        </w:r>
      </w:ins>
      <w:r>
        <w:rPr>
          <w:noProof/>
          <w:webHidden/>
        </w:rPr>
        <w:fldChar w:fldCharType="separate"/>
      </w:r>
      <w:ins w:id="402" w:author="Sebastian Łuczak" w:date="2011-09-02T10:59:00Z">
        <w:r w:rsidR="007A0652">
          <w:rPr>
            <w:noProof/>
            <w:webHidden/>
          </w:rPr>
          <w:t>39</w:t>
        </w:r>
      </w:ins>
      <w:ins w:id="403" w:author="Sebastian Łuczak" w:date="2011-09-02T10:49:00Z">
        <w:r>
          <w:rPr>
            <w:noProof/>
            <w:webHidden/>
          </w:rPr>
          <w:fldChar w:fldCharType="end"/>
        </w:r>
        <w:r w:rsidRPr="00CB17AC">
          <w:rPr>
            <w:rStyle w:val="Hipercze"/>
            <w:noProof/>
          </w:rPr>
          <w:fldChar w:fldCharType="end"/>
        </w:r>
      </w:ins>
    </w:p>
    <w:p w:rsidR="00C4448E" w:rsidRDefault="00C4448E">
      <w:pPr>
        <w:pStyle w:val="Spistreci2"/>
        <w:tabs>
          <w:tab w:val="left" w:pos="880"/>
          <w:tab w:val="right" w:leader="dot" w:pos="9061"/>
        </w:tabs>
        <w:rPr>
          <w:ins w:id="404" w:author="Sebastian Łuczak" w:date="2011-09-02T10:49:00Z"/>
          <w:noProof/>
          <w:lang w:eastAsia="pl-PL"/>
        </w:rPr>
      </w:pPr>
      <w:ins w:id="40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"_Toc302723947"</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5.4.</w:t>
        </w:r>
        <w:r>
          <w:rPr>
            <w:noProof/>
            <w:lang w:eastAsia="pl-PL"/>
          </w:rPr>
          <w:tab/>
        </w:r>
        <w:r w:rsidRPr="00CB17AC">
          <w:rPr>
            <w:rStyle w:val="Hipercze"/>
            <w:noProof/>
          </w:rPr>
          <w:t>Opis aplikacji klienckiej na telefon komórkowy</w:t>
        </w:r>
        <w:r>
          <w:rPr>
            <w:noProof/>
            <w:webHidden/>
          </w:rPr>
          <w:tab/>
        </w:r>
        <w:r>
          <w:rPr>
            <w:noProof/>
            <w:webHidden/>
          </w:rPr>
          <w:fldChar w:fldCharType="begin"/>
        </w:r>
        <w:r>
          <w:rPr>
            <w:noProof/>
            <w:webHidden/>
          </w:rPr>
          <w:instrText xml:space="preserve"> PAGEREF _Toc302723947 \h </w:instrText>
        </w:r>
        <w:r>
          <w:rPr>
            <w:noProof/>
            <w:webHidden/>
          </w:rPr>
        </w:r>
      </w:ins>
      <w:r>
        <w:rPr>
          <w:noProof/>
          <w:webHidden/>
        </w:rPr>
        <w:fldChar w:fldCharType="separate"/>
      </w:r>
      <w:ins w:id="406" w:author="Sebastian Łuczak" w:date="2011-09-02T10:59:00Z">
        <w:r w:rsidR="007A0652">
          <w:rPr>
            <w:noProof/>
            <w:webHidden/>
          </w:rPr>
          <w:t>41</w:t>
        </w:r>
      </w:ins>
      <w:ins w:id="407"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08" w:author="Sebastian Łuczak" w:date="2011-09-02T10:49:00Z"/>
          <w:noProof/>
          <w:lang w:eastAsia="pl-PL"/>
        </w:rPr>
      </w:pPr>
      <w:ins w:id="40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"_Toc302723948"</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5.4.1.</w:t>
        </w:r>
        <w:r>
          <w:rPr>
            <w:noProof/>
            <w:lang w:eastAsia="pl-PL"/>
          </w:rPr>
          <w:tab/>
        </w:r>
        <w:r w:rsidRPr="00CB17AC">
          <w:rPr>
            <w:rStyle w:val="Hipercze"/>
            <w:noProof/>
          </w:rPr>
          <w:t>Cel powstania</w:t>
        </w:r>
        <w:r>
          <w:rPr>
            <w:noProof/>
            <w:webHidden/>
          </w:rPr>
          <w:tab/>
        </w:r>
        <w:r>
          <w:rPr>
            <w:noProof/>
            <w:webHidden/>
          </w:rPr>
          <w:fldChar w:fldCharType="begin"/>
        </w:r>
        <w:r>
          <w:rPr>
            <w:noProof/>
            <w:webHidden/>
          </w:rPr>
          <w:instrText xml:space="preserve"> PAGEREF _Toc302723948 \h </w:instrText>
        </w:r>
        <w:r>
          <w:rPr>
            <w:noProof/>
            <w:webHidden/>
          </w:rPr>
        </w:r>
      </w:ins>
      <w:r>
        <w:rPr>
          <w:noProof/>
          <w:webHidden/>
        </w:rPr>
        <w:fldChar w:fldCharType="separate"/>
      </w:r>
      <w:ins w:id="410" w:author="Sebastian Łuczak" w:date="2011-09-02T10:59:00Z">
        <w:r w:rsidR="007A0652">
          <w:rPr>
            <w:noProof/>
            <w:webHidden/>
          </w:rPr>
          <w:t>41</w:t>
        </w:r>
      </w:ins>
      <w:ins w:id="411"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12" w:author="Sebastian Łuczak" w:date="2011-09-02T10:49:00Z"/>
          <w:noProof/>
          <w:lang w:eastAsia="pl-PL"/>
        </w:rPr>
      </w:pPr>
      <w:ins w:id="41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"_Toc302723949"</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5.4.2.</w:t>
        </w:r>
        <w:r>
          <w:rPr>
            <w:noProof/>
            <w:lang w:eastAsia="pl-PL"/>
          </w:rPr>
          <w:tab/>
        </w:r>
        <w:r w:rsidRPr="00CB17AC">
          <w:rPr>
            <w:rStyle w:val="Hipercze"/>
            <w:noProof/>
          </w:rPr>
          <w:t>Założenia</w:t>
        </w:r>
        <w:r>
          <w:rPr>
            <w:noProof/>
            <w:webHidden/>
          </w:rPr>
          <w:tab/>
        </w:r>
        <w:r>
          <w:rPr>
            <w:noProof/>
            <w:webHidden/>
          </w:rPr>
          <w:fldChar w:fldCharType="begin"/>
        </w:r>
        <w:r>
          <w:rPr>
            <w:noProof/>
            <w:webHidden/>
          </w:rPr>
          <w:instrText xml:space="preserve"> PAGEREF _Toc302723949 \h </w:instrText>
        </w:r>
        <w:r>
          <w:rPr>
            <w:noProof/>
            <w:webHidden/>
          </w:rPr>
        </w:r>
      </w:ins>
      <w:r>
        <w:rPr>
          <w:noProof/>
          <w:webHidden/>
        </w:rPr>
        <w:fldChar w:fldCharType="separate"/>
      </w:r>
      <w:ins w:id="414" w:author="Sebastian Łuczak" w:date="2011-09-02T10:59:00Z">
        <w:r w:rsidR="007A0652">
          <w:rPr>
            <w:noProof/>
            <w:webHidden/>
          </w:rPr>
          <w:t>41</w:t>
        </w:r>
      </w:ins>
      <w:ins w:id="415"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16" w:author="Sebastian Łuczak" w:date="2011-09-02T10:49:00Z"/>
          <w:noProof/>
          <w:lang w:eastAsia="pl-PL"/>
        </w:rPr>
      </w:pPr>
      <w:ins w:id="417"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"_Toc302723950"</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5.4.3.</w:t>
        </w:r>
        <w:r>
          <w:rPr>
            <w:noProof/>
            <w:lang w:eastAsia="pl-PL"/>
          </w:rPr>
          <w:tab/>
        </w:r>
        <w:r w:rsidRPr="00CB17AC">
          <w:rPr>
            <w:rStyle w:val="Hipercze"/>
            <w:noProof/>
          </w:rPr>
          <w:t>Komunikacja pomiędzy usługą internetową a użytkownikiem aplikacji</w:t>
        </w:r>
        <w:r>
          <w:rPr>
            <w:noProof/>
            <w:webHidden/>
          </w:rPr>
          <w:tab/>
        </w:r>
        <w:r>
          <w:rPr>
            <w:noProof/>
            <w:webHidden/>
          </w:rPr>
          <w:fldChar w:fldCharType="begin"/>
        </w:r>
        <w:r>
          <w:rPr>
            <w:noProof/>
            <w:webHidden/>
          </w:rPr>
          <w:instrText xml:space="preserve"> PAGEREF _Toc302723950 \h </w:instrText>
        </w:r>
        <w:r>
          <w:rPr>
            <w:noProof/>
            <w:webHidden/>
          </w:rPr>
        </w:r>
      </w:ins>
      <w:r>
        <w:rPr>
          <w:noProof/>
          <w:webHidden/>
        </w:rPr>
        <w:fldChar w:fldCharType="separate"/>
      </w:r>
      <w:ins w:id="418" w:author="Sebastian Łuczak" w:date="2011-09-02T10:59:00Z">
        <w:r w:rsidR="007A0652">
          <w:rPr>
            <w:noProof/>
            <w:webHidden/>
          </w:rPr>
          <w:t>42</w:t>
        </w:r>
      </w:ins>
      <w:ins w:id="419"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20" w:author="Sebastian Łuczak" w:date="2011-09-02T10:49:00Z"/>
          <w:noProof/>
          <w:lang w:eastAsia="pl-PL"/>
        </w:rPr>
      </w:pPr>
      <w:ins w:id="42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"_Toc302723951"</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5.4.4.</w:t>
        </w:r>
        <w:r>
          <w:rPr>
            <w:noProof/>
            <w:lang w:eastAsia="pl-PL"/>
          </w:rPr>
          <w:tab/>
        </w:r>
        <w:r w:rsidRPr="00CB17AC">
          <w:rPr>
            <w:rStyle w:val="Hipercze"/>
            <w:noProof/>
          </w:rPr>
          <w:t>Tryby uruchomienia</w:t>
        </w:r>
        <w:r>
          <w:rPr>
            <w:noProof/>
            <w:webHidden/>
          </w:rPr>
          <w:tab/>
        </w:r>
        <w:r>
          <w:rPr>
            <w:noProof/>
            <w:webHidden/>
          </w:rPr>
          <w:fldChar w:fldCharType="begin"/>
        </w:r>
        <w:r>
          <w:rPr>
            <w:noProof/>
            <w:webHidden/>
          </w:rPr>
          <w:instrText xml:space="preserve"> PAGEREF _Toc302723951 \h </w:instrText>
        </w:r>
        <w:r>
          <w:rPr>
            <w:noProof/>
            <w:webHidden/>
          </w:rPr>
        </w:r>
      </w:ins>
      <w:r>
        <w:rPr>
          <w:noProof/>
          <w:webHidden/>
        </w:rPr>
        <w:fldChar w:fldCharType="separate"/>
      </w:r>
      <w:ins w:id="422" w:author="Sebastian Łuczak" w:date="2011-09-02T10:59:00Z">
        <w:r w:rsidR="007A0652">
          <w:rPr>
            <w:noProof/>
            <w:webHidden/>
          </w:rPr>
          <w:t>42</w:t>
        </w:r>
      </w:ins>
      <w:ins w:id="423"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24" w:author="Sebastian Łuczak" w:date="2011-09-02T10:49:00Z"/>
          <w:noProof/>
          <w:lang w:eastAsia="pl-PL"/>
        </w:rPr>
      </w:pPr>
      <w:ins w:id="42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"_Toc302723952"</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5.4.5.</w:t>
        </w:r>
        <w:r>
          <w:rPr>
            <w:noProof/>
            <w:lang w:eastAsia="pl-PL"/>
          </w:rPr>
          <w:tab/>
        </w:r>
        <w:r w:rsidRPr="00CB17AC">
          <w:rPr>
            <w:rStyle w:val="Hipercze"/>
            <w:noProof/>
          </w:rPr>
          <w:t>Odczyt znacznika</w:t>
        </w:r>
        <w:r>
          <w:rPr>
            <w:noProof/>
            <w:webHidden/>
          </w:rPr>
          <w:tab/>
        </w:r>
        <w:r>
          <w:rPr>
            <w:noProof/>
            <w:webHidden/>
          </w:rPr>
          <w:fldChar w:fldCharType="begin"/>
        </w:r>
        <w:r>
          <w:rPr>
            <w:noProof/>
            <w:webHidden/>
          </w:rPr>
          <w:instrText xml:space="preserve"> PAGEREF _Toc302723952 \h </w:instrText>
        </w:r>
        <w:r>
          <w:rPr>
            <w:noProof/>
            <w:webHidden/>
          </w:rPr>
        </w:r>
      </w:ins>
      <w:r>
        <w:rPr>
          <w:noProof/>
          <w:webHidden/>
        </w:rPr>
        <w:fldChar w:fldCharType="separate"/>
      </w:r>
      <w:ins w:id="426" w:author="Sebastian Łuczak" w:date="2011-09-02T10:59:00Z">
        <w:r w:rsidR="007A0652">
          <w:rPr>
            <w:noProof/>
            <w:webHidden/>
          </w:rPr>
          <w:t>43</w:t>
        </w:r>
      </w:ins>
      <w:ins w:id="427"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28" w:author="Sebastian Łuczak" w:date="2011-09-02T10:49:00Z"/>
          <w:noProof/>
          <w:lang w:eastAsia="pl-PL"/>
        </w:rPr>
      </w:pPr>
      <w:ins w:id="42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"_Toc302723953"</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5.4.6.</w:t>
        </w:r>
        <w:r>
          <w:rPr>
            <w:noProof/>
            <w:lang w:eastAsia="pl-PL"/>
          </w:rPr>
          <w:tab/>
        </w:r>
        <w:r w:rsidRPr="00CB17AC">
          <w:rPr>
            <w:rStyle w:val="Hipercze"/>
            <w:noProof/>
          </w:rPr>
          <w:t>Dobór aplikacji do obsługi znacznika</w:t>
        </w:r>
        <w:r>
          <w:rPr>
            <w:noProof/>
            <w:webHidden/>
          </w:rPr>
          <w:tab/>
        </w:r>
        <w:r>
          <w:rPr>
            <w:noProof/>
            <w:webHidden/>
          </w:rPr>
          <w:fldChar w:fldCharType="begin"/>
        </w:r>
        <w:r>
          <w:rPr>
            <w:noProof/>
            <w:webHidden/>
          </w:rPr>
          <w:instrText xml:space="preserve"> PAGEREF _Toc302723953 \h </w:instrText>
        </w:r>
        <w:r>
          <w:rPr>
            <w:noProof/>
            <w:webHidden/>
          </w:rPr>
        </w:r>
      </w:ins>
      <w:r>
        <w:rPr>
          <w:noProof/>
          <w:webHidden/>
        </w:rPr>
        <w:fldChar w:fldCharType="separate"/>
      </w:r>
      <w:ins w:id="430" w:author="Sebastian Łuczak" w:date="2011-09-02T10:59:00Z">
        <w:r w:rsidR="007A0652">
          <w:rPr>
            <w:noProof/>
            <w:webHidden/>
          </w:rPr>
          <w:t>44</w:t>
        </w:r>
      </w:ins>
      <w:ins w:id="431"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32" w:author="Sebastian Łuczak" w:date="2011-09-02T10:49:00Z"/>
          <w:noProof/>
          <w:lang w:eastAsia="pl-PL"/>
        </w:rPr>
      </w:pPr>
      <w:ins w:id="43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"_Toc302723954"</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5.4.7.</w:t>
        </w:r>
        <w:r>
          <w:rPr>
            <w:noProof/>
            <w:lang w:eastAsia="pl-PL"/>
          </w:rPr>
          <w:tab/>
        </w:r>
        <w:r w:rsidRPr="00CB17AC">
          <w:rPr>
            <w:rStyle w:val="Hipercze"/>
            <w:noProof/>
          </w:rPr>
          <w:t>Wprowadzenie danych i komunikacja z usługą internetową</w:t>
        </w:r>
        <w:r>
          <w:rPr>
            <w:noProof/>
            <w:webHidden/>
          </w:rPr>
          <w:tab/>
        </w:r>
        <w:r>
          <w:rPr>
            <w:noProof/>
            <w:webHidden/>
          </w:rPr>
          <w:fldChar w:fldCharType="begin"/>
        </w:r>
        <w:r>
          <w:rPr>
            <w:noProof/>
            <w:webHidden/>
          </w:rPr>
          <w:instrText xml:space="preserve"> PAGEREF _Toc302723954 \h </w:instrText>
        </w:r>
        <w:r>
          <w:rPr>
            <w:noProof/>
            <w:webHidden/>
          </w:rPr>
        </w:r>
      </w:ins>
      <w:r>
        <w:rPr>
          <w:noProof/>
          <w:webHidden/>
        </w:rPr>
        <w:fldChar w:fldCharType="separate"/>
      </w:r>
      <w:ins w:id="434" w:author="Sebastian Łuczak" w:date="2011-09-02T10:59:00Z">
        <w:r w:rsidR="007A0652">
          <w:rPr>
            <w:noProof/>
            <w:webHidden/>
          </w:rPr>
          <w:t>45</w:t>
        </w:r>
      </w:ins>
      <w:ins w:id="435"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36" w:author="Sebastian Łuczak" w:date="2011-09-02T10:49:00Z"/>
          <w:noProof/>
          <w:lang w:eastAsia="pl-PL"/>
        </w:rPr>
      </w:pPr>
      <w:ins w:id="437"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"_Toc302723955"</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5.4.8.</w:t>
        </w:r>
        <w:r>
          <w:rPr>
            <w:noProof/>
            <w:lang w:eastAsia="pl-PL"/>
          </w:rPr>
          <w:tab/>
        </w:r>
        <w:r w:rsidRPr="00CB17AC">
          <w:rPr>
            <w:rStyle w:val="Hipercze"/>
            <w:noProof/>
          </w:rPr>
          <w:t>Działanie aplikacji</w:t>
        </w:r>
        <w:r>
          <w:rPr>
            <w:noProof/>
            <w:webHidden/>
          </w:rPr>
          <w:tab/>
        </w:r>
        <w:r>
          <w:rPr>
            <w:noProof/>
            <w:webHidden/>
          </w:rPr>
          <w:fldChar w:fldCharType="begin"/>
        </w:r>
        <w:r>
          <w:rPr>
            <w:noProof/>
            <w:webHidden/>
          </w:rPr>
          <w:instrText xml:space="preserve"> PAGEREF _Toc302723955 \h </w:instrText>
        </w:r>
        <w:r>
          <w:rPr>
            <w:noProof/>
            <w:webHidden/>
          </w:rPr>
        </w:r>
      </w:ins>
      <w:r>
        <w:rPr>
          <w:noProof/>
          <w:webHidden/>
        </w:rPr>
        <w:fldChar w:fldCharType="separate"/>
      </w:r>
      <w:ins w:id="438" w:author="Sebastian Łuczak" w:date="2011-09-02T10:59:00Z">
        <w:r w:rsidR="007A0652">
          <w:rPr>
            <w:noProof/>
            <w:webHidden/>
          </w:rPr>
          <w:t>46</w:t>
        </w:r>
      </w:ins>
      <w:ins w:id="439" w:author="Sebastian Łuczak" w:date="2011-09-02T10:49:00Z">
        <w:r>
          <w:rPr>
            <w:noProof/>
            <w:webHidden/>
          </w:rPr>
          <w:fldChar w:fldCharType="end"/>
        </w:r>
        <w:r w:rsidRPr="00CB17AC">
          <w:rPr>
            <w:rStyle w:val="Hipercze"/>
            <w:noProof/>
          </w:rPr>
          <w:fldChar w:fldCharType="end"/>
        </w:r>
      </w:ins>
    </w:p>
    <w:p w:rsidR="00C4448E" w:rsidRDefault="00C4448E">
      <w:pPr>
        <w:pStyle w:val="Spistreci2"/>
        <w:tabs>
          <w:tab w:val="left" w:pos="880"/>
          <w:tab w:val="right" w:leader="dot" w:pos="9061"/>
        </w:tabs>
        <w:rPr>
          <w:ins w:id="440" w:author="Sebastian Łuczak" w:date="2011-09-02T10:49:00Z"/>
          <w:noProof/>
          <w:lang w:eastAsia="pl-PL"/>
        </w:rPr>
      </w:pPr>
      <w:ins w:id="44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"_Toc302723956"</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5.5.</w:t>
        </w:r>
        <w:r>
          <w:rPr>
            <w:noProof/>
            <w:lang w:eastAsia="pl-PL"/>
          </w:rPr>
          <w:tab/>
        </w:r>
        <w:r w:rsidRPr="00CB17AC">
          <w:rPr>
            <w:rStyle w:val="Hipercze"/>
            <w:noProof/>
          </w:rPr>
          <w:t>Opis aplikacji administracyjnej na telefon komórkowy</w:t>
        </w:r>
        <w:r>
          <w:rPr>
            <w:noProof/>
            <w:webHidden/>
          </w:rPr>
          <w:tab/>
        </w:r>
        <w:r>
          <w:rPr>
            <w:noProof/>
            <w:webHidden/>
          </w:rPr>
          <w:fldChar w:fldCharType="begin"/>
        </w:r>
        <w:r>
          <w:rPr>
            <w:noProof/>
            <w:webHidden/>
          </w:rPr>
          <w:instrText xml:space="preserve"> PAGEREF _Toc302723956 \h </w:instrText>
        </w:r>
        <w:r>
          <w:rPr>
            <w:noProof/>
            <w:webHidden/>
          </w:rPr>
        </w:r>
      </w:ins>
      <w:r>
        <w:rPr>
          <w:noProof/>
          <w:webHidden/>
        </w:rPr>
        <w:fldChar w:fldCharType="separate"/>
      </w:r>
      <w:ins w:id="442" w:author="Sebastian Łuczak" w:date="2011-09-02T10:59:00Z">
        <w:r w:rsidR="007A0652">
          <w:rPr>
            <w:noProof/>
            <w:webHidden/>
          </w:rPr>
          <w:t>48</w:t>
        </w:r>
      </w:ins>
      <w:ins w:id="443"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44" w:author="Sebastian Łuczak" w:date="2011-09-02T10:49:00Z"/>
          <w:noProof/>
          <w:lang w:eastAsia="pl-PL"/>
        </w:rPr>
      </w:pPr>
      <w:ins w:id="44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"_Toc302723957"</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5.5.1.</w:t>
        </w:r>
        <w:r>
          <w:rPr>
            <w:noProof/>
            <w:lang w:eastAsia="pl-PL"/>
          </w:rPr>
          <w:tab/>
        </w:r>
        <w:r w:rsidRPr="00CB17AC">
          <w:rPr>
            <w:rStyle w:val="Hipercze"/>
            <w:noProof/>
          </w:rPr>
          <w:t>Cel powstania</w:t>
        </w:r>
        <w:r>
          <w:rPr>
            <w:noProof/>
            <w:webHidden/>
          </w:rPr>
          <w:tab/>
        </w:r>
        <w:r>
          <w:rPr>
            <w:noProof/>
            <w:webHidden/>
          </w:rPr>
          <w:fldChar w:fldCharType="begin"/>
        </w:r>
        <w:r>
          <w:rPr>
            <w:noProof/>
            <w:webHidden/>
          </w:rPr>
          <w:instrText xml:space="preserve"> PAGEREF _Toc302723957 \h </w:instrText>
        </w:r>
        <w:r>
          <w:rPr>
            <w:noProof/>
            <w:webHidden/>
          </w:rPr>
        </w:r>
      </w:ins>
      <w:r>
        <w:rPr>
          <w:noProof/>
          <w:webHidden/>
        </w:rPr>
        <w:fldChar w:fldCharType="separate"/>
      </w:r>
      <w:ins w:id="446" w:author="Sebastian Łuczak" w:date="2011-09-02T10:59:00Z">
        <w:r w:rsidR="007A0652">
          <w:rPr>
            <w:noProof/>
            <w:webHidden/>
          </w:rPr>
          <w:t>48</w:t>
        </w:r>
      </w:ins>
      <w:ins w:id="447"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48" w:author="Sebastian Łuczak" w:date="2011-09-02T10:49:00Z"/>
          <w:noProof/>
          <w:lang w:eastAsia="pl-PL"/>
        </w:rPr>
      </w:pPr>
      <w:ins w:id="44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"_Toc302723958"</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5.5.2.</w:t>
        </w:r>
        <w:r>
          <w:rPr>
            <w:noProof/>
            <w:lang w:eastAsia="pl-PL"/>
          </w:rPr>
          <w:tab/>
        </w:r>
        <w:r w:rsidRPr="00CB17AC">
          <w:rPr>
            <w:rStyle w:val="Hipercze"/>
            <w:noProof/>
          </w:rPr>
          <w:t>Główne założenia</w:t>
        </w:r>
        <w:r>
          <w:rPr>
            <w:noProof/>
            <w:webHidden/>
          </w:rPr>
          <w:tab/>
        </w:r>
        <w:r>
          <w:rPr>
            <w:noProof/>
            <w:webHidden/>
          </w:rPr>
          <w:fldChar w:fldCharType="begin"/>
        </w:r>
        <w:r>
          <w:rPr>
            <w:noProof/>
            <w:webHidden/>
          </w:rPr>
          <w:instrText xml:space="preserve"> PAGEREF _Toc302723958 \h </w:instrText>
        </w:r>
        <w:r>
          <w:rPr>
            <w:noProof/>
            <w:webHidden/>
          </w:rPr>
        </w:r>
      </w:ins>
      <w:r>
        <w:rPr>
          <w:noProof/>
          <w:webHidden/>
        </w:rPr>
        <w:fldChar w:fldCharType="separate"/>
      </w:r>
      <w:ins w:id="450" w:author="Sebastian Łuczak" w:date="2011-09-02T10:59:00Z">
        <w:r w:rsidR="007A0652">
          <w:rPr>
            <w:noProof/>
            <w:webHidden/>
          </w:rPr>
          <w:t>48</w:t>
        </w:r>
      </w:ins>
      <w:ins w:id="451"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52" w:author="Sebastian Łuczak" w:date="2011-09-02T10:49:00Z"/>
          <w:noProof/>
          <w:lang w:eastAsia="pl-PL"/>
        </w:rPr>
      </w:pPr>
      <w:ins w:id="45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"_Toc302723959"</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5.5.3.</w:t>
        </w:r>
        <w:r>
          <w:rPr>
            <w:noProof/>
            <w:lang w:eastAsia="pl-PL"/>
          </w:rPr>
          <w:tab/>
        </w:r>
        <w:r w:rsidRPr="00CB17AC">
          <w:rPr>
            <w:rStyle w:val="Hipercze"/>
            <w:noProof/>
          </w:rPr>
          <w:t>Działanie aplikacji</w:t>
        </w:r>
        <w:r>
          <w:rPr>
            <w:noProof/>
            <w:webHidden/>
          </w:rPr>
          <w:tab/>
        </w:r>
        <w:r>
          <w:rPr>
            <w:noProof/>
            <w:webHidden/>
          </w:rPr>
          <w:fldChar w:fldCharType="begin"/>
        </w:r>
        <w:r>
          <w:rPr>
            <w:noProof/>
            <w:webHidden/>
          </w:rPr>
          <w:instrText xml:space="preserve"> PAGEREF _Toc302723959 \h </w:instrText>
        </w:r>
        <w:r>
          <w:rPr>
            <w:noProof/>
            <w:webHidden/>
          </w:rPr>
        </w:r>
      </w:ins>
      <w:r>
        <w:rPr>
          <w:noProof/>
          <w:webHidden/>
        </w:rPr>
        <w:fldChar w:fldCharType="separate"/>
      </w:r>
      <w:ins w:id="454" w:author="Sebastian Łuczak" w:date="2011-09-02T10:59:00Z">
        <w:r w:rsidR="007A0652">
          <w:rPr>
            <w:noProof/>
            <w:webHidden/>
          </w:rPr>
          <w:t>48</w:t>
        </w:r>
      </w:ins>
      <w:ins w:id="455" w:author="Sebastian Łuczak" w:date="2011-09-02T10:49:00Z">
        <w:r>
          <w:rPr>
            <w:noProof/>
            <w:webHidden/>
          </w:rPr>
          <w:fldChar w:fldCharType="end"/>
        </w:r>
        <w:r w:rsidRPr="00CB17AC">
          <w:rPr>
            <w:rStyle w:val="Hipercze"/>
            <w:noProof/>
          </w:rPr>
          <w:fldChar w:fldCharType="end"/>
        </w:r>
      </w:ins>
    </w:p>
    <w:p w:rsidR="00C4448E" w:rsidRDefault="00C4448E">
      <w:pPr>
        <w:pStyle w:val="Spistreci2"/>
        <w:tabs>
          <w:tab w:val="left" w:pos="880"/>
          <w:tab w:val="right" w:leader="dot" w:pos="9061"/>
        </w:tabs>
        <w:rPr>
          <w:ins w:id="456" w:author="Sebastian Łuczak" w:date="2011-09-02T10:49:00Z"/>
          <w:noProof/>
          <w:lang w:eastAsia="pl-PL"/>
        </w:rPr>
      </w:pPr>
      <w:ins w:id="457"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"_Toc302723960"</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5.6.</w:t>
        </w:r>
        <w:r>
          <w:rPr>
            <w:noProof/>
            <w:lang w:eastAsia="pl-PL"/>
          </w:rPr>
          <w:tab/>
        </w:r>
        <w:r w:rsidRPr="00CB17AC">
          <w:rPr>
            <w:rStyle w:val="Hipercze"/>
            <w:noProof/>
          </w:rPr>
          <w:t>Opis panelu administracyjnego</w:t>
        </w:r>
        <w:r>
          <w:rPr>
            <w:noProof/>
            <w:webHidden/>
          </w:rPr>
          <w:tab/>
        </w:r>
        <w:r>
          <w:rPr>
            <w:noProof/>
            <w:webHidden/>
          </w:rPr>
          <w:fldChar w:fldCharType="begin"/>
        </w:r>
        <w:r>
          <w:rPr>
            <w:noProof/>
            <w:webHidden/>
          </w:rPr>
          <w:instrText xml:space="preserve"> PAGEREF _Toc302723960 \h </w:instrText>
        </w:r>
        <w:r>
          <w:rPr>
            <w:noProof/>
            <w:webHidden/>
          </w:rPr>
        </w:r>
      </w:ins>
      <w:r>
        <w:rPr>
          <w:noProof/>
          <w:webHidden/>
        </w:rPr>
        <w:fldChar w:fldCharType="separate"/>
      </w:r>
      <w:ins w:id="458" w:author="Sebastian Łuczak" w:date="2011-09-02T10:59:00Z">
        <w:r w:rsidR="007A0652">
          <w:rPr>
            <w:noProof/>
            <w:webHidden/>
          </w:rPr>
          <w:t>51</w:t>
        </w:r>
      </w:ins>
      <w:ins w:id="459"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60" w:author="Sebastian Łuczak" w:date="2011-09-02T10:49:00Z"/>
          <w:noProof/>
          <w:lang w:eastAsia="pl-PL"/>
        </w:rPr>
      </w:pPr>
      <w:ins w:id="46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"_Toc302723961"</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5.6.1.</w:t>
        </w:r>
        <w:r>
          <w:rPr>
            <w:noProof/>
            <w:lang w:eastAsia="pl-PL"/>
          </w:rPr>
          <w:tab/>
        </w:r>
        <w:r w:rsidRPr="00CB17AC">
          <w:rPr>
            <w:rStyle w:val="Hipercze"/>
            <w:noProof/>
          </w:rPr>
          <w:t>Cel powstania</w:t>
        </w:r>
        <w:r>
          <w:rPr>
            <w:noProof/>
            <w:webHidden/>
          </w:rPr>
          <w:tab/>
        </w:r>
        <w:r>
          <w:rPr>
            <w:noProof/>
            <w:webHidden/>
          </w:rPr>
          <w:fldChar w:fldCharType="begin"/>
        </w:r>
        <w:r>
          <w:rPr>
            <w:noProof/>
            <w:webHidden/>
          </w:rPr>
          <w:instrText xml:space="preserve"> PAGEREF _Toc302723961 \h </w:instrText>
        </w:r>
        <w:r>
          <w:rPr>
            <w:noProof/>
            <w:webHidden/>
          </w:rPr>
        </w:r>
      </w:ins>
      <w:r>
        <w:rPr>
          <w:noProof/>
          <w:webHidden/>
        </w:rPr>
        <w:fldChar w:fldCharType="separate"/>
      </w:r>
      <w:ins w:id="462" w:author="Sebastian Łuczak" w:date="2011-09-02T10:59:00Z">
        <w:r w:rsidR="007A0652">
          <w:rPr>
            <w:noProof/>
            <w:webHidden/>
          </w:rPr>
          <w:t>51</w:t>
        </w:r>
      </w:ins>
      <w:ins w:id="463"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64" w:author="Sebastian Łuczak" w:date="2011-09-02T10:49:00Z"/>
          <w:noProof/>
          <w:lang w:eastAsia="pl-PL"/>
        </w:rPr>
      </w:pPr>
      <w:ins w:id="46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"_Toc302723962"</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5.6.2.</w:t>
        </w:r>
        <w:r>
          <w:rPr>
            <w:noProof/>
            <w:lang w:eastAsia="pl-PL"/>
          </w:rPr>
          <w:tab/>
        </w:r>
        <w:r w:rsidRPr="00CB17AC">
          <w:rPr>
            <w:rStyle w:val="Hipercze"/>
            <w:noProof/>
          </w:rPr>
          <w:t>Szczegóły implementacyjne</w:t>
        </w:r>
        <w:r>
          <w:rPr>
            <w:noProof/>
            <w:webHidden/>
          </w:rPr>
          <w:tab/>
        </w:r>
        <w:r>
          <w:rPr>
            <w:noProof/>
            <w:webHidden/>
          </w:rPr>
          <w:fldChar w:fldCharType="begin"/>
        </w:r>
        <w:r>
          <w:rPr>
            <w:noProof/>
            <w:webHidden/>
          </w:rPr>
          <w:instrText xml:space="preserve"> PAGEREF _Toc302723962 \h </w:instrText>
        </w:r>
        <w:r>
          <w:rPr>
            <w:noProof/>
            <w:webHidden/>
          </w:rPr>
        </w:r>
      </w:ins>
      <w:r>
        <w:rPr>
          <w:noProof/>
          <w:webHidden/>
        </w:rPr>
        <w:fldChar w:fldCharType="separate"/>
      </w:r>
      <w:ins w:id="466" w:author="Sebastian Łuczak" w:date="2011-09-02T10:59:00Z">
        <w:r w:rsidR="007A0652">
          <w:rPr>
            <w:noProof/>
            <w:webHidden/>
          </w:rPr>
          <w:t>51</w:t>
        </w:r>
      </w:ins>
      <w:ins w:id="467"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68" w:author="Sebastian Łuczak" w:date="2011-09-02T10:49:00Z"/>
          <w:noProof/>
          <w:lang w:eastAsia="pl-PL"/>
        </w:rPr>
      </w:pPr>
      <w:ins w:id="46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"_Toc302723963"</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5.6.3.</w:t>
        </w:r>
        <w:r>
          <w:rPr>
            <w:noProof/>
            <w:lang w:eastAsia="pl-PL"/>
          </w:rPr>
          <w:tab/>
        </w:r>
        <w:r w:rsidRPr="00CB17AC">
          <w:rPr>
            <w:rStyle w:val="Hipercze"/>
            <w:noProof/>
          </w:rPr>
          <w:t>Warstwa biznesowa</w:t>
        </w:r>
        <w:r>
          <w:rPr>
            <w:noProof/>
            <w:webHidden/>
          </w:rPr>
          <w:tab/>
        </w:r>
        <w:r>
          <w:rPr>
            <w:noProof/>
            <w:webHidden/>
          </w:rPr>
          <w:fldChar w:fldCharType="begin"/>
        </w:r>
        <w:r>
          <w:rPr>
            <w:noProof/>
            <w:webHidden/>
          </w:rPr>
          <w:instrText xml:space="preserve"> PAGEREF _Toc302723963 \h </w:instrText>
        </w:r>
        <w:r>
          <w:rPr>
            <w:noProof/>
            <w:webHidden/>
          </w:rPr>
        </w:r>
      </w:ins>
      <w:r>
        <w:rPr>
          <w:noProof/>
          <w:webHidden/>
        </w:rPr>
        <w:fldChar w:fldCharType="separate"/>
      </w:r>
      <w:ins w:id="470" w:author="Sebastian Łuczak" w:date="2011-09-02T10:59:00Z">
        <w:r w:rsidR="007A0652">
          <w:rPr>
            <w:noProof/>
            <w:webHidden/>
          </w:rPr>
          <w:t>52</w:t>
        </w:r>
      </w:ins>
      <w:ins w:id="471"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72" w:author="Sebastian Łuczak" w:date="2011-09-02T10:49:00Z"/>
          <w:noProof/>
          <w:lang w:eastAsia="pl-PL"/>
        </w:rPr>
      </w:pPr>
      <w:ins w:id="47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"_Toc302723964"</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5.6.4.</w:t>
        </w:r>
        <w:r>
          <w:rPr>
            <w:noProof/>
            <w:lang w:eastAsia="pl-PL"/>
          </w:rPr>
          <w:tab/>
        </w:r>
        <w:r w:rsidRPr="00CB17AC">
          <w:rPr>
            <w:rStyle w:val="Hipercze"/>
            <w:noProof/>
          </w:rPr>
          <w:t>Warstwa modelu danych</w:t>
        </w:r>
        <w:r>
          <w:rPr>
            <w:noProof/>
            <w:webHidden/>
          </w:rPr>
          <w:tab/>
        </w:r>
        <w:r>
          <w:rPr>
            <w:noProof/>
            <w:webHidden/>
          </w:rPr>
          <w:fldChar w:fldCharType="begin"/>
        </w:r>
        <w:r>
          <w:rPr>
            <w:noProof/>
            <w:webHidden/>
          </w:rPr>
          <w:instrText xml:space="preserve"> PAGEREF _Toc302723964 \h </w:instrText>
        </w:r>
        <w:r>
          <w:rPr>
            <w:noProof/>
            <w:webHidden/>
          </w:rPr>
        </w:r>
      </w:ins>
      <w:r>
        <w:rPr>
          <w:noProof/>
          <w:webHidden/>
        </w:rPr>
        <w:fldChar w:fldCharType="separate"/>
      </w:r>
      <w:ins w:id="474" w:author="Sebastian Łuczak" w:date="2011-09-02T10:59:00Z">
        <w:r w:rsidR="007A0652">
          <w:rPr>
            <w:noProof/>
            <w:webHidden/>
          </w:rPr>
          <w:t>53</w:t>
        </w:r>
      </w:ins>
      <w:ins w:id="475"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76" w:author="Sebastian Łuczak" w:date="2011-09-02T10:49:00Z"/>
          <w:noProof/>
          <w:lang w:eastAsia="pl-PL"/>
        </w:rPr>
      </w:pPr>
      <w:ins w:id="477"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"_Toc302723965"</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5.6.5.</w:t>
        </w:r>
        <w:r>
          <w:rPr>
            <w:noProof/>
            <w:lang w:eastAsia="pl-PL"/>
          </w:rPr>
          <w:tab/>
        </w:r>
        <w:r w:rsidRPr="00CB17AC">
          <w:rPr>
            <w:rStyle w:val="Hipercze"/>
            <w:noProof/>
          </w:rPr>
          <w:t>Warstwa prezentacji</w:t>
        </w:r>
        <w:r>
          <w:rPr>
            <w:noProof/>
            <w:webHidden/>
          </w:rPr>
          <w:tab/>
        </w:r>
        <w:r>
          <w:rPr>
            <w:noProof/>
            <w:webHidden/>
          </w:rPr>
          <w:fldChar w:fldCharType="begin"/>
        </w:r>
        <w:r>
          <w:rPr>
            <w:noProof/>
            <w:webHidden/>
          </w:rPr>
          <w:instrText xml:space="preserve"> PAGEREF _Toc302723965 \h </w:instrText>
        </w:r>
        <w:r>
          <w:rPr>
            <w:noProof/>
            <w:webHidden/>
          </w:rPr>
        </w:r>
      </w:ins>
      <w:r>
        <w:rPr>
          <w:noProof/>
          <w:webHidden/>
        </w:rPr>
        <w:fldChar w:fldCharType="separate"/>
      </w:r>
      <w:ins w:id="478" w:author="Sebastian Łuczak" w:date="2011-09-02T10:59:00Z">
        <w:r w:rsidR="007A0652">
          <w:rPr>
            <w:noProof/>
            <w:webHidden/>
          </w:rPr>
          <w:t>53</w:t>
        </w:r>
      </w:ins>
      <w:ins w:id="479"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80" w:author="Sebastian Łuczak" w:date="2011-09-02T10:49:00Z"/>
          <w:noProof/>
          <w:lang w:eastAsia="pl-PL"/>
        </w:rPr>
      </w:pPr>
      <w:ins w:id="48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"_Toc302723966"</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5.6.6.</w:t>
        </w:r>
        <w:r>
          <w:rPr>
            <w:noProof/>
            <w:lang w:eastAsia="pl-PL"/>
          </w:rPr>
          <w:tab/>
        </w:r>
        <w:r w:rsidRPr="00CB17AC">
          <w:rPr>
            <w:rStyle w:val="Hipercze"/>
            <w:noProof/>
          </w:rPr>
          <w:t>Budowa panelu administracyjnego</w:t>
        </w:r>
        <w:r>
          <w:rPr>
            <w:noProof/>
            <w:webHidden/>
          </w:rPr>
          <w:tab/>
        </w:r>
        <w:r>
          <w:rPr>
            <w:noProof/>
            <w:webHidden/>
          </w:rPr>
          <w:fldChar w:fldCharType="begin"/>
        </w:r>
        <w:r>
          <w:rPr>
            <w:noProof/>
            <w:webHidden/>
          </w:rPr>
          <w:instrText xml:space="preserve"> PAGEREF _Toc302723966 \h </w:instrText>
        </w:r>
        <w:r>
          <w:rPr>
            <w:noProof/>
            <w:webHidden/>
          </w:rPr>
        </w:r>
      </w:ins>
      <w:r>
        <w:rPr>
          <w:noProof/>
          <w:webHidden/>
        </w:rPr>
        <w:fldChar w:fldCharType="separate"/>
      </w:r>
      <w:ins w:id="482" w:author="Sebastian Łuczak" w:date="2011-09-02T10:59:00Z">
        <w:r w:rsidR="007A0652">
          <w:rPr>
            <w:noProof/>
            <w:webHidden/>
          </w:rPr>
          <w:t>54</w:t>
        </w:r>
      </w:ins>
      <w:ins w:id="483"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84" w:author="Sebastian Łuczak" w:date="2011-09-02T10:49:00Z"/>
          <w:noProof/>
          <w:lang w:eastAsia="pl-PL"/>
        </w:rPr>
      </w:pPr>
      <w:ins w:id="48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"_Toc302723967"</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5.6.7.</w:t>
        </w:r>
        <w:r>
          <w:rPr>
            <w:noProof/>
            <w:lang w:eastAsia="pl-PL"/>
          </w:rPr>
          <w:tab/>
        </w:r>
        <w:r w:rsidRPr="00CB17AC">
          <w:rPr>
            <w:rStyle w:val="Hipercze"/>
            <w:noProof/>
          </w:rPr>
          <w:t>Role użytkowników oraz zabezpieczenie portalu</w:t>
        </w:r>
        <w:r>
          <w:rPr>
            <w:noProof/>
            <w:webHidden/>
          </w:rPr>
          <w:tab/>
        </w:r>
        <w:r>
          <w:rPr>
            <w:noProof/>
            <w:webHidden/>
          </w:rPr>
          <w:fldChar w:fldCharType="begin"/>
        </w:r>
        <w:r>
          <w:rPr>
            <w:noProof/>
            <w:webHidden/>
          </w:rPr>
          <w:instrText xml:space="preserve"> PAGEREF _Toc302723967 \h </w:instrText>
        </w:r>
        <w:r>
          <w:rPr>
            <w:noProof/>
            <w:webHidden/>
          </w:rPr>
        </w:r>
      </w:ins>
      <w:r>
        <w:rPr>
          <w:noProof/>
          <w:webHidden/>
        </w:rPr>
        <w:fldChar w:fldCharType="separate"/>
      </w:r>
      <w:ins w:id="486" w:author="Sebastian Łuczak" w:date="2011-09-02T10:59:00Z">
        <w:r w:rsidR="007A0652">
          <w:rPr>
            <w:noProof/>
            <w:webHidden/>
          </w:rPr>
          <w:t>55</w:t>
        </w:r>
      </w:ins>
      <w:ins w:id="487"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88" w:author="Sebastian Łuczak" w:date="2011-09-02T10:49:00Z"/>
          <w:noProof/>
          <w:lang w:eastAsia="pl-PL"/>
        </w:rPr>
      </w:pPr>
      <w:ins w:id="48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"_Toc302723968"</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5.6.8.</w:t>
        </w:r>
        <w:r>
          <w:rPr>
            <w:noProof/>
            <w:lang w:eastAsia="pl-PL"/>
          </w:rPr>
          <w:tab/>
        </w:r>
        <w:r w:rsidRPr="00CB17AC">
          <w:rPr>
            <w:rStyle w:val="Hipercze"/>
            <w:noProof/>
          </w:rPr>
          <w:t>Opis zakładek</w:t>
        </w:r>
        <w:r>
          <w:rPr>
            <w:noProof/>
            <w:webHidden/>
          </w:rPr>
          <w:tab/>
        </w:r>
        <w:r>
          <w:rPr>
            <w:noProof/>
            <w:webHidden/>
          </w:rPr>
          <w:fldChar w:fldCharType="begin"/>
        </w:r>
        <w:r>
          <w:rPr>
            <w:noProof/>
            <w:webHidden/>
          </w:rPr>
          <w:instrText xml:space="preserve"> PAGEREF _Toc302723968 \h </w:instrText>
        </w:r>
        <w:r>
          <w:rPr>
            <w:noProof/>
            <w:webHidden/>
          </w:rPr>
        </w:r>
      </w:ins>
      <w:r>
        <w:rPr>
          <w:noProof/>
          <w:webHidden/>
        </w:rPr>
        <w:fldChar w:fldCharType="separate"/>
      </w:r>
      <w:ins w:id="490" w:author="Sebastian Łuczak" w:date="2011-09-02T10:59:00Z">
        <w:r w:rsidR="007A0652">
          <w:rPr>
            <w:noProof/>
            <w:webHidden/>
          </w:rPr>
          <w:t>55</w:t>
        </w:r>
      </w:ins>
      <w:ins w:id="491" w:author="Sebastian Łuczak" w:date="2011-09-02T10:49:00Z">
        <w:r>
          <w:rPr>
            <w:noProof/>
            <w:webHidden/>
          </w:rPr>
          <w:fldChar w:fldCharType="end"/>
        </w:r>
        <w:r w:rsidRPr="00CB17AC">
          <w:rPr>
            <w:rStyle w:val="Hipercze"/>
            <w:noProof/>
          </w:rPr>
          <w:fldChar w:fldCharType="end"/>
        </w:r>
      </w:ins>
    </w:p>
    <w:p w:rsidR="00C4448E" w:rsidRDefault="00C4448E">
      <w:pPr>
        <w:pStyle w:val="Spistreci1"/>
        <w:tabs>
          <w:tab w:val="left" w:pos="440"/>
          <w:tab w:val="right" w:leader="dot" w:pos="9061"/>
        </w:tabs>
        <w:rPr>
          <w:ins w:id="492" w:author="Sebastian Łuczak" w:date="2011-09-02T10:49:00Z"/>
          <w:noProof/>
          <w:lang w:eastAsia="pl-PL"/>
        </w:rPr>
      </w:pPr>
      <w:ins w:id="49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"_Toc302723969"</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6.</w:t>
        </w:r>
        <w:r>
          <w:rPr>
            <w:noProof/>
            <w:lang w:eastAsia="pl-PL"/>
          </w:rPr>
          <w:tab/>
        </w:r>
        <w:r w:rsidRPr="00CB17AC">
          <w:rPr>
            <w:rStyle w:val="Hipercze"/>
            <w:noProof/>
          </w:rPr>
          <w:t>Testy</w:t>
        </w:r>
        <w:r>
          <w:rPr>
            <w:noProof/>
            <w:webHidden/>
          </w:rPr>
          <w:tab/>
        </w:r>
        <w:r>
          <w:rPr>
            <w:noProof/>
            <w:webHidden/>
          </w:rPr>
          <w:fldChar w:fldCharType="begin"/>
        </w:r>
        <w:r>
          <w:rPr>
            <w:noProof/>
            <w:webHidden/>
          </w:rPr>
          <w:instrText xml:space="preserve"> PAGEREF _Toc302723969 \h </w:instrText>
        </w:r>
        <w:r>
          <w:rPr>
            <w:noProof/>
            <w:webHidden/>
          </w:rPr>
        </w:r>
      </w:ins>
      <w:r>
        <w:rPr>
          <w:noProof/>
          <w:webHidden/>
        </w:rPr>
        <w:fldChar w:fldCharType="separate"/>
      </w:r>
      <w:ins w:id="494" w:author="Sebastian Łuczak" w:date="2011-09-02T10:59:00Z">
        <w:r w:rsidR="007A0652">
          <w:rPr>
            <w:noProof/>
            <w:webHidden/>
          </w:rPr>
          <w:t>61</w:t>
        </w:r>
      </w:ins>
      <w:ins w:id="495" w:author="Sebastian Łuczak" w:date="2011-09-02T10:49:00Z">
        <w:r>
          <w:rPr>
            <w:noProof/>
            <w:webHidden/>
          </w:rPr>
          <w:fldChar w:fldCharType="end"/>
        </w:r>
        <w:r w:rsidRPr="00CB17AC">
          <w:rPr>
            <w:rStyle w:val="Hipercze"/>
            <w:noProof/>
          </w:rPr>
          <w:fldChar w:fldCharType="end"/>
        </w:r>
      </w:ins>
    </w:p>
    <w:p w:rsidR="00C4448E" w:rsidRDefault="00C4448E">
      <w:pPr>
        <w:pStyle w:val="Spistreci3"/>
        <w:tabs>
          <w:tab w:val="left" w:pos="1320"/>
          <w:tab w:val="right" w:leader="dot" w:pos="9061"/>
        </w:tabs>
        <w:rPr>
          <w:ins w:id="496" w:author="Sebastian Łuczak" w:date="2011-09-02T10:49:00Z"/>
          <w:noProof/>
          <w:lang w:eastAsia="pl-PL"/>
        </w:rPr>
      </w:pPr>
      <w:ins w:id="497"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"_Toc302723970"</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6.1.1.</w:t>
        </w:r>
        <w:r>
          <w:rPr>
            <w:noProof/>
            <w:lang w:eastAsia="pl-PL"/>
          </w:rPr>
          <w:tab/>
        </w:r>
        <w:r w:rsidRPr="00CB17AC">
          <w:rPr>
            <w:rStyle w:val="Hipercze"/>
            <w:noProof/>
          </w:rPr>
          <w:t>Wpływ na zużycie baterii</w:t>
        </w:r>
        <w:r>
          <w:rPr>
            <w:noProof/>
            <w:webHidden/>
          </w:rPr>
          <w:tab/>
        </w:r>
        <w:r>
          <w:rPr>
            <w:noProof/>
            <w:webHidden/>
          </w:rPr>
          <w:fldChar w:fldCharType="begin"/>
        </w:r>
        <w:r>
          <w:rPr>
            <w:noProof/>
            <w:webHidden/>
          </w:rPr>
          <w:instrText xml:space="preserve"> PAGEREF _Toc302723970 \h </w:instrText>
        </w:r>
        <w:r>
          <w:rPr>
            <w:noProof/>
            <w:webHidden/>
          </w:rPr>
        </w:r>
      </w:ins>
      <w:r>
        <w:rPr>
          <w:noProof/>
          <w:webHidden/>
        </w:rPr>
        <w:fldChar w:fldCharType="separate"/>
      </w:r>
      <w:ins w:id="498" w:author="Sebastian Łuczak" w:date="2011-09-02T10:59:00Z">
        <w:r w:rsidR="007A0652">
          <w:rPr>
            <w:noProof/>
            <w:webHidden/>
          </w:rPr>
          <w:t>61</w:t>
        </w:r>
      </w:ins>
      <w:ins w:id="499" w:author="Sebastian Łuczak" w:date="2011-09-02T10:49:00Z">
        <w:r>
          <w:rPr>
            <w:noProof/>
            <w:webHidden/>
          </w:rPr>
          <w:fldChar w:fldCharType="end"/>
        </w:r>
        <w:r w:rsidRPr="00CB17AC">
          <w:rPr>
            <w:rStyle w:val="Hipercze"/>
            <w:noProof/>
          </w:rPr>
          <w:fldChar w:fldCharType="end"/>
        </w:r>
      </w:ins>
    </w:p>
    <w:p w:rsidR="00C4448E" w:rsidRDefault="00C4448E">
      <w:pPr>
        <w:pStyle w:val="Spistreci1"/>
        <w:tabs>
          <w:tab w:val="left" w:pos="440"/>
          <w:tab w:val="right" w:leader="dot" w:pos="9061"/>
        </w:tabs>
        <w:rPr>
          <w:ins w:id="500" w:author="Sebastian Łuczak" w:date="2011-09-02T10:49:00Z"/>
          <w:noProof/>
          <w:lang w:eastAsia="pl-PL"/>
        </w:rPr>
      </w:pPr>
      <w:ins w:id="50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"_Toc302723971"</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7.</w:t>
        </w:r>
        <w:r>
          <w:rPr>
            <w:noProof/>
            <w:lang w:eastAsia="pl-PL"/>
          </w:rPr>
          <w:tab/>
        </w:r>
        <w:r w:rsidRPr="00CB17AC">
          <w:rPr>
            <w:rStyle w:val="Hipercze"/>
            <w:noProof/>
          </w:rPr>
          <w:t>Korzyści płynące z naszego rozwiązania</w:t>
        </w:r>
        <w:r>
          <w:rPr>
            <w:noProof/>
            <w:webHidden/>
          </w:rPr>
          <w:tab/>
        </w:r>
        <w:r>
          <w:rPr>
            <w:noProof/>
            <w:webHidden/>
          </w:rPr>
          <w:fldChar w:fldCharType="begin"/>
        </w:r>
        <w:r>
          <w:rPr>
            <w:noProof/>
            <w:webHidden/>
          </w:rPr>
          <w:instrText xml:space="preserve"> PAGEREF _Toc302723971 \h </w:instrText>
        </w:r>
        <w:r>
          <w:rPr>
            <w:noProof/>
            <w:webHidden/>
          </w:rPr>
        </w:r>
      </w:ins>
      <w:r>
        <w:rPr>
          <w:noProof/>
          <w:webHidden/>
        </w:rPr>
        <w:fldChar w:fldCharType="separate"/>
      </w:r>
      <w:ins w:id="502" w:author="Sebastian Łuczak" w:date="2011-09-02T10:59:00Z">
        <w:r w:rsidR="007A0652">
          <w:rPr>
            <w:noProof/>
            <w:webHidden/>
          </w:rPr>
          <w:t>62</w:t>
        </w:r>
      </w:ins>
      <w:ins w:id="503" w:author="Sebastian Łuczak" w:date="2011-09-02T10:49:00Z">
        <w:r>
          <w:rPr>
            <w:noProof/>
            <w:webHidden/>
          </w:rPr>
          <w:fldChar w:fldCharType="end"/>
        </w:r>
        <w:r w:rsidRPr="00CB17AC">
          <w:rPr>
            <w:rStyle w:val="Hipercze"/>
            <w:noProof/>
          </w:rPr>
          <w:fldChar w:fldCharType="end"/>
        </w:r>
      </w:ins>
    </w:p>
    <w:p w:rsidR="00C4448E" w:rsidRDefault="00C4448E">
      <w:pPr>
        <w:pStyle w:val="Spistreci1"/>
        <w:tabs>
          <w:tab w:val="left" w:pos="440"/>
          <w:tab w:val="right" w:leader="dot" w:pos="9061"/>
        </w:tabs>
        <w:rPr>
          <w:ins w:id="504" w:author="Sebastian Łuczak" w:date="2011-09-02T10:49:00Z"/>
          <w:noProof/>
          <w:lang w:eastAsia="pl-PL"/>
        </w:rPr>
      </w:pPr>
      <w:ins w:id="50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"_Toc302723972"</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8.</w:t>
        </w:r>
        <w:r>
          <w:rPr>
            <w:noProof/>
            <w:lang w:eastAsia="pl-PL"/>
          </w:rPr>
          <w:tab/>
        </w:r>
        <w:r w:rsidRPr="00CB17AC">
          <w:rPr>
            <w:rStyle w:val="Hipercze"/>
            <w:noProof/>
          </w:rPr>
          <w:t>Podsumowanie</w:t>
        </w:r>
        <w:r>
          <w:rPr>
            <w:noProof/>
            <w:webHidden/>
          </w:rPr>
          <w:tab/>
        </w:r>
        <w:r>
          <w:rPr>
            <w:noProof/>
            <w:webHidden/>
          </w:rPr>
          <w:fldChar w:fldCharType="begin"/>
        </w:r>
        <w:r>
          <w:rPr>
            <w:noProof/>
            <w:webHidden/>
          </w:rPr>
          <w:instrText xml:space="preserve"> PAGEREF _Toc302723972 \h </w:instrText>
        </w:r>
        <w:r>
          <w:rPr>
            <w:noProof/>
            <w:webHidden/>
          </w:rPr>
        </w:r>
      </w:ins>
      <w:r>
        <w:rPr>
          <w:noProof/>
          <w:webHidden/>
        </w:rPr>
        <w:fldChar w:fldCharType="separate"/>
      </w:r>
      <w:ins w:id="506" w:author="Sebastian Łuczak" w:date="2011-09-02T10:59:00Z">
        <w:r w:rsidR="007A0652">
          <w:rPr>
            <w:noProof/>
            <w:webHidden/>
          </w:rPr>
          <w:t>63</w:t>
        </w:r>
      </w:ins>
      <w:ins w:id="507" w:author="Sebastian Łuczak" w:date="2011-09-02T10:49:00Z">
        <w:r>
          <w:rPr>
            <w:noProof/>
            <w:webHidden/>
          </w:rPr>
          <w:fldChar w:fldCharType="end"/>
        </w:r>
        <w:r w:rsidRPr="00CB17AC">
          <w:rPr>
            <w:rStyle w:val="Hipercze"/>
            <w:noProof/>
          </w:rPr>
          <w:fldChar w:fldCharType="end"/>
        </w:r>
      </w:ins>
    </w:p>
    <w:p w:rsidR="00C4448E" w:rsidRDefault="00C4448E">
      <w:pPr>
        <w:pStyle w:val="Spistreci2"/>
        <w:tabs>
          <w:tab w:val="left" w:pos="880"/>
          <w:tab w:val="right" w:leader="dot" w:pos="9061"/>
        </w:tabs>
        <w:rPr>
          <w:ins w:id="508" w:author="Sebastian Łuczak" w:date="2011-09-02T10:49:00Z"/>
          <w:noProof/>
          <w:lang w:eastAsia="pl-PL"/>
        </w:rPr>
      </w:pPr>
      <w:ins w:id="509"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"_Toc302723973"</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8.1.</w:t>
        </w:r>
        <w:r>
          <w:rPr>
            <w:noProof/>
            <w:lang w:eastAsia="pl-PL"/>
          </w:rPr>
          <w:tab/>
        </w:r>
        <w:r w:rsidRPr="00CB17AC">
          <w:rPr>
            <w:rStyle w:val="Hipercze"/>
            <w:noProof/>
          </w:rPr>
          <w:t>Perspektywy rozwoju</w:t>
        </w:r>
        <w:r>
          <w:rPr>
            <w:noProof/>
            <w:webHidden/>
          </w:rPr>
          <w:tab/>
        </w:r>
        <w:r>
          <w:rPr>
            <w:noProof/>
            <w:webHidden/>
          </w:rPr>
          <w:fldChar w:fldCharType="begin"/>
        </w:r>
        <w:r>
          <w:rPr>
            <w:noProof/>
            <w:webHidden/>
          </w:rPr>
          <w:instrText xml:space="preserve"> PAGEREF _Toc302723973 \h </w:instrText>
        </w:r>
        <w:r>
          <w:rPr>
            <w:noProof/>
            <w:webHidden/>
          </w:rPr>
        </w:r>
      </w:ins>
      <w:r>
        <w:rPr>
          <w:noProof/>
          <w:webHidden/>
        </w:rPr>
        <w:fldChar w:fldCharType="separate"/>
      </w:r>
      <w:ins w:id="510" w:author="Sebastian Łuczak" w:date="2011-09-02T10:59:00Z">
        <w:r w:rsidR="007A0652">
          <w:rPr>
            <w:noProof/>
            <w:webHidden/>
          </w:rPr>
          <w:t>63</w:t>
        </w:r>
      </w:ins>
      <w:ins w:id="511" w:author="Sebastian Łuczak" w:date="2011-09-02T10:49:00Z">
        <w:r>
          <w:rPr>
            <w:noProof/>
            <w:webHidden/>
          </w:rPr>
          <w:fldChar w:fldCharType="end"/>
        </w:r>
        <w:r w:rsidRPr="00CB17AC">
          <w:rPr>
            <w:rStyle w:val="Hipercze"/>
            <w:noProof/>
          </w:rPr>
          <w:fldChar w:fldCharType="end"/>
        </w:r>
      </w:ins>
    </w:p>
    <w:p w:rsidR="00C4448E" w:rsidRDefault="00C4448E">
      <w:pPr>
        <w:pStyle w:val="Spistreci2"/>
        <w:tabs>
          <w:tab w:val="left" w:pos="880"/>
          <w:tab w:val="right" w:leader="dot" w:pos="9061"/>
        </w:tabs>
        <w:rPr>
          <w:ins w:id="512" w:author="Sebastian Łuczak" w:date="2011-09-02T10:49:00Z"/>
          <w:noProof/>
          <w:lang w:eastAsia="pl-PL"/>
        </w:rPr>
      </w:pPr>
      <w:ins w:id="513"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"_Toc302723974"</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8.2.</w:t>
        </w:r>
        <w:r>
          <w:rPr>
            <w:noProof/>
            <w:lang w:eastAsia="pl-PL"/>
          </w:rPr>
          <w:tab/>
        </w:r>
        <w:r w:rsidRPr="00CB17AC">
          <w:rPr>
            <w:rStyle w:val="Hipercze"/>
            <w:noProof/>
          </w:rPr>
          <w:t>Wnioski</w:t>
        </w:r>
        <w:r>
          <w:rPr>
            <w:noProof/>
            <w:webHidden/>
          </w:rPr>
          <w:tab/>
        </w:r>
        <w:r>
          <w:rPr>
            <w:noProof/>
            <w:webHidden/>
          </w:rPr>
          <w:fldChar w:fldCharType="begin"/>
        </w:r>
        <w:r>
          <w:rPr>
            <w:noProof/>
            <w:webHidden/>
          </w:rPr>
          <w:instrText xml:space="preserve"> PAGEREF _Toc302723974 \h </w:instrText>
        </w:r>
        <w:r>
          <w:rPr>
            <w:noProof/>
            <w:webHidden/>
          </w:rPr>
        </w:r>
      </w:ins>
      <w:r>
        <w:rPr>
          <w:noProof/>
          <w:webHidden/>
        </w:rPr>
        <w:fldChar w:fldCharType="separate"/>
      </w:r>
      <w:ins w:id="514" w:author="Sebastian Łuczak" w:date="2011-09-02T10:59:00Z">
        <w:r w:rsidR="007A0652">
          <w:rPr>
            <w:noProof/>
            <w:webHidden/>
          </w:rPr>
          <w:t>64</w:t>
        </w:r>
      </w:ins>
      <w:ins w:id="515" w:author="Sebastian Łuczak" w:date="2011-09-02T10:49:00Z">
        <w:r>
          <w:rPr>
            <w:noProof/>
            <w:webHidden/>
          </w:rPr>
          <w:fldChar w:fldCharType="end"/>
        </w:r>
        <w:r w:rsidRPr="00CB17AC">
          <w:rPr>
            <w:rStyle w:val="Hipercze"/>
            <w:noProof/>
          </w:rPr>
          <w:fldChar w:fldCharType="end"/>
        </w:r>
      </w:ins>
    </w:p>
    <w:p w:rsidR="00C4448E" w:rsidRDefault="00C4448E">
      <w:pPr>
        <w:pStyle w:val="Spistreci1"/>
        <w:tabs>
          <w:tab w:val="left" w:pos="440"/>
          <w:tab w:val="right" w:leader="dot" w:pos="9061"/>
        </w:tabs>
        <w:rPr>
          <w:ins w:id="516" w:author="Sebastian Łuczak" w:date="2011-09-02T10:49:00Z"/>
          <w:noProof/>
          <w:lang w:eastAsia="pl-PL"/>
        </w:rPr>
      </w:pPr>
      <w:ins w:id="517"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"_Toc302723975"</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9.</w:t>
        </w:r>
        <w:r>
          <w:rPr>
            <w:noProof/>
            <w:lang w:eastAsia="pl-PL"/>
          </w:rPr>
          <w:tab/>
        </w:r>
        <w:r w:rsidRPr="00CB17AC">
          <w:rPr>
            <w:rStyle w:val="Hipercze"/>
            <w:noProof/>
          </w:rPr>
          <w:t>Bibliografia</w:t>
        </w:r>
        <w:r>
          <w:rPr>
            <w:noProof/>
            <w:webHidden/>
          </w:rPr>
          <w:tab/>
        </w:r>
        <w:r>
          <w:rPr>
            <w:noProof/>
            <w:webHidden/>
          </w:rPr>
          <w:fldChar w:fldCharType="begin"/>
        </w:r>
        <w:r>
          <w:rPr>
            <w:noProof/>
            <w:webHidden/>
          </w:rPr>
          <w:instrText xml:space="preserve"> PAGEREF _Toc302723975 \h </w:instrText>
        </w:r>
        <w:r>
          <w:rPr>
            <w:noProof/>
            <w:webHidden/>
          </w:rPr>
        </w:r>
      </w:ins>
      <w:r>
        <w:rPr>
          <w:noProof/>
          <w:webHidden/>
        </w:rPr>
        <w:fldChar w:fldCharType="separate"/>
      </w:r>
      <w:ins w:id="518" w:author="Sebastian Łuczak" w:date="2011-09-02T10:59:00Z">
        <w:r w:rsidR="007A0652">
          <w:rPr>
            <w:noProof/>
            <w:webHidden/>
          </w:rPr>
          <w:t>65</w:t>
        </w:r>
      </w:ins>
      <w:ins w:id="519" w:author="Sebastian Łuczak" w:date="2011-09-02T10:49:00Z">
        <w:r>
          <w:rPr>
            <w:noProof/>
            <w:webHidden/>
          </w:rPr>
          <w:fldChar w:fldCharType="end"/>
        </w:r>
        <w:r w:rsidRPr="00CB17AC">
          <w:rPr>
            <w:rStyle w:val="Hipercze"/>
            <w:noProof/>
          </w:rPr>
          <w:fldChar w:fldCharType="end"/>
        </w:r>
      </w:ins>
    </w:p>
    <w:p w:rsidR="00C4448E" w:rsidRDefault="00C4448E">
      <w:pPr>
        <w:pStyle w:val="Spistreci1"/>
        <w:tabs>
          <w:tab w:val="left" w:pos="660"/>
          <w:tab w:val="right" w:leader="dot" w:pos="9061"/>
        </w:tabs>
        <w:rPr>
          <w:ins w:id="520" w:author="Sebastian Łuczak" w:date="2011-09-02T10:49:00Z"/>
          <w:noProof/>
          <w:lang w:eastAsia="pl-PL"/>
        </w:rPr>
      </w:pPr>
      <w:ins w:id="521"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"_Toc302723976"</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noProof/>
          </w:rPr>
          <w:t>10.</w:t>
        </w:r>
        <w:r>
          <w:rPr>
            <w:noProof/>
            <w:lang w:eastAsia="pl-PL"/>
          </w:rPr>
          <w:tab/>
        </w:r>
        <w:r w:rsidRPr="00CB17AC">
          <w:rPr>
            <w:rStyle w:val="Hipercze"/>
            <w:noProof/>
          </w:rPr>
          <w:t>ZałącznikI</w:t>
        </w:r>
        <w:r>
          <w:rPr>
            <w:noProof/>
            <w:webHidden/>
          </w:rPr>
          <w:tab/>
        </w:r>
        <w:r>
          <w:rPr>
            <w:noProof/>
            <w:webHidden/>
          </w:rPr>
          <w:fldChar w:fldCharType="begin"/>
        </w:r>
        <w:r>
          <w:rPr>
            <w:noProof/>
            <w:webHidden/>
          </w:rPr>
          <w:instrText xml:space="preserve"> PAGEREF _Toc302723976 \h </w:instrText>
        </w:r>
        <w:r>
          <w:rPr>
            <w:noProof/>
            <w:webHidden/>
          </w:rPr>
        </w:r>
      </w:ins>
      <w:r>
        <w:rPr>
          <w:noProof/>
          <w:webHidden/>
        </w:rPr>
        <w:fldChar w:fldCharType="separate"/>
      </w:r>
      <w:ins w:id="522" w:author="Sebastian Łuczak" w:date="2011-09-02T10:59:00Z">
        <w:r w:rsidR="007A0652">
          <w:rPr>
            <w:noProof/>
            <w:webHidden/>
          </w:rPr>
          <w:t>66</w:t>
        </w:r>
      </w:ins>
      <w:ins w:id="523" w:author="Sebastian Łuczak" w:date="2011-09-02T10:49:00Z">
        <w:r>
          <w:rPr>
            <w:noProof/>
            <w:webHidden/>
          </w:rPr>
          <w:fldChar w:fldCharType="end"/>
        </w:r>
        <w:r w:rsidRPr="00CB17AC">
          <w:rPr>
            <w:rStyle w:val="Hipercze"/>
            <w:noProof/>
          </w:rPr>
          <w:fldChar w:fldCharType="end"/>
        </w:r>
      </w:ins>
    </w:p>
    <w:p w:rsidR="00C4448E" w:rsidRDefault="00C4448E">
      <w:pPr>
        <w:pStyle w:val="Spistreci2"/>
        <w:tabs>
          <w:tab w:val="left" w:pos="1100"/>
          <w:tab w:val="right" w:leader="dot" w:pos="9061"/>
        </w:tabs>
        <w:rPr>
          <w:ins w:id="524" w:author="Sebastian Łuczak" w:date="2011-09-02T10:49:00Z"/>
          <w:noProof/>
          <w:lang w:eastAsia="pl-PL"/>
        </w:rPr>
      </w:pPr>
      <w:ins w:id="525" w:author="Sebastian Łuczak" w:date="2011-09-02T10:49:00Z">
        <w:r w:rsidRPr="00CB17AC">
          <w:rPr>
            <w:rStyle w:val="Hipercze"/>
            <w:noProof/>
          </w:rPr>
          <w:fldChar w:fldCharType="begin"/>
        </w:r>
        <w:r w:rsidRPr="00CB17AC">
          <w:rPr>
            <w:rStyle w:val="Hipercze"/>
            <w:noProof/>
          </w:rPr>
          <w:instrText xml:space="preserve"> </w:instrText>
        </w:r>
        <w:r>
          <w:rPr>
            <w:noProof/>
          </w:rPr>
          <w:instrText>HYPERLINK \l "_Toc302723977"</w:instrText>
        </w:r>
        <w:r w:rsidRPr="00CB17AC">
          <w:rPr>
            <w:rStyle w:val="Hipercze"/>
            <w:noProof/>
          </w:rPr>
          <w:instrText xml:space="preserve"> </w:instrText>
        </w:r>
        <w:r w:rsidRPr="00CB17AC">
          <w:rPr>
            <w:rStyle w:val="Hipercze"/>
            <w:noProof/>
          </w:rPr>
        </w:r>
        <w:r w:rsidRPr="00CB17AC">
          <w:rPr>
            <w:rStyle w:val="Hipercze"/>
            <w:noProof/>
          </w:rPr>
          <w:fldChar w:fldCharType="separate"/>
        </w:r>
        <w:r w:rsidRPr="00CB17AC">
          <w:rPr>
            <w:rStyle w:val="Hipercze"/>
            <w:rFonts w:eastAsia="Times New Roman"/>
            <w:noProof/>
          </w:rPr>
          <w:t>10.1.</w:t>
        </w:r>
        <w:r>
          <w:rPr>
            <w:noProof/>
            <w:lang w:eastAsia="pl-PL"/>
          </w:rPr>
          <w:tab/>
        </w:r>
        <w:r w:rsidRPr="00CB17AC">
          <w:rPr>
            <w:rStyle w:val="Hipercze"/>
            <w:rFonts w:eastAsia="Times New Roman"/>
            <w:noProof/>
          </w:rPr>
          <w:t>Dodatek A</w:t>
        </w:r>
        <w:r>
          <w:rPr>
            <w:noProof/>
            <w:webHidden/>
          </w:rPr>
          <w:tab/>
        </w:r>
        <w:r>
          <w:rPr>
            <w:noProof/>
            <w:webHidden/>
          </w:rPr>
          <w:fldChar w:fldCharType="begin"/>
        </w:r>
        <w:r>
          <w:rPr>
            <w:noProof/>
            <w:webHidden/>
          </w:rPr>
          <w:instrText xml:space="preserve"> PAGEREF _Toc302723977 \h </w:instrText>
        </w:r>
        <w:r>
          <w:rPr>
            <w:noProof/>
            <w:webHidden/>
          </w:rPr>
        </w:r>
      </w:ins>
      <w:r>
        <w:rPr>
          <w:noProof/>
          <w:webHidden/>
        </w:rPr>
        <w:fldChar w:fldCharType="separate"/>
      </w:r>
      <w:ins w:id="526" w:author="Sebastian Łuczak" w:date="2011-09-02T10:59:00Z">
        <w:r w:rsidR="007A0652">
          <w:rPr>
            <w:noProof/>
            <w:webHidden/>
          </w:rPr>
          <w:t>66</w:t>
        </w:r>
      </w:ins>
      <w:ins w:id="527" w:author="Sebastian Łuczak" w:date="2011-09-02T10:49:00Z">
        <w:r>
          <w:rPr>
            <w:noProof/>
            <w:webHidden/>
          </w:rPr>
          <w:fldChar w:fldCharType="end"/>
        </w:r>
        <w:r w:rsidRPr="00CB17AC">
          <w:rPr>
            <w:rStyle w:val="Hipercze"/>
            <w:noProof/>
          </w:rPr>
          <w:fldChar w:fldCharType="end"/>
        </w:r>
      </w:ins>
    </w:p>
    <w:p w:rsidR="00551EA6" w:rsidDel="00C4448E" w:rsidRDefault="00551EA6">
      <w:pPr>
        <w:pStyle w:val="Spistreci1"/>
        <w:tabs>
          <w:tab w:val="left" w:pos="440"/>
          <w:tab w:val="right" w:leader="dot" w:pos="9061"/>
        </w:tabs>
        <w:rPr>
          <w:ins w:id="528" w:author="Sebastian" w:date="2011-09-01T19:44:00Z"/>
          <w:del w:id="529" w:author="Sebastian Łuczak" w:date="2011-09-02T10:49:00Z"/>
          <w:noProof/>
          <w:lang w:eastAsia="pl-PL"/>
        </w:rPr>
      </w:pPr>
      <w:ins w:id="530" w:author="Sebastian" w:date="2011-09-01T19:44:00Z">
        <w:del w:id="531" w:author="Sebastian Łuczak" w:date="2011-09-02T10:49:00Z">
          <w:r w:rsidRPr="00C4448E" w:rsidDel="00C4448E">
            <w:rPr>
              <w:rStyle w:val="Hipercze"/>
              <w:noProof/>
              <w:rPrChange w:id="532" w:author="Sebastian Łuczak" w:date="2011-09-02T10:49:00Z">
                <w:rPr>
                  <w:rStyle w:val="Hipercze"/>
                  <w:noProof/>
                </w:rPr>
              </w:rPrChange>
            </w:rPr>
            <w:delText>1.</w:delText>
          </w:r>
          <w:r w:rsidDel="00C4448E">
            <w:rPr>
              <w:noProof/>
              <w:lang w:eastAsia="pl-PL"/>
            </w:rPr>
            <w:tab/>
          </w:r>
          <w:r w:rsidRPr="00C4448E" w:rsidDel="00C4448E">
            <w:rPr>
              <w:rStyle w:val="Hipercze"/>
              <w:noProof/>
              <w:rPrChange w:id="533" w:author="Sebastian Łuczak" w:date="2011-09-02T10:49:00Z">
                <w:rPr>
                  <w:rStyle w:val="Hipercze"/>
                  <w:noProof/>
                </w:rPr>
              </w:rPrChange>
            </w:rPr>
            <w:delText>Wstęp</w:delText>
          </w:r>
          <w:r w:rsidDel="00C4448E">
            <w:rPr>
              <w:noProof/>
              <w:webHidden/>
            </w:rPr>
            <w:tab/>
          </w:r>
        </w:del>
      </w:ins>
      <w:ins w:id="534" w:author="Sebastian" w:date="2011-09-01T19:47:00Z">
        <w:del w:id="535" w:author="Sebastian Łuczak" w:date="2011-09-02T10:49:00Z">
          <w:r w:rsidR="003111A7" w:rsidDel="00C4448E">
            <w:rPr>
              <w:noProof/>
              <w:webHidden/>
            </w:rPr>
            <w:delText>9</w:delText>
          </w:r>
        </w:del>
      </w:ins>
    </w:p>
    <w:p w:rsidR="00551EA6" w:rsidDel="00C4448E" w:rsidRDefault="00551EA6">
      <w:pPr>
        <w:pStyle w:val="Spistreci1"/>
        <w:tabs>
          <w:tab w:val="left" w:pos="440"/>
          <w:tab w:val="right" w:leader="dot" w:pos="9061"/>
        </w:tabs>
        <w:rPr>
          <w:ins w:id="536" w:author="Sebastian" w:date="2011-09-01T19:44:00Z"/>
          <w:del w:id="537" w:author="Sebastian Łuczak" w:date="2011-09-02T10:49:00Z"/>
          <w:noProof/>
          <w:lang w:eastAsia="pl-PL"/>
        </w:rPr>
      </w:pPr>
      <w:ins w:id="538" w:author="Sebastian" w:date="2011-09-01T19:44:00Z">
        <w:del w:id="539" w:author="Sebastian Łuczak" w:date="2011-09-02T10:49:00Z">
          <w:r w:rsidRPr="00C4448E" w:rsidDel="00C4448E">
            <w:rPr>
              <w:rStyle w:val="Hipercze"/>
              <w:noProof/>
              <w:rPrChange w:id="540" w:author="Sebastian Łuczak" w:date="2011-09-02T10:49:00Z">
                <w:rPr>
                  <w:rStyle w:val="Hipercze"/>
                  <w:noProof/>
                </w:rPr>
              </w:rPrChange>
            </w:rPr>
            <w:delText>2.</w:delText>
          </w:r>
          <w:r w:rsidDel="00C4448E">
            <w:rPr>
              <w:noProof/>
              <w:lang w:eastAsia="pl-PL"/>
            </w:rPr>
            <w:tab/>
          </w:r>
          <w:r w:rsidRPr="00C4448E" w:rsidDel="00C4448E">
            <w:rPr>
              <w:rStyle w:val="Hipercze"/>
              <w:noProof/>
              <w:rPrChange w:id="541" w:author="Sebastian Łuczak" w:date="2011-09-02T10:49:00Z">
                <w:rPr>
                  <w:rStyle w:val="Hipercze"/>
                  <w:noProof/>
                </w:rPr>
              </w:rPrChange>
            </w:rPr>
            <w:delText>Cel i zakres pracy</w:delText>
          </w:r>
          <w:r w:rsidDel="00C4448E">
            <w:rPr>
              <w:noProof/>
              <w:webHidden/>
            </w:rPr>
            <w:tab/>
          </w:r>
        </w:del>
      </w:ins>
      <w:ins w:id="542" w:author="Sebastian" w:date="2011-09-01T19:47:00Z">
        <w:del w:id="543" w:author="Sebastian Łuczak" w:date="2011-09-02T10:49:00Z">
          <w:r w:rsidR="003111A7" w:rsidDel="00C4448E">
            <w:rPr>
              <w:noProof/>
              <w:webHidden/>
            </w:rPr>
            <w:delText>10</w:delText>
          </w:r>
        </w:del>
      </w:ins>
    </w:p>
    <w:p w:rsidR="00551EA6" w:rsidDel="00C4448E" w:rsidRDefault="00551EA6">
      <w:pPr>
        <w:pStyle w:val="Spistreci1"/>
        <w:tabs>
          <w:tab w:val="left" w:pos="440"/>
          <w:tab w:val="right" w:leader="dot" w:pos="9061"/>
        </w:tabs>
        <w:rPr>
          <w:ins w:id="544" w:author="Sebastian" w:date="2011-09-01T19:44:00Z"/>
          <w:del w:id="545" w:author="Sebastian Łuczak" w:date="2011-09-02T10:49:00Z"/>
          <w:noProof/>
          <w:lang w:eastAsia="pl-PL"/>
        </w:rPr>
      </w:pPr>
      <w:ins w:id="546" w:author="Sebastian" w:date="2011-09-01T19:44:00Z">
        <w:del w:id="547" w:author="Sebastian Łuczak" w:date="2011-09-02T10:49:00Z">
          <w:r w:rsidRPr="00C4448E" w:rsidDel="00C4448E">
            <w:rPr>
              <w:rStyle w:val="Hipercze"/>
              <w:noProof/>
              <w:rPrChange w:id="548" w:author="Sebastian Łuczak" w:date="2011-09-02T10:49:00Z">
                <w:rPr>
                  <w:rStyle w:val="Hipercze"/>
                  <w:noProof/>
                </w:rPr>
              </w:rPrChange>
            </w:rPr>
            <w:delText>3.</w:delText>
          </w:r>
          <w:r w:rsidDel="00C4448E">
            <w:rPr>
              <w:noProof/>
              <w:lang w:eastAsia="pl-PL"/>
            </w:rPr>
            <w:tab/>
          </w:r>
          <w:r w:rsidRPr="00C4448E" w:rsidDel="00C4448E">
            <w:rPr>
              <w:rStyle w:val="Hipercze"/>
              <w:noProof/>
              <w:rPrChange w:id="549" w:author="Sebastian Łuczak" w:date="2011-09-02T10:49:00Z">
                <w:rPr>
                  <w:rStyle w:val="Hipercze"/>
                  <w:noProof/>
                </w:rPr>
              </w:rPrChange>
            </w:rPr>
            <w:delText>Wstęp teoretyczny</w:delText>
          </w:r>
          <w:r w:rsidDel="00C4448E">
            <w:rPr>
              <w:noProof/>
              <w:webHidden/>
            </w:rPr>
            <w:tab/>
          </w:r>
        </w:del>
      </w:ins>
      <w:ins w:id="550" w:author="Sebastian" w:date="2011-09-01T19:47:00Z">
        <w:del w:id="551" w:author="Sebastian Łuczak" w:date="2011-09-02T10:49:00Z">
          <w:r w:rsidR="003111A7" w:rsidDel="00C4448E">
            <w:rPr>
              <w:noProof/>
              <w:webHidden/>
            </w:rPr>
            <w:delText>12</w:delText>
          </w:r>
        </w:del>
      </w:ins>
    </w:p>
    <w:p w:rsidR="00551EA6" w:rsidDel="00C4448E" w:rsidRDefault="00551EA6">
      <w:pPr>
        <w:pStyle w:val="Spistreci2"/>
        <w:tabs>
          <w:tab w:val="left" w:pos="880"/>
          <w:tab w:val="right" w:leader="dot" w:pos="9061"/>
        </w:tabs>
        <w:rPr>
          <w:ins w:id="552" w:author="Sebastian" w:date="2011-09-01T19:44:00Z"/>
          <w:del w:id="553" w:author="Sebastian Łuczak" w:date="2011-09-02T10:49:00Z"/>
          <w:noProof/>
          <w:lang w:eastAsia="pl-PL"/>
        </w:rPr>
      </w:pPr>
      <w:ins w:id="554" w:author="Sebastian" w:date="2011-09-01T19:44:00Z">
        <w:del w:id="555" w:author="Sebastian Łuczak" w:date="2011-09-02T10:49:00Z">
          <w:r w:rsidRPr="00C4448E" w:rsidDel="00C4448E">
            <w:rPr>
              <w:rStyle w:val="Hipercze"/>
              <w:noProof/>
              <w:rPrChange w:id="556" w:author="Sebastian Łuczak" w:date="2011-09-02T10:49:00Z">
                <w:rPr>
                  <w:rStyle w:val="Hipercze"/>
                  <w:noProof/>
                </w:rPr>
              </w:rPrChange>
            </w:rPr>
            <w:delText>3.1.</w:delText>
          </w:r>
          <w:r w:rsidDel="00C4448E">
            <w:rPr>
              <w:noProof/>
              <w:lang w:eastAsia="pl-PL"/>
            </w:rPr>
            <w:tab/>
          </w:r>
          <w:r w:rsidRPr="00C4448E" w:rsidDel="00C4448E">
            <w:rPr>
              <w:rStyle w:val="Hipercze"/>
              <w:noProof/>
              <w:rPrChange w:id="557" w:author="Sebastian Łuczak" w:date="2011-09-02T10:49:00Z">
                <w:rPr>
                  <w:rStyle w:val="Hipercze"/>
                  <w:noProof/>
                </w:rPr>
              </w:rPrChange>
            </w:rPr>
            <w:delText>Opis technologii</w:delText>
          </w:r>
          <w:r w:rsidDel="00C4448E">
            <w:rPr>
              <w:noProof/>
              <w:webHidden/>
            </w:rPr>
            <w:tab/>
          </w:r>
        </w:del>
      </w:ins>
      <w:ins w:id="558" w:author="Sebastian" w:date="2011-09-01T19:47:00Z">
        <w:del w:id="559" w:author="Sebastian Łuczak" w:date="2011-09-02T10:49:00Z">
          <w:r w:rsidR="003111A7" w:rsidDel="00C4448E">
            <w:rPr>
              <w:noProof/>
              <w:webHidden/>
            </w:rPr>
            <w:delText>12</w:delText>
          </w:r>
        </w:del>
      </w:ins>
    </w:p>
    <w:p w:rsidR="00551EA6" w:rsidDel="00C4448E" w:rsidRDefault="00551EA6">
      <w:pPr>
        <w:pStyle w:val="Spistreci3"/>
        <w:tabs>
          <w:tab w:val="left" w:pos="1320"/>
          <w:tab w:val="right" w:leader="dot" w:pos="9061"/>
        </w:tabs>
        <w:rPr>
          <w:ins w:id="560" w:author="Sebastian" w:date="2011-09-01T19:44:00Z"/>
          <w:del w:id="561" w:author="Sebastian Łuczak" w:date="2011-09-02T10:49:00Z"/>
          <w:noProof/>
          <w:lang w:eastAsia="pl-PL"/>
        </w:rPr>
      </w:pPr>
      <w:ins w:id="562" w:author="Sebastian" w:date="2011-09-01T19:44:00Z">
        <w:del w:id="563" w:author="Sebastian Łuczak" w:date="2011-09-02T10:49:00Z">
          <w:r w:rsidRPr="00C4448E" w:rsidDel="00C4448E">
            <w:rPr>
              <w:rStyle w:val="Hipercze"/>
              <w:noProof/>
              <w:rPrChange w:id="564" w:author="Sebastian Łuczak" w:date="2011-09-02T10:49:00Z">
                <w:rPr>
                  <w:rStyle w:val="Hipercze"/>
                  <w:noProof/>
                </w:rPr>
              </w:rPrChange>
            </w:rPr>
            <w:delText>3.1.1.</w:delText>
          </w:r>
          <w:r w:rsidDel="00C4448E">
            <w:rPr>
              <w:noProof/>
              <w:lang w:eastAsia="pl-PL"/>
            </w:rPr>
            <w:tab/>
          </w:r>
          <w:r w:rsidRPr="00C4448E" w:rsidDel="00C4448E">
            <w:rPr>
              <w:rStyle w:val="Hipercze"/>
              <w:noProof/>
              <w:rPrChange w:id="565" w:author="Sebastian Łuczak" w:date="2011-09-02T10:49:00Z">
                <w:rPr>
                  <w:rStyle w:val="Hipercze"/>
                  <w:noProof/>
                </w:rPr>
              </w:rPrChange>
            </w:rPr>
            <w:delText>Near Field Communication</w:delText>
          </w:r>
          <w:r w:rsidDel="00C4448E">
            <w:rPr>
              <w:noProof/>
              <w:webHidden/>
            </w:rPr>
            <w:tab/>
          </w:r>
        </w:del>
      </w:ins>
      <w:ins w:id="566" w:author="Sebastian" w:date="2011-09-01T19:47:00Z">
        <w:del w:id="567" w:author="Sebastian Łuczak" w:date="2011-09-02T10:49:00Z">
          <w:r w:rsidR="003111A7" w:rsidDel="00C4448E">
            <w:rPr>
              <w:noProof/>
              <w:webHidden/>
            </w:rPr>
            <w:delText>12</w:delText>
          </w:r>
        </w:del>
      </w:ins>
    </w:p>
    <w:p w:rsidR="00551EA6" w:rsidDel="00C4448E" w:rsidRDefault="00551EA6">
      <w:pPr>
        <w:pStyle w:val="Spistreci3"/>
        <w:tabs>
          <w:tab w:val="left" w:pos="1320"/>
          <w:tab w:val="right" w:leader="dot" w:pos="9061"/>
        </w:tabs>
        <w:rPr>
          <w:ins w:id="568" w:author="Sebastian" w:date="2011-09-01T19:44:00Z"/>
          <w:del w:id="569" w:author="Sebastian Łuczak" w:date="2011-09-02T10:49:00Z"/>
          <w:noProof/>
          <w:lang w:eastAsia="pl-PL"/>
        </w:rPr>
      </w:pPr>
      <w:ins w:id="570" w:author="Sebastian" w:date="2011-09-01T19:44:00Z">
        <w:del w:id="571" w:author="Sebastian Łuczak" w:date="2011-09-02T10:49:00Z">
          <w:r w:rsidRPr="00C4448E" w:rsidDel="00C4448E">
            <w:rPr>
              <w:rStyle w:val="Hipercze"/>
              <w:noProof/>
              <w:rPrChange w:id="572" w:author="Sebastian Łuczak" w:date="2011-09-02T10:49:00Z">
                <w:rPr>
                  <w:rStyle w:val="Hipercze"/>
                  <w:noProof/>
                </w:rPr>
              </w:rPrChange>
            </w:rPr>
            <w:delText>3.1.2.</w:delText>
          </w:r>
          <w:r w:rsidDel="00C4448E">
            <w:rPr>
              <w:noProof/>
              <w:lang w:eastAsia="pl-PL"/>
            </w:rPr>
            <w:tab/>
          </w:r>
          <w:r w:rsidRPr="00C4448E" w:rsidDel="00C4448E">
            <w:rPr>
              <w:rStyle w:val="Hipercze"/>
              <w:noProof/>
              <w:rPrChange w:id="573" w:author="Sebastian Łuczak" w:date="2011-09-02T10:49:00Z">
                <w:rPr>
                  <w:rStyle w:val="Hipercze"/>
                  <w:noProof/>
                </w:rPr>
              </w:rPrChange>
            </w:rPr>
            <w:delText>Znacznik NFC Forum Type 2 - Mifare Ultralight</w:delText>
          </w:r>
          <w:r w:rsidDel="00C4448E">
            <w:rPr>
              <w:noProof/>
              <w:webHidden/>
            </w:rPr>
            <w:tab/>
          </w:r>
        </w:del>
      </w:ins>
      <w:ins w:id="574" w:author="Sebastian" w:date="2011-09-01T19:47:00Z">
        <w:del w:id="575" w:author="Sebastian Łuczak" w:date="2011-09-02T10:49:00Z">
          <w:r w:rsidR="003111A7" w:rsidDel="00C4448E">
            <w:rPr>
              <w:noProof/>
              <w:webHidden/>
            </w:rPr>
            <w:delText>14</w:delText>
          </w:r>
        </w:del>
      </w:ins>
    </w:p>
    <w:p w:rsidR="00551EA6" w:rsidDel="00C4448E" w:rsidRDefault="00551EA6">
      <w:pPr>
        <w:pStyle w:val="Spistreci3"/>
        <w:tabs>
          <w:tab w:val="left" w:pos="1320"/>
          <w:tab w:val="right" w:leader="dot" w:pos="9061"/>
        </w:tabs>
        <w:rPr>
          <w:ins w:id="576" w:author="Sebastian" w:date="2011-09-01T19:44:00Z"/>
          <w:del w:id="577" w:author="Sebastian Łuczak" w:date="2011-09-02T10:49:00Z"/>
          <w:noProof/>
          <w:lang w:eastAsia="pl-PL"/>
        </w:rPr>
      </w:pPr>
      <w:ins w:id="578" w:author="Sebastian" w:date="2011-09-01T19:44:00Z">
        <w:del w:id="579" w:author="Sebastian Łuczak" w:date="2011-09-02T10:49:00Z">
          <w:r w:rsidRPr="00C4448E" w:rsidDel="00C4448E">
            <w:rPr>
              <w:rStyle w:val="Hipercze"/>
              <w:noProof/>
              <w:rPrChange w:id="580" w:author="Sebastian Łuczak" w:date="2011-09-02T10:49:00Z">
                <w:rPr>
                  <w:rStyle w:val="Hipercze"/>
                  <w:noProof/>
                </w:rPr>
              </w:rPrChange>
            </w:rPr>
            <w:delText>3.1.3.</w:delText>
          </w:r>
          <w:r w:rsidDel="00C4448E">
            <w:rPr>
              <w:noProof/>
              <w:lang w:eastAsia="pl-PL"/>
            </w:rPr>
            <w:tab/>
          </w:r>
          <w:r w:rsidRPr="00C4448E" w:rsidDel="00C4448E">
            <w:rPr>
              <w:rStyle w:val="Hipercze"/>
              <w:noProof/>
              <w:rPrChange w:id="581" w:author="Sebastian Łuczak" w:date="2011-09-02T10:49:00Z">
                <w:rPr>
                  <w:rStyle w:val="Hipercze"/>
                  <w:noProof/>
                </w:rPr>
              </w:rPrChange>
            </w:rPr>
            <w:delText>Android</w:delText>
          </w:r>
          <w:r w:rsidDel="00C4448E">
            <w:rPr>
              <w:noProof/>
              <w:webHidden/>
            </w:rPr>
            <w:tab/>
          </w:r>
        </w:del>
      </w:ins>
      <w:ins w:id="582" w:author="Sebastian" w:date="2011-09-01T19:47:00Z">
        <w:del w:id="583" w:author="Sebastian Łuczak" w:date="2011-09-02T10:49:00Z">
          <w:r w:rsidR="003111A7" w:rsidDel="00C4448E">
            <w:rPr>
              <w:noProof/>
              <w:webHidden/>
            </w:rPr>
            <w:delText>15</w:delText>
          </w:r>
        </w:del>
      </w:ins>
    </w:p>
    <w:p w:rsidR="00551EA6" w:rsidDel="00C4448E" w:rsidRDefault="00551EA6">
      <w:pPr>
        <w:pStyle w:val="Spistreci3"/>
        <w:tabs>
          <w:tab w:val="left" w:pos="1320"/>
          <w:tab w:val="right" w:leader="dot" w:pos="9061"/>
        </w:tabs>
        <w:rPr>
          <w:ins w:id="584" w:author="Sebastian" w:date="2011-09-01T19:44:00Z"/>
          <w:del w:id="585" w:author="Sebastian Łuczak" w:date="2011-09-02T10:49:00Z"/>
          <w:noProof/>
          <w:lang w:eastAsia="pl-PL"/>
        </w:rPr>
      </w:pPr>
      <w:ins w:id="586" w:author="Sebastian" w:date="2011-09-01T19:44:00Z">
        <w:del w:id="587" w:author="Sebastian Łuczak" w:date="2011-09-02T10:49:00Z">
          <w:r w:rsidRPr="00C4448E" w:rsidDel="00C4448E">
            <w:rPr>
              <w:rStyle w:val="Hipercze"/>
              <w:noProof/>
              <w:rPrChange w:id="588" w:author="Sebastian Łuczak" w:date="2011-09-02T10:49:00Z">
                <w:rPr>
                  <w:rStyle w:val="Hipercze"/>
                  <w:noProof/>
                </w:rPr>
              </w:rPrChange>
            </w:rPr>
            <w:delText>3.1.4.</w:delText>
          </w:r>
          <w:r w:rsidDel="00C4448E">
            <w:rPr>
              <w:noProof/>
              <w:lang w:eastAsia="pl-PL"/>
            </w:rPr>
            <w:tab/>
          </w:r>
          <w:r w:rsidRPr="00C4448E" w:rsidDel="00C4448E">
            <w:rPr>
              <w:rStyle w:val="Hipercze"/>
              <w:noProof/>
              <w:rPrChange w:id="589" w:author="Sebastian Łuczak" w:date="2011-09-02T10:49:00Z">
                <w:rPr>
                  <w:rStyle w:val="Hipercze"/>
                  <w:noProof/>
                </w:rPr>
              </w:rPrChange>
            </w:rPr>
            <w:delText>Google NEXUS S</w:delText>
          </w:r>
          <w:r w:rsidDel="00C4448E">
            <w:rPr>
              <w:noProof/>
              <w:webHidden/>
            </w:rPr>
            <w:tab/>
          </w:r>
        </w:del>
      </w:ins>
      <w:ins w:id="590" w:author="Sebastian" w:date="2011-09-01T19:47:00Z">
        <w:del w:id="591" w:author="Sebastian Łuczak" w:date="2011-09-02T10:49:00Z">
          <w:r w:rsidR="003111A7" w:rsidDel="00C4448E">
            <w:rPr>
              <w:noProof/>
              <w:webHidden/>
            </w:rPr>
            <w:delText>16</w:delText>
          </w:r>
        </w:del>
      </w:ins>
    </w:p>
    <w:p w:rsidR="00551EA6" w:rsidDel="00C4448E" w:rsidRDefault="00551EA6">
      <w:pPr>
        <w:pStyle w:val="Spistreci3"/>
        <w:tabs>
          <w:tab w:val="left" w:pos="1320"/>
          <w:tab w:val="right" w:leader="dot" w:pos="9061"/>
        </w:tabs>
        <w:rPr>
          <w:ins w:id="592" w:author="Sebastian" w:date="2011-09-01T19:44:00Z"/>
          <w:del w:id="593" w:author="Sebastian Łuczak" w:date="2011-09-02T10:49:00Z"/>
          <w:noProof/>
          <w:lang w:eastAsia="pl-PL"/>
        </w:rPr>
      </w:pPr>
      <w:ins w:id="594" w:author="Sebastian" w:date="2011-09-01T19:44:00Z">
        <w:del w:id="595" w:author="Sebastian Łuczak" w:date="2011-09-02T10:49:00Z">
          <w:r w:rsidRPr="00C4448E" w:rsidDel="00C4448E">
            <w:rPr>
              <w:rStyle w:val="Hipercze"/>
              <w:noProof/>
              <w:rPrChange w:id="596" w:author="Sebastian Łuczak" w:date="2011-09-02T10:49:00Z">
                <w:rPr>
                  <w:rStyle w:val="Hipercze"/>
                  <w:noProof/>
                </w:rPr>
              </w:rPrChange>
            </w:rPr>
            <w:delText>3.1.5.</w:delText>
          </w:r>
          <w:r w:rsidDel="00C4448E">
            <w:rPr>
              <w:noProof/>
              <w:lang w:eastAsia="pl-PL"/>
            </w:rPr>
            <w:tab/>
          </w:r>
          <w:r w:rsidRPr="00C4448E" w:rsidDel="00C4448E">
            <w:rPr>
              <w:rStyle w:val="Hipercze"/>
              <w:noProof/>
              <w:rPrChange w:id="597" w:author="Sebastian Łuczak" w:date="2011-09-02T10:49:00Z">
                <w:rPr>
                  <w:rStyle w:val="Hipercze"/>
                  <w:noProof/>
                </w:rPr>
              </w:rPrChange>
            </w:rPr>
            <w:delText>Hibernate 3</w:delText>
          </w:r>
          <w:r w:rsidDel="00C4448E">
            <w:rPr>
              <w:noProof/>
              <w:webHidden/>
            </w:rPr>
            <w:tab/>
          </w:r>
        </w:del>
      </w:ins>
      <w:ins w:id="598" w:author="Sebastian" w:date="2011-09-01T19:47:00Z">
        <w:del w:id="599" w:author="Sebastian Łuczak" w:date="2011-09-02T10:49:00Z">
          <w:r w:rsidR="003111A7" w:rsidDel="00C4448E">
            <w:rPr>
              <w:noProof/>
              <w:webHidden/>
            </w:rPr>
            <w:delText>16</w:delText>
          </w:r>
        </w:del>
      </w:ins>
    </w:p>
    <w:p w:rsidR="00551EA6" w:rsidDel="00C4448E" w:rsidRDefault="00551EA6">
      <w:pPr>
        <w:pStyle w:val="Spistreci3"/>
        <w:tabs>
          <w:tab w:val="left" w:pos="1320"/>
          <w:tab w:val="right" w:leader="dot" w:pos="9061"/>
        </w:tabs>
        <w:rPr>
          <w:ins w:id="600" w:author="Sebastian" w:date="2011-09-01T19:44:00Z"/>
          <w:del w:id="601" w:author="Sebastian Łuczak" w:date="2011-09-02T10:49:00Z"/>
          <w:noProof/>
          <w:lang w:eastAsia="pl-PL"/>
        </w:rPr>
      </w:pPr>
      <w:ins w:id="602" w:author="Sebastian" w:date="2011-09-01T19:44:00Z">
        <w:del w:id="603" w:author="Sebastian Łuczak" w:date="2011-09-02T10:49:00Z">
          <w:r w:rsidRPr="00C4448E" w:rsidDel="00C4448E">
            <w:rPr>
              <w:rStyle w:val="Hipercze"/>
              <w:noProof/>
              <w:rPrChange w:id="604" w:author="Sebastian Łuczak" w:date="2011-09-02T10:49:00Z">
                <w:rPr>
                  <w:rStyle w:val="Hipercze"/>
                  <w:noProof/>
                </w:rPr>
              </w:rPrChange>
            </w:rPr>
            <w:delText>3.1.6.</w:delText>
          </w:r>
          <w:r w:rsidDel="00C4448E">
            <w:rPr>
              <w:noProof/>
              <w:lang w:eastAsia="pl-PL"/>
            </w:rPr>
            <w:tab/>
          </w:r>
          <w:r w:rsidRPr="00C4448E" w:rsidDel="00C4448E">
            <w:rPr>
              <w:rStyle w:val="Hipercze"/>
              <w:noProof/>
              <w:rPrChange w:id="605" w:author="Sebastian Łuczak" w:date="2011-09-02T10:49:00Z">
                <w:rPr>
                  <w:rStyle w:val="Hipercze"/>
                  <w:noProof/>
                </w:rPr>
              </w:rPrChange>
            </w:rPr>
            <w:delText>Spring Framework 3</w:delText>
          </w:r>
          <w:r w:rsidDel="00C4448E">
            <w:rPr>
              <w:noProof/>
              <w:webHidden/>
            </w:rPr>
            <w:tab/>
          </w:r>
        </w:del>
      </w:ins>
      <w:ins w:id="606" w:author="Sebastian" w:date="2011-09-01T19:47:00Z">
        <w:del w:id="607" w:author="Sebastian Łuczak" w:date="2011-09-02T10:49:00Z">
          <w:r w:rsidR="003111A7" w:rsidDel="00C4448E">
            <w:rPr>
              <w:noProof/>
              <w:webHidden/>
            </w:rPr>
            <w:delText>18</w:delText>
          </w:r>
        </w:del>
      </w:ins>
    </w:p>
    <w:p w:rsidR="00551EA6" w:rsidDel="00C4448E" w:rsidRDefault="00551EA6">
      <w:pPr>
        <w:pStyle w:val="Spistreci3"/>
        <w:tabs>
          <w:tab w:val="left" w:pos="1320"/>
          <w:tab w:val="right" w:leader="dot" w:pos="9061"/>
        </w:tabs>
        <w:rPr>
          <w:ins w:id="608" w:author="Sebastian" w:date="2011-09-01T19:44:00Z"/>
          <w:del w:id="609" w:author="Sebastian Łuczak" w:date="2011-09-02T10:49:00Z"/>
          <w:noProof/>
          <w:lang w:eastAsia="pl-PL"/>
        </w:rPr>
      </w:pPr>
      <w:ins w:id="610" w:author="Sebastian" w:date="2011-09-01T19:44:00Z">
        <w:del w:id="611" w:author="Sebastian Łuczak" w:date="2011-09-02T10:49:00Z">
          <w:r w:rsidRPr="00C4448E" w:rsidDel="00C4448E">
            <w:rPr>
              <w:rStyle w:val="Hipercze"/>
              <w:noProof/>
              <w:rPrChange w:id="612" w:author="Sebastian Łuczak" w:date="2011-09-02T10:49:00Z">
                <w:rPr>
                  <w:rStyle w:val="Hipercze"/>
                  <w:noProof/>
                </w:rPr>
              </w:rPrChange>
            </w:rPr>
            <w:delText>3.1.7.</w:delText>
          </w:r>
          <w:r w:rsidDel="00C4448E">
            <w:rPr>
              <w:noProof/>
              <w:lang w:eastAsia="pl-PL"/>
            </w:rPr>
            <w:tab/>
          </w:r>
          <w:r w:rsidRPr="00C4448E" w:rsidDel="00C4448E">
            <w:rPr>
              <w:rStyle w:val="Hipercze"/>
              <w:noProof/>
              <w:rPrChange w:id="613" w:author="Sebastian Łuczak" w:date="2011-09-02T10:49:00Z">
                <w:rPr>
                  <w:rStyle w:val="Hipercze"/>
                  <w:noProof/>
                </w:rPr>
              </w:rPrChange>
            </w:rPr>
            <w:delText>Oracle 10g Express Edition</w:delText>
          </w:r>
          <w:r w:rsidDel="00C4448E">
            <w:rPr>
              <w:noProof/>
              <w:webHidden/>
            </w:rPr>
            <w:tab/>
          </w:r>
        </w:del>
      </w:ins>
      <w:ins w:id="614" w:author="Sebastian" w:date="2011-09-01T19:47:00Z">
        <w:del w:id="615" w:author="Sebastian Łuczak" w:date="2011-09-02T10:49:00Z">
          <w:r w:rsidR="003111A7" w:rsidDel="00C4448E">
            <w:rPr>
              <w:noProof/>
              <w:webHidden/>
            </w:rPr>
            <w:delText>20</w:delText>
          </w:r>
        </w:del>
      </w:ins>
    </w:p>
    <w:p w:rsidR="00551EA6" w:rsidDel="00C4448E" w:rsidRDefault="00551EA6">
      <w:pPr>
        <w:pStyle w:val="Spistreci3"/>
        <w:tabs>
          <w:tab w:val="left" w:pos="1320"/>
          <w:tab w:val="right" w:leader="dot" w:pos="9061"/>
        </w:tabs>
        <w:rPr>
          <w:ins w:id="616" w:author="Sebastian" w:date="2011-09-01T19:44:00Z"/>
          <w:del w:id="617" w:author="Sebastian Łuczak" w:date="2011-09-02T10:49:00Z"/>
          <w:noProof/>
          <w:lang w:eastAsia="pl-PL"/>
        </w:rPr>
      </w:pPr>
      <w:ins w:id="618" w:author="Sebastian" w:date="2011-09-01T19:44:00Z">
        <w:del w:id="619" w:author="Sebastian Łuczak" w:date="2011-09-02T10:49:00Z">
          <w:r w:rsidRPr="00C4448E" w:rsidDel="00C4448E">
            <w:rPr>
              <w:rStyle w:val="Hipercze"/>
              <w:noProof/>
              <w:rPrChange w:id="620" w:author="Sebastian Łuczak" w:date="2011-09-02T10:49:00Z">
                <w:rPr>
                  <w:rStyle w:val="Hipercze"/>
                  <w:noProof/>
                </w:rPr>
              </w:rPrChange>
            </w:rPr>
            <w:delText>3.1.8.</w:delText>
          </w:r>
          <w:r w:rsidDel="00C4448E">
            <w:rPr>
              <w:noProof/>
              <w:lang w:eastAsia="pl-PL"/>
            </w:rPr>
            <w:tab/>
          </w:r>
          <w:r w:rsidRPr="00C4448E" w:rsidDel="00C4448E">
            <w:rPr>
              <w:rStyle w:val="Hipercze"/>
              <w:noProof/>
              <w:rPrChange w:id="621" w:author="Sebastian Łuczak" w:date="2011-09-02T10:49:00Z">
                <w:rPr>
                  <w:rStyle w:val="Hipercze"/>
                  <w:noProof/>
                </w:rPr>
              </w:rPrChange>
            </w:rPr>
            <w:delText>Java 2 Enterprise Edition</w:delText>
          </w:r>
          <w:r w:rsidDel="00C4448E">
            <w:rPr>
              <w:noProof/>
              <w:webHidden/>
            </w:rPr>
            <w:tab/>
          </w:r>
        </w:del>
      </w:ins>
      <w:ins w:id="622" w:author="Sebastian" w:date="2011-09-01T19:47:00Z">
        <w:del w:id="623" w:author="Sebastian Łuczak" w:date="2011-09-02T10:49:00Z">
          <w:r w:rsidR="003111A7" w:rsidDel="00C4448E">
            <w:rPr>
              <w:noProof/>
              <w:webHidden/>
            </w:rPr>
            <w:delText>20</w:delText>
          </w:r>
        </w:del>
      </w:ins>
    </w:p>
    <w:p w:rsidR="00551EA6" w:rsidDel="00C4448E" w:rsidRDefault="00551EA6">
      <w:pPr>
        <w:pStyle w:val="Spistreci3"/>
        <w:tabs>
          <w:tab w:val="left" w:pos="1320"/>
          <w:tab w:val="right" w:leader="dot" w:pos="9061"/>
        </w:tabs>
        <w:rPr>
          <w:ins w:id="624" w:author="Sebastian" w:date="2011-09-01T19:44:00Z"/>
          <w:del w:id="625" w:author="Sebastian Łuczak" w:date="2011-09-02T10:49:00Z"/>
          <w:noProof/>
          <w:lang w:eastAsia="pl-PL"/>
        </w:rPr>
      </w:pPr>
      <w:ins w:id="626" w:author="Sebastian" w:date="2011-09-01T19:44:00Z">
        <w:del w:id="627" w:author="Sebastian Łuczak" w:date="2011-09-02T10:49:00Z">
          <w:r w:rsidRPr="00C4448E" w:rsidDel="00C4448E">
            <w:rPr>
              <w:rStyle w:val="Hipercze"/>
              <w:noProof/>
              <w:rPrChange w:id="628" w:author="Sebastian Łuczak" w:date="2011-09-02T10:49:00Z">
                <w:rPr>
                  <w:rStyle w:val="Hipercze"/>
                  <w:noProof/>
                </w:rPr>
              </w:rPrChange>
            </w:rPr>
            <w:delText>3.1.9.</w:delText>
          </w:r>
          <w:r w:rsidDel="00C4448E">
            <w:rPr>
              <w:noProof/>
              <w:lang w:eastAsia="pl-PL"/>
            </w:rPr>
            <w:tab/>
          </w:r>
          <w:r w:rsidRPr="00C4448E" w:rsidDel="00C4448E">
            <w:rPr>
              <w:rStyle w:val="Hipercze"/>
              <w:noProof/>
              <w:rPrChange w:id="629" w:author="Sebastian Łuczak" w:date="2011-09-02T10:49:00Z">
                <w:rPr>
                  <w:rStyle w:val="Hipercze"/>
                  <w:noProof/>
                </w:rPr>
              </w:rPrChange>
            </w:rPr>
            <w:delText>Apache Tomcat</w:delText>
          </w:r>
          <w:r w:rsidDel="00C4448E">
            <w:rPr>
              <w:noProof/>
              <w:webHidden/>
            </w:rPr>
            <w:tab/>
          </w:r>
        </w:del>
      </w:ins>
      <w:ins w:id="630" w:author="Sebastian" w:date="2011-09-01T19:47:00Z">
        <w:del w:id="631" w:author="Sebastian Łuczak" w:date="2011-09-02T10:49:00Z">
          <w:r w:rsidR="003111A7" w:rsidDel="00C4448E">
            <w:rPr>
              <w:noProof/>
              <w:webHidden/>
            </w:rPr>
            <w:delText>21</w:delText>
          </w:r>
        </w:del>
      </w:ins>
    </w:p>
    <w:p w:rsidR="00551EA6" w:rsidDel="00C4448E" w:rsidRDefault="00551EA6">
      <w:pPr>
        <w:pStyle w:val="Spistreci3"/>
        <w:tabs>
          <w:tab w:val="left" w:pos="1320"/>
          <w:tab w:val="right" w:leader="dot" w:pos="9061"/>
        </w:tabs>
        <w:rPr>
          <w:ins w:id="632" w:author="Sebastian" w:date="2011-09-01T19:44:00Z"/>
          <w:del w:id="633" w:author="Sebastian Łuczak" w:date="2011-09-02T10:49:00Z"/>
          <w:noProof/>
          <w:lang w:eastAsia="pl-PL"/>
        </w:rPr>
      </w:pPr>
      <w:ins w:id="634" w:author="Sebastian" w:date="2011-09-01T19:44:00Z">
        <w:del w:id="635" w:author="Sebastian Łuczak" w:date="2011-09-02T10:49:00Z">
          <w:r w:rsidRPr="00C4448E" w:rsidDel="00C4448E">
            <w:rPr>
              <w:rStyle w:val="Hipercze"/>
              <w:noProof/>
              <w:rPrChange w:id="636" w:author="Sebastian Łuczak" w:date="2011-09-02T10:49:00Z">
                <w:rPr>
                  <w:rStyle w:val="Hipercze"/>
                  <w:noProof/>
                </w:rPr>
              </w:rPrChange>
            </w:rPr>
            <w:delText>3.1.10.</w:delText>
          </w:r>
          <w:r w:rsidDel="00C4448E">
            <w:rPr>
              <w:noProof/>
              <w:lang w:eastAsia="pl-PL"/>
            </w:rPr>
            <w:tab/>
          </w:r>
          <w:r w:rsidRPr="00C4448E" w:rsidDel="00C4448E">
            <w:rPr>
              <w:rStyle w:val="Hipercze"/>
              <w:noProof/>
              <w:rPrChange w:id="637" w:author="Sebastian Łuczak" w:date="2011-09-02T10:49:00Z">
                <w:rPr>
                  <w:rStyle w:val="Hipercze"/>
                  <w:noProof/>
                </w:rPr>
              </w:rPrChange>
            </w:rPr>
            <w:delText>Architektura REST</w:delText>
          </w:r>
          <w:r w:rsidDel="00C4448E">
            <w:rPr>
              <w:noProof/>
              <w:webHidden/>
            </w:rPr>
            <w:tab/>
          </w:r>
        </w:del>
      </w:ins>
      <w:ins w:id="638" w:author="Sebastian" w:date="2011-09-01T19:47:00Z">
        <w:del w:id="639" w:author="Sebastian Łuczak" w:date="2011-09-02T10:49:00Z">
          <w:r w:rsidR="003111A7" w:rsidDel="00C4448E">
            <w:rPr>
              <w:noProof/>
              <w:webHidden/>
            </w:rPr>
            <w:delText>21</w:delText>
          </w:r>
        </w:del>
      </w:ins>
    </w:p>
    <w:p w:rsidR="00551EA6" w:rsidDel="00C4448E" w:rsidRDefault="00551EA6">
      <w:pPr>
        <w:pStyle w:val="Spistreci3"/>
        <w:tabs>
          <w:tab w:val="left" w:pos="1320"/>
          <w:tab w:val="right" w:leader="dot" w:pos="9061"/>
        </w:tabs>
        <w:rPr>
          <w:ins w:id="640" w:author="Sebastian" w:date="2011-09-01T19:44:00Z"/>
          <w:del w:id="641" w:author="Sebastian Łuczak" w:date="2011-09-02T10:49:00Z"/>
          <w:noProof/>
          <w:lang w:eastAsia="pl-PL"/>
        </w:rPr>
      </w:pPr>
      <w:ins w:id="642" w:author="Sebastian" w:date="2011-09-01T19:44:00Z">
        <w:del w:id="643" w:author="Sebastian Łuczak" w:date="2011-09-02T10:49:00Z">
          <w:r w:rsidRPr="00C4448E" w:rsidDel="00C4448E">
            <w:rPr>
              <w:rStyle w:val="Hipercze"/>
              <w:noProof/>
              <w:rPrChange w:id="644" w:author="Sebastian Łuczak" w:date="2011-09-02T10:49:00Z">
                <w:rPr>
                  <w:rStyle w:val="Hipercze"/>
                  <w:noProof/>
                </w:rPr>
              </w:rPrChange>
            </w:rPr>
            <w:delText>3.1.11.</w:delText>
          </w:r>
          <w:r w:rsidDel="00C4448E">
            <w:rPr>
              <w:noProof/>
              <w:lang w:eastAsia="pl-PL"/>
            </w:rPr>
            <w:tab/>
          </w:r>
          <w:r w:rsidRPr="00C4448E" w:rsidDel="00C4448E">
            <w:rPr>
              <w:rStyle w:val="Hipercze"/>
              <w:noProof/>
              <w:rPrChange w:id="645" w:author="Sebastian Łuczak" w:date="2011-09-02T10:49:00Z">
                <w:rPr>
                  <w:rStyle w:val="Hipercze"/>
                  <w:noProof/>
                </w:rPr>
              </w:rPrChange>
            </w:rPr>
            <w:delText xml:space="preserve">JSON - </w:delText>
          </w:r>
          <w:r w:rsidRPr="00C4448E" w:rsidDel="00C4448E">
            <w:rPr>
              <w:rStyle w:val="Hipercze"/>
              <w:noProof/>
              <w:shd w:val="clear" w:color="auto" w:fill="FFFFFF"/>
              <w:rPrChange w:id="646" w:author="Sebastian Łuczak" w:date="2011-09-02T10:49:00Z">
                <w:rPr>
                  <w:rStyle w:val="Hipercze"/>
                  <w:noProof/>
                  <w:shd w:val="clear" w:color="auto" w:fill="FFFFFF"/>
                </w:rPr>
              </w:rPrChange>
            </w:rPr>
            <w:delText>JavaScript Object Notation</w:delText>
          </w:r>
          <w:r w:rsidDel="00C4448E">
            <w:rPr>
              <w:noProof/>
              <w:webHidden/>
            </w:rPr>
            <w:tab/>
          </w:r>
        </w:del>
      </w:ins>
      <w:ins w:id="647" w:author="Sebastian" w:date="2011-09-01T19:47:00Z">
        <w:del w:id="648" w:author="Sebastian Łuczak" w:date="2011-09-02T10:49:00Z">
          <w:r w:rsidR="003111A7" w:rsidDel="00C4448E">
            <w:rPr>
              <w:noProof/>
              <w:webHidden/>
            </w:rPr>
            <w:delText>22</w:delText>
          </w:r>
        </w:del>
      </w:ins>
    </w:p>
    <w:p w:rsidR="00551EA6" w:rsidDel="00C4448E" w:rsidRDefault="00551EA6">
      <w:pPr>
        <w:pStyle w:val="Spistreci3"/>
        <w:tabs>
          <w:tab w:val="left" w:pos="1320"/>
          <w:tab w:val="right" w:leader="dot" w:pos="9061"/>
        </w:tabs>
        <w:rPr>
          <w:ins w:id="649" w:author="Sebastian" w:date="2011-09-01T19:44:00Z"/>
          <w:del w:id="650" w:author="Sebastian Łuczak" w:date="2011-09-02T10:49:00Z"/>
          <w:noProof/>
          <w:lang w:eastAsia="pl-PL"/>
        </w:rPr>
      </w:pPr>
      <w:ins w:id="651" w:author="Sebastian" w:date="2011-09-01T19:44:00Z">
        <w:del w:id="652" w:author="Sebastian Łuczak" w:date="2011-09-02T10:49:00Z">
          <w:r w:rsidRPr="00C4448E" w:rsidDel="00C4448E">
            <w:rPr>
              <w:rStyle w:val="Hipercze"/>
              <w:noProof/>
              <w:rPrChange w:id="653" w:author="Sebastian Łuczak" w:date="2011-09-02T10:49:00Z">
                <w:rPr>
                  <w:rStyle w:val="Hipercze"/>
                  <w:noProof/>
                </w:rPr>
              </w:rPrChange>
            </w:rPr>
            <w:delText>3.1.12.</w:delText>
          </w:r>
          <w:r w:rsidDel="00C4448E">
            <w:rPr>
              <w:noProof/>
              <w:lang w:eastAsia="pl-PL"/>
            </w:rPr>
            <w:tab/>
          </w:r>
          <w:r w:rsidRPr="00C4448E" w:rsidDel="00C4448E">
            <w:rPr>
              <w:rStyle w:val="Hipercze"/>
              <w:noProof/>
              <w:rPrChange w:id="654" w:author="Sebastian Łuczak" w:date="2011-09-02T10:49:00Z">
                <w:rPr>
                  <w:rStyle w:val="Hipercze"/>
                  <w:noProof/>
                </w:rPr>
              </w:rPrChange>
            </w:rPr>
            <w:delText>System kontroli wersji Subversion 1.6</w:delText>
          </w:r>
          <w:r w:rsidDel="00C4448E">
            <w:rPr>
              <w:noProof/>
              <w:webHidden/>
            </w:rPr>
            <w:tab/>
          </w:r>
        </w:del>
      </w:ins>
      <w:ins w:id="655" w:author="Sebastian" w:date="2011-09-01T19:47:00Z">
        <w:del w:id="656" w:author="Sebastian Łuczak" w:date="2011-09-02T10:49:00Z">
          <w:r w:rsidR="003111A7" w:rsidDel="00C4448E">
            <w:rPr>
              <w:noProof/>
              <w:webHidden/>
            </w:rPr>
            <w:delText>23</w:delText>
          </w:r>
        </w:del>
      </w:ins>
    </w:p>
    <w:p w:rsidR="00551EA6" w:rsidDel="00C4448E" w:rsidRDefault="00551EA6">
      <w:pPr>
        <w:pStyle w:val="Spistreci3"/>
        <w:tabs>
          <w:tab w:val="left" w:pos="1320"/>
          <w:tab w:val="right" w:leader="dot" w:pos="9061"/>
        </w:tabs>
        <w:rPr>
          <w:ins w:id="657" w:author="Sebastian" w:date="2011-09-01T19:44:00Z"/>
          <w:del w:id="658" w:author="Sebastian Łuczak" w:date="2011-09-02T10:49:00Z"/>
          <w:noProof/>
          <w:lang w:eastAsia="pl-PL"/>
        </w:rPr>
      </w:pPr>
      <w:ins w:id="659" w:author="Sebastian" w:date="2011-09-01T19:44:00Z">
        <w:del w:id="660" w:author="Sebastian Łuczak" w:date="2011-09-02T10:49:00Z">
          <w:r w:rsidRPr="00C4448E" w:rsidDel="00C4448E">
            <w:rPr>
              <w:rStyle w:val="Hipercze"/>
              <w:noProof/>
              <w:rPrChange w:id="661" w:author="Sebastian Łuczak" w:date="2011-09-02T10:49:00Z">
                <w:rPr>
                  <w:rStyle w:val="Hipercze"/>
                  <w:noProof/>
                </w:rPr>
              </w:rPrChange>
            </w:rPr>
            <w:delText>3.1.13.</w:delText>
          </w:r>
          <w:r w:rsidDel="00C4448E">
            <w:rPr>
              <w:noProof/>
              <w:lang w:eastAsia="pl-PL"/>
            </w:rPr>
            <w:tab/>
          </w:r>
          <w:r w:rsidRPr="00C4448E" w:rsidDel="00C4448E">
            <w:rPr>
              <w:rStyle w:val="Hipercze"/>
              <w:noProof/>
              <w:rPrChange w:id="662" w:author="Sebastian Łuczak" w:date="2011-09-02T10:49:00Z">
                <w:rPr>
                  <w:rStyle w:val="Hipercze"/>
                  <w:noProof/>
                </w:rPr>
              </w:rPrChange>
            </w:rPr>
            <w:delText>Eclipse SDK 3.6.2 + Java EE</w:delText>
          </w:r>
          <w:r w:rsidDel="00C4448E">
            <w:rPr>
              <w:noProof/>
              <w:webHidden/>
            </w:rPr>
            <w:tab/>
          </w:r>
        </w:del>
      </w:ins>
      <w:ins w:id="663" w:author="Sebastian" w:date="2011-09-01T19:47:00Z">
        <w:del w:id="664" w:author="Sebastian Łuczak" w:date="2011-09-02T10:49:00Z">
          <w:r w:rsidR="003111A7" w:rsidDel="00C4448E">
            <w:rPr>
              <w:noProof/>
              <w:webHidden/>
            </w:rPr>
            <w:delText>23</w:delText>
          </w:r>
        </w:del>
      </w:ins>
    </w:p>
    <w:p w:rsidR="00551EA6" w:rsidDel="00C4448E" w:rsidRDefault="00551EA6">
      <w:pPr>
        <w:pStyle w:val="Spistreci3"/>
        <w:tabs>
          <w:tab w:val="left" w:pos="1320"/>
          <w:tab w:val="right" w:leader="dot" w:pos="9061"/>
        </w:tabs>
        <w:rPr>
          <w:ins w:id="665" w:author="Sebastian" w:date="2011-09-01T19:44:00Z"/>
          <w:del w:id="666" w:author="Sebastian Łuczak" w:date="2011-09-02T10:49:00Z"/>
          <w:noProof/>
          <w:lang w:eastAsia="pl-PL"/>
        </w:rPr>
      </w:pPr>
      <w:ins w:id="667" w:author="Sebastian" w:date="2011-09-01T19:44:00Z">
        <w:del w:id="668" w:author="Sebastian Łuczak" w:date="2011-09-02T10:49:00Z">
          <w:r w:rsidRPr="00C4448E" w:rsidDel="00C4448E">
            <w:rPr>
              <w:rStyle w:val="Hipercze"/>
              <w:noProof/>
              <w:rPrChange w:id="669" w:author="Sebastian Łuczak" w:date="2011-09-02T10:49:00Z">
                <w:rPr>
                  <w:rStyle w:val="Hipercze"/>
                  <w:noProof/>
                </w:rPr>
              </w:rPrChange>
            </w:rPr>
            <w:delText>3.1.14.</w:delText>
          </w:r>
          <w:r w:rsidDel="00C4448E">
            <w:rPr>
              <w:noProof/>
              <w:lang w:eastAsia="pl-PL"/>
            </w:rPr>
            <w:tab/>
          </w:r>
          <w:r w:rsidRPr="00C4448E" w:rsidDel="00C4448E">
            <w:rPr>
              <w:rStyle w:val="Hipercze"/>
              <w:noProof/>
              <w:rPrChange w:id="670" w:author="Sebastian Łuczak" w:date="2011-09-02T10:49:00Z">
                <w:rPr>
                  <w:rStyle w:val="Hipercze"/>
                  <w:noProof/>
                </w:rPr>
              </w:rPrChange>
            </w:rPr>
            <w:delText>Eclipse SDK 3.6.2 + Android SDK</w:delText>
          </w:r>
          <w:r w:rsidDel="00C4448E">
            <w:rPr>
              <w:noProof/>
              <w:webHidden/>
            </w:rPr>
            <w:tab/>
          </w:r>
        </w:del>
      </w:ins>
      <w:ins w:id="671" w:author="Sebastian" w:date="2011-09-01T19:47:00Z">
        <w:del w:id="672" w:author="Sebastian Łuczak" w:date="2011-09-02T10:49:00Z">
          <w:r w:rsidR="003111A7" w:rsidDel="00C4448E">
            <w:rPr>
              <w:noProof/>
              <w:webHidden/>
            </w:rPr>
            <w:delText>24</w:delText>
          </w:r>
        </w:del>
      </w:ins>
    </w:p>
    <w:p w:rsidR="00551EA6" w:rsidDel="00C4448E" w:rsidRDefault="00551EA6">
      <w:pPr>
        <w:pStyle w:val="Spistreci1"/>
        <w:tabs>
          <w:tab w:val="left" w:pos="440"/>
          <w:tab w:val="right" w:leader="dot" w:pos="9061"/>
        </w:tabs>
        <w:rPr>
          <w:ins w:id="673" w:author="Sebastian" w:date="2011-09-01T19:44:00Z"/>
          <w:del w:id="674" w:author="Sebastian Łuczak" w:date="2011-09-02T10:49:00Z"/>
          <w:noProof/>
          <w:lang w:eastAsia="pl-PL"/>
        </w:rPr>
      </w:pPr>
      <w:ins w:id="675" w:author="Sebastian" w:date="2011-09-01T19:44:00Z">
        <w:del w:id="676" w:author="Sebastian Łuczak" w:date="2011-09-02T10:49:00Z">
          <w:r w:rsidRPr="00C4448E" w:rsidDel="00C4448E">
            <w:rPr>
              <w:rStyle w:val="Hipercze"/>
              <w:noProof/>
              <w:rPrChange w:id="677" w:author="Sebastian Łuczak" w:date="2011-09-02T10:49:00Z">
                <w:rPr>
                  <w:rStyle w:val="Hipercze"/>
                  <w:noProof/>
                </w:rPr>
              </w:rPrChange>
            </w:rPr>
            <w:delText>4.</w:delText>
          </w:r>
          <w:r w:rsidDel="00C4448E">
            <w:rPr>
              <w:noProof/>
              <w:lang w:eastAsia="pl-PL"/>
            </w:rPr>
            <w:tab/>
          </w:r>
          <w:r w:rsidRPr="00C4448E" w:rsidDel="00C4448E">
            <w:rPr>
              <w:rStyle w:val="Hipercze"/>
              <w:noProof/>
              <w:rPrChange w:id="678" w:author="Sebastian Łuczak" w:date="2011-09-02T10:49:00Z">
                <w:rPr>
                  <w:rStyle w:val="Hipercze"/>
                  <w:noProof/>
                </w:rPr>
              </w:rPrChange>
            </w:rPr>
            <w:delText>Koncepcja Pracy</w:delText>
          </w:r>
          <w:r w:rsidDel="00C4448E">
            <w:rPr>
              <w:noProof/>
              <w:webHidden/>
            </w:rPr>
            <w:tab/>
          </w:r>
        </w:del>
      </w:ins>
      <w:ins w:id="679" w:author="Sebastian" w:date="2011-09-01T19:47:00Z">
        <w:del w:id="680" w:author="Sebastian Łuczak" w:date="2011-09-02T10:49:00Z">
          <w:r w:rsidR="003111A7" w:rsidDel="00C4448E">
            <w:rPr>
              <w:noProof/>
              <w:webHidden/>
            </w:rPr>
            <w:delText>25</w:delText>
          </w:r>
        </w:del>
      </w:ins>
    </w:p>
    <w:p w:rsidR="00551EA6" w:rsidDel="00C4448E" w:rsidRDefault="00551EA6">
      <w:pPr>
        <w:pStyle w:val="Spistreci2"/>
        <w:tabs>
          <w:tab w:val="left" w:pos="880"/>
          <w:tab w:val="right" w:leader="dot" w:pos="9061"/>
        </w:tabs>
        <w:rPr>
          <w:ins w:id="681" w:author="Sebastian" w:date="2011-09-01T19:44:00Z"/>
          <w:del w:id="682" w:author="Sebastian Łuczak" w:date="2011-09-02T10:49:00Z"/>
          <w:noProof/>
          <w:lang w:eastAsia="pl-PL"/>
        </w:rPr>
      </w:pPr>
      <w:ins w:id="683" w:author="Sebastian" w:date="2011-09-01T19:44:00Z">
        <w:del w:id="684" w:author="Sebastian Łuczak" w:date="2011-09-02T10:49:00Z">
          <w:r w:rsidRPr="00C4448E" w:rsidDel="00C4448E">
            <w:rPr>
              <w:rStyle w:val="Hipercze"/>
              <w:noProof/>
              <w:rPrChange w:id="685" w:author="Sebastian Łuczak" w:date="2011-09-02T10:49:00Z">
                <w:rPr>
                  <w:rStyle w:val="Hipercze"/>
                  <w:noProof/>
                </w:rPr>
              </w:rPrChange>
            </w:rPr>
            <w:delText>4.1.</w:delText>
          </w:r>
          <w:r w:rsidDel="00C4448E">
            <w:rPr>
              <w:noProof/>
              <w:lang w:eastAsia="pl-PL"/>
            </w:rPr>
            <w:tab/>
          </w:r>
          <w:r w:rsidRPr="00C4448E" w:rsidDel="00C4448E">
            <w:rPr>
              <w:rStyle w:val="Hipercze"/>
              <w:noProof/>
              <w:rPrChange w:id="686" w:author="Sebastian Łuczak" w:date="2011-09-02T10:49:00Z">
                <w:rPr>
                  <w:rStyle w:val="Hipercze"/>
                  <w:noProof/>
                </w:rPr>
              </w:rPrChange>
            </w:rPr>
            <w:delText>Wstęp</w:delText>
          </w:r>
          <w:r w:rsidDel="00C4448E">
            <w:rPr>
              <w:noProof/>
              <w:webHidden/>
            </w:rPr>
            <w:tab/>
          </w:r>
        </w:del>
      </w:ins>
      <w:ins w:id="687" w:author="Sebastian" w:date="2011-09-01T19:47:00Z">
        <w:del w:id="688" w:author="Sebastian Łuczak" w:date="2011-09-02T10:49:00Z">
          <w:r w:rsidR="003111A7" w:rsidDel="00C4448E">
            <w:rPr>
              <w:noProof/>
              <w:webHidden/>
            </w:rPr>
            <w:delText>25</w:delText>
          </w:r>
        </w:del>
      </w:ins>
    </w:p>
    <w:p w:rsidR="00551EA6" w:rsidDel="00C4448E" w:rsidRDefault="00551EA6">
      <w:pPr>
        <w:pStyle w:val="Spistreci2"/>
        <w:tabs>
          <w:tab w:val="left" w:pos="880"/>
          <w:tab w:val="right" w:leader="dot" w:pos="9061"/>
        </w:tabs>
        <w:rPr>
          <w:ins w:id="689" w:author="Sebastian" w:date="2011-09-01T19:44:00Z"/>
          <w:del w:id="690" w:author="Sebastian Łuczak" w:date="2011-09-02T10:49:00Z"/>
          <w:noProof/>
          <w:lang w:eastAsia="pl-PL"/>
        </w:rPr>
      </w:pPr>
      <w:ins w:id="691" w:author="Sebastian" w:date="2011-09-01T19:44:00Z">
        <w:del w:id="692" w:author="Sebastian Łuczak" w:date="2011-09-02T10:49:00Z">
          <w:r w:rsidRPr="00C4448E" w:rsidDel="00C4448E">
            <w:rPr>
              <w:rStyle w:val="Hipercze"/>
              <w:noProof/>
              <w:rPrChange w:id="693" w:author="Sebastian Łuczak" w:date="2011-09-02T10:49:00Z">
                <w:rPr>
                  <w:rStyle w:val="Hipercze"/>
                  <w:noProof/>
                </w:rPr>
              </w:rPrChange>
            </w:rPr>
            <w:delText>4.2.</w:delText>
          </w:r>
          <w:r w:rsidDel="00C4448E">
            <w:rPr>
              <w:noProof/>
              <w:lang w:eastAsia="pl-PL"/>
            </w:rPr>
            <w:tab/>
          </w:r>
          <w:r w:rsidRPr="00C4448E" w:rsidDel="00C4448E">
            <w:rPr>
              <w:rStyle w:val="Hipercze"/>
              <w:noProof/>
              <w:rPrChange w:id="694" w:author="Sebastian Łuczak" w:date="2011-09-02T10:49:00Z">
                <w:rPr>
                  <w:rStyle w:val="Hipercze"/>
                  <w:noProof/>
                </w:rPr>
              </w:rPrChange>
            </w:rPr>
            <w:delText>Założenia i budowa systemu</w:delText>
          </w:r>
          <w:r w:rsidDel="00C4448E">
            <w:rPr>
              <w:noProof/>
              <w:webHidden/>
            </w:rPr>
            <w:tab/>
          </w:r>
        </w:del>
      </w:ins>
      <w:ins w:id="695" w:author="Sebastian" w:date="2011-09-01T19:47:00Z">
        <w:del w:id="696" w:author="Sebastian Łuczak" w:date="2011-09-02T10:49:00Z">
          <w:r w:rsidR="003111A7" w:rsidDel="00C4448E">
            <w:rPr>
              <w:noProof/>
              <w:webHidden/>
            </w:rPr>
            <w:delText>26</w:delText>
          </w:r>
        </w:del>
      </w:ins>
    </w:p>
    <w:p w:rsidR="00551EA6" w:rsidDel="00C4448E" w:rsidRDefault="00551EA6">
      <w:pPr>
        <w:pStyle w:val="Spistreci1"/>
        <w:tabs>
          <w:tab w:val="left" w:pos="440"/>
          <w:tab w:val="right" w:leader="dot" w:pos="9061"/>
        </w:tabs>
        <w:rPr>
          <w:ins w:id="697" w:author="Sebastian" w:date="2011-09-01T19:44:00Z"/>
          <w:del w:id="698" w:author="Sebastian Łuczak" w:date="2011-09-02T10:49:00Z"/>
          <w:noProof/>
          <w:lang w:eastAsia="pl-PL"/>
        </w:rPr>
      </w:pPr>
      <w:ins w:id="699" w:author="Sebastian" w:date="2011-09-01T19:44:00Z">
        <w:del w:id="700" w:author="Sebastian Łuczak" w:date="2011-09-02T10:49:00Z">
          <w:r w:rsidRPr="00C4448E" w:rsidDel="00C4448E">
            <w:rPr>
              <w:rStyle w:val="Hipercze"/>
              <w:noProof/>
              <w:rPrChange w:id="701" w:author="Sebastian Łuczak" w:date="2011-09-02T10:49:00Z">
                <w:rPr>
                  <w:rStyle w:val="Hipercze"/>
                  <w:noProof/>
                </w:rPr>
              </w:rPrChange>
            </w:rPr>
            <w:delText>5.</w:delText>
          </w:r>
          <w:r w:rsidDel="00C4448E">
            <w:rPr>
              <w:noProof/>
              <w:lang w:eastAsia="pl-PL"/>
            </w:rPr>
            <w:tab/>
          </w:r>
          <w:r w:rsidRPr="00C4448E" w:rsidDel="00C4448E">
            <w:rPr>
              <w:rStyle w:val="Hipercze"/>
              <w:noProof/>
              <w:rPrChange w:id="702" w:author="Sebastian Łuczak" w:date="2011-09-02T10:49:00Z">
                <w:rPr>
                  <w:rStyle w:val="Hipercze"/>
                  <w:noProof/>
                </w:rPr>
              </w:rPrChange>
            </w:rPr>
            <w:delText>Opis systemu</w:delText>
          </w:r>
          <w:r w:rsidDel="00C4448E">
            <w:rPr>
              <w:noProof/>
              <w:webHidden/>
            </w:rPr>
            <w:tab/>
          </w:r>
        </w:del>
      </w:ins>
      <w:ins w:id="703" w:author="Sebastian" w:date="2011-09-01T19:47:00Z">
        <w:del w:id="704" w:author="Sebastian Łuczak" w:date="2011-09-02T10:49:00Z">
          <w:r w:rsidR="003111A7" w:rsidDel="00C4448E">
            <w:rPr>
              <w:noProof/>
              <w:webHidden/>
            </w:rPr>
            <w:delText>29</w:delText>
          </w:r>
        </w:del>
      </w:ins>
    </w:p>
    <w:p w:rsidR="00551EA6" w:rsidDel="00C4448E" w:rsidRDefault="00551EA6">
      <w:pPr>
        <w:pStyle w:val="Spistreci2"/>
        <w:tabs>
          <w:tab w:val="left" w:pos="880"/>
          <w:tab w:val="right" w:leader="dot" w:pos="9061"/>
        </w:tabs>
        <w:rPr>
          <w:ins w:id="705" w:author="Sebastian" w:date="2011-09-01T19:44:00Z"/>
          <w:del w:id="706" w:author="Sebastian Łuczak" w:date="2011-09-02T10:49:00Z"/>
          <w:noProof/>
          <w:lang w:eastAsia="pl-PL"/>
        </w:rPr>
      </w:pPr>
      <w:ins w:id="707" w:author="Sebastian" w:date="2011-09-01T19:44:00Z">
        <w:del w:id="708" w:author="Sebastian Łuczak" w:date="2011-09-02T10:49:00Z">
          <w:r w:rsidRPr="00C4448E" w:rsidDel="00C4448E">
            <w:rPr>
              <w:rStyle w:val="Hipercze"/>
              <w:noProof/>
              <w:rPrChange w:id="709" w:author="Sebastian Łuczak" w:date="2011-09-02T10:49:00Z">
                <w:rPr>
                  <w:rStyle w:val="Hipercze"/>
                  <w:noProof/>
                </w:rPr>
              </w:rPrChange>
            </w:rPr>
            <w:delText>5.1.</w:delText>
          </w:r>
          <w:r w:rsidDel="00C4448E">
            <w:rPr>
              <w:noProof/>
              <w:lang w:eastAsia="pl-PL"/>
            </w:rPr>
            <w:tab/>
          </w:r>
          <w:r w:rsidRPr="00C4448E" w:rsidDel="00C4448E">
            <w:rPr>
              <w:rStyle w:val="Hipercze"/>
              <w:noProof/>
              <w:rPrChange w:id="710" w:author="Sebastian Łuczak" w:date="2011-09-02T10:49:00Z">
                <w:rPr>
                  <w:rStyle w:val="Hipercze"/>
                  <w:noProof/>
                </w:rPr>
              </w:rPrChange>
            </w:rPr>
            <w:delText>Scenariusz użycia</w:delText>
          </w:r>
          <w:r w:rsidDel="00C4448E">
            <w:rPr>
              <w:noProof/>
              <w:webHidden/>
            </w:rPr>
            <w:tab/>
          </w:r>
        </w:del>
      </w:ins>
      <w:ins w:id="711" w:author="Sebastian" w:date="2011-09-01T19:47:00Z">
        <w:del w:id="712" w:author="Sebastian Łuczak" w:date="2011-09-02T10:49:00Z">
          <w:r w:rsidR="003111A7" w:rsidDel="00C4448E">
            <w:rPr>
              <w:noProof/>
              <w:webHidden/>
            </w:rPr>
            <w:delText>29</w:delText>
          </w:r>
        </w:del>
      </w:ins>
    </w:p>
    <w:p w:rsidR="00551EA6" w:rsidDel="00C4448E" w:rsidRDefault="00551EA6">
      <w:pPr>
        <w:pStyle w:val="Spistreci2"/>
        <w:tabs>
          <w:tab w:val="left" w:pos="880"/>
          <w:tab w:val="right" w:leader="dot" w:pos="9061"/>
        </w:tabs>
        <w:rPr>
          <w:ins w:id="713" w:author="Sebastian" w:date="2011-09-01T19:44:00Z"/>
          <w:del w:id="714" w:author="Sebastian Łuczak" w:date="2011-09-02T10:49:00Z"/>
          <w:noProof/>
          <w:lang w:eastAsia="pl-PL"/>
        </w:rPr>
      </w:pPr>
      <w:ins w:id="715" w:author="Sebastian" w:date="2011-09-01T19:44:00Z">
        <w:del w:id="716" w:author="Sebastian Łuczak" w:date="2011-09-02T10:49:00Z">
          <w:r w:rsidRPr="00C4448E" w:rsidDel="00C4448E">
            <w:rPr>
              <w:rStyle w:val="Hipercze"/>
              <w:noProof/>
              <w:rPrChange w:id="717" w:author="Sebastian Łuczak" w:date="2011-09-02T10:49:00Z">
                <w:rPr>
                  <w:rStyle w:val="Hipercze"/>
                  <w:noProof/>
                </w:rPr>
              </w:rPrChange>
            </w:rPr>
            <w:delText>5.2.</w:delText>
          </w:r>
          <w:r w:rsidDel="00C4448E">
            <w:rPr>
              <w:noProof/>
              <w:lang w:eastAsia="pl-PL"/>
            </w:rPr>
            <w:tab/>
          </w:r>
          <w:r w:rsidRPr="00C4448E" w:rsidDel="00C4448E">
            <w:rPr>
              <w:rStyle w:val="Hipercze"/>
              <w:noProof/>
              <w:rPrChange w:id="718" w:author="Sebastian Łuczak" w:date="2011-09-02T10:49:00Z">
                <w:rPr>
                  <w:rStyle w:val="Hipercze"/>
                  <w:noProof/>
                </w:rPr>
              </w:rPrChange>
            </w:rPr>
            <w:delText>Baza danych</w:delText>
          </w:r>
          <w:r w:rsidDel="00C4448E">
            <w:rPr>
              <w:noProof/>
              <w:webHidden/>
            </w:rPr>
            <w:tab/>
          </w:r>
        </w:del>
      </w:ins>
      <w:ins w:id="719" w:author="Sebastian" w:date="2011-09-01T19:47:00Z">
        <w:del w:id="720" w:author="Sebastian Łuczak" w:date="2011-09-02T10:49:00Z">
          <w:r w:rsidR="003111A7" w:rsidDel="00C4448E">
            <w:rPr>
              <w:noProof/>
              <w:webHidden/>
            </w:rPr>
            <w:delText>30</w:delText>
          </w:r>
        </w:del>
      </w:ins>
    </w:p>
    <w:p w:rsidR="00551EA6" w:rsidDel="00C4448E" w:rsidRDefault="00551EA6">
      <w:pPr>
        <w:pStyle w:val="Spistreci3"/>
        <w:tabs>
          <w:tab w:val="left" w:pos="1320"/>
          <w:tab w:val="right" w:leader="dot" w:pos="9061"/>
        </w:tabs>
        <w:rPr>
          <w:ins w:id="721" w:author="Sebastian" w:date="2011-09-01T19:44:00Z"/>
          <w:del w:id="722" w:author="Sebastian Łuczak" w:date="2011-09-02T10:49:00Z"/>
          <w:noProof/>
          <w:lang w:eastAsia="pl-PL"/>
        </w:rPr>
      </w:pPr>
      <w:ins w:id="723" w:author="Sebastian" w:date="2011-09-01T19:44:00Z">
        <w:del w:id="724" w:author="Sebastian Łuczak" w:date="2011-09-02T10:49:00Z">
          <w:r w:rsidRPr="00C4448E" w:rsidDel="00C4448E">
            <w:rPr>
              <w:rStyle w:val="Hipercze"/>
              <w:noProof/>
              <w:rPrChange w:id="725" w:author="Sebastian Łuczak" w:date="2011-09-02T10:49:00Z">
                <w:rPr>
                  <w:rStyle w:val="Hipercze"/>
                  <w:noProof/>
                </w:rPr>
              </w:rPrChange>
            </w:rPr>
            <w:delText>5.2.1.</w:delText>
          </w:r>
          <w:r w:rsidDel="00C4448E">
            <w:rPr>
              <w:noProof/>
              <w:lang w:eastAsia="pl-PL"/>
            </w:rPr>
            <w:tab/>
          </w:r>
          <w:r w:rsidRPr="00C4448E" w:rsidDel="00C4448E">
            <w:rPr>
              <w:rStyle w:val="Hipercze"/>
              <w:noProof/>
              <w:rPrChange w:id="726" w:author="Sebastian Łuczak" w:date="2011-09-02T10:49:00Z">
                <w:rPr>
                  <w:rStyle w:val="Hipercze"/>
                  <w:noProof/>
                </w:rPr>
              </w:rPrChange>
            </w:rPr>
            <w:delText>Cel powstania</w:delText>
          </w:r>
          <w:r w:rsidDel="00C4448E">
            <w:rPr>
              <w:noProof/>
              <w:webHidden/>
            </w:rPr>
            <w:tab/>
          </w:r>
        </w:del>
      </w:ins>
      <w:ins w:id="727" w:author="Sebastian" w:date="2011-09-01T19:47:00Z">
        <w:del w:id="728" w:author="Sebastian Łuczak" w:date="2011-09-02T10:49:00Z">
          <w:r w:rsidR="003111A7" w:rsidDel="00C4448E">
            <w:rPr>
              <w:noProof/>
              <w:webHidden/>
            </w:rPr>
            <w:delText>30</w:delText>
          </w:r>
        </w:del>
      </w:ins>
    </w:p>
    <w:p w:rsidR="00551EA6" w:rsidDel="00C4448E" w:rsidRDefault="00551EA6">
      <w:pPr>
        <w:pStyle w:val="Spistreci3"/>
        <w:tabs>
          <w:tab w:val="left" w:pos="1320"/>
          <w:tab w:val="right" w:leader="dot" w:pos="9061"/>
        </w:tabs>
        <w:rPr>
          <w:ins w:id="729" w:author="Sebastian" w:date="2011-09-01T19:44:00Z"/>
          <w:del w:id="730" w:author="Sebastian Łuczak" w:date="2011-09-02T10:49:00Z"/>
          <w:noProof/>
          <w:lang w:eastAsia="pl-PL"/>
        </w:rPr>
      </w:pPr>
      <w:ins w:id="731" w:author="Sebastian" w:date="2011-09-01T19:44:00Z">
        <w:del w:id="732" w:author="Sebastian Łuczak" w:date="2011-09-02T10:49:00Z">
          <w:r w:rsidRPr="00C4448E" w:rsidDel="00C4448E">
            <w:rPr>
              <w:rStyle w:val="Hipercze"/>
              <w:noProof/>
              <w:rPrChange w:id="733" w:author="Sebastian Łuczak" w:date="2011-09-02T10:49:00Z">
                <w:rPr>
                  <w:rStyle w:val="Hipercze"/>
                  <w:noProof/>
                </w:rPr>
              </w:rPrChange>
            </w:rPr>
            <w:delText>5.2.2.</w:delText>
          </w:r>
          <w:r w:rsidDel="00C4448E">
            <w:rPr>
              <w:noProof/>
              <w:lang w:eastAsia="pl-PL"/>
            </w:rPr>
            <w:tab/>
          </w:r>
          <w:r w:rsidRPr="00C4448E" w:rsidDel="00C4448E">
            <w:rPr>
              <w:rStyle w:val="Hipercze"/>
              <w:noProof/>
              <w:rPrChange w:id="734" w:author="Sebastian Łuczak" w:date="2011-09-02T10:49:00Z">
                <w:rPr>
                  <w:rStyle w:val="Hipercze"/>
                  <w:noProof/>
                </w:rPr>
              </w:rPrChange>
            </w:rPr>
            <w:delText>Szczegóły implementacji</w:delText>
          </w:r>
          <w:r w:rsidDel="00C4448E">
            <w:rPr>
              <w:noProof/>
              <w:webHidden/>
            </w:rPr>
            <w:tab/>
          </w:r>
        </w:del>
      </w:ins>
      <w:ins w:id="735" w:author="Sebastian" w:date="2011-09-01T19:47:00Z">
        <w:del w:id="736" w:author="Sebastian Łuczak" w:date="2011-09-02T10:49:00Z">
          <w:r w:rsidR="003111A7" w:rsidDel="00C4448E">
            <w:rPr>
              <w:noProof/>
              <w:webHidden/>
            </w:rPr>
            <w:delText>30</w:delText>
          </w:r>
        </w:del>
      </w:ins>
    </w:p>
    <w:p w:rsidR="00551EA6" w:rsidDel="00C4448E" w:rsidRDefault="00551EA6">
      <w:pPr>
        <w:pStyle w:val="Spistreci3"/>
        <w:tabs>
          <w:tab w:val="left" w:pos="1320"/>
          <w:tab w:val="right" w:leader="dot" w:pos="9061"/>
        </w:tabs>
        <w:rPr>
          <w:ins w:id="737" w:author="Sebastian" w:date="2011-09-01T19:44:00Z"/>
          <w:del w:id="738" w:author="Sebastian Łuczak" w:date="2011-09-02T10:49:00Z"/>
          <w:noProof/>
          <w:lang w:eastAsia="pl-PL"/>
        </w:rPr>
      </w:pPr>
      <w:ins w:id="739" w:author="Sebastian" w:date="2011-09-01T19:44:00Z">
        <w:del w:id="740" w:author="Sebastian Łuczak" w:date="2011-09-02T10:49:00Z">
          <w:r w:rsidRPr="00C4448E" w:rsidDel="00C4448E">
            <w:rPr>
              <w:rStyle w:val="Hipercze"/>
              <w:noProof/>
              <w:rPrChange w:id="741" w:author="Sebastian Łuczak" w:date="2011-09-02T10:49:00Z">
                <w:rPr>
                  <w:rStyle w:val="Hipercze"/>
                  <w:noProof/>
                </w:rPr>
              </w:rPrChange>
            </w:rPr>
            <w:delText>5.2.3.</w:delText>
          </w:r>
          <w:r w:rsidDel="00C4448E">
            <w:rPr>
              <w:noProof/>
              <w:lang w:eastAsia="pl-PL"/>
            </w:rPr>
            <w:tab/>
          </w:r>
          <w:r w:rsidRPr="00C4448E" w:rsidDel="00C4448E">
            <w:rPr>
              <w:rStyle w:val="Hipercze"/>
              <w:noProof/>
              <w:rPrChange w:id="742" w:author="Sebastian Łuczak" w:date="2011-09-02T10:49:00Z">
                <w:rPr>
                  <w:rStyle w:val="Hipercze"/>
                  <w:noProof/>
                </w:rPr>
              </w:rPrChange>
            </w:rPr>
            <w:delText>Opis tabel</w:delText>
          </w:r>
          <w:r w:rsidDel="00C4448E">
            <w:rPr>
              <w:noProof/>
              <w:webHidden/>
            </w:rPr>
            <w:tab/>
          </w:r>
        </w:del>
      </w:ins>
      <w:ins w:id="743" w:author="Sebastian" w:date="2011-09-01T19:47:00Z">
        <w:del w:id="744" w:author="Sebastian Łuczak" w:date="2011-09-02T10:49:00Z">
          <w:r w:rsidR="003111A7" w:rsidDel="00C4448E">
            <w:rPr>
              <w:noProof/>
              <w:webHidden/>
            </w:rPr>
            <w:delText>32</w:delText>
          </w:r>
        </w:del>
      </w:ins>
    </w:p>
    <w:p w:rsidR="00551EA6" w:rsidDel="00C4448E" w:rsidRDefault="00551EA6">
      <w:pPr>
        <w:pStyle w:val="Spistreci3"/>
        <w:tabs>
          <w:tab w:val="left" w:pos="1320"/>
          <w:tab w:val="right" w:leader="dot" w:pos="9061"/>
        </w:tabs>
        <w:rPr>
          <w:ins w:id="745" w:author="Sebastian" w:date="2011-09-01T19:44:00Z"/>
          <w:del w:id="746" w:author="Sebastian Łuczak" w:date="2011-09-02T10:49:00Z"/>
          <w:noProof/>
          <w:lang w:eastAsia="pl-PL"/>
        </w:rPr>
      </w:pPr>
      <w:ins w:id="747" w:author="Sebastian" w:date="2011-09-01T19:44:00Z">
        <w:del w:id="748" w:author="Sebastian Łuczak" w:date="2011-09-02T10:49:00Z">
          <w:r w:rsidRPr="00C4448E" w:rsidDel="00C4448E">
            <w:rPr>
              <w:rStyle w:val="Hipercze"/>
              <w:noProof/>
              <w:rPrChange w:id="749" w:author="Sebastian Łuczak" w:date="2011-09-02T10:49:00Z">
                <w:rPr>
                  <w:rStyle w:val="Hipercze"/>
                  <w:noProof/>
                </w:rPr>
              </w:rPrChange>
            </w:rPr>
            <w:delText>5.2.4.</w:delText>
          </w:r>
          <w:r w:rsidDel="00C4448E">
            <w:rPr>
              <w:noProof/>
              <w:lang w:eastAsia="pl-PL"/>
            </w:rPr>
            <w:tab/>
          </w:r>
          <w:r w:rsidRPr="00C4448E" w:rsidDel="00C4448E">
            <w:rPr>
              <w:rStyle w:val="Hipercze"/>
              <w:noProof/>
              <w:rPrChange w:id="750" w:author="Sebastian Łuczak" w:date="2011-09-02T10:49:00Z">
                <w:rPr>
                  <w:rStyle w:val="Hipercze"/>
                  <w:noProof/>
                </w:rPr>
              </w:rPrChange>
            </w:rPr>
            <w:delText>Integralność danych</w:delText>
          </w:r>
          <w:r w:rsidDel="00C4448E">
            <w:rPr>
              <w:noProof/>
              <w:webHidden/>
            </w:rPr>
            <w:tab/>
          </w:r>
        </w:del>
      </w:ins>
      <w:ins w:id="751" w:author="Sebastian" w:date="2011-09-01T19:47:00Z">
        <w:del w:id="752" w:author="Sebastian Łuczak" w:date="2011-09-02T10:49:00Z">
          <w:r w:rsidR="003111A7" w:rsidDel="00C4448E">
            <w:rPr>
              <w:noProof/>
              <w:webHidden/>
            </w:rPr>
            <w:delText>33</w:delText>
          </w:r>
        </w:del>
      </w:ins>
    </w:p>
    <w:p w:rsidR="00551EA6" w:rsidDel="00C4448E" w:rsidRDefault="00551EA6">
      <w:pPr>
        <w:pStyle w:val="Spistreci3"/>
        <w:tabs>
          <w:tab w:val="left" w:pos="1320"/>
          <w:tab w:val="right" w:leader="dot" w:pos="9061"/>
        </w:tabs>
        <w:rPr>
          <w:ins w:id="753" w:author="Sebastian" w:date="2011-09-01T19:44:00Z"/>
          <w:del w:id="754" w:author="Sebastian Łuczak" w:date="2011-09-02T10:49:00Z"/>
          <w:noProof/>
          <w:lang w:eastAsia="pl-PL"/>
        </w:rPr>
      </w:pPr>
      <w:ins w:id="755" w:author="Sebastian" w:date="2011-09-01T19:44:00Z">
        <w:del w:id="756" w:author="Sebastian Łuczak" w:date="2011-09-02T10:49:00Z">
          <w:r w:rsidRPr="00C4448E" w:rsidDel="00C4448E">
            <w:rPr>
              <w:rStyle w:val="Hipercze"/>
              <w:noProof/>
              <w:rPrChange w:id="757" w:author="Sebastian Łuczak" w:date="2011-09-02T10:49:00Z">
                <w:rPr>
                  <w:rStyle w:val="Hipercze"/>
                  <w:noProof/>
                </w:rPr>
              </w:rPrChange>
            </w:rPr>
            <w:delText>5.2.5.</w:delText>
          </w:r>
          <w:r w:rsidDel="00C4448E">
            <w:rPr>
              <w:noProof/>
              <w:lang w:eastAsia="pl-PL"/>
            </w:rPr>
            <w:tab/>
          </w:r>
          <w:r w:rsidRPr="00C4448E" w:rsidDel="00C4448E">
            <w:rPr>
              <w:rStyle w:val="Hipercze"/>
              <w:noProof/>
              <w:rPrChange w:id="758" w:author="Sebastian Łuczak" w:date="2011-09-02T10:49:00Z">
                <w:rPr>
                  <w:rStyle w:val="Hipercze"/>
                  <w:noProof/>
                </w:rPr>
              </w:rPrChange>
            </w:rPr>
            <w:delText>Wyzwalacze i sekwencje</w:delText>
          </w:r>
          <w:r w:rsidDel="00C4448E">
            <w:rPr>
              <w:noProof/>
              <w:webHidden/>
            </w:rPr>
            <w:tab/>
          </w:r>
        </w:del>
      </w:ins>
      <w:ins w:id="759" w:author="Sebastian" w:date="2011-09-01T19:47:00Z">
        <w:del w:id="760" w:author="Sebastian Łuczak" w:date="2011-09-02T10:49:00Z">
          <w:r w:rsidR="003111A7" w:rsidDel="00C4448E">
            <w:rPr>
              <w:noProof/>
              <w:webHidden/>
            </w:rPr>
            <w:delText>35</w:delText>
          </w:r>
        </w:del>
      </w:ins>
    </w:p>
    <w:p w:rsidR="00551EA6" w:rsidDel="00C4448E" w:rsidRDefault="00551EA6">
      <w:pPr>
        <w:pStyle w:val="Spistreci2"/>
        <w:tabs>
          <w:tab w:val="left" w:pos="880"/>
          <w:tab w:val="right" w:leader="dot" w:pos="9061"/>
        </w:tabs>
        <w:rPr>
          <w:ins w:id="761" w:author="Sebastian" w:date="2011-09-01T19:44:00Z"/>
          <w:del w:id="762" w:author="Sebastian Łuczak" w:date="2011-09-02T10:49:00Z"/>
          <w:noProof/>
          <w:lang w:eastAsia="pl-PL"/>
        </w:rPr>
      </w:pPr>
      <w:ins w:id="763" w:author="Sebastian" w:date="2011-09-01T19:44:00Z">
        <w:del w:id="764" w:author="Sebastian Łuczak" w:date="2011-09-02T10:49:00Z">
          <w:r w:rsidRPr="00C4448E" w:rsidDel="00C4448E">
            <w:rPr>
              <w:rStyle w:val="Hipercze"/>
              <w:noProof/>
              <w:rPrChange w:id="765" w:author="Sebastian Łuczak" w:date="2011-09-02T10:49:00Z">
                <w:rPr>
                  <w:rStyle w:val="Hipercze"/>
                  <w:noProof/>
                </w:rPr>
              </w:rPrChange>
            </w:rPr>
            <w:delText>5.3.</w:delText>
          </w:r>
          <w:r w:rsidDel="00C4448E">
            <w:rPr>
              <w:noProof/>
              <w:lang w:eastAsia="pl-PL"/>
            </w:rPr>
            <w:tab/>
          </w:r>
          <w:r w:rsidRPr="00C4448E" w:rsidDel="00C4448E">
            <w:rPr>
              <w:rStyle w:val="Hipercze"/>
              <w:noProof/>
              <w:rPrChange w:id="766" w:author="Sebastian Łuczak" w:date="2011-09-02T10:49:00Z">
                <w:rPr>
                  <w:rStyle w:val="Hipercze"/>
                  <w:noProof/>
                </w:rPr>
              </w:rPrChange>
            </w:rPr>
            <w:delText>Opis usługi sieciowej – Web Service</w:delText>
          </w:r>
          <w:r w:rsidDel="00C4448E">
            <w:rPr>
              <w:noProof/>
              <w:webHidden/>
            </w:rPr>
            <w:tab/>
          </w:r>
        </w:del>
      </w:ins>
      <w:ins w:id="767" w:author="Sebastian" w:date="2011-09-01T19:47:00Z">
        <w:del w:id="768" w:author="Sebastian Łuczak" w:date="2011-09-02T10:49:00Z">
          <w:r w:rsidR="003111A7" w:rsidDel="00C4448E">
            <w:rPr>
              <w:noProof/>
              <w:webHidden/>
            </w:rPr>
            <w:delText>36</w:delText>
          </w:r>
        </w:del>
      </w:ins>
    </w:p>
    <w:p w:rsidR="00551EA6" w:rsidDel="00C4448E" w:rsidRDefault="00551EA6">
      <w:pPr>
        <w:pStyle w:val="Spistreci3"/>
        <w:tabs>
          <w:tab w:val="left" w:pos="1320"/>
          <w:tab w:val="right" w:leader="dot" w:pos="9061"/>
        </w:tabs>
        <w:rPr>
          <w:ins w:id="769" w:author="Sebastian" w:date="2011-09-01T19:44:00Z"/>
          <w:del w:id="770" w:author="Sebastian Łuczak" w:date="2011-09-02T10:49:00Z"/>
          <w:noProof/>
          <w:lang w:eastAsia="pl-PL"/>
        </w:rPr>
      </w:pPr>
      <w:ins w:id="771" w:author="Sebastian" w:date="2011-09-01T19:44:00Z">
        <w:del w:id="772" w:author="Sebastian Łuczak" w:date="2011-09-02T10:49:00Z">
          <w:r w:rsidRPr="00C4448E" w:rsidDel="00C4448E">
            <w:rPr>
              <w:rStyle w:val="Hipercze"/>
              <w:noProof/>
              <w:rPrChange w:id="773" w:author="Sebastian Łuczak" w:date="2011-09-02T10:49:00Z">
                <w:rPr>
                  <w:rStyle w:val="Hipercze"/>
                  <w:noProof/>
                </w:rPr>
              </w:rPrChange>
            </w:rPr>
            <w:delText>5.3.1.</w:delText>
          </w:r>
          <w:r w:rsidDel="00C4448E">
            <w:rPr>
              <w:noProof/>
              <w:lang w:eastAsia="pl-PL"/>
            </w:rPr>
            <w:tab/>
          </w:r>
          <w:r w:rsidRPr="00C4448E" w:rsidDel="00C4448E">
            <w:rPr>
              <w:rStyle w:val="Hipercze"/>
              <w:noProof/>
              <w:rPrChange w:id="774" w:author="Sebastian Łuczak" w:date="2011-09-02T10:49:00Z">
                <w:rPr>
                  <w:rStyle w:val="Hipercze"/>
                  <w:noProof/>
                </w:rPr>
              </w:rPrChange>
            </w:rPr>
            <w:delText>Cel powstania</w:delText>
          </w:r>
          <w:r w:rsidDel="00C4448E">
            <w:rPr>
              <w:noProof/>
              <w:webHidden/>
            </w:rPr>
            <w:tab/>
          </w:r>
        </w:del>
      </w:ins>
      <w:ins w:id="775" w:author="Sebastian" w:date="2011-09-01T19:47:00Z">
        <w:del w:id="776" w:author="Sebastian Łuczak" w:date="2011-09-02T10:49:00Z">
          <w:r w:rsidR="003111A7" w:rsidDel="00C4448E">
            <w:rPr>
              <w:noProof/>
              <w:webHidden/>
            </w:rPr>
            <w:delText>36</w:delText>
          </w:r>
        </w:del>
      </w:ins>
    </w:p>
    <w:p w:rsidR="00551EA6" w:rsidDel="00C4448E" w:rsidRDefault="00551EA6">
      <w:pPr>
        <w:pStyle w:val="Spistreci3"/>
        <w:tabs>
          <w:tab w:val="left" w:pos="1320"/>
          <w:tab w:val="right" w:leader="dot" w:pos="9061"/>
        </w:tabs>
        <w:rPr>
          <w:ins w:id="777" w:author="Sebastian" w:date="2011-09-01T19:44:00Z"/>
          <w:del w:id="778" w:author="Sebastian Łuczak" w:date="2011-09-02T10:49:00Z"/>
          <w:noProof/>
          <w:lang w:eastAsia="pl-PL"/>
        </w:rPr>
      </w:pPr>
      <w:ins w:id="779" w:author="Sebastian" w:date="2011-09-01T19:44:00Z">
        <w:del w:id="780" w:author="Sebastian Łuczak" w:date="2011-09-02T10:49:00Z">
          <w:r w:rsidRPr="00C4448E" w:rsidDel="00C4448E">
            <w:rPr>
              <w:rStyle w:val="Hipercze"/>
              <w:noProof/>
              <w:rPrChange w:id="781" w:author="Sebastian Łuczak" w:date="2011-09-02T10:49:00Z">
                <w:rPr>
                  <w:rStyle w:val="Hipercze"/>
                  <w:noProof/>
                </w:rPr>
              </w:rPrChange>
            </w:rPr>
            <w:delText>5.3.2.</w:delText>
          </w:r>
          <w:r w:rsidDel="00C4448E">
            <w:rPr>
              <w:noProof/>
              <w:lang w:eastAsia="pl-PL"/>
            </w:rPr>
            <w:tab/>
          </w:r>
          <w:r w:rsidRPr="00C4448E" w:rsidDel="00C4448E">
            <w:rPr>
              <w:rStyle w:val="Hipercze"/>
              <w:noProof/>
              <w:rPrChange w:id="782" w:author="Sebastian Łuczak" w:date="2011-09-02T10:49:00Z">
                <w:rPr>
                  <w:rStyle w:val="Hipercze"/>
                  <w:noProof/>
                </w:rPr>
              </w:rPrChange>
            </w:rPr>
            <w:delText>Szczegóły implementacyjne</w:delText>
          </w:r>
          <w:r w:rsidDel="00C4448E">
            <w:rPr>
              <w:noProof/>
              <w:webHidden/>
            </w:rPr>
            <w:tab/>
          </w:r>
        </w:del>
      </w:ins>
      <w:ins w:id="783" w:author="Sebastian" w:date="2011-09-01T19:47:00Z">
        <w:del w:id="784" w:author="Sebastian Łuczak" w:date="2011-09-02T10:49:00Z">
          <w:r w:rsidR="003111A7" w:rsidDel="00C4448E">
            <w:rPr>
              <w:noProof/>
              <w:webHidden/>
            </w:rPr>
            <w:delText>36</w:delText>
          </w:r>
        </w:del>
      </w:ins>
    </w:p>
    <w:p w:rsidR="00551EA6" w:rsidDel="00C4448E" w:rsidRDefault="00551EA6">
      <w:pPr>
        <w:pStyle w:val="Spistreci3"/>
        <w:tabs>
          <w:tab w:val="left" w:pos="1320"/>
          <w:tab w:val="right" w:leader="dot" w:pos="9061"/>
        </w:tabs>
        <w:rPr>
          <w:ins w:id="785" w:author="Sebastian" w:date="2011-09-01T19:44:00Z"/>
          <w:del w:id="786" w:author="Sebastian Łuczak" w:date="2011-09-02T10:49:00Z"/>
          <w:noProof/>
          <w:lang w:eastAsia="pl-PL"/>
        </w:rPr>
      </w:pPr>
      <w:ins w:id="787" w:author="Sebastian" w:date="2011-09-01T19:44:00Z">
        <w:del w:id="788" w:author="Sebastian Łuczak" w:date="2011-09-02T10:49:00Z">
          <w:r w:rsidRPr="00C4448E" w:rsidDel="00C4448E">
            <w:rPr>
              <w:rStyle w:val="Hipercze"/>
              <w:noProof/>
              <w:rPrChange w:id="789" w:author="Sebastian Łuczak" w:date="2011-09-02T10:49:00Z">
                <w:rPr>
                  <w:rStyle w:val="Hipercze"/>
                  <w:noProof/>
                </w:rPr>
              </w:rPrChange>
            </w:rPr>
            <w:delText>5.3.3.</w:delText>
          </w:r>
          <w:r w:rsidDel="00C4448E">
            <w:rPr>
              <w:noProof/>
              <w:lang w:eastAsia="pl-PL"/>
            </w:rPr>
            <w:tab/>
          </w:r>
          <w:r w:rsidRPr="00C4448E" w:rsidDel="00C4448E">
            <w:rPr>
              <w:rStyle w:val="Hipercze"/>
              <w:noProof/>
              <w:rPrChange w:id="790" w:author="Sebastian Łuczak" w:date="2011-09-02T10:49:00Z">
                <w:rPr>
                  <w:rStyle w:val="Hipercze"/>
                  <w:noProof/>
                </w:rPr>
              </w:rPrChange>
            </w:rPr>
            <w:delText>Mechanizm uwierzytelnienia</w:delText>
          </w:r>
          <w:r w:rsidDel="00C4448E">
            <w:rPr>
              <w:noProof/>
              <w:webHidden/>
            </w:rPr>
            <w:tab/>
          </w:r>
        </w:del>
      </w:ins>
      <w:ins w:id="791" w:author="Sebastian" w:date="2011-09-01T19:47:00Z">
        <w:del w:id="792" w:author="Sebastian Łuczak" w:date="2011-09-02T10:49:00Z">
          <w:r w:rsidR="003111A7" w:rsidDel="00C4448E">
            <w:rPr>
              <w:noProof/>
              <w:webHidden/>
            </w:rPr>
            <w:delText>39</w:delText>
          </w:r>
        </w:del>
      </w:ins>
    </w:p>
    <w:p w:rsidR="00551EA6" w:rsidDel="00C4448E" w:rsidRDefault="00551EA6">
      <w:pPr>
        <w:pStyle w:val="Spistreci3"/>
        <w:tabs>
          <w:tab w:val="left" w:pos="1320"/>
          <w:tab w:val="right" w:leader="dot" w:pos="9061"/>
        </w:tabs>
        <w:rPr>
          <w:ins w:id="793" w:author="Sebastian" w:date="2011-09-01T19:44:00Z"/>
          <w:del w:id="794" w:author="Sebastian Łuczak" w:date="2011-09-02T10:49:00Z"/>
          <w:noProof/>
          <w:lang w:eastAsia="pl-PL"/>
        </w:rPr>
      </w:pPr>
      <w:ins w:id="795" w:author="Sebastian" w:date="2011-09-01T19:44:00Z">
        <w:del w:id="796" w:author="Sebastian Łuczak" w:date="2011-09-02T10:49:00Z">
          <w:r w:rsidRPr="00C4448E" w:rsidDel="00C4448E">
            <w:rPr>
              <w:rStyle w:val="Hipercze"/>
              <w:noProof/>
              <w:rPrChange w:id="797" w:author="Sebastian Łuczak" w:date="2011-09-02T10:49:00Z">
                <w:rPr>
                  <w:rStyle w:val="Hipercze"/>
                  <w:noProof/>
                </w:rPr>
              </w:rPrChange>
            </w:rPr>
            <w:delText>5.3.4.</w:delText>
          </w:r>
          <w:r w:rsidDel="00C4448E">
            <w:rPr>
              <w:noProof/>
              <w:lang w:eastAsia="pl-PL"/>
            </w:rPr>
            <w:tab/>
          </w:r>
          <w:r w:rsidRPr="00C4448E" w:rsidDel="00C4448E">
            <w:rPr>
              <w:rStyle w:val="Hipercze"/>
              <w:noProof/>
              <w:rPrChange w:id="798" w:author="Sebastian Łuczak" w:date="2011-09-02T10:49:00Z">
                <w:rPr>
                  <w:rStyle w:val="Hipercze"/>
                  <w:noProof/>
                </w:rPr>
              </w:rPrChange>
            </w:rPr>
            <w:delText>Mechanizm sprawdzania statusu zdarzenia</w:delText>
          </w:r>
          <w:r w:rsidDel="00C4448E">
            <w:rPr>
              <w:noProof/>
              <w:webHidden/>
            </w:rPr>
            <w:tab/>
          </w:r>
        </w:del>
      </w:ins>
      <w:ins w:id="799" w:author="Sebastian" w:date="2011-09-01T19:47:00Z">
        <w:del w:id="800" w:author="Sebastian Łuczak" w:date="2011-09-02T10:49:00Z">
          <w:r w:rsidR="003111A7" w:rsidDel="00C4448E">
            <w:rPr>
              <w:noProof/>
              <w:webHidden/>
            </w:rPr>
            <w:delText>39</w:delText>
          </w:r>
        </w:del>
      </w:ins>
    </w:p>
    <w:p w:rsidR="003111A7" w:rsidDel="00C4448E" w:rsidRDefault="003111A7">
      <w:pPr>
        <w:pStyle w:val="Spistreci3"/>
        <w:tabs>
          <w:tab w:val="left" w:pos="1320"/>
          <w:tab w:val="right" w:leader="dot" w:pos="9061"/>
        </w:tabs>
        <w:rPr>
          <w:ins w:id="801" w:author="Sebastian" w:date="2011-09-01T19:46:00Z"/>
          <w:del w:id="802" w:author="Sebastian Łuczak" w:date="2011-09-02T10:49:00Z"/>
          <w:rStyle w:val="Hipercze"/>
          <w:noProof/>
        </w:rPr>
        <w:sectPr w:rsidR="003111A7" w:rsidDel="00C4448E" w:rsidSect="0011203F">
          <w:footerReference w:type="default" r:id="rId11"/>
          <w:footerReference w:type="first" r:id="rId12"/>
          <w:pgSz w:w="11906" w:h="16838" w:code="9"/>
          <w:pgMar w:top="1134" w:right="1134" w:bottom="1134" w:left="1701" w:header="709" w:footer="709" w:gutter="0"/>
          <w:pgNumType w:start="0"/>
          <w:cols w:space="708"/>
          <w:docGrid w:linePitch="360"/>
          <w:sectPrChange w:id="806" w:author="Sebastian Łuczak" w:date="2011-09-02T10:09:00Z">
            <w:sectPr w:rsidR="003111A7" w:rsidDel="00C4448E" w:rsidSect="0011203F">
              <w:pgNumType w:start="0"/>
            </w:sectPr>
          </w:sectPrChange>
        </w:sectPr>
      </w:pPr>
    </w:p>
    <w:p w:rsidR="00551EA6" w:rsidDel="00C4448E" w:rsidRDefault="00551EA6">
      <w:pPr>
        <w:pStyle w:val="Spistreci3"/>
        <w:tabs>
          <w:tab w:val="left" w:pos="1320"/>
          <w:tab w:val="right" w:leader="dot" w:pos="9061"/>
        </w:tabs>
        <w:rPr>
          <w:ins w:id="807" w:author="Sebastian" w:date="2011-09-01T19:44:00Z"/>
          <w:del w:id="808" w:author="Sebastian Łuczak" w:date="2011-09-02T10:49:00Z"/>
          <w:noProof/>
          <w:lang w:eastAsia="pl-PL"/>
        </w:rPr>
      </w:pPr>
      <w:ins w:id="809" w:author="Sebastian" w:date="2011-09-01T19:44:00Z">
        <w:del w:id="810" w:author="Sebastian Łuczak" w:date="2011-09-02T10:49:00Z">
          <w:r w:rsidRPr="00C4448E" w:rsidDel="00C4448E">
            <w:rPr>
              <w:rStyle w:val="Hipercze"/>
              <w:noProof/>
              <w:rPrChange w:id="811" w:author="Sebastian Łuczak" w:date="2011-09-02T10:49:00Z">
                <w:rPr>
                  <w:rStyle w:val="Hipercze"/>
                  <w:noProof/>
                </w:rPr>
              </w:rPrChange>
            </w:rPr>
            <w:delText>5.3.5.</w:delText>
          </w:r>
          <w:r w:rsidDel="00C4448E">
            <w:rPr>
              <w:noProof/>
              <w:lang w:eastAsia="pl-PL"/>
            </w:rPr>
            <w:tab/>
          </w:r>
          <w:r w:rsidRPr="00C4448E" w:rsidDel="00C4448E">
            <w:rPr>
              <w:rStyle w:val="Hipercze"/>
              <w:noProof/>
              <w:rPrChange w:id="812" w:author="Sebastian Łuczak" w:date="2011-09-02T10:49:00Z">
                <w:rPr>
                  <w:rStyle w:val="Hipercze"/>
                  <w:noProof/>
                </w:rPr>
              </w:rPrChange>
            </w:rPr>
            <w:delText>Rejestracja nowego zdarzenia</w:delText>
          </w:r>
          <w:r w:rsidDel="00C4448E">
            <w:rPr>
              <w:noProof/>
              <w:webHidden/>
            </w:rPr>
            <w:tab/>
          </w:r>
        </w:del>
      </w:ins>
      <w:ins w:id="813" w:author="Sebastian" w:date="2011-09-01T19:47:00Z">
        <w:del w:id="814" w:author="Sebastian Łuczak" w:date="2011-09-02T10:49:00Z">
          <w:r w:rsidR="003111A7" w:rsidDel="00C4448E">
            <w:rPr>
              <w:noProof/>
              <w:webHidden/>
            </w:rPr>
            <w:delText>40</w:delText>
          </w:r>
        </w:del>
      </w:ins>
    </w:p>
    <w:p w:rsidR="00551EA6" w:rsidDel="00C4448E" w:rsidRDefault="00551EA6">
      <w:pPr>
        <w:pStyle w:val="Spistreci3"/>
        <w:tabs>
          <w:tab w:val="right" w:leader="dot" w:pos="9061"/>
        </w:tabs>
        <w:rPr>
          <w:ins w:id="815" w:author="Sebastian" w:date="2011-09-01T19:44:00Z"/>
          <w:del w:id="816" w:author="Sebastian Łuczak" w:date="2011-09-02T10:49:00Z"/>
          <w:noProof/>
          <w:lang w:eastAsia="pl-PL"/>
        </w:rPr>
      </w:pPr>
      <w:ins w:id="817" w:author="Sebastian" w:date="2011-09-01T19:44:00Z">
        <w:del w:id="818" w:author="Sebastian Łuczak" w:date="2011-09-02T10:49:00Z">
          <w:r w:rsidRPr="00C4448E" w:rsidDel="00C4448E">
            <w:rPr>
              <w:rStyle w:val="Hipercze"/>
              <w:noProof/>
              <w:rPrChange w:id="819" w:author="Sebastian Łuczak" w:date="2011-09-02T10:49:00Z">
                <w:rPr>
                  <w:rStyle w:val="Hipercze"/>
                  <w:noProof/>
                </w:rPr>
              </w:rPrChange>
            </w:rPr>
            <w:delText>Wprowadzanie nowej lokalizacji i znacznika</w:delText>
          </w:r>
          <w:r w:rsidDel="00C4448E">
            <w:rPr>
              <w:noProof/>
              <w:webHidden/>
            </w:rPr>
            <w:tab/>
          </w:r>
        </w:del>
      </w:ins>
      <w:ins w:id="820" w:author="Sebastian" w:date="2011-09-01T19:47:00Z">
        <w:del w:id="821" w:author="Sebastian Łuczak" w:date="2011-09-02T10:49:00Z">
          <w:r w:rsidR="003111A7" w:rsidDel="00C4448E">
            <w:rPr>
              <w:noProof/>
              <w:webHidden/>
            </w:rPr>
            <w:delText>42</w:delText>
          </w:r>
        </w:del>
      </w:ins>
    </w:p>
    <w:p w:rsidR="00551EA6" w:rsidDel="00C4448E" w:rsidRDefault="00551EA6">
      <w:pPr>
        <w:pStyle w:val="Spistreci2"/>
        <w:tabs>
          <w:tab w:val="left" w:pos="880"/>
          <w:tab w:val="right" w:leader="dot" w:pos="9061"/>
        </w:tabs>
        <w:rPr>
          <w:ins w:id="822" w:author="Sebastian" w:date="2011-09-01T19:44:00Z"/>
          <w:del w:id="823" w:author="Sebastian Łuczak" w:date="2011-09-02T10:49:00Z"/>
          <w:noProof/>
          <w:lang w:eastAsia="pl-PL"/>
        </w:rPr>
      </w:pPr>
      <w:ins w:id="824" w:author="Sebastian" w:date="2011-09-01T19:44:00Z">
        <w:del w:id="825" w:author="Sebastian Łuczak" w:date="2011-09-02T10:49:00Z">
          <w:r w:rsidRPr="00C4448E" w:rsidDel="00C4448E">
            <w:rPr>
              <w:rStyle w:val="Hipercze"/>
              <w:noProof/>
              <w:rPrChange w:id="826" w:author="Sebastian Łuczak" w:date="2011-09-02T10:49:00Z">
                <w:rPr>
                  <w:rStyle w:val="Hipercze"/>
                  <w:noProof/>
                </w:rPr>
              </w:rPrChange>
            </w:rPr>
            <w:delText>5.4.</w:delText>
          </w:r>
          <w:r w:rsidDel="00C4448E">
            <w:rPr>
              <w:noProof/>
              <w:lang w:eastAsia="pl-PL"/>
            </w:rPr>
            <w:tab/>
          </w:r>
          <w:r w:rsidRPr="00C4448E" w:rsidDel="00C4448E">
            <w:rPr>
              <w:rStyle w:val="Hipercze"/>
              <w:noProof/>
              <w:rPrChange w:id="827" w:author="Sebastian Łuczak" w:date="2011-09-02T10:49:00Z">
                <w:rPr>
                  <w:rStyle w:val="Hipercze"/>
                  <w:noProof/>
                </w:rPr>
              </w:rPrChange>
            </w:rPr>
            <w:delText>Opis aplikacji klienckiej na telefon komórkowy</w:delText>
          </w:r>
          <w:r w:rsidDel="00C4448E">
            <w:rPr>
              <w:noProof/>
              <w:webHidden/>
            </w:rPr>
            <w:tab/>
          </w:r>
        </w:del>
      </w:ins>
      <w:ins w:id="828" w:author="Sebastian" w:date="2011-09-01T19:47:00Z">
        <w:del w:id="829" w:author="Sebastian Łuczak" w:date="2011-09-02T10:49:00Z">
          <w:r w:rsidR="003111A7" w:rsidDel="00C4448E">
            <w:rPr>
              <w:noProof/>
              <w:webHidden/>
            </w:rPr>
            <w:delText>44</w:delText>
          </w:r>
        </w:del>
      </w:ins>
    </w:p>
    <w:p w:rsidR="00551EA6" w:rsidDel="00C4448E" w:rsidRDefault="00551EA6">
      <w:pPr>
        <w:pStyle w:val="Spistreci3"/>
        <w:tabs>
          <w:tab w:val="left" w:pos="1320"/>
          <w:tab w:val="right" w:leader="dot" w:pos="9061"/>
        </w:tabs>
        <w:rPr>
          <w:ins w:id="830" w:author="Sebastian" w:date="2011-09-01T19:44:00Z"/>
          <w:del w:id="831" w:author="Sebastian Łuczak" w:date="2011-09-02T10:49:00Z"/>
          <w:noProof/>
          <w:lang w:eastAsia="pl-PL"/>
        </w:rPr>
      </w:pPr>
      <w:ins w:id="832" w:author="Sebastian" w:date="2011-09-01T19:44:00Z">
        <w:del w:id="833" w:author="Sebastian Łuczak" w:date="2011-09-02T10:49:00Z">
          <w:r w:rsidRPr="00C4448E" w:rsidDel="00C4448E">
            <w:rPr>
              <w:rStyle w:val="Hipercze"/>
              <w:noProof/>
              <w:rPrChange w:id="834" w:author="Sebastian Łuczak" w:date="2011-09-02T10:49:00Z">
                <w:rPr>
                  <w:rStyle w:val="Hipercze"/>
                  <w:noProof/>
                </w:rPr>
              </w:rPrChange>
            </w:rPr>
            <w:delText>5.4.1.</w:delText>
          </w:r>
          <w:r w:rsidDel="00C4448E">
            <w:rPr>
              <w:noProof/>
              <w:lang w:eastAsia="pl-PL"/>
            </w:rPr>
            <w:tab/>
          </w:r>
          <w:r w:rsidRPr="00C4448E" w:rsidDel="00C4448E">
            <w:rPr>
              <w:rStyle w:val="Hipercze"/>
              <w:noProof/>
              <w:rPrChange w:id="835" w:author="Sebastian Łuczak" w:date="2011-09-02T10:49:00Z">
                <w:rPr>
                  <w:rStyle w:val="Hipercze"/>
                  <w:noProof/>
                </w:rPr>
              </w:rPrChange>
            </w:rPr>
            <w:delText>Cel powstania</w:delText>
          </w:r>
          <w:r w:rsidDel="00C4448E">
            <w:rPr>
              <w:noProof/>
              <w:webHidden/>
            </w:rPr>
            <w:tab/>
          </w:r>
        </w:del>
      </w:ins>
      <w:ins w:id="836" w:author="Sebastian" w:date="2011-09-01T19:47:00Z">
        <w:del w:id="837" w:author="Sebastian Łuczak" w:date="2011-09-02T10:49:00Z">
          <w:r w:rsidR="003111A7" w:rsidDel="00C4448E">
            <w:rPr>
              <w:noProof/>
              <w:webHidden/>
            </w:rPr>
            <w:delText>44</w:delText>
          </w:r>
        </w:del>
      </w:ins>
    </w:p>
    <w:p w:rsidR="00551EA6" w:rsidDel="00C4448E" w:rsidRDefault="00551EA6">
      <w:pPr>
        <w:pStyle w:val="Spistreci3"/>
        <w:tabs>
          <w:tab w:val="left" w:pos="1320"/>
          <w:tab w:val="right" w:leader="dot" w:pos="9061"/>
        </w:tabs>
        <w:rPr>
          <w:ins w:id="838" w:author="Sebastian" w:date="2011-09-01T19:44:00Z"/>
          <w:del w:id="839" w:author="Sebastian Łuczak" w:date="2011-09-02T10:49:00Z"/>
          <w:noProof/>
          <w:lang w:eastAsia="pl-PL"/>
        </w:rPr>
      </w:pPr>
      <w:ins w:id="840" w:author="Sebastian" w:date="2011-09-01T19:44:00Z">
        <w:del w:id="841" w:author="Sebastian Łuczak" w:date="2011-09-02T10:49:00Z">
          <w:r w:rsidRPr="00C4448E" w:rsidDel="00C4448E">
            <w:rPr>
              <w:rStyle w:val="Hipercze"/>
              <w:noProof/>
              <w:rPrChange w:id="842" w:author="Sebastian Łuczak" w:date="2011-09-02T10:49:00Z">
                <w:rPr>
                  <w:rStyle w:val="Hipercze"/>
                  <w:noProof/>
                </w:rPr>
              </w:rPrChange>
            </w:rPr>
            <w:delText>5.4.2.</w:delText>
          </w:r>
          <w:r w:rsidDel="00C4448E">
            <w:rPr>
              <w:noProof/>
              <w:lang w:eastAsia="pl-PL"/>
            </w:rPr>
            <w:tab/>
          </w:r>
          <w:r w:rsidRPr="00C4448E" w:rsidDel="00C4448E">
            <w:rPr>
              <w:rStyle w:val="Hipercze"/>
              <w:noProof/>
              <w:rPrChange w:id="843" w:author="Sebastian Łuczak" w:date="2011-09-02T10:49:00Z">
                <w:rPr>
                  <w:rStyle w:val="Hipercze"/>
                  <w:noProof/>
                </w:rPr>
              </w:rPrChange>
            </w:rPr>
            <w:delText>Założenia</w:delText>
          </w:r>
          <w:r w:rsidDel="00C4448E">
            <w:rPr>
              <w:noProof/>
              <w:webHidden/>
            </w:rPr>
            <w:tab/>
          </w:r>
        </w:del>
      </w:ins>
      <w:ins w:id="844" w:author="Sebastian" w:date="2011-09-01T19:47:00Z">
        <w:del w:id="845" w:author="Sebastian Łuczak" w:date="2011-09-02T10:49:00Z">
          <w:r w:rsidR="003111A7" w:rsidDel="00C4448E">
            <w:rPr>
              <w:noProof/>
              <w:webHidden/>
            </w:rPr>
            <w:delText>44</w:delText>
          </w:r>
        </w:del>
      </w:ins>
    </w:p>
    <w:p w:rsidR="00551EA6" w:rsidDel="00C4448E" w:rsidRDefault="00551EA6">
      <w:pPr>
        <w:pStyle w:val="Spistreci3"/>
        <w:tabs>
          <w:tab w:val="left" w:pos="1320"/>
          <w:tab w:val="right" w:leader="dot" w:pos="9061"/>
        </w:tabs>
        <w:rPr>
          <w:ins w:id="846" w:author="Sebastian" w:date="2011-09-01T19:44:00Z"/>
          <w:del w:id="847" w:author="Sebastian Łuczak" w:date="2011-09-02T10:49:00Z"/>
          <w:noProof/>
          <w:lang w:eastAsia="pl-PL"/>
        </w:rPr>
      </w:pPr>
      <w:ins w:id="848" w:author="Sebastian" w:date="2011-09-01T19:44:00Z">
        <w:del w:id="849" w:author="Sebastian Łuczak" w:date="2011-09-02T10:49:00Z">
          <w:r w:rsidRPr="00C4448E" w:rsidDel="00C4448E">
            <w:rPr>
              <w:rStyle w:val="Hipercze"/>
              <w:noProof/>
              <w:rPrChange w:id="850" w:author="Sebastian Łuczak" w:date="2011-09-02T10:49:00Z">
                <w:rPr>
                  <w:rStyle w:val="Hipercze"/>
                  <w:noProof/>
                </w:rPr>
              </w:rPrChange>
            </w:rPr>
            <w:delText>5.4.3.</w:delText>
          </w:r>
          <w:r w:rsidDel="00C4448E">
            <w:rPr>
              <w:noProof/>
              <w:lang w:eastAsia="pl-PL"/>
            </w:rPr>
            <w:tab/>
          </w:r>
          <w:r w:rsidRPr="00C4448E" w:rsidDel="00C4448E">
            <w:rPr>
              <w:rStyle w:val="Hipercze"/>
              <w:noProof/>
              <w:rPrChange w:id="851" w:author="Sebastian Łuczak" w:date="2011-09-02T10:49:00Z">
                <w:rPr>
                  <w:rStyle w:val="Hipercze"/>
                  <w:noProof/>
                </w:rPr>
              </w:rPrChange>
            </w:rPr>
            <w:delText>Komunikacja pomiędzy usługą internetową a użytkownikiem aplikacji</w:delText>
          </w:r>
          <w:r w:rsidDel="00C4448E">
            <w:rPr>
              <w:noProof/>
              <w:webHidden/>
            </w:rPr>
            <w:tab/>
          </w:r>
        </w:del>
      </w:ins>
      <w:ins w:id="852" w:author="Sebastian" w:date="2011-09-01T19:47:00Z">
        <w:del w:id="853" w:author="Sebastian Łuczak" w:date="2011-09-02T10:49:00Z">
          <w:r w:rsidR="003111A7" w:rsidDel="00C4448E">
            <w:rPr>
              <w:noProof/>
              <w:webHidden/>
            </w:rPr>
            <w:delText>45</w:delText>
          </w:r>
        </w:del>
      </w:ins>
    </w:p>
    <w:p w:rsidR="00551EA6" w:rsidDel="00C4448E" w:rsidRDefault="00551EA6">
      <w:pPr>
        <w:pStyle w:val="Spistreci3"/>
        <w:tabs>
          <w:tab w:val="left" w:pos="1320"/>
          <w:tab w:val="right" w:leader="dot" w:pos="9061"/>
        </w:tabs>
        <w:rPr>
          <w:ins w:id="854" w:author="Sebastian" w:date="2011-09-01T19:44:00Z"/>
          <w:del w:id="855" w:author="Sebastian Łuczak" w:date="2011-09-02T10:49:00Z"/>
          <w:noProof/>
          <w:lang w:eastAsia="pl-PL"/>
        </w:rPr>
      </w:pPr>
      <w:ins w:id="856" w:author="Sebastian" w:date="2011-09-01T19:44:00Z">
        <w:del w:id="857" w:author="Sebastian Łuczak" w:date="2011-09-02T10:49:00Z">
          <w:r w:rsidRPr="00C4448E" w:rsidDel="00C4448E">
            <w:rPr>
              <w:rStyle w:val="Hipercze"/>
              <w:noProof/>
              <w:rPrChange w:id="858" w:author="Sebastian Łuczak" w:date="2011-09-02T10:49:00Z">
                <w:rPr>
                  <w:rStyle w:val="Hipercze"/>
                  <w:noProof/>
                </w:rPr>
              </w:rPrChange>
            </w:rPr>
            <w:delText>5.4.4.</w:delText>
          </w:r>
          <w:r w:rsidDel="00C4448E">
            <w:rPr>
              <w:noProof/>
              <w:lang w:eastAsia="pl-PL"/>
            </w:rPr>
            <w:tab/>
          </w:r>
          <w:r w:rsidRPr="00C4448E" w:rsidDel="00C4448E">
            <w:rPr>
              <w:rStyle w:val="Hipercze"/>
              <w:noProof/>
              <w:rPrChange w:id="859" w:author="Sebastian Łuczak" w:date="2011-09-02T10:49:00Z">
                <w:rPr>
                  <w:rStyle w:val="Hipercze"/>
                  <w:noProof/>
                </w:rPr>
              </w:rPrChange>
            </w:rPr>
            <w:delText>Tryby uruchomienia</w:delText>
          </w:r>
          <w:r w:rsidDel="00C4448E">
            <w:rPr>
              <w:noProof/>
              <w:webHidden/>
            </w:rPr>
            <w:tab/>
          </w:r>
        </w:del>
      </w:ins>
      <w:ins w:id="860" w:author="Sebastian" w:date="2011-09-01T19:47:00Z">
        <w:del w:id="861" w:author="Sebastian Łuczak" w:date="2011-09-02T10:49:00Z">
          <w:r w:rsidR="003111A7" w:rsidDel="00C4448E">
            <w:rPr>
              <w:noProof/>
              <w:webHidden/>
            </w:rPr>
            <w:delText>45</w:delText>
          </w:r>
        </w:del>
      </w:ins>
    </w:p>
    <w:p w:rsidR="00551EA6" w:rsidDel="00C4448E" w:rsidRDefault="00551EA6">
      <w:pPr>
        <w:pStyle w:val="Spistreci3"/>
        <w:tabs>
          <w:tab w:val="left" w:pos="1320"/>
          <w:tab w:val="right" w:leader="dot" w:pos="9061"/>
        </w:tabs>
        <w:rPr>
          <w:ins w:id="862" w:author="Sebastian" w:date="2011-09-01T19:44:00Z"/>
          <w:del w:id="863" w:author="Sebastian Łuczak" w:date="2011-09-02T10:49:00Z"/>
          <w:noProof/>
          <w:lang w:eastAsia="pl-PL"/>
        </w:rPr>
      </w:pPr>
      <w:ins w:id="864" w:author="Sebastian" w:date="2011-09-01T19:44:00Z">
        <w:del w:id="865" w:author="Sebastian Łuczak" w:date="2011-09-02T10:49:00Z">
          <w:r w:rsidRPr="00C4448E" w:rsidDel="00C4448E">
            <w:rPr>
              <w:rStyle w:val="Hipercze"/>
              <w:noProof/>
              <w:rPrChange w:id="866" w:author="Sebastian Łuczak" w:date="2011-09-02T10:49:00Z">
                <w:rPr>
                  <w:rStyle w:val="Hipercze"/>
                  <w:noProof/>
                </w:rPr>
              </w:rPrChange>
            </w:rPr>
            <w:delText>5.4.5.</w:delText>
          </w:r>
          <w:r w:rsidDel="00C4448E">
            <w:rPr>
              <w:noProof/>
              <w:lang w:eastAsia="pl-PL"/>
            </w:rPr>
            <w:tab/>
          </w:r>
          <w:r w:rsidRPr="00C4448E" w:rsidDel="00C4448E">
            <w:rPr>
              <w:rStyle w:val="Hipercze"/>
              <w:noProof/>
              <w:rPrChange w:id="867" w:author="Sebastian Łuczak" w:date="2011-09-02T10:49:00Z">
                <w:rPr>
                  <w:rStyle w:val="Hipercze"/>
                  <w:noProof/>
                </w:rPr>
              </w:rPrChange>
            </w:rPr>
            <w:delText>Odczyt znacznika</w:delText>
          </w:r>
          <w:r w:rsidDel="00C4448E">
            <w:rPr>
              <w:noProof/>
              <w:webHidden/>
            </w:rPr>
            <w:tab/>
          </w:r>
        </w:del>
      </w:ins>
      <w:ins w:id="868" w:author="Sebastian" w:date="2011-09-01T19:47:00Z">
        <w:del w:id="869" w:author="Sebastian Łuczak" w:date="2011-09-02T10:49:00Z">
          <w:r w:rsidR="003111A7" w:rsidDel="00C4448E">
            <w:rPr>
              <w:noProof/>
              <w:webHidden/>
            </w:rPr>
            <w:delText>46</w:delText>
          </w:r>
        </w:del>
      </w:ins>
    </w:p>
    <w:p w:rsidR="00551EA6" w:rsidDel="00C4448E" w:rsidRDefault="00551EA6">
      <w:pPr>
        <w:pStyle w:val="Spistreci3"/>
        <w:tabs>
          <w:tab w:val="left" w:pos="1320"/>
          <w:tab w:val="right" w:leader="dot" w:pos="9061"/>
        </w:tabs>
        <w:rPr>
          <w:ins w:id="870" w:author="Sebastian" w:date="2011-09-01T19:44:00Z"/>
          <w:del w:id="871" w:author="Sebastian Łuczak" w:date="2011-09-02T10:49:00Z"/>
          <w:noProof/>
          <w:lang w:eastAsia="pl-PL"/>
        </w:rPr>
      </w:pPr>
      <w:ins w:id="872" w:author="Sebastian" w:date="2011-09-01T19:44:00Z">
        <w:del w:id="873" w:author="Sebastian Łuczak" w:date="2011-09-02T10:49:00Z">
          <w:r w:rsidRPr="00C4448E" w:rsidDel="00C4448E">
            <w:rPr>
              <w:rStyle w:val="Hipercze"/>
              <w:noProof/>
              <w:rPrChange w:id="874" w:author="Sebastian Łuczak" w:date="2011-09-02T10:49:00Z">
                <w:rPr>
                  <w:rStyle w:val="Hipercze"/>
                  <w:noProof/>
                </w:rPr>
              </w:rPrChange>
            </w:rPr>
            <w:delText>5.4.6.</w:delText>
          </w:r>
          <w:r w:rsidDel="00C4448E">
            <w:rPr>
              <w:noProof/>
              <w:lang w:eastAsia="pl-PL"/>
            </w:rPr>
            <w:tab/>
          </w:r>
          <w:r w:rsidRPr="00C4448E" w:rsidDel="00C4448E">
            <w:rPr>
              <w:rStyle w:val="Hipercze"/>
              <w:noProof/>
              <w:rPrChange w:id="875" w:author="Sebastian Łuczak" w:date="2011-09-02T10:49:00Z">
                <w:rPr>
                  <w:rStyle w:val="Hipercze"/>
                  <w:noProof/>
                </w:rPr>
              </w:rPrChange>
            </w:rPr>
            <w:delText>Dobór aplikacji do obsługi znacznika</w:delText>
          </w:r>
          <w:r w:rsidDel="00C4448E">
            <w:rPr>
              <w:noProof/>
              <w:webHidden/>
            </w:rPr>
            <w:tab/>
          </w:r>
        </w:del>
      </w:ins>
      <w:ins w:id="876" w:author="Sebastian" w:date="2011-09-01T19:47:00Z">
        <w:del w:id="877" w:author="Sebastian Łuczak" w:date="2011-09-02T10:49:00Z">
          <w:r w:rsidR="003111A7" w:rsidDel="00C4448E">
            <w:rPr>
              <w:noProof/>
              <w:webHidden/>
            </w:rPr>
            <w:delText>47</w:delText>
          </w:r>
        </w:del>
      </w:ins>
    </w:p>
    <w:p w:rsidR="00551EA6" w:rsidDel="00C4448E" w:rsidRDefault="00551EA6">
      <w:pPr>
        <w:pStyle w:val="Spistreci3"/>
        <w:tabs>
          <w:tab w:val="left" w:pos="1320"/>
          <w:tab w:val="right" w:leader="dot" w:pos="9061"/>
        </w:tabs>
        <w:rPr>
          <w:ins w:id="878" w:author="Sebastian" w:date="2011-09-01T19:44:00Z"/>
          <w:del w:id="879" w:author="Sebastian Łuczak" w:date="2011-09-02T10:49:00Z"/>
          <w:noProof/>
          <w:lang w:eastAsia="pl-PL"/>
        </w:rPr>
      </w:pPr>
      <w:ins w:id="880" w:author="Sebastian" w:date="2011-09-01T19:44:00Z">
        <w:del w:id="881" w:author="Sebastian Łuczak" w:date="2011-09-02T10:49:00Z">
          <w:r w:rsidRPr="00C4448E" w:rsidDel="00C4448E">
            <w:rPr>
              <w:rStyle w:val="Hipercze"/>
              <w:noProof/>
              <w:rPrChange w:id="882" w:author="Sebastian Łuczak" w:date="2011-09-02T10:49:00Z">
                <w:rPr>
                  <w:rStyle w:val="Hipercze"/>
                  <w:noProof/>
                </w:rPr>
              </w:rPrChange>
            </w:rPr>
            <w:delText>5.4.7.</w:delText>
          </w:r>
          <w:r w:rsidDel="00C4448E">
            <w:rPr>
              <w:noProof/>
              <w:lang w:eastAsia="pl-PL"/>
            </w:rPr>
            <w:tab/>
          </w:r>
          <w:r w:rsidRPr="00C4448E" w:rsidDel="00C4448E">
            <w:rPr>
              <w:rStyle w:val="Hipercze"/>
              <w:noProof/>
              <w:rPrChange w:id="883" w:author="Sebastian Łuczak" w:date="2011-09-02T10:49:00Z">
                <w:rPr>
                  <w:rStyle w:val="Hipercze"/>
                  <w:noProof/>
                </w:rPr>
              </w:rPrChange>
            </w:rPr>
            <w:delText>Wprowadzenie danych i komunikacja z usługą internetową</w:delText>
          </w:r>
          <w:r w:rsidDel="00C4448E">
            <w:rPr>
              <w:noProof/>
              <w:webHidden/>
            </w:rPr>
            <w:tab/>
          </w:r>
        </w:del>
      </w:ins>
      <w:ins w:id="884" w:author="Sebastian" w:date="2011-09-01T19:47:00Z">
        <w:del w:id="885" w:author="Sebastian Łuczak" w:date="2011-09-02T10:49:00Z">
          <w:r w:rsidR="003111A7" w:rsidDel="00C4448E">
            <w:rPr>
              <w:noProof/>
              <w:webHidden/>
            </w:rPr>
            <w:delText>48</w:delText>
          </w:r>
        </w:del>
      </w:ins>
    </w:p>
    <w:p w:rsidR="00551EA6" w:rsidDel="00C4448E" w:rsidRDefault="00551EA6">
      <w:pPr>
        <w:pStyle w:val="Spistreci3"/>
        <w:tabs>
          <w:tab w:val="left" w:pos="1320"/>
          <w:tab w:val="right" w:leader="dot" w:pos="9061"/>
        </w:tabs>
        <w:rPr>
          <w:ins w:id="886" w:author="Sebastian" w:date="2011-09-01T19:44:00Z"/>
          <w:del w:id="887" w:author="Sebastian Łuczak" w:date="2011-09-02T10:49:00Z"/>
          <w:noProof/>
          <w:lang w:eastAsia="pl-PL"/>
        </w:rPr>
      </w:pPr>
      <w:ins w:id="888" w:author="Sebastian" w:date="2011-09-01T19:44:00Z">
        <w:del w:id="889" w:author="Sebastian Łuczak" w:date="2011-09-02T10:49:00Z">
          <w:r w:rsidRPr="00C4448E" w:rsidDel="00C4448E">
            <w:rPr>
              <w:rStyle w:val="Hipercze"/>
              <w:noProof/>
              <w:rPrChange w:id="890" w:author="Sebastian Łuczak" w:date="2011-09-02T10:49:00Z">
                <w:rPr>
                  <w:rStyle w:val="Hipercze"/>
                  <w:noProof/>
                </w:rPr>
              </w:rPrChange>
            </w:rPr>
            <w:delText>5.4.8.</w:delText>
          </w:r>
          <w:r w:rsidDel="00C4448E">
            <w:rPr>
              <w:noProof/>
              <w:lang w:eastAsia="pl-PL"/>
            </w:rPr>
            <w:tab/>
          </w:r>
          <w:r w:rsidRPr="00C4448E" w:rsidDel="00C4448E">
            <w:rPr>
              <w:rStyle w:val="Hipercze"/>
              <w:noProof/>
              <w:rPrChange w:id="891" w:author="Sebastian Łuczak" w:date="2011-09-02T10:49:00Z">
                <w:rPr>
                  <w:rStyle w:val="Hipercze"/>
                  <w:noProof/>
                </w:rPr>
              </w:rPrChange>
            </w:rPr>
            <w:delText>Działanie aplikacji</w:delText>
          </w:r>
          <w:r w:rsidDel="00C4448E">
            <w:rPr>
              <w:noProof/>
              <w:webHidden/>
            </w:rPr>
            <w:tab/>
          </w:r>
        </w:del>
      </w:ins>
      <w:ins w:id="892" w:author="Sebastian" w:date="2011-09-01T19:47:00Z">
        <w:del w:id="893" w:author="Sebastian Łuczak" w:date="2011-09-02T10:49:00Z">
          <w:r w:rsidR="003111A7" w:rsidDel="00C4448E">
            <w:rPr>
              <w:noProof/>
              <w:webHidden/>
            </w:rPr>
            <w:delText>48</w:delText>
          </w:r>
        </w:del>
      </w:ins>
    </w:p>
    <w:p w:rsidR="00551EA6" w:rsidDel="00C4448E" w:rsidRDefault="00551EA6">
      <w:pPr>
        <w:pStyle w:val="Spistreci2"/>
        <w:tabs>
          <w:tab w:val="left" w:pos="880"/>
          <w:tab w:val="right" w:leader="dot" w:pos="9061"/>
        </w:tabs>
        <w:rPr>
          <w:ins w:id="894" w:author="Sebastian" w:date="2011-09-01T19:44:00Z"/>
          <w:del w:id="895" w:author="Sebastian Łuczak" w:date="2011-09-02T10:49:00Z"/>
          <w:noProof/>
          <w:lang w:eastAsia="pl-PL"/>
        </w:rPr>
      </w:pPr>
      <w:ins w:id="896" w:author="Sebastian" w:date="2011-09-01T19:44:00Z">
        <w:del w:id="897" w:author="Sebastian Łuczak" w:date="2011-09-02T10:49:00Z">
          <w:r w:rsidRPr="00C4448E" w:rsidDel="00C4448E">
            <w:rPr>
              <w:rStyle w:val="Hipercze"/>
              <w:noProof/>
              <w:rPrChange w:id="898" w:author="Sebastian Łuczak" w:date="2011-09-02T10:49:00Z">
                <w:rPr>
                  <w:rStyle w:val="Hipercze"/>
                  <w:noProof/>
                </w:rPr>
              </w:rPrChange>
            </w:rPr>
            <w:delText>5.5.</w:delText>
          </w:r>
          <w:r w:rsidDel="00C4448E">
            <w:rPr>
              <w:noProof/>
              <w:lang w:eastAsia="pl-PL"/>
            </w:rPr>
            <w:tab/>
          </w:r>
          <w:r w:rsidRPr="00C4448E" w:rsidDel="00C4448E">
            <w:rPr>
              <w:rStyle w:val="Hipercze"/>
              <w:noProof/>
              <w:rPrChange w:id="899" w:author="Sebastian Łuczak" w:date="2011-09-02T10:49:00Z">
                <w:rPr>
                  <w:rStyle w:val="Hipercze"/>
                  <w:noProof/>
                </w:rPr>
              </w:rPrChange>
            </w:rPr>
            <w:delText>Opis aplikacji administracyjnej na telefon komórkowy</w:delText>
          </w:r>
          <w:r w:rsidDel="00C4448E">
            <w:rPr>
              <w:noProof/>
              <w:webHidden/>
            </w:rPr>
            <w:tab/>
          </w:r>
        </w:del>
      </w:ins>
      <w:ins w:id="900" w:author="Sebastian" w:date="2011-09-01T19:47:00Z">
        <w:del w:id="901" w:author="Sebastian Łuczak" w:date="2011-09-02T10:49:00Z">
          <w:r w:rsidR="003111A7" w:rsidDel="00C4448E">
            <w:rPr>
              <w:noProof/>
              <w:webHidden/>
            </w:rPr>
            <w:delText>51</w:delText>
          </w:r>
        </w:del>
      </w:ins>
    </w:p>
    <w:p w:rsidR="00551EA6" w:rsidDel="00C4448E" w:rsidRDefault="00551EA6">
      <w:pPr>
        <w:pStyle w:val="Spistreci3"/>
        <w:tabs>
          <w:tab w:val="left" w:pos="1320"/>
          <w:tab w:val="right" w:leader="dot" w:pos="9061"/>
        </w:tabs>
        <w:rPr>
          <w:ins w:id="902" w:author="Sebastian" w:date="2011-09-01T19:44:00Z"/>
          <w:del w:id="903" w:author="Sebastian Łuczak" w:date="2011-09-02T10:49:00Z"/>
          <w:noProof/>
          <w:lang w:eastAsia="pl-PL"/>
        </w:rPr>
      </w:pPr>
      <w:ins w:id="904" w:author="Sebastian" w:date="2011-09-01T19:44:00Z">
        <w:del w:id="905" w:author="Sebastian Łuczak" w:date="2011-09-02T10:49:00Z">
          <w:r w:rsidRPr="00C4448E" w:rsidDel="00C4448E">
            <w:rPr>
              <w:rStyle w:val="Hipercze"/>
              <w:noProof/>
              <w:rPrChange w:id="906" w:author="Sebastian Łuczak" w:date="2011-09-02T10:49:00Z">
                <w:rPr>
                  <w:rStyle w:val="Hipercze"/>
                  <w:noProof/>
                </w:rPr>
              </w:rPrChange>
            </w:rPr>
            <w:delText>5.5.1.</w:delText>
          </w:r>
          <w:r w:rsidDel="00C4448E">
            <w:rPr>
              <w:noProof/>
              <w:lang w:eastAsia="pl-PL"/>
            </w:rPr>
            <w:tab/>
          </w:r>
          <w:r w:rsidRPr="00C4448E" w:rsidDel="00C4448E">
            <w:rPr>
              <w:rStyle w:val="Hipercze"/>
              <w:noProof/>
              <w:rPrChange w:id="907" w:author="Sebastian Łuczak" w:date="2011-09-02T10:49:00Z">
                <w:rPr>
                  <w:rStyle w:val="Hipercze"/>
                  <w:noProof/>
                </w:rPr>
              </w:rPrChange>
            </w:rPr>
            <w:delText>Cel powstania</w:delText>
          </w:r>
          <w:r w:rsidDel="00C4448E">
            <w:rPr>
              <w:noProof/>
              <w:webHidden/>
            </w:rPr>
            <w:tab/>
          </w:r>
        </w:del>
      </w:ins>
      <w:ins w:id="908" w:author="Sebastian" w:date="2011-09-01T19:47:00Z">
        <w:del w:id="909" w:author="Sebastian Łuczak" w:date="2011-09-02T10:49:00Z">
          <w:r w:rsidR="003111A7" w:rsidDel="00C4448E">
            <w:rPr>
              <w:noProof/>
              <w:webHidden/>
            </w:rPr>
            <w:delText>51</w:delText>
          </w:r>
        </w:del>
      </w:ins>
    </w:p>
    <w:p w:rsidR="00551EA6" w:rsidDel="00C4448E" w:rsidRDefault="00551EA6">
      <w:pPr>
        <w:pStyle w:val="Spistreci3"/>
        <w:tabs>
          <w:tab w:val="left" w:pos="1320"/>
          <w:tab w:val="right" w:leader="dot" w:pos="9061"/>
        </w:tabs>
        <w:rPr>
          <w:ins w:id="910" w:author="Sebastian" w:date="2011-09-01T19:44:00Z"/>
          <w:del w:id="911" w:author="Sebastian Łuczak" w:date="2011-09-02T10:49:00Z"/>
          <w:noProof/>
          <w:lang w:eastAsia="pl-PL"/>
        </w:rPr>
      </w:pPr>
      <w:ins w:id="912" w:author="Sebastian" w:date="2011-09-01T19:44:00Z">
        <w:del w:id="913" w:author="Sebastian Łuczak" w:date="2011-09-02T10:49:00Z">
          <w:r w:rsidRPr="00C4448E" w:rsidDel="00C4448E">
            <w:rPr>
              <w:rStyle w:val="Hipercze"/>
              <w:noProof/>
              <w:rPrChange w:id="914" w:author="Sebastian Łuczak" w:date="2011-09-02T10:49:00Z">
                <w:rPr>
                  <w:rStyle w:val="Hipercze"/>
                  <w:noProof/>
                </w:rPr>
              </w:rPrChange>
            </w:rPr>
            <w:delText>5.5.2.</w:delText>
          </w:r>
          <w:r w:rsidDel="00C4448E">
            <w:rPr>
              <w:noProof/>
              <w:lang w:eastAsia="pl-PL"/>
            </w:rPr>
            <w:tab/>
          </w:r>
          <w:r w:rsidRPr="00C4448E" w:rsidDel="00C4448E">
            <w:rPr>
              <w:rStyle w:val="Hipercze"/>
              <w:noProof/>
              <w:rPrChange w:id="915" w:author="Sebastian Łuczak" w:date="2011-09-02T10:49:00Z">
                <w:rPr>
                  <w:rStyle w:val="Hipercze"/>
                  <w:noProof/>
                </w:rPr>
              </w:rPrChange>
            </w:rPr>
            <w:delText>Główne założenia</w:delText>
          </w:r>
          <w:r w:rsidDel="00C4448E">
            <w:rPr>
              <w:noProof/>
              <w:webHidden/>
            </w:rPr>
            <w:tab/>
          </w:r>
        </w:del>
      </w:ins>
      <w:ins w:id="916" w:author="Sebastian" w:date="2011-09-01T19:47:00Z">
        <w:del w:id="917" w:author="Sebastian Łuczak" w:date="2011-09-02T10:49:00Z">
          <w:r w:rsidR="003111A7" w:rsidDel="00C4448E">
            <w:rPr>
              <w:noProof/>
              <w:webHidden/>
            </w:rPr>
            <w:delText>51</w:delText>
          </w:r>
        </w:del>
      </w:ins>
    </w:p>
    <w:p w:rsidR="00551EA6" w:rsidDel="00C4448E" w:rsidRDefault="00551EA6">
      <w:pPr>
        <w:pStyle w:val="Spistreci3"/>
        <w:tabs>
          <w:tab w:val="left" w:pos="1320"/>
          <w:tab w:val="right" w:leader="dot" w:pos="9061"/>
        </w:tabs>
        <w:rPr>
          <w:ins w:id="918" w:author="Sebastian" w:date="2011-09-01T19:44:00Z"/>
          <w:del w:id="919" w:author="Sebastian Łuczak" w:date="2011-09-02T10:49:00Z"/>
          <w:noProof/>
          <w:lang w:eastAsia="pl-PL"/>
        </w:rPr>
      </w:pPr>
      <w:ins w:id="920" w:author="Sebastian" w:date="2011-09-01T19:44:00Z">
        <w:del w:id="921" w:author="Sebastian Łuczak" w:date="2011-09-02T10:49:00Z">
          <w:r w:rsidRPr="00C4448E" w:rsidDel="00C4448E">
            <w:rPr>
              <w:rStyle w:val="Hipercze"/>
              <w:noProof/>
              <w:rPrChange w:id="922" w:author="Sebastian Łuczak" w:date="2011-09-02T10:49:00Z">
                <w:rPr>
                  <w:rStyle w:val="Hipercze"/>
                  <w:noProof/>
                </w:rPr>
              </w:rPrChange>
            </w:rPr>
            <w:delText>5.5.3.</w:delText>
          </w:r>
          <w:r w:rsidDel="00C4448E">
            <w:rPr>
              <w:noProof/>
              <w:lang w:eastAsia="pl-PL"/>
            </w:rPr>
            <w:tab/>
          </w:r>
          <w:r w:rsidRPr="00C4448E" w:rsidDel="00C4448E">
            <w:rPr>
              <w:rStyle w:val="Hipercze"/>
              <w:noProof/>
              <w:rPrChange w:id="923" w:author="Sebastian Łuczak" w:date="2011-09-02T10:49:00Z">
                <w:rPr>
                  <w:rStyle w:val="Hipercze"/>
                  <w:noProof/>
                </w:rPr>
              </w:rPrChange>
            </w:rPr>
            <w:delText>Działanie aplikacji</w:delText>
          </w:r>
          <w:r w:rsidDel="00C4448E">
            <w:rPr>
              <w:noProof/>
              <w:webHidden/>
            </w:rPr>
            <w:tab/>
          </w:r>
        </w:del>
      </w:ins>
      <w:ins w:id="924" w:author="Sebastian" w:date="2011-09-01T19:47:00Z">
        <w:del w:id="925" w:author="Sebastian Łuczak" w:date="2011-09-02T10:49:00Z">
          <w:r w:rsidR="003111A7" w:rsidDel="00C4448E">
            <w:rPr>
              <w:noProof/>
              <w:webHidden/>
            </w:rPr>
            <w:delText>51</w:delText>
          </w:r>
        </w:del>
      </w:ins>
    </w:p>
    <w:p w:rsidR="00551EA6" w:rsidDel="00C4448E" w:rsidRDefault="00551EA6">
      <w:pPr>
        <w:pStyle w:val="Spistreci2"/>
        <w:tabs>
          <w:tab w:val="left" w:pos="880"/>
          <w:tab w:val="right" w:leader="dot" w:pos="9061"/>
        </w:tabs>
        <w:rPr>
          <w:ins w:id="926" w:author="Sebastian" w:date="2011-09-01T19:44:00Z"/>
          <w:del w:id="927" w:author="Sebastian Łuczak" w:date="2011-09-02T10:49:00Z"/>
          <w:noProof/>
          <w:lang w:eastAsia="pl-PL"/>
        </w:rPr>
      </w:pPr>
      <w:ins w:id="928" w:author="Sebastian" w:date="2011-09-01T19:44:00Z">
        <w:del w:id="929" w:author="Sebastian Łuczak" w:date="2011-09-02T10:49:00Z">
          <w:r w:rsidRPr="00C4448E" w:rsidDel="00C4448E">
            <w:rPr>
              <w:rStyle w:val="Hipercze"/>
              <w:noProof/>
              <w:rPrChange w:id="930" w:author="Sebastian Łuczak" w:date="2011-09-02T10:49:00Z">
                <w:rPr>
                  <w:rStyle w:val="Hipercze"/>
                  <w:noProof/>
                </w:rPr>
              </w:rPrChange>
            </w:rPr>
            <w:delText>5.6.</w:delText>
          </w:r>
          <w:r w:rsidDel="00C4448E">
            <w:rPr>
              <w:noProof/>
              <w:lang w:eastAsia="pl-PL"/>
            </w:rPr>
            <w:tab/>
          </w:r>
          <w:r w:rsidRPr="00C4448E" w:rsidDel="00C4448E">
            <w:rPr>
              <w:rStyle w:val="Hipercze"/>
              <w:noProof/>
              <w:rPrChange w:id="931" w:author="Sebastian Łuczak" w:date="2011-09-02T10:49:00Z">
                <w:rPr>
                  <w:rStyle w:val="Hipercze"/>
                  <w:noProof/>
                </w:rPr>
              </w:rPrChange>
            </w:rPr>
            <w:delText>Opis panelu administracyjnego</w:delText>
          </w:r>
          <w:r w:rsidDel="00C4448E">
            <w:rPr>
              <w:noProof/>
              <w:webHidden/>
            </w:rPr>
            <w:tab/>
          </w:r>
        </w:del>
      </w:ins>
      <w:ins w:id="932" w:author="Sebastian" w:date="2011-09-01T19:47:00Z">
        <w:del w:id="933" w:author="Sebastian Łuczak" w:date="2011-09-02T10:49:00Z">
          <w:r w:rsidR="003111A7" w:rsidDel="00C4448E">
            <w:rPr>
              <w:noProof/>
              <w:webHidden/>
            </w:rPr>
            <w:delText>54</w:delText>
          </w:r>
        </w:del>
      </w:ins>
    </w:p>
    <w:p w:rsidR="00551EA6" w:rsidDel="00C4448E" w:rsidRDefault="00551EA6">
      <w:pPr>
        <w:pStyle w:val="Spistreci3"/>
        <w:tabs>
          <w:tab w:val="left" w:pos="1320"/>
          <w:tab w:val="right" w:leader="dot" w:pos="9061"/>
        </w:tabs>
        <w:rPr>
          <w:ins w:id="934" w:author="Sebastian" w:date="2011-09-01T19:44:00Z"/>
          <w:del w:id="935" w:author="Sebastian Łuczak" w:date="2011-09-02T10:49:00Z"/>
          <w:noProof/>
          <w:lang w:eastAsia="pl-PL"/>
        </w:rPr>
      </w:pPr>
      <w:ins w:id="936" w:author="Sebastian" w:date="2011-09-01T19:44:00Z">
        <w:del w:id="937" w:author="Sebastian Łuczak" w:date="2011-09-02T10:49:00Z">
          <w:r w:rsidRPr="00C4448E" w:rsidDel="00C4448E">
            <w:rPr>
              <w:rStyle w:val="Hipercze"/>
              <w:noProof/>
              <w:rPrChange w:id="938" w:author="Sebastian Łuczak" w:date="2011-09-02T10:49:00Z">
                <w:rPr>
                  <w:rStyle w:val="Hipercze"/>
                  <w:noProof/>
                </w:rPr>
              </w:rPrChange>
            </w:rPr>
            <w:delText>5.6.1.</w:delText>
          </w:r>
          <w:r w:rsidDel="00C4448E">
            <w:rPr>
              <w:noProof/>
              <w:lang w:eastAsia="pl-PL"/>
            </w:rPr>
            <w:tab/>
          </w:r>
          <w:r w:rsidRPr="00C4448E" w:rsidDel="00C4448E">
            <w:rPr>
              <w:rStyle w:val="Hipercze"/>
              <w:noProof/>
              <w:rPrChange w:id="939" w:author="Sebastian Łuczak" w:date="2011-09-02T10:49:00Z">
                <w:rPr>
                  <w:rStyle w:val="Hipercze"/>
                  <w:noProof/>
                </w:rPr>
              </w:rPrChange>
            </w:rPr>
            <w:delText>Cel powstania</w:delText>
          </w:r>
          <w:r w:rsidDel="00C4448E">
            <w:rPr>
              <w:noProof/>
              <w:webHidden/>
            </w:rPr>
            <w:tab/>
          </w:r>
        </w:del>
      </w:ins>
      <w:ins w:id="940" w:author="Sebastian" w:date="2011-09-01T19:47:00Z">
        <w:del w:id="941" w:author="Sebastian Łuczak" w:date="2011-09-02T10:49:00Z">
          <w:r w:rsidR="003111A7" w:rsidDel="00C4448E">
            <w:rPr>
              <w:noProof/>
              <w:webHidden/>
            </w:rPr>
            <w:delText>54</w:delText>
          </w:r>
        </w:del>
      </w:ins>
    </w:p>
    <w:p w:rsidR="00551EA6" w:rsidDel="00C4448E" w:rsidRDefault="00551EA6">
      <w:pPr>
        <w:pStyle w:val="Spistreci3"/>
        <w:tabs>
          <w:tab w:val="left" w:pos="1320"/>
          <w:tab w:val="right" w:leader="dot" w:pos="9061"/>
        </w:tabs>
        <w:rPr>
          <w:ins w:id="942" w:author="Sebastian" w:date="2011-09-01T19:44:00Z"/>
          <w:del w:id="943" w:author="Sebastian Łuczak" w:date="2011-09-02T10:49:00Z"/>
          <w:noProof/>
          <w:lang w:eastAsia="pl-PL"/>
        </w:rPr>
      </w:pPr>
      <w:ins w:id="944" w:author="Sebastian" w:date="2011-09-01T19:44:00Z">
        <w:del w:id="945" w:author="Sebastian Łuczak" w:date="2011-09-02T10:49:00Z">
          <w:r w:rsidRPr="00C4448E" w:rsidDel="00C4448E">
            <w:rPr>
              <w:rStyle w:val="Hipercze"/>
              <w:noProof/>
              <w:rPrChange w:id="946" w:author="Sebastian Łuczak" w:date="2011-09-02T10:49:00Z">
                <w:rPr>
                  <w:rStyle w:val="Hipercze"/>
                  <w:noProof/>
                </w:rPr>
              </w:rPrChange>
            </w:rPr>
            <w:delText>5.6.2.</w:delText>
          </w:r>
          <w:r w:rsidDel="00C4448E">
            <w:rPr>
              <w:noProof/>
              <w:lang w:eastAsia="pl-PL"/>
            </w:rPr>
            <w:tab/>
          </w:r>
          <w:r w:rsidRPr="00C4448E" w:rsidDel="00C4448E">
            <w:rPr>
              <w:rStyle w:val="Hipercze"/>
              <w:noProof/>
              <w:rPrChange w:id="947" w:author="Sebastian Łuczak" w:date="2011-09-02T10:49:00Z">
                <w:rPr>
                  <w:rStyle w:val="Hipercze"/>
                  <w:noProof/>
                </w:rPr>
              </w:rPrChange>
            </w:rPr>
            <w:delText>Szczegóły implementacyjne</w:delText>
          </w:r>
          <w:r w:rsidDel="00C4448E">
            <w:rPr>
              <w:noProof/>
              <w:webHidden/>
            </w:rPr>
            <w:tab/>
          </w:r>
        </w:del>
      </w:ins>
      <w:ins w:id="948" w:author="Sebastian" w:date="2011-09-01T19:47:00Z">
        <w:del w:id="949" w:author="Sebastian Łuczak" w:date="2011-09-02T10:49:00Z">
          <w:r w:rsidR="003111A7" w:rsidDel="00C4448E">
            <w:rPr>
              <w:noProof/>
              <w:webHidden/>
            </w:rPr>
            <w:delText>54</w:delText>
          </w:r>
        </w:del>
      </w:ins>
    </w:p>
    <w:p w:rsidR="00551EA6" w:rsidDel="00C4448E" w:rsidRDefault="00551EA6">
      <w:pPr>
        <w:pStyle w:val="Spistreci3"/>
        <w:tabs>
          <w:tab w:val="left" w:pos="1320"/>
          <w:tab w:val="right" w:leader="dot" w:pos="9061"/>
        </w:tabs>
        <w:rPr>
          <w:ins w:id="950" w:author="Sebastian" w:date="2011-09-01T19:44:00Z"/>
          <w:del w:id="951" w:author="Sebastian Łuczak" w:date="2011-09-02T10:49:00Z"/>
          <w:noProof/>
          <w:lang w:eastAsia="pl-PL"/>
        </w:rPr>
      </w:pPr>
      <w:ins w:id="952" w:author="Sebastian" w:date="2011-09-01T19:44:00Z">
        <w:del w:id="953" w:author="Sebastian Łuczak" w:date="2011-09-02T10:49:00Z">
          <w:r w:rsidRPr="00C4448E" w:rsidDel="00C4448E">
            <w:rPr>
              <w:rStyle w:val="Hipercze"/>
              <w:noProof/>
              <w:rPrChange w:id="954" w:author="Sebastian Łuczak" w:date="2011-09-02T10:49:00Z">
                <w:rPr>
                  <w:rStyle w:val="Hipercze"/>
                  <w:noProof/>
                </w:rPr>
              </w:rPrChange>
            </w:rPr>
            <w:delText>5.6.3.</w:delText>
          </w:r>
          <w:r w:rsidDel="00C4448E">
            <w:rPr>
              <w:noProof/>
              <w:lang w:eastAsia="pl-PL"/>
            </w:rPr>
            <w:tab/>
          </w:r>
          <w:r w:rsidRPr="00C4448E" w:rsidDel="00C4448E">
            <w:rPr>
              <w:rStyle w:val="Hipercze"/>
              <w:noProof/>
              <w:rPrChange w:id="955" w:author="Sebastian Łuczak" w:date="2011-09-02T10:49:00Z">
                <w:rPr>
                  <w:rStyle w:val="Hipercze"/>
                  <w:noProof/>
                </w:rPr>
              </w:rPrChange>
            </w:rPr>
            <w:delText>Warstwa biznesowa</w:delText>
          </w:r>
          <w:r w:rsidDel="00C4448E">
            <w:rPr>
              <w:noProof/>
              <w:webHidden/>
            </w:rPr>
            <w:tab/>
          </w:r>
        </w:del>
      </w:ins>
      <w:ins w:id="956" w:author="Sebastian" w:date="2011-09-01T19:47:00Z">
        <w:del w:id="957" w:author="Sebastian Łuczak" w:date="2011-09-02T10:49:00Z">
          <w:r w:rsidR="003111A7" w:rsidDel="00C4448E">
            <w:rPr>
              <w:noProof/>
              <w:webHidden/>
            </w:rPr>
            <w:delText>55</w:delText>
          </w:r>
        </w:del>
      </w:ins>
    </w:p>
    <w:p w:rsidR="00551EA6" w:rsidDel="00C4448E" w:rsidRDefault="00551EA6">
      <w:pPr>
        <w:pStyle w:val="Spistreci3"/>
        <w:tabs>
          <w:tab w:val="left" w:pos="1320"/>
          <w:tab w:val="right" w:leader="dot" w:pos="9061"/>
        </w:tabs>
        <w:rPr>
          <w:ins w:id="958" w:author="Sebastian" w:date="2011-09-01T19:44:00Z"/>
          <w:del w:id="959" w:author="Sebastian Łuczak" w:date="2011-09-02T10:49:00Z"/>
          <w:noProof/>
          <w:lang w:eastAsia="pl-PL"/>
        </w:rPr>
      </w:pPr>
      <w:ins w:id="960" w:author="Sebastian" w:date="2011-09-01T19:44:00Z">
        <w:del w:id="961" w:author="Sebastian Łuczak" w:date="2011-09-02T10:49:00Z">
          <w:r w:rsidRPr="00C4448E" w:rsidDel="00C4448E">
            <w:rPr>
              <w:rStyle w:val="Hipercze"/>
              <w:noProof/>
              <w:rPrChange w:id="962" w:author="Sebastian Łuczak" w:date="2011-09-02T10:49:00Z">
                <w:rPr>
                  <w:rStyle w:val="Hipercze"/>
                  <w:noProof/>
                </w:rPr>
              </w:rPrChange>
            </w:rPr>
            <w:delText>5.6.4.</w:delText>
          </w:r>
          <w:r w:rsidDel="00C4448E">
            <w:rPr>
              <w:noProof/>
              <w:lang w:eastAsia="pl-PL"/>
            </w:rPr>
            <w:tab/>
          </w:r>
          <w:r w:rsidRPr="00C4448E" w:rsidDel="00C4448E">
            <w:rPr>
              <w:rStyle w:val="Hipercze"/>
              <w:noProof/>
              <w:rPrChange w:id="963" w:author="Sebastian Łuczak" w:date="2011-09-02T10:49:00Z">
                <w:rPr>
                  <w:rStyle w:val="Hipercze"/>
                  <w:noProof/>
                </w:rPr>
              </w:rPrChange>
            </w:rPr>
            <w:delText>Warstwa modelu danych</w:delText>
          </w:r>
          <w:r w:rsidDel="00C4448E">
            <w:rPr>
              <w:noProof/>
              <w:webHidden/>
            </w:rPr>
            <w:tab/>
          </w:r>
        </w:del>
      </w:ins>
      <w:ins w:id="964" w:author="Sebastian" w:date="2011-09-01T19:47:00Z">
        <w:del w:id="965" w:author="Sebastian Łuczak" w:date="2011-09-02T10:49:00Z">
          <w:r w:rsidR="003111A7" w:rsidDel="00C4448E">
            <w:rPr>
              <w:noProof/>
              <w:webHidden/>
            </w:rPr>
            <w:delText>56</w:delText>
          </w:r>
        </w:del>
      </w:ins>
    </w:p>
    <w:p w:rsidR="00551EA6" w:rsidDel="00C4448E" w:rsidRDefault="00551EA6">
      <w:pPr>
        <w:pStyle w:val="Spistreci3"/>
        <w:tabs>
          <w:tab w:val="left" w:pos="1320"/>
          <w:tab w:val="right" w:leader="dot" w:pos="9061"/>
        </w:tabs>
        <w:rPr>
          <w:ins w:id="966" w:author="Sebastian" w:date="2011-09-01T19:44:00Z"/>
          <w:del w:id="967" w:author="Sebastian Łuczak" w:date="2011-09-02T10:49:00Z"/>
          <w:noProof/>
          <w:lang w:eastAsia="pl-PL"/>
        </w:rPr>
      </w:pPr>
      <w:ins w:id="968" w:author="Sebastian" w:date="2011-09-01T19:44:00Z">
        <w:del w:id="969" w:author="Sebastian Łuczak" w:date="2011-09-02T10:49:00Z">
          <w:r w:rsidRPr="00C4448E" w:rsidDel="00C4448E">
            <w:rPr>
              <w:rStyle w:val="Hipercze"/>
              <w:noProof/>
              <w:rPrChange w:id="970" w:author="Sebastian Łuczak" w:date="2011-09-02T10:49:00Z">
                <w:rPr>
                  <w:rStyle w:val="Hipercze"/>
                  <w:noProof/>
                </w:rPr>
              </w:rPrChange>
            </w:rPr>
            <w:delText>5.6.5.</w:delText>
          </w:r>
          <w:r w:rsidDel="00C4448E">
            <w:rPr>
              <w:noProof/>
              <w:lang w:eastAsia="pl-PL"/>
            </w:rPr>
            <w:tab/>
          </w:r>
          <w:r w:rsidRPr="00C4448E" w:rsidDel="00C4448E">
            <w:rPr>
              <w:rStyle w:val="Hipercze"/>
              <w:noProof/>
              <w:rPrChange w:id="971" w:author="Sebastian Łuczak" w:date="2011-09-02T10:49:00Z">
                <w:rPr>
                  <w:rStyle w:val="Hipercze"/>
                  <w:noProof/>
                </w:rPr>
              </w:rPrChange>
            </w:rPr>
            <w:delText>Warstwa prezentacji</w:delText>
          </w:r>
          <w:r w:rsidDel="00C4448E">
            <w:rPr>
              <w:noProof/>
              <w:webHidden/>
            </w:rPr>
            <w:tab/>
          </w:r>
        </w:del>
      </w:ins>
      <w:ins w:id="972" w:author="Sebastian" w:date="2011-09-01T19:47:00Z">
        <w:del w:id="973" w:author="Sebastian Łuczak" w:date="2011-09-02T10:49:00Z">
          <w:r w:rsidR="003111A7" w:rsidDel="00C4448E">
            <w:rPr>
              <w:noProof/>
              <w:webHidden/>
            </w:rPr>
            <w:delText>56</w:delText>
          </w:r>
        </w:del>
      </w:ins>
    </w:p>
    <w:p w:rsidR="00551EA6" w:rsidDel="00C4448E" w:rsidRDefault="00551EA6">
      <w:pPr>
        <w:pStyle w:val="Spistreci3"/>
        <w:tabs>
          <w:tab w:val="left" w:pos="1320"/>
          <w:tab w:val="right" w:leader="dot" w:pos="9061"/>
        </w:tabs>
        <w:rPr>
          <w:ins w:id="974" w:author="Sebastian" w:date="2011-09-01T19:44:00Z"/>
          <w:del w:id="975" w:author="Sebastian Łuczak" w:date="2011-09-02T10:49:00Z"/>
          <w:noProof/>
          <w:lang w:eastAsia="pl-PL"/>
        </w:rPr>
      </w:pPr>
      <w:ins w:id="976" w:author="Sebastian" w:date="2011-09-01T19:44:00Z">
        <w:del w:id="977" w:author="Sebastian Łuczak" w:date="2011-09-02T10:49:00Z">
          <w:r w:rsidRPr="00C4448E" w:rsidDel="00C4448E">
            <w:rPr>
              <w:rStyle w:val="Hipercze"/>
              <w:noProof/>
              <w:rPrChange w:id="978" w:author="Sebastian Łuczak" w:date="2011-09-02T10:49:00Z">
                <w:rPr>
                  <w:rStyle w:val="Hipercze"/>
                  <w:noProof/>
                </w:rPr>
              </w:rPrChange>
            </w:rPr>
            <w:delText>5.6.6.</w:delText>
          </w:r>
          <w:r w:rsidDel="00C4448E">
            <w:rPr>
              <w:noProof/>
              <w:lang w:eastAsia="pl-PL"/>
            </w:rPr>
            <w:tab/>
          </w:r>
          <w:r w:rsidRPr="00C4448E" w:rsidDel="00C4448E">
            <w:rPr>
              <w:rStyle w:val="Hipercze"/>
              <w:noProof/>
              <w:rPrChange w:id="979" w:author="Sebastian Łuczak" w:date="2011-09-02T10:49:00Z">
                <w:rPr>
                  <w:rStyle w:val="Hipercze"/>
                  <w:noProof/>
                </w:rPr>
              </w:rPrChange>
            </w:rPr>
            <w:delText>Budowa panelu administracyjnego</w:delText>
          </w:r>
          <w:r w:rsidDel="00C4448E">
            <w:rPr>
              <w:noProof/>
              <w:webHidden/>
            </w:rPr>
            <w:tab/>
          </w:r>
        </w:del>
      </w:ins>
      <w:ins w:id="980" w:author="Sebastian" w:date="2011-09-01T19:47:00Z">
        <w:del w:id="981" w:author="Sebastian Łuczak" w:date="2011-09-02T10:49:00Z">
          <w:r w:rsidR="003111A7" w:rsidDel="00C4448E">
            <w:rPr>
              <w:noProof/>
              <w:webHidden/>
            </w:rPr>
            <w:delText>57</w:delText>
          </w:r>
        </w:del>
      </w:ins>
    </w:p>
    <w:p w:rsidR="00551EA6" w:rsidDel="00C4448E" w:rsidRDefault="00551EA6">
      <w:pPr>
        <w:pStyle w:val="Spistreci3"/>
        <w:tabs>
          <w:tab w:val="left" w:pos="1320"/>
          <w:tab w:val="right" w:leader="dot" w:pos="9061"/>
        </w:tabs>
        <w:rPr>
          <w:ins w:id="982" w:author="Sebastian" w:date="2011-09-01T19:44:00Z"/>
          <w:del w:id="983" w:author="Sebastian Łuczak" w:date="2011-09-02T10:49:00Z"/>
          <w:noProof/>
          <w:lang w:eastAsia="pl-PL"/>
        </w:rPr>
      </w:pPr>
      <w:ins w:id="984" w:author="Sebastian" w:date="2011-09-01T19:44:00Z">
        <w:del w:id="985" w:author="Sebastian Łuczak" w:date="2011-09-02T10:49:00Z">
          <w:r w:rsidRPr="00C4448E" w:rsidDel="00C4448E">
            <w:rPr>
              <w:rStyle w:val="Hipercze"/>
              <w:noProof/>
              <w:rPrChange w:id="986" w:author="Sebastian Łuczak" w:date="2011-09-02T10:49:00Z">
                <w:rPr>
                  <w:rStyle w:val="Hipercze"/>
                  <w:noProof/>
                </w:rPr>
              </w:rPrChange>
            </w:rPr>
            <w:delText>5.6.7.</w:delText>
          </w:r>
          <w:r w:rsidDel="00C4448E">
            <w:rPr>
              <w:noProof/>
              <w:lang w:eastAsia="pl-PL"/>
            </w:rPr>
            <w:tab/>
          </w:r>
          <w:r w:rsidRPr="00C4448E" w:rsidDel="00C4448E">
            <w:rPr>
              <w:rStyle w:val="Hipercze"/>
              <w:noProof/>
              <w:rPrChange w:id="987" w:author="Sebastian Łuczak" w:date="2011-09-02T10:49:00Z">
                <w:rPr>
                  <w:rStyle w:val="Hipercze"/>
                  <w:noProof/>
                </w:rPr>
              </w:rPrChange>
            </w:rPr>
            <w:delText>Role użytkowników oraz zabezpieczenie portalu</w:delText>
          </w:r>
          <w:r w:rsidDel="00C4448E">
            <w:rPr>
              <w:noProof/>
              <w:webHidden/>
            </w:rPr>
            <w:tab/>
          </w:r>
        </w:del>
      </w:ins>
      <w:ins w:id="988" w:author="Sebastian" w:date="2011-09-01T19:47:00Z">
        <w:del w:id="989" w:author="Sebastian Łuczak" w:date="2011-09-02T10:49:00Z">
          <w:r w:rsidR="003111A7" w:rsidDel="00C4448E">
            <w:rPr>
              <w:noProof/>
              <w:webHidden/>
            </w:rPr>
            <w:delText>58</w:delText>
          </w:r>
        </w:del>
      </w:ins>
    </w:p>
    <w:p w:rsidR="00551EA6" w:rsidDel="00C4448E" w:rsidRDefault="00551EA6">
      <w:pPr>
        <w:pStyle w:val="Spistreci3"/>
        <w:tabs>
          <w:tab w:val="left" w:pos="1320"/>
          <w:tab w:val="right" w:leader="dot" w:pos="9061"/>
        </w:tabs>
        <w:rPr>
          <w:ins w:id="990" w:author="Sebastian" w:date="2011-09-01T19:44:00Z"/>
          <w:del w:id="991" w:author="Sebastian Łuczak" w:date="2011-09-02T10:49:00Z"/>
          <w:noProof/>
          <w:lang w:eastAsia="pl-PL"/>
        </w:rPr>
      </w:pPr>
      <w:ins w:id="992" w:author="Sebastian" w:date="2011-09-01T19:44:00Z">
        <w:del w:id="993" w:author="Sebastian Łuczak" w:date="2011-09-02T10:49:00Z">
          <w:r w:rsidRPr="00C4448E" w:rsidDel="00C4448E">
            <w:rPr>
              <w:rStyle w:val="Hipercze"/>
              <w:noProof/>
              <w:rPrChange w:id="994" w:author="Sebastian Łuczak" w:date="2011-09-02T10:49:00Z">
                <w:rPr>
                  <w:rStyle w:val="Hipercze"/>
                  <w:noProof/>
                </w:rPr>
              </w:rPrChange>
            </w:rPr>
            <w:delText>5.6.8.</w:delText>
          </w:r>
          <w:r w:rsidDel="00C4448E">
            <w:rPr>
              <w:noProof/>
              <w:lang w:eastAsia="pl-PL"/>
            </w:rPr>
            <w:tab/>
          </w:r>
          <w:r w:rsidRPr="00C4448E" w:rsidDel="00C4448E">
            <w:rPr>
              <w:rStyle w:val="Hipercze"/>
              <w:noProof/>
              <w:rPrChange w:id="995" w:author="Sebastian Łuczak" w:date="2011-09-02T10:49:00Z">
                <w:rPr>
                  <w:rStyle w:val="Hipercze"/>
                  <w:noProof/>
                </w:rPr>
              </w:rPrChange>
            </w:rPr>
            <w:delText>Opis zakładek</w:delText>
          </w:r>
          <w:r w:rsidDel="00C4448E">
            <w:rPr>
              <w:noProof/>
              <w:webHidden/>
            </w:rPr>
            <w:tab/>
          </w:r>
        </w:del>
      </w:ins>
      <w:ins w:id="996" w:author="Sebastian" w:date="2011-09-01T19:47:00Z">
        <w:del w:id="997" w:author="Sebastian Łuczak" w:date="2011-09-02T10:49:00Z">
          <w:r w:rsidR="003111A7" w:rsidDel="00C4448E">
            <w:rPr>
              <w:noProof/>
              <w:webHidden/>
            </w:rPr>
            <w:delText>58</w:delText>
          </w:r>
        </w:del>
      </w:ins>
    </w:p>
    <w:p w:rsidR="00551EA6" w:rsidDel="00C4448E" w:rsidRDefault="00551EA6">
      <w:pPr>
        <w:pStyle w:val="Spistreci1"/>
        <w:tabs>
          <w:tab w:val="left" w:pos="440"/>
          <w:tab w:val="right" w:leader="dot" w:pos="9061"/>
        </w:tabs>
        <w:rPr>
          <w:ins w:id="998" w:author="Sebastian" w:date="2011-09-01T19:44:00Z"/>
          <w:del w:id="999" w:author="Sebastian Łuczak" w:date="2011-09-02T10:49:00Z"/>
          <w:noProof/>
          <w:lang w:eastAsia="pl-PL"/>
        </w:rPr>
      </w:pPr>
      <w:ins w:id="1000" w:author="Sebastian" w:date="2011-09-01T19:44:00Z">
        <w:del w:id="1001" w:author="Sebastian Łuczak" w:date="2011-09-02T10:49:00Z">
          <w:r w:rsidRPr="00C4448E" w:rsidDel="00C4448E">
            <w:rPr>
              <w:rStyle w:val="Hipercze"/>
              <w:noProof/>
              <w:rPrChange w:id="1002" w:author="Sebastian Łuczak" w:date="2011-09-02T10:49:00Z">
                <w:rPr>
                  <w:rStyle w:val="Hipercze"/>
                  <w:noProof/>
                </w:rPr>
              </w:rPrChange>
            </w:rPr>
            <w:delText>6.</w:delText>
          </w:r>
          <w:r w:rsidDel="00C4448E">
            <w:rPr>
              <w:noProof/>
              <w:lang w:eastAsia="pl-PL"/>
            </w:rPr>
            <w:tab/>
          </w:r>
          <w:r w:rsidRPr="00C4448E" w:rsidDel="00C4448E">
            <w:rPr>
              <w:rStyle w:val="Hipercze"/>
              <w:noProof/>
              <w:rPrChange w:id="1003" w:author="Sebastian Łuczak" w:date="2011-09-02T10:49:00Z">
                <w:rPr>
                  <w:rStyle w:val="Hipercze"/>
                  <w:noProof/>
                </w:rPr>
              </w:rPrChange>
            </w:rPr>
            <w:delText>Testy</w:delText>
          </w:r>
          <w:r w:rsidDel="00C4448E">
            <w:rPr>
              <w:noProof/>
              <w:webHidden/>
            </w:rPr>
            <w:tab/>
          </w:r>
        </w:del>
      </w:ins>
      <w:ins w:id="1004" w:author="Sebastian" w:date="2011-09-01T19:47:00Z">
        <w:del w:id="1005" w:author="Sebastian Łuczak" w:date="2011-09-02T10:49:00Z">
          <w:r w:rsidR="003111A7" w:rsidDel="00C4448E">
            <w:rPr>
              <w:noProof/>
              <w:webHidden/>
            </w:rPr>
            <w:delText>62</w:delText>
          </w:r>
        </w:del>
      </w:ins>
    </w:p>
    <w:p w:rsidR="00551EA6" w:rsidDel="00C4448E" w:rsidRDefault="00551EA6">
      <w:pPr>
        <w:pStyle w:val="Spistreci3"/>
        <w:tabs>
          <w:tab w:val="left" w:pos="1320"/>
          <w:tab w:val="right" w:leader="dot" w:pos="9061"/>
        </w:tabs>
        <w:rPr>
          <w:ins w:id="1006" w:author="Sebastian" w:date="2011-09-01T19:44:00Z"/>
          <w:del w:id="1007" w:author="Sebastian Łuczak" w:date="2011-09-02T10:49:00Z"/>
          <w:noProof/>
          <w:lang w:eastAsia="pl-PL"/>
        </w:rPr>
      </w:pPr>
      <w:ins w:id="1008" w:author="Sebastian" w:date="2011-09-01T19:44:00Z">
        <w:del w:id="1009" w:author="Sebastian Łuczak" w:date="2011-09-02T10:49:00Z">
          <w:r w:rsidRPr="00C4448E" w:rsidDel="00C4448E">
            <w:rPr>
              <w:rStyle w:val="Hipercze"/>
              <w:noProof/>
              <w:rPrChange w:id="1010" w:author="Sebastian Łuczak" w:date="2011-09-02T10:49:00Z">
                <w:rPr>
                  <w:rStyle w:val="Hipercze"/>
                  <w:noProof/>
                </w:rPr>
              </w:rPrChange>
            </w:rPr>
            <w:delText>6.1.1.</w:delText>
          </w:r>
          <w:r w:rsidDel="00C4448E">
            <w:rPr>
              <w:noProof/>
              <w:lang w:eastAsia="pl-PL"/>
            </w:rPr>
            <w:tab/>
          </w:r>
          <w:r w:rsidRPr="00C4448E" w:rsidDel="00C4448E">
            <w:rPr>
              <w:rStyle w:val="Hipercze"/>
              <w:noProof/>
              <w:rPrChange w:id="1011" w:author="Sebastian Łuczak" w:date="2011-09-02T10:49:00Z">
                <w:rPr>
                  <w:rStyle w:val="Hipercze"/>
                  <w:noProof/>
                </w:rPr>
              </w:rPrChange>
            </w:rPr>
            <w:delText>Wpływ na zużycie baterii</w:delText>
          </w:r>
          <w:r w:rsidDel="00C4448E">
            <w:rPr>
              <w:noProof/>
              <w:webHidden/>
            </w:rPr>
            <w:tab/>
          </w:r>
        </w:del>
      </w:ins>
      <w:ins w:id="1012" w:author="Sebastian" w:date="2011-09-01T19:47:00Z">
        <w:del w:id="1013" w:author="Sebastian Łuczak" w:date="2011-09-02T10:49:00Z">
          <w:r w:rsidR="003111A7" w:rsidDel="00C4448E">
            <w:rPr>
              <w:noProof/>
              <w:webHidden/>
            </w:rPr>
            <w:delText>62</w:delText>
          </w:r>
        </w:del>
      </w:ins>
    </w:p>
    <w:p w:rsidR="00551EA6" w:rsidDel="00C4448E" w:rsidRDefault="00551EA6">
      <w:pPr>
        <w:pStyle w:val="Spistreci1"/>
        <w:tabs>
          <w:tab w:val="left" w:pos="440"/>
          <w:tab w:val="right" w:leader="dot" w:pos="9061"/>
        </w:tabs>
        <w:rPr>
          <w:ins w:id="1014" w:author="Sebastian" w:date="2011-09-01T19:44:00Z"/>
          <w:del w:id="1015" w:author="Sebastian Łuczak" w:date="2011-09-02T10:49:00Z"/>
          <w:noProof/>
          <w:lang w:eastAsia="pl-PL"/>
        </w:rPr>
      </w:pPr>
      <w:ins w:id="1016" w:author="Sebastian" w:date="2011-09-01T19:44:00Z">
        <w:del w:id="1017" w:author="Sebastian Łuczak" w:date="2011-09-02T10:49:00Z">
          <w:r w:rsidRPr="00C4448E" w:rsidDel="00C4448E">
            <w:rPr>
              <w:rStyle w:val="Hipercze"/>
              <w:noProof/>
              <w:rPrChange w:id="1018" w:author="Sebastian Łuczak" w:date="2011-09-02T10:49:00Z">
                <w:rPr>
                  <w:rStyle w:val="Hipercze"/>
                  <w:noProof/>
                </w:rPr>
              </w:rPrChange>
            </w:rPr>
            <w:delText>7.</w:delText>
          </w:r>
          <w:r w:rsidDel="00C4448E">
            <w:rPr>
              <w:noProof/>
              <w:lang w:eastAsia="pl-PL"/>
            </w:rPr>
            <w:tab/>
          </w:r>
          <w:r w:rsidRPr="00C4448E" w:rsidDel="00C4448E">
            <w:rPr>
              <w:rStyle w:val="Hipercze"/>
              <w:noProof/>
              <w:rPrChange w:id="1019" w:author="Sebastian Łuczak" w:date="2011-09-02T10:49:00Z">
                <w:rPr>
                  <w:rStyle w:val="Hipercze"/>
                  <w:noProof/>
                </w:rPr>
              </w:rPrChange>
            </w:rPr>
            <w:delText>Korzyści płynące z naszego rozwiązania</w:delText>
          </w:r>
          <w:r w:rsidDel="00C4448E">
            <w:rPr>
              <w:noProof/>
              <w:webHidden/>
            </w:rPr>
            <w:tab/>
          </w:r>
        </w:del>
      </w:ins>
      <w:ins w:id="1020" w:author="Sebastian" w:date="2011-09-01T19:47:00Z">
        <w:del w:id="1021" w:author="Sebastian Łuczak" w:date="2011-09-02T10:49:00Z">
          <w:r w:rsidR="003111A7" w:rsidDel="00C4448E">
            <w:rPr>
              <w:noProof/>
              <w:webHidden/>
            </w:rPr>
            <w:delText>63</w:delText>
          </w:r>
        </w:del>
      </w:ins>
    </w:p>
    <w:p w:rsidR="00551EA6" w:rsidDel="00C4448E" w:rsidRDefault="00551EA6">
      <w:pPr>
        <w:pStyle w:val="Spistreci1"/>
        <w:tabs>
          <w:tab w:val="left" w:pos="440"/>
          <w:tab w:val="right" w:leader="dot" w:pos="9061"/>
        </w:tabs>
        <w:rPr>
          <w:ins w:id="1022" w:author="Sebastian" w:date="2011-09-01T19:44:00Z"/>
          <w:del w:id="1023" w:author="Sebastian Łuczak" w:date="2011-09-02T10:49:00Z"/>
          <w:noProof/>
          <w:lang w:eastAsia="pl-PL"/>
        </w:rPr>
      </w:pPr>
      <w:ins w:id="1024" w:author="Sebastian" w:date="2011-09-01T19:44:00Z">
        <w:del w:id="1025" w:author="Sebastian Łuczak" w:date="2011-09-02T10:49:00Z">
          <w:r w:rsidRPr="00C4448E" w:rsidDel="00C4448E">
            <w:rPr>
              <w:rStyle w:val="Hipercze"/>
              <w:noProof/>
              <w:rPrChange w:id="1026" w:author="Sebastian Łuczak" w:date="2011-09-02T10:49:00Z">
                <w:rPr>
                  <w:rStyle w:val="Hipercze"/>
                  <w:noProof/>
                </w:rPr>
              </w:rPrChange>
            </w:rPr>
            <w:delText>8.</w:delText>
          </w:r>
          <w:r w:rsidDel="00C4448E">
            <w:rPr>
              <w:noProof/>
              <w:lang w:eastAsia="pl-PL"/>
            </w:rPr>
            <w:tab/>
          </w:r>
          <w:r w:rsidRPr="00C4448E" w:rsidDel="00C4448E">
            <w:rPr>
              <w:rStyle w:val="Hipercze"/>
              <w:noProof/>
              <w:rPrChange w:id="1027" w:author="Sebastian Łuczak" w:date="2011-09-02T10:49:00Z">
                <w:rPr>
                  <w:rStyle w:val="Hipercze"/>
                  <w:noProof/>
                </w:rPr>
              </w:rPrChange>
            </w:rPr>
            <w:delText>Podsumowanie</w:delText>
          </w:r>
          <w:r w:rsidDel="00C4448E">
            <w:rPr>
              <w:noProof/>
              <w:webHidden/>
            </w:rPr>
            <w:tab/>
          </w:r>
        </w:del>
      </w:ins>
      <w:ins w:id="1028" w:author="Sebastian" w:date="2011-09-01T19:47:00Z">
        <w:del w:id="1029" w:author="Sebastian Łuczak" w:date="2011-09-02T10:49:00Z">
          <w:r w:rsidR="003111A7" w:rsidDel="00C4448E">
            <w:rPr>
              <w:noProof/>
              <w:webHidden/>
            </w:rPr>
            <w:delText>64</w:delText>
          </w:r>
        </w:del>
      </w:ins>
    </w:p>
    <w:p w:rsidR="00551EA6" w:rsidDel="00C4448E" w:rsidRDefault="00551EA6">
      <w:pPr>
        <w:pStyle w:val="Spistreci2"/>
        <w:tabs>
          <w:tab w:val="left" w:pos="880"/>
          <w:tab w:val="right" w:leader="dot" w:pos="9061"/>
        </w:tabs>
        <w:rPr>
          <w:ins w:id="1030" w:author="Sebastian" w:date="2011-09-01T19:44:00Z"/>
          <w:del w:id="1031" w:author="Sebastian Łuczak" w:date="2011-09-02T10:49:00Z"/>
          <w:noProof/>
          <w:lang w:eastAsia="pl-PL"/>
        </w:rPr>
      </w:pPr>
      <w:ins w:id="1032" w:author="Sebastian" w:date="2011-09-01T19:44:00Z">
        <w:del w:id="1033" w:author="Sebastian Łuczak" w:date="2011-09-02T10:49:00Z">
          <w:r w:rsidRPr="00C4448E" w:rsidDel="00C4448E">
            <w:rPr>
              <w:rStyle w:val="Hipercze"/>
              <w:noProof/>
              <w:rPrChange w:id="1034" w:author="Sebastian Łuczak" w:date="2011-09-02T10:49:00Z">
                <w:rPr>
                  <w:rStyle w:val="Hipercze"/>
                  <w:noProof/>
                </w:rPr>
              </w:rPrChange>
            </w:rPr>
            <w:delText>8.1.</w:delText>
          </w:r>
          <w:r w:rsidDel="00C4448E">
            <w:rPr>
              <w:noProof/>
              <w:lang w:eastAsia="pl-PL"/>
            </w:rPr>
            <w:tab/>
          </w:r>
          <w:r w:rsidRPr="00C4448E" w:rsidDel="00C4448E">
            <w:rPr>
              <w:rStyle w:val="Hipercze"/>
              <w:noProof/>
              <w:rPrChange w:id="1035" w:author="Sebastian Łuczak" w:date="2011-09-02T10:49:00Z">
                <w:rPr>
                  <w:rStyle w:val="Hipercze"/>
                  <w:noProof/>
                </w:rPr>
              </w:rPrChange>
            </w:rPr>
            <w:delText>Perspektywy rozwoju</w:delText>
          </w:r>
          <w:r w:rsidDel="00C4448E">
            <w:rPr>
              <w:noProof/>
              <w:webHidden/>
            </w:rPr>
            <w:tab/>
          </w:r>
        </w:del>
      </w:ins>
      <w:ins w:id="1036" w:author="Sebastian" w:date="2011-09-01T19:47:00Z">
        <w:del w:id="1037" w:author="Sebastian Łuczak" w:date="2011-09-02T10:49:00Z">
          <w:r w:rsidR="003111A7" w:rsidDel="00C4448E">
            <w:rPr>
              <w:noProof/>
              <w:webHidden/>
            </w:rPr>
            <w:delText>64</w:delText>
          </w:r>
        </w:del>
      </w:ins>
    </w:p>
    <w:p w:rsidR="00551EA6" w:rsidDel="00C4448E" w:rsidRDefault="00551EA6">
      <w:pPr>
        <w:pStyle w:val="Spistreci2"/>
        <w:tabs>
          <w:tab w:val="left" w:pos="880"/>
          <w:tab w:val="right" w:leader="dot" w:pos="9061"/>
        </w:tabs>
        <w:rPr>
          <w:ins w:id="1038" w:author="Sebastian" w:date="2011-09-01T19:44:00Z"/>
          <w:del w:id="1039" w:author="Sebastian Łuczak" w:date="2011-09-02T10:49:00Z"/>
          <w:noProof/>
          <w:lang w:eastAsia="pl-PL"/>
        </w:rPr>
      </w:pPr>
      <w:ins w:id="1040" w:author="Sebastian" w:date="2011-09-01T19:44:00Z">
        <w:del w:id="1041" w:author="Sebastian Łuczak" w:date="2011-09-02T10:49:00Z">
          <w:r w:rsidRPr="00C4448E" w:rsidDel="00C4448E">
            <w:rPr>
              <w:rStyle w:val="Hipercze"/>
              <w:noProof/>
              <w:rPrChange w:id="1042" w:author="Sebastian Łuczak" w:date="2011-09-02T10:49:00Z">
                <w:rPr>
                  <w:rStyle w:val="Hipercze"/>
                  <w:noProof/>
                </w:rPr>
              </w:rPrChange>
            </w:rPr>
            <w:delText>8.2.</w:delText>
          </w:r>
          <w:r w:rsidDel="00C4448E">
            <w:rPr>
              <w:noProof/>
              <w:lang w:eastAsia="pl-PL"/>
            </w:rPr>
            <w:tab/>
          </w:r>
          <w:r w:rsidRPr="00C4448E" w:rsidDel="00C4448E">
            <w:rPr>
              <w:rStyle w:val="Hipercze"/>
              <w:noProof/>
              <w:rPrChange w:id="1043" w:author="Sebastian Łuczak" w:date="2011-09-02T10:49:00Z">
                <w:rPr>
                  <w:rStyle w:val="Hipercze"/>
                  <w:noProof/>
                </w:rPr>
              </w:rPrChange>
            </w:rPr>
            <w:delText>Wnioski</w:delText>
          </w:r>
          <w:r w:rsidDel="00C4448E">
            <w:rPr>
              <w:noProof/>
              <w:webHidden/>
            </w:rPr>
            <w:tab/>
          </w:r>
        </w:del>
      </w:ins>
      <w:ins w:id="1044" w:author="Sebastian" w:date="2011-09-01T19:47:00Z">
        <w:del w:id="1045" w:author="Sebastian Łuczak" w:date="2011-09-02T10:49:00Z">
          <w:r w:rsidR="003111A7" w:rsidDel="00C4448E">
            <w:rPr>
              <w:noProof/>
              <w:webHidden/>
            </w:rPr>
            <w:delText>65</w:delText>
          </w:r>
        </w:del>
      </w:ins>
    </w:p>
    <w:p w:rsidR="00551EA6" w:rsidDel="00C4448E" w:rsidRDefault="00551EA6">
      <w:pPr>
        <w:pStyle w:val="Spistreci1"/>
        <w:tabs>
          <w:tab w:val="left" w:pos="440"/>
          <w:tab w:val="right" w:leader="dot" w:pos="9061"/>
        </w:tabs>
        <w:rPr>
          <w:ins w:id="1046" w:author="Sebastian" w:date="2011-09-01T19:44:00Z"/>
          <w:del w:id="1047" w:author="Sebastian Łuczak" w:date="2011-09-02T10:49:00Z"/>
          <w:noProof/>
          <w:lang w:eastAsia="pl-PL"/>
        </w:rPr>
      </w:pPr>
      <w:ins w:id="1048" w:author="Sebastian" w:date="2011-09-01T19:44:00Z">
        <w:del w:id="1049" w:author="Sebastian Łuczak" w:date="2011-09-02T10:49:00Z">
          <w:r w:rsidRPr="00C4448E" w:rsidDel="00C4448E">
            <w:rPr>
              <w:rStyle w:val="Hipercze"/>
              <w:noProof/>
              <w:rPrChange w:id="1050" w:author="Sebastian Łuczak" w:date="2011-09-02T10:49:00Z">
                <w:rPr>
                  <w:rStyle w:val="Hipercze"/>
                  <w:noProof/>
                </w:rPr>
              </w:rPrChange>
            </w:rPr>
            <w:delText>9.</w:delText>
          </w:r>
          <w:r w:rsidDel="00C4448E">
            <w:rPr>
              <w:noProof/>
              <w:lang w:eastAsia="pl-PL"/>
            </w:rPr>
            <w:tab/>
          </w:r>
          <w:r w:rsidRPr="00C4448E" w:rsidDel="00C4448E">
            <w:rPr>
              <w:rStyle w:val="Hipercze"/>
              <w:noProof/>
              <w:rPrChange w:id="1051" w:author="Sebastian Łuczak" w:date="2011-09-02T10:49:00Z">
                <w:rPr>
                  <w:rStyle w:val="Hipercze"/>
                  <w:noProof/>
                </w:rPr>
              </w:rPrChange>
            </w:rPr>
            <w:delText>Bibliografia</w:delText>
          </w:r>
          <w:r w:rsidDel="00C4448E">
            <w:rPr>
              <w:noProof/>
              <w:webHidden/>
            </w:rPr>
            <w:tab/>
          </w:r>
        </w:del>
      </w:ins>
      <w:ins w:id="1052" w:author="Sebastian" w:date="2011-09-01T19:47:00Z">
        <w:del w:id="1053" w:author="Sebastian Łuczak" w:date="2011-09-02T10:49:00Z">
          <w:r w:rsidR="003111A7" w:rsidDel="00C4448E">
            <w:rPr>
              <w:noProof/>
              <w:webHidden/>
            </w:rPr>
            <w:delText>66</w:delText>
          </w:r>
        </w:del>
      </w:ins>
    </w:p>
    <w:p w:rsidR="00551EA6" w:rsidDel="00C4448E" w:rsidRDefault="00551EA6">
      <w:pPr>
        <w:pStyle w:val="Spistreci1"/>
        <w:tabs>
          <w:tab w:val="left" w:pos="660"/>
          <w:tab w:val="right" w:leader="dot" w:pos="9061"/>
        </w:tabs>
        <w:rPr>
          <w:ins w:id="1054" w:author="Sebastian" w:date="2011-09-01T19:44:00Z"/>
          <w:del w:id="1055" w:author="Sebastian Łuczak" w:date="2011-09-02T10:49:00Z"/>
          <w:noProof/>
          <w:lang w:eastAsia="pl-PL"/>
        </w:rPr>
      </w:pPr>
      <w:ins w:id="1056" w:author="Sebastian" w:date="2011-09-01T19:44:00Z">
        <w:del w:id="1057" w:author="Sebastian Łuczak" w:date="2011-09-02T10:49:00Z">
          <w:r w:rsidRPr="00C4448E" w:rsidDel="00C4448E">
            <w:rPr>
              <w:rStyle w:val="Hipercze"/>
              <w:noProof/>
              <w:rPrChange w:id="1058" w:author="Sebastian Łuczak" w:date="2011-09-02T10:49:00Z">
                <w:rPr>
                  <w:rStyle w:val="Hipercze"/>
                  <w:noProof/>
                </w:rPr>
              </w:rPrChange>
            </w:rPr>
            <w:delText>10.</w:delText>
          </w:r>
          <w:r w:rsidDel="00C4448E">
            <w:rPr>
              <w:noProof/>
              <w:lang w:eastAsia="pl-PL"/>
            </w:rPr>
            <w:tab/>
          </w:r>
          <w:r w:rsidRPr="00C4448E" w:rsidDel="00C4448E">
            <w:rPr>
              <w:rStyle w:val="Hipercze"/>
              <w:noProof/>
              <w:rPrChange w:id="1059" w:author="Sebastian Łuczak" w:date="2011-09-02T10:49:00Z">
                <w:rPr>
                  <w:rStyle w:val="Hipercze"/>
                  <w:noProof/>
                </w:rPr>
              </w:rPrChange>
            </w:rPr>
            <w:delText>ZałącznikI</w:delText>
          </w:r>
          <w:r w:rsidDel="00C4448E">
            <w:rPr>
              <w:noProof/>
              <w:webHidden/>
            </w:rPr>
            <w:tab/>
          </w:r>
        </w:del>
      </w:ins>
      <w:ins w:id="1060" w:author="Sebastian" w:date="2011-09-01T19:47:00Z">
        <w:del w:id="1061" w:author="Sebastian Łuczak" w:date="2011-09-02T10:49:00Z">
          <w:r w:rsidR="003111A7" w:rsidDel="00C4448E">
            <w:rPr>
              <w:noProof/>
              <w:webHidden/>
            </w:rPr>
            <w:delText>67</w:delText>
          </w:r>
        </w:del>
      </w:ins>
    </w:p>
    <w:p w:rsidR="00551EA6" w:rsidDel="00C4448E" w:rsidRDefault="00551EA6">
      <w:pPr>
        <w:pStyle w:val="Spistreci2"/>
        <w:tabs>
          <w:tab w:val="left" w:pos="1100"/>
          <w:tab w:val="right" w:leader="dot" w:pos="9061"/>
        </w:tabs>
        <w:rPr>
          <w:ins w:id="1062" w:author="Sebastian" w:date="2011-09-01T19:44:00Z"/>
          <w:del w:id="1063" w:author="Sebastian Łuczak" w:date="2011-09-02T10:49:00Z"/>
          <w:noProof/>
          <w:lang w:eastAsia="pl-PL"/>
        </w:rPr>
      </w:pPr>
      <w:ins w:id="1064" w:author="Sebastian" w:date="2011-09-01T19:44:00Z">
        <w:del w:id="1065" w:author="Sebastian Łuczak" w:date="2011-09-02T10:49:00Z">
          <w:r w:rsidRPr="00C4448E" w:rsidDel="00C4448E">
            <w:rPr>
              <w:rStyle w:val="Hipercze"/>
              <w:rFonts w:eastAsia="Times New Roman"/>
              <w:noProof/>
              <w:rPrChange w:id="1066" w:author="Sebastian Łuczak" w:date="2011-09-02T10:49:00Z">
                <w:rPr>
                  <w:rStyle w:val="Hipercze"/>
                  <w:rFonts w:eastAsia="Times New Roman"/>
                  <w:noProof/>
                </w:rPr>
              </w:rPrChange>
            </w:rPr>
            <w:delText>10.1.</w:delText>
          </w:r>
          <w:r w:rsidDel="00C4448E">
            <w:rPr>
              <w:noProof/>
              <w:lang w:eastAsia="pl-PL"/>
            </w:rPr>
            <w:tab/>
          </w:r>
          <w:r w:rsidRPr="00C4448E" w:rsidDel="00C4448E">
            <w:rPr>
              <w:rStyle w:val="Hipercze"/>
              <w:rFonts w:eastAsia="Times New Roman"/>
              <w:noProof/>
              <w:rPrChange w:id="1067" w:author="Sebastian Łuczak" w:date="2011-09-02T10:49:00Z">
                <w:rPr>
                  <w:rStyle w:val="Hipercze"/>
                  <w:rFonts w:eastAsia="Times New Roman"/>
                  <w:noProof/>
                </w:rPr>
              </w:rPrChange>
            </w:rPr>
            <w:delText>Dodatek A</w:delText>
          </w:r>
          <w:r w:rsidDel="00C4448E">
            <w:rPr>
              <w:noProof/>
              <w:webHidden/>
            </w:rPr>
            <w:tab/>
          </w:r>
        </w:del>
      </w:ins>
      <w:ins w:id="1068" w:author="Sebastian" w:date="2011-09-01T19:47:00Z">
        <w:del w:id="1069" w:author="Sebastian Łuczak" w:date="2011-09-02T10:49:00Z">
          <w:r w:rsidR="003111A7" w:rsidDel="00C4448E">
            <w:rPr>
              <w:noProof/>
              <w:webHidden/>
            </w:rPr>
            <w:delText>67</w:delText>
          </w:r>
        </w:del>
      </w:ins>
    </w:p>
    <w:p w:rsidR="00E70A90" w:rsidDel="00C4448E" w:rsidRDefault="00C8050F">
      <w:pPr>
        <w:pStyle w:val="Spistreci1"/>
        <w:tabs>
          <w:tab w:val="left" w:pos="440"/>
          <w:tab w:val="right" w:leader="dot" w:pos="9061"/>
        </w:tabs>
        <w:rPr>
          <w:del w:id="1070" w:author="Sebastian Łuczak" w:date="2011-09-02T10:49:00Z"/>
          <w:noProof/>
          <w:lang w:eastAsia="pl-PL"/>
        </w:rPr>
      </w:pPr>
      <w:del w:id="1071" w:author="Sebastian Łuczak" w:date="2011-09-02T10:49:00Z">
        <w:r w:rsidRPr="00C8050F" w:rsidDel="00C4448E">
          <w:rPr>
            <w:noProof/>
            <w:rPrChange w:id="1072" w:author="Sebastian" w:date="2011-09-01T19:40:00Z">
              <w:rPr>
                <w:rStyle w:val="Hipercze"/>
                <w:noProof/>
              </w:rPr>
            </w:rPrChange>
          </w:rPr>
          <w:delText>1.</w:delText>
        </w:r>
        <w:r w:rsidR="00E70A90" w:rsidDel="00C4448E">
          <w:rPr>
            <w:noProof/>
            <w:lang w:eastAsia="pl-PL"/>
          </w:rPr>
          <w:tab/>
        </w:r>
        <w:r w:rsidRPr="00C8050F" w:rsidDel="00C4448E">
          <w:rPr>
            <w:noProof/>
            <w:rPrChange w:id="1073" w:author="Sebastian" w:date="2011-09-01T19:40:00Z">
              <w:rPr>
                <w:rStyle w:val="Hipercze"/>
                <w:noProof/>
              </w:rPr>
            </w:rPrChange>
          </w:rPr>
          <w:delText>Wstęp</w:delText>
        </w:r>
        <w:r w:rsidR="00E70A90" w:rsidDel="00C4448E">
          <w:rPr>
            <w:noProof/>
            <w:webHidden/>
          </w:rPr>
          <w:tab/>
        </w:r>
        <w:r w:rsidR="00E70A90" w:rsidDel="00C4448E">
          <w:rPr>
            <w:noProof/>
            <w:webHidden/>
          </w:rPr>
          <w:delText>14</w:delText>
        </w:r>
      </w:del>
    </w:p>
    <w:p w:rsidR="00E70A90" w:rsidDel="00C4448E" w:rsidRDefault="00C8050F">
      <w:pPr>
        <w:pStyle w:val="Spistreci1"/>
        <w:tabs>
          <w:tab w:val="left" w:pos="440"/>
          <w:tab w:val="right" w:leader="dot" w:pos="9061"/>
        </w:tabs>
        <w:rPr>
          <w:del w:id="1074" w:author="Sebastian Łuczak" w:date="2011-09-02T10:49:00Z"/>
          <w:noProof/>
          <w:lang w:eastAsia="pl-PL"/>
        </w:rPr>
      </w:pPr>
      <w:del w:id="1075" w:author="Sebastian Łuczak" w:date="2011-09-02T10:49:00Z">
        <w:r w:rsidRPr="00C8050F" w:rsidDel="00C4448E">
          <w:rPr>
            <w:noProof/>
            <w:rPrChange w:id="1076" w:author="Sebastian" w:date="2011-09-01T19:40:00Z">
              <w:rPr>
                <w:rStyle w:val="Hipercze"/>
                <w:noProof/>
              </w:rPr>
            </w:rPrChange>
          </w:rPr>
          <w:delText>2.</w:delText>
        </w:r>
        <w:r w:rsidR="00E70A90" w:rsidDel="00C4448E">
          <w:rPr>
            <w:noProof/>
            <w:lang w:eastAsia="pl-PL"/>
          </w:rPr>
          <w:tab/>
        </w:r>
        <w:r w:rsidRPr="00C8050F" w:rsidDel="00C4448E">
          <w:rPr>
            <w:noProof/>
            <w:rPrChange w:id="1077" w:author="Sebastian" w:date="2011-09-01T19:40:00Z">
              <w:rPr>
                <w:rStyle w:val="Hipercze"/>
                <w:noProof/>
              </w:rPr>
            </w:rPrChange>
          </w:rPr>
          <w:delText>Cel i zakres pracy</w:delText>
        </w:r>
        <w:r w:rsidR="00E70A90" w:rsidDel="00C4448E">
          <w:rPr>
            <w:noProof/>
            <w:webHidden/>
          </w:rPr>
          <w:tab/>
        </w:r>
        <w:r w:rsidR="00E70A90" w:rsidDel="00C4448E">
          <w:rPr>
            <w:noProof/>
            <w:webHidden/>
          </w:rPr>
          <w:delText>15</w:delText>
        </w:r>
      </w:del>
    </w:p>
    <w:p w:rsidR="00E70A90" w:rsidDel="00C4448E" w:rsidRDefault="00C8050F">
      <w:pPr>
        <w:pStyle w:val="Spistreci1"/>
        <w:tabs>
          <w:tab w:val="left" w:pos="440"/>
          <w:tab w:val="right" w:leader="dot" w:pos="9061"/>
        </w:tabs>
        <w:rPr>
          <w:del w:id="1078" w:author="Sebastian Łuczak" w:date="2011-09-02T10:49:00Z"/>
          <w:noProof/>
          <w:lang w:eastAsia="pl-PL"/>
        </w:rPr>
      </w:pPr>
      <w:del w:id="1079" w:author="Sebastian Łuczak" w:date="2011-09-02T10:49:00Z">
        <w:r w:rsidRPr="00C8050F" w:rsidDel="00C4448E">
          <w:rPr>
            <w:noProof/>
            <w:rPrChange w:id="1080" w:author="Sebastian" w:date="2011-09-01T19:40:00Z">
              <w:rPr>
                <w:rStyle w:val="Hipercze"/>
                <w:noProof/>
              </w:rPr>
            </w:rPrChange>
          </w:rPr>
          <w:delText>3.</w:delText>
        </w:r>
        <w:r w:rsidR="00E70A90" w:rsidDel="00C4448E">
          <w:rPr>
            <w:noProof/>
            <w:lang w:eastAsia="pl-PL"/>
          </w:rPr>
          <w:tab/>
        </w:r>
        <w:r w:rsidRPr="00C8050F" w:rsidDel="00C4448E">
          <w:rPr>
            <w:noProof/>
            <w:rPrChange w:id="1081" w:author="Sebastian" w:date="2011-09-01T19:40:00Z">
              <w:rPr>
                <w:rStyle w:val="Hipercze"/>
                <w:noProof/>
              </w:rPr>
            </w:rPrChange>
          </w:rPr>
          <w:delText>Wstęp teoretyczny</w:delText>
        </w:r>
        <w:r w:rsidR="00E70A90" w:rsidDel="00C4448E">
          <w:rPr>
            <w:noProof/>
            <w:webHidden/>
          </w:rPr>
          <w:tab/>
        </w:r>
        <w:r w:rsidR="00E70A90" w:rsidDel="00C4448E">
          <w:rPr>
            <w:noProof/>
            <w:webHidden/>
          </w:rPr>
          <w:delText>17</w:delText>
        </w:r>
      </w:del>
    </w:p>
    <w:p w:rsidR="00E70A90" w:rsidDel="00C4448E" w:rsidRDefault="00C8050F">
      <w:pPr>
        <w:pStyle w:val="Spistreci2"/>
        <w:tabs>
          <w:tab w:val="left" w:pos="880"/>
          <w:tab w:val="right" w:leader="dot" w:pos="9061"/>
        </w:tabs>
        <w:rPr>
          <w:del w:id="1082" w:author="Sebastian Łuczak" w:date="2011-09-02T10:49:00Z"/>
          <w:noProof/>
          <w:lang w:eastAsia="pl-PL"/>
        </w:rPr>
      </w:pPr>
      <w:del w:id="1083" w:author="Sebastian Łuczak" w:date="2011-09-02T10:49:00Z">
        <w:r w:rsidRPr="00C8050F" w:rsidDel="00C4448E">
          <w:rPr>
            <w:noProof/>
            <w:rPrChange w:id="1084" w:author="Sebastian" w:date="2011-09-01T19:40:00Z">
              <w:rPr>
                <w:rStyle w:val="Hipercze"/>
                <w:noProof/>
              </w:rPr>
            </w:rPrChange>
          </w:rPr>
          <w:delText>3.1.</w:delText>
        </w:r>
        <w:r w:rsidR="00E70A90" w:rsidDel="00C4448E">
          <w:rPr>
            <w:noProof/>
            <w:lang w:eastAsia="pl-PL"/>
          </w:rPr>
          <w:tab/>
        </w:r>
        <w:r w:rsidRPr="00C8050F" w:rsidDel="00C4448E">
          <w:rPr>
            <w:noProof/>
            <w:rPrChange w:id="1085" w:author="Sebastian" w:date="2011-09-01T19:40:00Z">
              <w:rPr>
                <w:rStyle w:val="Hipercze"/>
                <w:noProof/>
              </w:rPr>
            </w:rPrChange>
          </w:rPr>
          <w:delText>Opis technologii</w:delText>
        </w:r>
        <w:r w:rsidR="00E70A90" w:rsidDel="00C4448E">
          <w:rPr>
            <w:noProof/>
            <w:webHidden/>
          </w:rPr>
          <w:tab/>
        </w:r>
        <w:r w:rsidR="00E70A90" w:rsidDel="00C4448E">
          <w:rPr>
            <w:noProof/>
            <w:webHidden/>
          </w:rPr>
          <w:delText>17</w:delText>
        </w:r>
      </w:del>
    </w:p>
    <w:p w:rsidR="00E70A90" w:rsidDel="00C4448E" w:rsidRDefault="00C8050F">
      <w:pPr>
        <w:pStyle w:val="Spistreci3"/>
        <w:tabs>
          <w:tab w:val="left" w:pos="1320"/>
          <w:tab w:val="right" w:leader="dot" w:pos="9061"/>
        </w:tabs>
        <w:rPr>
          <w:del w:id="1086" w:author="Sebastian Łuczak" w:date="2011-09-02T10:49:00Z"/>
          <w:noProof/>
          <w:lang w:eastAsia="pl-PL"/>
        </w:rPr>
      </w:pPr>
      <w:del w:id="1087" w:author="Sebastian Łuczak" w:date="2011-09-02T10:49:00Z">
        <w:r w:rsidRPr="00C8050F" w:rsidDel="00C4448E">
          <w:rPr>
            <w:noProof/>
            <w:rPrChange w:id="1088" w:author="Sebastian" w:date="2011-09-01T19:40:00Z">
              <w:rPr>
                <w:rStyle w:val="Hipercze"/>
                <w:noProof/>
              </w:rPr>
            </w:rPrChange>
          </w:rPr>
          <w:delText>3.1.1.</w:delText>
        </w:r>
        <w:r w:rsidR="00E70A90" w:rsidDel="00C4448E">
          <w:rPr>
            <w:noProof/>
            <w:lang w:eastAsia="pl-PL"/>
          </w:rPr>
          <w:tab/>
        </w:r>
        <w:r w:rsidRPr="00C8050F" w:rsidDel="00C4448E">
          <w:rPr>
            <w:noProof/>
            <w:rPrChange w:id="1089" w:author="Sebastian" w:date="2011-09-01T19:40:00Z">
              <w:rPr>
                <w:rStyle w:val="Hipercze"/>
                <w:noProof/>
              </w:rPr>
            </w:rPrChange>
          </w:rPr>
          <w:delText>Near Field Communication</w:delText>
        </w:r>
        <w:r w:rsidR="00E70A90" w:rsidDel="00C4448E">
          <w:rPr>
            <w:noProof/>
            <w:webHidden/>
          </w:rPr>
          <w:tab/>
        </w:r>
        <w:r w:rsidR="00E70A90" w:rsidDel="00C4448E">
          <w:rPr>
            <w:noProof/>
            <w:webHidden/>
          </w:rPr>
          <w:delText>17</w:delText>
        </w:r>
      </w:del>
    </w:p>
    <w:p w:rsidR="00E70A90" w:rsidDel="00C4448E" w:rsidRDefault="00C8050F">
      <w:pPr>
        <w:pStyle w:val="Spistreci3"/>
        <w:tabs>
          <w:tab w:val="left" w:pos="1320"/>
          <w:tab w:val="right" w:leader="dot" w:pos="9061"/>
        </w:tabs>
        <w:rPr>
          <w:del w:id="1090" w:author="Sebastian Łuczak" w:date="2011-09-02T10:49:00Z"/>
          <w:noProof/>
          <w:lang w:eastAsia="pl-PL"/>
        </w:rPr>
      </w:pPr>
      <w:del w:id="1091" w:author="Sebastian Łuczak" w:date="2011-09-02T10:49:00Z">
        <w:r w:rsidRPr="00C8050F" w:rsidDel="00C4448E">
          <w:rPr>
            <w:noProof/>
            <w:rPrChange w:id="1092" w:author="Sebastian" w:date="2011-09-01T19:40:00Z">
              <w:rPr>
                <w:rStyle w:val="Hipercze"/>
                <w:noProof/>
              </w:rPr>
            </w:rPrChange>
          </w:rPr>
          <w:delText>3.1.2.</w:delText>
        </w:r>
        <w:r w:rsidR="00E70A90" w:rsidDel="00C4448E">
          <w:rPr>
            <w:noProof/>
            <w:lang w:eastAsia="pl-PL"/>
          </w:rPr>
          <w:tab/>
        </w:r>
        <w:r w:rsidRPr="00C8050F" w:rsidDel="00C4448E">
          <w:rPr>
            <w:noProof/>
            <w:rPrChange w:id="1093" w:author="Sebastian" w:date="2011-09-01T19:40:00Z">
              <w:rPr>
                <w:rStyle w:val="Hipercze"/>
                <w:noProof/>
              </w:rPr>
            </w:rPrChange>
          </w:rPr>
          <w:delText>Android</w:delText>
        </w:r>
        <w:r w:rsidR="00E70A90" w:rsidDel="00C4448E">
          <w:rPr>
            <w:noProof/>
            <w:webHidden/>
          </w:rPr>
          <w:tab/>
        </w:r>
        <w:r w:rsidR="00E70A90" w:rsidDel="00C4448E">
          <w:rPr>
            <w:noProof/>
            <w:webHidden/>
          </w:rPr>
          <w:delText>19</w:delText>
        </w:r>
      </w:del>
    </w:p>
    <w:p w:rsidR="00E70A90" w:rsidDel="00C4448E" w:rsidRDefault="00C8050F">
      <w:pPr>
        <w:pStyle w:val="Spistreci3"/>
        <w:tabs>
          <w:tab w:val="left" w:pos="1320"/>
          <w:tab w:val="right" w:leader="dot" w:pos="9061"/>
        </w:tabs>
        <w:rPr>
          <w:del w:id="1094" w:author="Sebastian Łuczak" w:date="2011-09-02T10:49:00Z"/>
          <w:noProof/>
          <w:lang w:eastAsia="pl-PL"/>
        </w:rPr>
      </w:pPr>
      <w:del w:id="1095" w:author="Sebastian Łuczak" w:date="2011-09-02T10:49:00Z">
        <w:r w:rsidRPr="00C8050F" w:rsidDel="00C4448E">
          <w:rPr>
            <w:noProof/>
            <w:rPrChange w:id="1096" w:author="Sebastian" w:date="2011-09-01T19:40:00Z">
              <w:rPr>
                <w:rStyle w:val="Hipercze"/>
                <w:noProof/>
              </w:rPr>
            </w:rPrChange>
          </w:rPr>
          <w:delText>3.1.3.</w:delText>
        </w:r>
        <w:r w:rsidR="00E70A90" w:rsidDel="00C4448E">
          <w:rPr>
            <w:noProof/>
            <w:lang w:eastAsia="pl-PL"/>
          </w:rPr>
          <w:tab/>
        </w:r>
        <w:r w:rsidRPr="00C8050F" w:rsidDel="00C4448E">
          <w:rPr>
            <w:noProof/>
            <w:rPrChange w:id="1097" w:author="Sebastian" w:date="2011-09-01T19:40:00Z">
              <w:rPr>
                <w:rStyle w:val="Hipercze"/>
                <w:noProof/>
              </w:rPr>
            </w:rPrChange>
          </w:rPr>
          <w:delText>Google NEXUS S</w:delText>
        </w:r>
        <w:r w:rsidR="00E70A90" w:rsidDel="00C4448E">
          <w:rPr>
            <w:noProof/>
            <w:webHidden/>
          </w:rPr>
          <w:tab/>
        </w:r>
        <w:r w:rsidR="00E70A90" w:rsidDel="00C4448E">
          <w:rPr>
            <w:noProof/>
            <w:webHidden/>
          </w:rPr>
          <w:delText>20</w:delText>
        </w:r>
      </w:del>
    </w:p>
    <w:p w:rsidR="00E70A90" w:rsidDel="00C4448E" w:rsidRDefault="00C8050F">
      <w:pPr>
        <w:pStyle w:val="Spistreci3"/>
        <w:tabs>
          <w:tab w:val="left" w:pos="1320"/>
          <w:tab w:val="right" w:leader="dot" w:pos="9061"/>
        </w:tabs>
        <w:rPr>
          <w:del w:id="1098" w:author="Sebastian Łuczak" w:date="2011-09-02T10:49:00Z"/>
          <w:noProof/>
          <w:lang w:eastAsia="pl-PL"/>
        </w:rPr>
      </w:pPr>
      <w:del w:id="1099" w:author="Sebastian Łuczak" w:date="2011-09-02T10:49:00Z">
        <w:r w:rsidRPr="00C8050F" w:rsidDel="00C4448E">
          <w:rPr>
            <w:noProof/>
            <w:rPrChange w:id="1100" w:author="Sebastian" w:date="2011-09-01T19:40:00Z">
              <w:rPr>
                <w:rStyle w:val="Hipercze"/>
                <w:noProof/>
              </w:rPr>
            </w:rPrChange>
          </w:rPr>
          <w:delText>3.1.4.</w:delText>
        </w:r>
        <w:r w:rsidR="00E70A90" w:rsidDel="00C4448E">
          <w:rPr>
            <w:noProof/>
            <w:lang w:eastAsia="pl-PL"/>
          </w:rPr>
          <w:tab/>
        </w:r>
        <w:r w:rsidRPr="00C8050F" w:rsidDel="00C4448E">
          <w:rPr>
            <w:noProof/>
            <w:rPrChange w:id="1101" w:author="Sebastian" w:date="2011-09-01T19:40:00Z">
              <w:rPr>
                <w:rStyle w:val="Hipercze"/>
                <w:noProof/>
              </w:rPr>
            </w:rPrChange>
          </w:rPr>
          <w:delText>Znacznik NFC Forum Type 2 - Mifare Ultralight</w:delText>
        </w:r>
        <w:r w:rsidR="00E70A90" w:rsidDel="00C4448E">
          <w:rPr>
            <w:noProof/>
            <w:webHidden/>
          </w:rPr>
          <w:tab/>
        </w:r>
        <w:r w:rsidR="00E70A90" w:rsidDel="00C4448E">
          <w:rPr>
            <w:noProof/>
            <w:webHidden/>
          </w:rPr>
          <w:delText>20</w:delText>
        </w:r>
      </w:del>
    </w:p>
    <w:p w:rsidR="00E70A90" w:rsidDel="00C4448E" w:rsidRDefault="00C8050F">
      <w:pPr>
        <w:pStyle w:val="Spistreci3"/>
        <w:tabs>
          <w:tab w:val="left" w:pos="1320"/>
          <w:tab w:val="right" w:leader="dot" w:pos="9061"/>
        </w:tabs>
        <w:rPr>
          <w:del w:id="1102" w:author="Sebastian Łuczak" w:date="2011-09-02T10:49:00Z"/>
          <w:noProof/>
          <w:lang w:eastAsia="pl-PL"/>
        </w:rPr>
      </w:pPr>
      <w:del w:id="1103" w:author="Sebastian Łuczak" w:date="2011-09-02T10:49:00Z">
        <w:r w:rsidRPr="00C8050F" w:rsidDel="00C4448E">
          <w:rPr>
            <w:noProof/>
            <w:rPrChange w:id="1104" w:author="Sebastian" w:date="2011-09-01T19:40:00Z">
              <w:rPr>
                <w:rStyle w:val="Hipercze"/>
                <w:noProof/>
              </w:rPr>
            </w:rPrChange>
          </w:rPr>
          <w:delText>3.1.5.</w:delText>
        </w:r>
        <w:r w:rsidR="00E70A90" w:rsidDel="00C4448E">
          <w:rPr>
            <w:noProof/>
            <w:lang w:eastAsia="pl-PL"/>
          </w:rPr>
          <w:tab/>
        </w:r>
        <w:r w:rsidRPr="00C8050F" w:rsidDel="00C4448E">
          <w:rPr>
            <w:noProof/>
            <w:rPrChange w:id="1105" w:author="Sebastian" w:date="2011-09-01T19:40:00Z">
              <w:rPr>
                <w:rStyle w:val="Hipercze"/>
                <w:noProof/>
              </w:rPr>
            </w:rPrChange>
          </w:rPr>
          <w:delText>Hibernate 3</w:delText>
        </w:r>
        <w:r w:rsidR="00E70A90" w:rsidDel="00C4448E">
          <w:rPr>
            <w:noProof/>
            <w:webHidden/>
          </w:rPr>
          <w:tab/>
        </w:r>
        <w:r w:rsidR="00E70A90" w:rsidDel="00C4448E">
          <w:rPr>
            <w:noProof/>
            <w:webHidden/>
          </w:rPr>
          <w:delText>22</w:delText>
        </w:r>
      </w:del>
    </w:p>
    <w:p w:rsidR="00E70A90" w:rsidDel="00C4448E" w:rsidRDefault="00C8050F">
      <w:pPr>
        <w:pStyle w:val="Spistreci3"/>
        <w:tabs>
          <w:tab w:val="left" w:pos="1320"/>
          <w:tab w:val="right" w:leader="dot" w:pos="9061"/>
        </w:tabs>
        <w:rPr>
          <w:del w:id="1106" w:author="Sebastian Łuczak" w:date="2011-09-02T10:49:00Z"/>
          <w:noProof/>
          <w:lang w:eastAsia="pl-PL"/>
        </w:rPr>
      </w:pPr>
      <w:del w:id="1107" w:author="Sebastian Łuczak" w:date="2011-09-02T10:49:00Z">
        <w:r w:rsidRPr="00C8050F" w:rsidDel="00C4448E">
          <w:rPr>
            <w:noProof/>
            <w:rPrChange w:id="1108" w:author="Sebastian" w:date="2011-09-01T19:40:00Z">
              <w:rPr>
                <w:rStyle w:val="Hipercze"/>
                <w:noProof/>
              </w:rPr>
            </w:rPrChange>
          </w:rPr>
          <w:delText>3.1.6.</w:delText>
        </w:r>
        <w:r w:rsidR="00E70A90" w:rsidDel="00C4448E">
          <w:rPr>
            <w:noProof/>
            <w:lang w:eastAsia="pl-PL"/>
          </w:rPr>
          <w:tab/>
        </w:r>
        <w:r w:rsidRPr="00C8050F" w:rsidDel="00C4448E">
          <w:rPr>
            <w:noProof/>
            <w:rPrChange w:id="1109" w:author="Sebastian" w:date="2011-09-01T19:40:00Z">
              <w:rPr>
                <w:rStyle w:val="Hipercze"/>
                <w:noProof/>
              </w:rPr>
            </w:rPrChange>
          </w:rPr>
          <w:delText>Spring Framework 3</w:delText>
        </w:r>
        <w:r w:rsidR="00E70A90" w:rsidDel="00C4448E">
          <w:rPr>
            <w:noProof/>
            <w:webHidden/>
          </w:rPr>
          <w:tab/>
        </w:r>
        <w:r w:rsidR="00E70A90" w:rsidDel="00C4448E">
          <w:rPr>
            <w:noProof/>
            <w:webHidden/>
          </w:rPr>
          <w:delText>23</w:delText>
        </w:r>
      </w:del>
    </w:p>
    <w:p w:rsidR="00E70A90" w:rsidDel="00C4448E" w:rsidRDefault="00C8050F">
      <w:pPr>
        <w:pStyle w:val="Spistreci3"/>
        <w:tabs>
          <w:tab w:val="left" w:pos="1320"/>
          <w:tab w:val="right" w:leader="dot" w:pos="9061"/>
        </w:tabs>
        <w:rPr>
          <w:del w:id="1110" w:author="Sebastian Łuczak" w:date="2011-09-02T10:49:00Z"/>
          <w:noProof/>
          <w:lang w:eastAsia="pl-PL"/>
        </w:rPr>
      </w:pPr>
      <w:del w:id="1111" w:author="Sebastian Łuczak" w:date="2011-09-02T10:49:00Z">
        <w:r w:rsidRPr="00C8050F" w:rsidDel="00C4448E">
          <w:rPr>
            <w:noProof/>
            <w:rPrChange w:id="1112" w:author="Sebastian" w:date="2011-09-01T19:40:00Z">
              <w:rPr>
                <w:rStyle w:val="Hipercze"/>
                <w:noProof/>
              </w:rPr>
            </w:rPrChange>
          </w:rPr>
          <w:delText>3.1.7.</w:delText>
        </w:r>
        <w:r w:rsidR="00E70A90" w:rsidDel="00C4448E">
          <w:rPr>
            <w:noProof/>
            <w:lang w:eastAsia="pl-PL"/>
          </w:rPr>
          <w:tab/>
        </w:r>
        <w:r w:rsidRPr="00C8050F" w:rsidDel="00C4448E">
          <w:rPr>
            <w:noProof/>
            <w:rPrChange w:id="1113" w:author="Sebastian" w:date="2011-09-01T19:40:00Z">
              <w:rPr>
                <w:rStyle w:val="Hipercze"/>
                <w:noProof/>
              </w:rPr>
            </w:rPrChange>
          </w:rPr>
          <w:delText>Oracle 10g Express Edition</w:delText>
        </w:r>
        <w:r w:rsidR="00E70A90" w:rsidDel="00C4448E">
          <w:rPr>
            <w:noProof/>
            <w:webHidden/>
          </w:rPr>
          <w:tab/>
        </w:r>
        <w:r w:rsidR="00E70A90" w:rsidDel="00C4448E">
          <w:rPr>
            <w:noProof/>
            <w:webHidden/>
          </w:rPr>
          <w:delText>24</w:delText>
        </w:r>
      </w:del>
    </w:p>
    <w:p w:rsidR="00E70A90" w:rsidDel="00C4448E" w:rsidRDefault="00C8050F">
      <w:pPr>
        <w:pStyle w:val="Spistreci3"/>
        <w:tabs>
          <w:tab w:val="left" w:pos="1320"/>
          <w:tab w:val="right" w:leader="dot" w:pos="9061"/>
        </w:tabs>
        <w:rPr>
          <w:del w:id="1114" w:author="Sebastian Łuczak" w:date="2011-09-02T10:49:00Z"/>
          <w:noProof/>
          <w:lang w:eastAsia="pl-PL"/>
        </w:rPr>
      </w:pPr>
      <w:del w:id="1115" w:author="Sebastian Łuczak" w:date="2011-09-02T10:49:00Z">
        <w:r w:rsidRPr="00C8050F" w:rsidDel="00C4448E">
          <w:rPr>
            <w:noProof/>
            <w:rPrChange w:id="1116" w:author="Sebastian" w:date="2011-09-01T19:40:00Z">
              <w:rPr>
                <w:rStyle w:val="Hipercze"/>
                <w:noProof/>
              </w:rPr>
            </w:rPrChange>
          </w:rPr>
          <w:delText>3.1.8.</w:delText>
        </w:r>
        <w:r w:rsidR="00E70A90" w:rsidDel="00C4448E">
          <w:rPr>
            <w:noProof/>
            <w:lang w:eastAsia="pl-PL"/>
          </w:rPr>
          <w:tab/>
        </w:r>
        <w:r w:rsidRPr="00C8050F" w:rsidDel="00C4448E">
          <w:rPr>
            <w:noProof/>
            <w:rPrChange w:id="1117" w:author="Sebastian" w:date="2011-09-01T19:40:00Z">
              <w:rPr>
                <w:rStyle w:val="Hipercze"/>
                <w:noProof/>
              </w:rPr>
            </w:rPrChange>
          </w:rPr>
          <w:delText>Java 2 Enterprise Edition</w:delText>
        </w:r>
        <w:r w:rsidR="00E70A90" w:rsidDel="00C4448E">
          <w:rPr>
            <w:noProof/>
            <w:webHidden/>
          </w:rPr>
          <w:tab/>
        </w:r>
        <w:r w:rsidR="00E70A90" w:rsidDel="00C4448E">
          <w:rPr>
            <w:noProof/>
            <w:webHidden/>
          </w:rPr>
          <w:delText>24</w:delText>
        </w:r>
      </w:del>
    </w:p>
    <w:p w:rsidR="00E70A90" w:rsidDel="00C4448E" w:rsidRDefault="00C8050F">
      <w:pPr>
        <w:pStyle w:val="Spistreci3"/>
        <w:tabs>
          <w:tab w:val="left" w:pos="1320"/>
          <w:tab w:val="right" w:leader="dot" w:pos="9061"/>
        </w:tabs>
        <w:rPr>
          <w:del w:id="1118" w:author="Sebastian Łuczak" w:date="2011-09-02T10:49:00Z"/>
          <w:noProof/>
          <w:lang w:eastAsia="pl-PL"/>
        </w:rPr>
      </w:pPr>
      <w:del w:id="1119" w:author="Sebastian Łuczak" w:date="2011-09-02T10:49:00Z">
        <w:r w:rsidRPr="00C8050F" w:rsidDel="00C4448E">
          <w:rPr>
            <w:noProof/>
            <w:rPrChange w:id="1120" w:author="Sebastian" w:date="2011-09-01T19:40:00Z">
              <w:rPr>
                <w:rStyle w:val="Hipercze"/>
                <w:noProof/>
              </w:rPr>
            </w:rPrChange>
          </w:rPr>
          <w:delText>3.1.9.</w:delText>
        </w:r>
        <w:r w:rsidR="00E70A90" w:rsidDel="00C4448E">
          <w:rPr>
            <w:noProof/>
            <w:lang w:eastAsia="pl-PL"/>
          </w:rPr>
          <w:tab/>
        </w:r>
        <w:r w:rsidRPr="00C8050F" w:rsidDel="00C4448E">
          <w:rPr>
            <w:noProof/>
            <w:rPrChange w:id="1121" w:author="Sebastian" w:date="2011-09-01T19:40:00Z">
              <w:rPr>
                <w:rStyle w:val="Hipercze"/>
                <w:noProof/>
              </w:rPr>
            </w:rPrChange>
          </w:rPr>
          <w:delText>Apache Tomcat</w:delText>
        </w:r>
        <w:r w:rsidR="00E70A90" w:rsidDel="00C4448E">
          <w:rPr>
            <w:noProof/>
            <w:webHidden/>
          </w:rPr>
          <w:tab/>
        </w:r>
        <w:r w:rsidR="00E70A90" w:rsidDel="00C4448E">
          <w:rPr>
            <w:noProof/>
            <w:webHidden/>
          </w:rPr>
          <w:delText>25</w:delText>
        </w:r>
      </w:del>
    </w:p>
    <w:p w:rsidR="00E70A90" w:rsidDel="00C4448E" w:rsidRDefault="00C8050F">
      <w:pPr>
        <w:pStyle w:val="Spistreci3"/>
        <w:tabs>
          <w:tab w:val="left" w:pos="1320"/>
          <w:tab w:val="right" w:leader="dot" w:pos="9061"/>
        </w:tabs>
        <w:rPr>
          <w:del w:id="1122" w:author="Sebastian Łuczak" w:date="2011-09-02T10:49:00Z"/>
          <w:noProof/>
          <w:lang w:eastAsia="pl-PL"/>
        </w:rPr>
      </w:pPr>
      <w:del w:id="1123" w:author="Sebastian Łuczak" w:date="2011-09-02T10:49:00Z">
        <w:r w:rsidRPr="00C8050F" w:rsidDel="00C4448E">
          <w:rPr>
            <w:noProof/>
            <w:rPrChange w:id="1124" w:author="Sebastian" w:date="2011-09-01T19:40:00Z">
              <w:rPr>
                <w:rStyle w:val="Hipercze"/>
                <w:noProof/>
              </w:rPr>
            </w:rPrChange>
          </w:rPr>
          <w:delText>3.1.10.</w:delText>
        </w:r>
        <w:r w:rsidR="00E70A90" w:rsidDel="00C4448E">
          <w:rPr>
            <w:noProof/>
            <w:lang w:eastAsia="pl-PL"/>
          </w:rPr>
          <w:tab/>
        </w:r>
        <w:r w:rsidRPr="00C8050F" w:rsidDel="00C4448E">
          <w:rPr>
            <w:noProof/>
            <w:rPrChange w:id="1125" w:author="Sebastian" w:date="2011-09-01T19:40:00Z">
              <w:rPr>
                <w:rStyle w:val="Hipercze"/>
                <w:noProof/>
              </w:rPr>
            </w:rPrChange>
          </w:rPr>
          <w:delText>Architektura REST</w:delText>
        </w:r>
        <w:r w:rsidR="00E70A90" w:rsidDel="00C4448E">
          <w:rPr>
            <w:noProof/>
            <w:webHidden/>
          </w:rPr>
          <w:tab/>
        </w:r>
        <w:r w:rsidR="00E70A90" w:rsidDel="00C4448E">
          <w:rPr>
            <w:noProof/>
            <w:webHidden/>
          </w:rPr>
          <w:delText>25</w:delText>
        </w:r>
      </w:del>
    </w:p>
    <w:p w:rsidR="00E70A90" w:rsidDel="00C4448E" w:rsidRDefault="00C8050F">
      <w:pPr>
        <w:pStyle w:val="Spistreci3"/>
        <w:tabs>
          <w:tab w:val="left" w:pos="1320"/>
          <w:tab w:val="right" w:leader="dot" w:pos="9061"/>
        </w:tabs>
        <w:rPr>
          <w:del w:id="1126" w:author="Sebastian Łuczak" w:date="2011-09-02T10:49:00Z"/>
          <w:noProof/>
          <w:lang w:eastAsia="pl-PL"/>
        </w:rPr>
      </w:pPr>
      <w:del w:id="1127" w:author="Sebastian Łuczak" w:date="2011-09-02T10:49:00Z">
        <w:r w:rsidRPr="00C8050F" w:rsidDel="00C4448E">
          <w:rPr>
            <w:noProof/>
            <w:rPrChange w:id="1128" w:author="Sebastian" w:date="2011-09-01T19:40:00Z">
              <w:rPr>
                <w:rStyle w:val="Hipercze"/>
                <w:noProof/>
              </w:rPr>
            </w:rPrChange>
          </w:rPr>
          <w:delText>3.1.11.</w:delText>
        </w:r>
        <w:r w:rsidR="00E70A90" w:rsidDel="00C4448E">
          <w:rPr>
            <w:noProof/>
            <w:lang w:eastAsia="pl-PL"/>
          </w:rPr>
          <w:tab/>
        </w:r>
        <w:r w:rsidRPr="00C8050F" w:rsidDel="00C4448E">
          <w:rPr>
            <w:noProof/>
            <w:rPrChange w:id="1129" w:author="Sebastian" w:date="2011-09-01T19:40:00Z">
              <w:rPr>
                <w:rStyle w:val="Hipercze"/>
                <w:noProof/>
              </w:rPr>
            </w:rPrChange>
          </w:rPr>
          <w:delText>JSON - JavaScript Object Notation</w:delText>
        </w:r>
        <w:r w:rsidR="00E70A90" w:rsidDel="00C4448E">
          <w:rPr>
            <w:noProof/>
            <w:webHidden/>
          </w:rPr>
          <w:tab/>
        </w:r>
        <w:r w:rsidR="00E70A90" w:rsidDel="00C4448E">
          <w:rPr>
            <w:noProof/>
            <w:webHidden/>
          </w:rPr>
          <w:delText>26</w:delText>
        </w:r>
      </w:del>
    </w:p>
    <w:p w:rsidR="00E70A90" w:rsidDel="00C4448E" w:rsidRDefault="00C8050F">
      <w:pPr>
        <w:pStyle w:val="Spistreci3"/>
        <w:tabs>
          <w:tab w:val="left" w:pos="1320"/>
          <w:tab w:val="right" w:leader="dot" w:pos="9061"/>
        </w:tabs>
        <w:rPr>
          <w:del w:id="1130" w:author="Sebastian Łuczak" w:date="2011-09-02T10:49:00Z"/>
          <w:noProof/>
          <w:lang w:eastAsia="pl-PL"/>
        </w:rPr>
      </w:pPr>
      <w:del w:id="1131" w:author="Sebastian Łuczak" w:date="2011-09-02T10:49:00Z">
        <w:r w:rsidRPr="00C8050F" w:rsidDel="00C4448E">
          <w:rPr>
            <w:noProof/>
            <w:rPrChange w:id="1132" w:author="Sebastian" w:date="2011-09-01T19:40:00Z">
              <w:rPr>
                <w:rStyle w:val="Hipercze"/>
                <w:noProof/>
              </w:rPr>
            </w:rPrChange>
          </w:rPr>
          <w:delText>3.1.12.</w:delText>
        </w:r>
        <w:r w:rsidR="00E70A90" w:rsidDel="00C4448E">
          <w:rPr>
            <w:noProof/>
            <w:lang w:eastAsia="pl-PL"/>
          </w:rPr>
          <w:tab/>
        </w:r>
        <w:r w:rsidRPr="00C8050F" w:rsidDel="00C4448E">
          <w:rPr>
            <w:noProof/>
            <w:rPrChange w:id="1133" w:author="Sebastian" w:date="2011-09-01T19:40:00Z">
              <w:rPr>
                <w:rStyle w:val="Hipercze"/>
                <w:noProof/>
              </w:rPr>
            </w:rPrChange>
          </w:rPr>
          <w:delText>System kontroli wersji Subversion 1.6</w:delText>
        </w:r>
        <w:r w:rsidR="00E70A90" w:rsidDel="00C4448E">
          <w:rPr>
            <w:noProof/>
            <w:webHidden/>
          </w:rPr>
          <w:tab/>
        </w:r>
        <w:r w:rsidR="00E70A90" w:rsidDel="00C4448E">
          <w:rPr>
            <w:noProof/>
            <w:webHidden/>
          </w:rPr>
          <w:delText>27</w:delText>
        </w:r>
      </w:del>
    </w:p>
    <w:p w:rsidR="00E70A90" w:rsidDel="00C4448E" w:rsidRDefault="00C8050F">
      <w:pPr>
        <w:pStyle w:val="Spistreci3"/>
        <w:tabs>
          <w:tab w:val="left" w:pos="1320"/>
          <w:tab w:val="right" w:leader="dot" w:pos="9061"/>
        </w:tabs>
        <w:rPr>
          <w:del w:id="1134" w:author="Sebastian Łuczak" w:date="2011-09-02T10:49:00Z"/>
          <w:noProof/>
          <w:lang w:eastAsia="pl-PL"/>
        </w:rPr>
      </w:pPr>
      <w:del w:id="1135" w:author="Sebastian Łuczak" w:date="2011-09-02T10:49:00Z">
        <w:r w:rsidRPr="00C8050F" w:rsidDel="00C4448E">
          <w:rPr>
            <w:noProof/>
            <w:rPrChange w:id="1136" w:author="Sebastian" w:date="2011-09-01T19:40:00Z">
              <w:rPr>
                <w:rStyle w:val="Hipercze"/>
                <w:noProof/>
              </w:rPr>
            </w:rPrChange>
          </w:rPr>
          <w:delText>3.1.13.</w:delText>
        </w:r>
        <w:r w:rsidR="00E70A90" w:rsidDel="00C4448E">
          <w:rPr>
            <w:noProof/>
            <w:lang w:eastAsia="pl-PL"/>
          </w:rPr>
          <w:tab/>
        </w:r>
        <w:r w:rsidRPr="00C8050F" w:rsidDel="00C4448E">
          <w:rPr>
            <w:noProof/>
            <w:rPrChange w:id="1137" w:author="Sebastian" w:date="2011-09-01T19:40:00Z">
              <w:rPr>
                <w:rStyle w:val="Hipercze"/>
                <w:noProof/>
              </w:rPr>
            </w:rPrChange>
          </w:rPr>
          <w:delText>Eclipse SDK 3.6.2 + Java EE</w:delText>
        </w:r>
        <w:r w:rsidR="00E70A90" w:rsidDel="00C4448E">
          <w:rPr>
            <w:noProof/>
            <w:webHidden/>
          </w:rPr>
          <w:tab/>
        </w:r>
        <w:r w:rsidR="00E70A90" w:rsidDel="00C4448E">
          <w:rPr>
            <w:noProof/>
            <w:webHidden/>
          </w:rPr>
          <w:delText>27</w:delText>
        </w:r>
      </w:del>
    </w:p>
    <w:p w:rsidR="00E70A90" w:rsidDel="00C4448E" w:rsidRDefault="00C8050F">
      <w:pPr>
        <w:pStyle w:val="Spistreci3"/>
        <w:tabs>
          <w:tab w:val="left" w:pos="1320"/>
          <w:tab w:val="right" w:leader="dot" w:pos="9061"/>
        </w:tabs>
        <w:rPr>
          <w:del w:id="1138" w:author="Sebastian Łuczak" w:date="2011-09-02T10:49:00Z"/>
          <w:noProof/>
          <w:lang w:eastAsia="pl-PL"/>
        </w:rPr>
      </w:pPr>
      <w:del w:id="1139" w:author="Sebastian Łuczak" w:date="2011-09-02T10:49:00Z">
        <w:r w:rsidRPr="00C8050F" w:rsidDel="00C4448E">
          <w:rPr>
            <w:noProof/>
            <w:rPrChange w:id="1140" w:author="Sebastian" w:date="2011-09-01T19:40:00Z">
              <w:rPr>
                <w:rStyle w:val="Hipercze"/>
                <w:noProof/>
              </w:rPr>
            </w:rPrChange>
          </w:rPr>
          <w:delText>3.1.14.</w:delText>
        </w:r>
        <w:r w:rsidR="00E70A90" w:rsidDel="00C4448E">
          <w:rPr>
            <w:noProof/>
            <w:lang w:eastAsia="pl-PL"/>
          </w:rPr>
          <w:tab/>
        </w:r>
        <w:r w:rsidRPr="00C8050F" w:rsidDel="00C4448E">
          <w:rPr>
            <w:noProof/>
            <w:rPrChange w:id="1141" w:author="Sebastian" w:date="2011-09-01T19:40:00Z">
              <w:rPr>
                <w:rStyle w:val="Hipercze"/>
                <w:noProof/>
              </w:rPr>
            </w:rPrChange>
          </w:rPr>
          <w:delText>Eclipse SDK 3.6.2 + Android SDK</w:delText>
        </w:r>
        <w:r w:rsidR="00E70A90" w:rsidDel="00C4448E">
          <w:rPr>
            <w:noProof/>
            <w:webHidden/>
          </w:rPr>
          <w:tab/>
        </w:r>
        <w:r w:rsidR="00E70A90" w:rsidDel="00C4448E">
          <w:rPr>
            <w:noProof/>
            <w:webHidden/>
          </w:rPr>
          <w:delText>28</w:delText>
        </w:r>
      </w:del>
    </w:p>
    <w:p w:rsidR="00E70A90" w:rsidDel="00C4448E" w:rsidRDefault="00C8050F">
      <w:pPr>
        <w:pStyle w:val="Spistreci1"/>
        <w:tabs>
          <w:tab w:val="left" w:pos="440"/>
          <w:tab w:val="right" w:leader="dot" w:pos="9061"/>
        </w:tabs>
        <w:rPr>
          <w:del w:id="1142" w:author="Sebastian Łuczak" w:date="2011-09-02T10:49:00Z"/>
          <w:noProof/>
          <w:lang w:eastAsia="pl-PL"/>
        </w:rPr>
      </w:pPr>
      <w:del w:id="1143" w:author="Sebastian Łuczak" w:date="2011-09-02T10:49:00Z">
        <w:r w:rsidRPr="00C8050F" w:rsidDel="00C4448E">
          <w:rPr>
            <w:noProof/>
            <w:rPrChange w:id="1144" w:author="Sebastian" w:date="2011-09-01T19:40:00Z">
              <w:rPr>
                <w:rStyle w:val="Hipercze"/>
                <w:noProof/>
              </w:rPr>
            </w:rPrChange>
          </w:rPr>
          <w:delText>4.</w:delText>
        </w:r>
        <w:r w:rsidR="00E70A90" w:rsidDel="00C4448E">
          <w:rPr>
            <w:noProof/>
            <w:lang w:eastAsia="pl-PL"/>
          </w:rPr>
          <w:tab/>
        </w:r>
        <w:r w:rsidRPr="00C8050F" w:rsidDel="00C4448E">
          <w:rPr>
            <w:noProof/>
            <w:rPrChange w:id="1145" w:author="Sebastian" w:date="2011-09-01T19:40:00Z">
              <w:rPr>
                <w:rStyle w:val="Hipercze"/>
                <w:noProof/>
              </w:rPr>
            </w:rPrChange>
          </w:rPr>
          <w:delText>Koncepcja Pracy</w:delText>
        </w:r>
        <w:r w:rsidR="00E70A90" w:rsidDel="00C4448E">
          <w:rPr>
            <w:noProof/>
            <w:webHidden/>
          </w:rPr>
          <w:tab/>
        </w:r>
        <w:r w:rsidR="00E70A90" w:rsidDel="00C4448E">
          <w:rPr>
            <w:noProof/>
            <w:webHidden/>
          </w:rPr>
          <w:delText>29</w:delText>
        </w:r>
      </w:del>
    </w:p>
    <w:p w:rsidR="00E70A90" w:rsidDel="00C4448E" w:rsidRDefault="00C8050F">
      <w:pPr>
        <w:pStyle w:val="Spistreci2"/>
        <w:tabs>
          <w:tab w:val="left" w:pos="880"/>
          <w:tab w:val="right" w:leader="dot" w:pos="9061"/>
        </w:tabs>
        <w:rPr>
          <w:del w:id="1146" w:author="Sebastian Łuczak" w:date="2011-09-02T10:49:00Z"/>
          <w:noProof/>
          <w:lang w:eastAsia="pl-PL"/>
        </w:rPr>
      </w:pPr>
      <w:del w:id="1147" w:author="Sebastian Łuczak" w:date="2011-09-02T10:49:00Z">
        <w:r w:rsidRPr="00C8050F" w:rsidDel="00C4448E">
          <w:rPr>
            <w:noProof/>
            <w:rPrChange w:id="1148" w:author="Sebastian" w:date="2011-09-01T19:40:00Z">
              <w:rPr>
                <w:rStyle w:val="Hipercze"/>
                <w:noProof/>
              </w:rPr>
            </w:rPrChange>
          </w:rPr>
          <w:delText>4.1.</w:delText>
        </w:r>
        <w:r w:rsidR="00E70A90" w:rsidDel="00C4448E">
          <w:rPr>
            <w:noProof/>
            <w:lang w:eastAsia="pl-PL"/>
          </w:rPr>
          <w:tab/>
        </w:r>
        <w:r w:rsidRPr="00C8050F" w:rsidDel="00C4448E">
          <w:rPr>
            <w:noProof/>
            <w:rPrChange w:id="1149" w:author="Sebastian" w:date="2011-09-01T19:40:00Z">
              <w:rPr>
                <w:rStyle w:val="Hipercze"/>
                <w:noProof/>
              </w:rPr>
            </w:rPrChange>
          </w:rPr>
          <w:delText>Wstęp</w:delText>
        </w:r>
        <w:r w:rsidR="00E70A90" w:rsidDel="00C4448E">
          <w:rPr>
            <w:noProof/>
            <w:webHidden/>
          </w:rPr>
          <w:tab/>
        </w:r>
        <w:r w:rsidR="00E70A90" w:rsidDel="00C4448E">
          <w:rPr>
            <w:noProof/>
            <w:webHidden/>
          </w:rPr>
          <w:delText>29</w:delText>
        </w:r>
      </w:del>
    </w:p>
    <w:p w:rsidR="00E70A90" w:rsidDel="00C4448E" w:rsidRDefault="00C8050F">
      <w:pPr>
        <w:pStyle w:val="Spistreci2"/>
        <w:tabs>
          <w:tab w:val="left" w:pos="880"/>
          <w:tab w:val="right" w:leader="dot" w:pos="9061"/>
        </w:tabs>
        <w:rPr>
          <w:del w:id="1150" w:author="Sebastian Łuczak" w:date="2011-09-02T10:49:00Z"/>
          <w:noProof/>
          <w:lang w:eastAsia="pl-PL"/>
        </w:rPr>
      </w:pPr>
      <w:del w:id="1151" w:author="Sebastian Łuczak" w:date="2011-09-02T10:49:00Z">
        <w:r w:rsidRPr="00C8050F" w:rsidDel="00C4448E">
          <w:rPr>
            <w:noProof/>
            <w:rPrChange w:id="1152" w:author="Sebastian" w:date="2011-09-01T19:40:00Z">
              <w:rPr>
                <w:rStyle w:val="Hipercze"/>
                <w:noProof/>
              </w:rPr>
            </w:rPrChange>
          </w:rPr>
          <w:delText>4.2.</w:delText>
        </w:r>
        <w:r w:rsidR="00E70A90" w:rsidDel="00C4448E">
          <w:rPr>
            <w:noProof/>
            <w:lang w:eastAsia="pl-PL"/>
          </w:rPr>
          <w:tab/>
        </w:r>
        <w:r w:rsidRPr="00C8050F" w:rsidDel="00C4448E">
          <w:rPr>
            <w:noProof/>
            <w:rPrChange w:id="1153" w:author="Sebastian" w:date="2011-09-01T19:40:00Z">
              <w:rPr>
                <w:rStyle w:val="Hipercze"/>
                <w:noProof/>
              </w:rPr>
            </w:rPrChange>
          </w:rPr>
          <w:delText>Założenia i budowa systemu</w:delText>
        </w:r>
        <w:r w:rsidR="00E70A90" w:rsidDel="00C4448E">
          <w:rPr>
            <w:noProof/>
            <w:webHidden/>
          </w:rPr>
          <w:tab/>
        </w:r>
        <w:r w:rsidR="00E70A90" w:rsidDel="00C4448E">
          <w:rPr>
            <w:noProof/>
            <w:webHidden/>
          </w:rPr>
          <w:delText>30</w:delText>
        </w:r>
      </w:del>
    </w:p>
    <w:p w:rsidR="00E70A90" w:rsidDel="00C4448E" w:rsidRDefault="00C8050F">
      <w:pPr>
        <w:pStyle w:val="Spistreci1"/>
        <w:tabs>
          <w:tab w:val="left" w:pos="440"/>
          <w:tab w:val="right" w:leader="dot" w:pos="9061"/>
        </w:tabs>
        <w:rPr>
          <w:del w:id="1154" w:author="Sebastian Łuczak" w:date="2011-09-02T10:49:00Z"/>
          <w:noProof/>
          <w:lang w:eastAsia="pl-PL"/>
        </w:rPr>
      </w:pPr>
      <w:del w:id="1155" w:author="Sebastian Łuczak" w:date="2011-09-02T10:49:00Z">
        <w:r w:rsidRPr="00C8050F" w:rsidDel="00C4448E">
          <w:rPr>
            <w:noProof/>
            <w:rPrChange w:id="1156" w:author="Sebastian" w:date="2011-09-01T19:40:00Z">
              <w:rPr>
                <w:rStyle w:val="Hipercze"/>
                <w:noProof/>
              </w:rPr>
            </w:rPrChange>
          </w:rPr>
          <w:delText>5.</w:delText>
        </w:r>
        <w:r w:rsidR="00E70A90" w:rsidDel="00C4448E">
          <w:rPr>
            <w:noProof/>
            <w:lang w:eastAsia="pl-PL"/>
          </w:rPr>
          <w:tab/>
        </w:r>
        <w:r w:rsidRPr="00C8050F" w:rsidDel="00C4448E">
          <w:rPr>
            <w:noProof/>
            <w:rPrChange w:id="1157" w:author="Sebastian" w:date="2011-09-01T19:40:00Z">
              <w:rPr>
                <w:rStyle w:val="Hipercze"/>
                <w:noProof/>
              </w:rPr>
            </w:rPrChange>
          </w:rPr>
          <w:delText>Opis systemu</w:delText>
        </w:r>
        <w:r w:rsidR="00E70A90" w:rsidDel="00C4448E">
          <w:rPr>
            <w:noProof/>
            <w:webHidden/>
          </w:rPr>
          <w:tab/>
        </w:r>
        <w:r w:rsidR="00E70A90" w:rsidDel="00C4448E">
          <w:rPr>
            <w:noProof/>
            <w:webHidden/>
          </w:rPr>
          <w:delText>33</w:delText>
        </w:r>
      </w:del>
    </w:p>
    <w:p w:rsidR="00E70A90" w:rsidDel="00C4448E" w:rsidRDefault="00C8050F">
      <w:pPr>
        <w:pStyle w:val="Spistreci2"/>
        <w:tabs>
          <w:tab w:val="left" w:pos="880"/>
          <w:tab w:val="right" w:leader="dot" w:pos="9061"/>
        </w:tabs>
        <w:rPr>
          <w:del w:id="1158" w:author="Sebastian Łuczak" w:date="2011-09-02T10:49:00Z"/>
          <w:noProof/>
          <w:lang w:eastAsia="pl-PL"/>
        </w:rPr>
      </w:pPr>
      <w:del w:id="1159" w:author="Sebastian Łuczak" w:date="2011-09-02T10:49:00Z">
        <w:r w:rsidRPr="00C8050F" w:rsidDel="00C4448E">
          <w:rPr>
            <w:noProof/>
            <w:rPrChange w:id="1160" w:author="Sebastian" w:date="2011-09-01T19:40:00Z">
              <w:rPr>
                <w:rStyle w:val="Hipercze"/>
                <w:noProof/>
              </w:rPr>
            </w:rPrChange>
          </w:rPr>
          <w:delText>5.1.</w:delText>
        </w:r>
        <w:r w:rsidR="00E70A90" w:rsidDel="00C4448E">
          <w:rPr>
            <w:noProof/>
            <w:lang w:eastAsia="pl-PL"/>
          </w:rPr>
          <w:tab/>
        </w:r>
        <w:r w:rsidRPr="00C8050F" w:rsidDel="00C4448E">
          <w:rPr>
            <w:noProof/>
            <w:rPrChange w:id="1161" w:author="Sebastian" w:date="2011-09-01T19:40:00Z">
              <w:rPr>
                <w:rStyle w:val="Hipercze"/>
                <w:noProof/>
              </w:rPr>
            </w:rPrChange>
          </w:rPr>
          <w:delText>Scenariusz użycia</w:delText>
        </w:r>
        <w:r w:rsidR="00E70A90" w:rsidDel="00C4448E">
          <w:rPr>
            <w:noProof/>
            <w:webHidden/>
          </w:rPr>
          <w:tab/>
        </w:r>
        <w:r w:rsidR="00E70A90" w:rsidDel="00C4448E">
          <w:rPr>
            <w:noProof/>
            <w:webHidden/>
          </w:rPr>
          <w:delText>33</w:delText>
        </w:r>
      </w:del>
    </w:p>
    <w:p w:rsidR="00E70A90" w:rsidDel="00C4448E" w:rsidRDefault="00C8050F">
      <w:pPr>
        <w:pStyle w:val="Spistreci2"/>
        <w:tabs>
          <w:tab w:val="left" w:pos="880"/>
          <w:tab w:val="right" w:leader="dot" w:pos="9061"/>
        </w:tabs>
        <w:rPr>
          <w:del w:id="1162" w:author="Sebastian Łuczak" w:date="2011-09-02T10:49:00Z"/>
          <w:noProof/>
          <w:lang w:eastAsia="pl-PL"/>
        </w:rPr>
      </w:pPr>
      <w:del w:id="1163" w:author="Sebastian Łuczak" w:date="2011-09-02T10:49:00Z">
        <w:r w:rsidRPr="00C8050F" w:rsidDel="00C4448E">
          <w:rPr>
            <w:noProof/>
            <w:rPrChange w:id="1164" w:author="Sebastian" w:date="2011-09-01T19:40:00Z">
              <w:rPr>
                <w:rStyle w:val="Hipercze"/>
                <w:noProof/>
              </w:rPr>
            </w:rPrChange>
          </w:rPr>
          <w:delText>5.2.</w:delText>
        </w:r>
        <w:r w:rsidR="00E70A90" w:rsidDel="00C4448E">
          <w:rPr>
            <w:noProof/>
            <w:lang w:eastAsia="pl-PL"/>
          </w:rPr>
          <w:tab/>
        </w:r>
        <w:r w:rsidRPr="00C8050F" w:rsidDel="00C4448E">
          <w:rPr>
            <w:noProof/>
            <w:rPrChange w:id="1165" w:author="Sebastian" w:date="2011-09-01T19:40:00Z">
              <w:rPr>
                <w:rStyle w:val="Hipercze"/>
                <w:noProof/>
              </w:rPr>
            </w:rPrChange>
          </w:rPr>
          <w:delText>Baza danych</w:delText>
        </w:r>
        <w:r w:rsidR="00E70A90" w:rsidDel="00C4448E">
          <w:rPr>
            <w:noProof/>
            <w:webHidden/>
          </w:rPr>
          <w:tab/>
        </w:r>
        <w:r w:rsidR="00E70A90" w:rsidDel="00C4448E">
          <w:rPr>
            <w:noProof/>
            <w:webHidden/>
          </w:rPr>
          <w:delText>34</w:delText>
        </w:r>
      </w:del>
    </w:p>
    <w:p w:rsidR="00E70A90" w:rsidDel="00C4448E" w:rsidRDefault="00C8050F">
      <w:pPr>
        <w:pStyle w:val="Spistreci3"/>
        <w:tabs>
          <w:tab w:val="left" w:pos="1320"/>
          <w:tab w:val="right" w:leader="dot" w:pos="9061"/>
        </w:tabs>
        <w:rPr>
          <w:del w:id="1166" w:author="Sebastian Łuczak" w:date="2011-09-02T10:49:00Z"/>
          <w:noProof/>
          <w:lang w:eastAsia="pl-PL"/>
        </w:rPr>
      </w:pPr>
      <w:del w:id="1167" w:author="Sebastian Łuczak" w:date="2011-09-02T10:49:00Z">
        <w:r w:rsidRPr="00C8050F" w:rsidDel="00C4448E">
          <w:rPr>
            <w:noProof/>
            <w:rPrChange w:id="1168" w:author="Sebastian" w:date="2011-09-01T19:40:00Z">
              <w:rPr>
                <w:rStyle w:val="Hipercze"/>
                <w:noProof/>
              </w:rPr>
            </w:rPrChange>
          </w:rPr>
          <w:delText>5.2.1.</w:delText>
        </w:r>
        <w:r w:rsidR="00E70A90" w:rsidDel="00C4448E">
          <w:rPr>
            <w:noProof/>
            <w:lang w:eastAsia="pl-PL"/>
          </w:rPr>
          <w:tab/>
        </w:r>
        <w:r w:rsidRPr="00C8050F" w:rsidDel="00C4448E">
          <w:rPr>
            <w:noProof/>
            <w:rPrChange w:id="1169" w:author="Sebastian" w:date="2011-09-01T19:40:00Z">
              <w:rPr>
                <w:rStyle w:val="Hipercze"/>
                <w:noProof/>
              </w:rPr>
            </w:rPrChange>
          </w:rPr>
          <w:delText>Opis tabel</w:delText>
        </w:r>
        <w:r w:rsidR="00E70A90" w:rsidDel="00C4448E">
          <w:rPr>
            <w:noProof/>
            <w:webHidden/>
          </w:rPr>
          <w:tab/>
        </w:r>
        <w:r w:rsidR="00E70A90" w:rsidDel="00C4448E">
          <w:rPr>
            <w:noProof/>
            <w:webHidden/>
          </w:rPr>
          <w:delText>36</w:delText>
        </w:r>
      </w:del>
    </w:p>
    <w:p w:rsidR="00E70A90" w:rsidDel="00C4448E" w:rsidRDefault="00C8050F">
      <w:pPr>
        <w:pStyle w:val="Spistreci3"/>
        <w:tabs>
          <w:tab w:val="left" w:pos="1320"/>
          <w:tab w:val="right" w:leader="dot" w:pos="9061"/>
        </w:tabs>
        <w:rPr>
          <w:del w:id="1170" w:author="Sebastian Łuczak" w:date="2011-09-02T10:49:00Z"/>
          <w:noProof/>
          <w:lang w:eastAsia="pl-PL"/>
        </w:rPr>
      </w:pPr>
      <w:del w:id="1171" w:author="Sebastian Łuczak" w:date="2011-09-02T10:49:00Z">
        <w:r w:rsidRPr="00C8050F" w:rsidDel="00C4448E">
          <w:rPr>
            <w:noProof/>
            <w:rPrChange w:id="1172" w:author="Sebastian" w:date="2011-09-01T19:40:00Z">
              <w:rPr>
                <w:rStyle w:val="Hipercze"/>
                <w:noProof/>
              </w:rPr>
            </w:rPrChange>
          </w:rPr>
          <w:delText>5.2.2.</w:delText>
        </w:r>
        <w:r w:rsidR="00E70A90" w:rsidDel="00C4448E">
          <w:rPr>
            <w:noProof/>
            <w:lang w:eastAsia="pl-PL"/>
          </w:rPr>
          <w:tab/>
        </w:r>
        <w:r w:rsidRPr="00C8050F" w:rsidDel="00C4448E">
          <w:rPr>
            <w:noProof/>
            <w:rPrChange w:id="1173" w:author="Sebastian" w:date="2011-09-01T19:40:00Z">
              <w:rPr>
                <w:rStyle w:val="Hipercze"/>
                <w:noProof/>
              </w:rPr>
            </w:rPrChange>
          </w:rPr>
          <w:delText>Integralność danych</w:delText>
        </w:r>
        <w:r w:rsidR="00E70A90" w:rsidDel="00C4448E">
          <w:rPr>
            <w:noProof/>
            <w:webHidden/>
          </w:rPr>
          <w:tab/>
        </w:r>
        <w:r w:rsidR="00E70A90" w:rsidDel="00C4448E">
          <w:rPr>
            <w:noProof/>
            <w:webHidden/>
          </w:rPr>
          <w:delText>37</w:delText>
        </w:r>
      </w:del>
    </w:p>
    <w:p w:rsidR="00E70A90" w:rsidDel="00C4448E" w:rsidRDefault="00C8050F">
      <w:pPr>
        <w:pStyle w:val="Spistreci3"/>
        <w:tabs>
          <w:tab w:val="left" w:pos="1320"/>
          <w:tab w:val="right" w:leader="dot" w:pos="9061"/>
        </w:tabs>
        <w:rPr>
          <w:del w:id="1174" w:author="Sebastian Łuczak" w:date="2011-09-02T10:49:00Z"/>
          <w:noProof/>
          <w:lang w:eastAsia="pl-PL"/>
        </w:rPr>
      </w:pPr>
      <w:del w:id="1175" w:author="Sebastian Łuczak" w:date="2011-09-02T10:49:00Z">
        <w:r w:rsidRPr="00C8050F" w:rsidDel="00C4448E">
          <w:rPr>
            <w:noProof/>
            <w:rPrChange w:id="1176" w:author="Sebastian" w:date="2011-09-01T19:40:00Z">
              <w:rPr>
                <w:rStyle w:val="Hipercze"/>
                <w:noProof/>
              </w:rPr>
            </w:rPrChange>
          </w:rPr>
          <w:delText>5.2.3.</w:delText>
        </w:r>
        <w:r w:rsidR="00E70A90" w:rsidDel="00C4448E">
          <w:rPr>
            <w:noProof/>
            <w:lang w:eastAsia="pl-PL"/>
          </w:rPr>
          <w:tab/>
        </w:r>
        <w:r w:rsidRPr="00C8050F" w:rsidDel="00C4448E">
          <w:rPr>
            <w:noProof/>
            <w:rPrChange w:id="1177" w:author="Sebastian" w:date="2011-09-01T19:40:00Z">
              <w:rPr>
                <w:rStyle w:val="Hipercze"/>
                <w:noProof/>
              </w:rPr>
            </w:rPrChange>
          </w:rPr>
          <w:delText>Wyzwalacze i sekwencje</w:delText>
        </w:r>
        <w:r w:rsidR="00E70A90" w:rsidDel="00C4448E">
          <w:rPr>
            <w:noProof/>
            <w:webHidden/>
          </w:rPr>
          <w:tab/>
        </w:r>
        <w:r w:rsidR="00E70A90" w:rsidDel="00C4448E">
          <w:rPr>
            <w:noProof/>
            <w:webHidden/>
          </w:rPr>
          <w:delText>38</w:delText>
        </w:r>
      </w:del>
    </w:p>
    <w:p w:rsidR="00E70A90" w:rsidDel="00C4448E" w:rsidRDefault="00C8050F">
      <w:pPr>
        <w:pStyle w:val="Spistreci2"/>
        <w:tabs>
          <w:tab w:val="left" w:pos="880"/>
          <w:tab w:val="right" w:leader="dot" w:pos="9061"/>
        </w:tabs>
        <w:rPr>
          <w:del w:id="1178" w:author="Sebastian Łuczak" w:date="2011-09-02T10:49:00Z"/>
          <w:noProof/>
          <w:lang w:eastAsia="pl-PL"/>
        </w:rPr>
      </w:pPr>
      <w:del w:id="1179" w:author="Sebastian Łuczak" w:date="2011-09-02T10:49:00Z">
        <w:r w:rsidRPr="00C8050F" w:rsidDel="00C4448E">
          <w:rPr>
            <w:noProof/>
            <w:rPrChange w:id="1180" w:author="Sebastian" w:date="2011-09-01T19:40:00Z">
              <w:rPr>
                <w:rStyle w:val="Hipercze"/>
                <w:noProof/>
              </w:rPr>
            </w:rPrChange>
          </w:rPr>
          <w:delText>5.3.</w:delText>
        </w:r>
        <w:r w:rsidR="00E70A90" w:rsidDel="00C4448E">
          <w:rPr>
            <w:noProof/>
            <w:lang w:eastAsia="pl-PL"/>
          </w:rPr>
          <w:tab/>
        </w:r>
        <w:r w:rsidRPr="00C8050F" w:rsidDel="00C4448E">
          <w:rPr>
            <w:noProof/>
            <w:rPrChange w:id="1181" w:author="Sebastian" w:date="2011-09-01T19:40:00Z">
              <w:rPr>
                <w:rStyle w:val="Hipercze"/>
                <w:noProof/>
              </w:rPr>
            </w:rPrChange>
          </w:rPr>
          <w:delText>Opis usługi sieciowej – Web Service</w:delText>
        </w:r>
        <w:r w:rsidR="00E70A90" w:rsidDel="00C4448E">
          <w:rPr>
            <w:noProof/>
            <w:webHidden/>
          </w:rPr>
          <w:tab/>
        </w:r>
        <w:r w:rsidR="00E70A90" w:rsidDel="00C4448E">
          <w:rPr>
            <w:noProof/>
            <w:webHidden/>
          </w:rPr>
          <w:delText>39</w:delText>
        </w:r>
      </w:del>
    </w:p>
    <w:p w:rsidR="00E70A90" w:rsidDel="00C4448E" w:rsidRDefault="00C8050F">
      <w:pPr>
        <w:pStyle w:val="Spistreci3"/>
        <w:tabs>
          <w:tab w:val="left" w:pos="1320"/>
          <w:tab w:val="right" w:leader="dot" w:pos="9061"/>
        </w:tabs>
        <w:rPr>
          <w:del w:id="1182" w:author="Sebastian Łuczak" w:date="2011-09-02T10:49:00Z"/>
          <w:noProof/>
          <w:lang w:eastAsia="pl-PL"/>
        </w:rPr>
      </w:pPr>
      <w:del w:id="1183" w:author="Sebastian Łuczak" w:date="2011-09-02T10:49:00Z">
        <w:r w:rsidRPr="00C8050F" w:rsidDel="00C4448E">
          <w:rPr>
            <w:noProof/>
            <w:rPrChange w:id="1184" w:author="Sebastian" w:date="2011-09-01T19:40:00Z">
              <w:rPr>
                <w:rStyle w:val="Hipercze"/>
                <w:noProof/>
              </w:rPr>
            </w:rPrChange>
          </w:rPr>
          <w:delText>5.3.1.</w:delText>
        </w:r>
        <w:r w:rsidR="00E70A90" w:rsidDel="00C4448E">
          <w:rPr>
            <w:noProof/>
            <w:lang w:eastAsia="pl-PL"/>
          </w:rPr>
          <w:tab/>
        </w:r>
        <w:r w:rsidRPr="00C8050F" w:rsidDel="00C4448E">
          <w:rPr>
            <w:noProof/>
            <w:rPrChange w:id="1185" w:author="Sebastian" w:date="2011-09-01T19:40:00Z">
              <w:rPr>
                <w:rStyle w:val="Hipercze"/>
                <w:noProof/>
              </w:rPr>
            </w:rPrChange>
          </w:rPr>
          <w:delText>Cel powstania</w:delText>
        </w:r>
        <w:r w:rsidR="00E70A90" w:rsidDel="00C4448E">
          <w:rPr>
            <w:noProof/>
            <w:webHidden/>
          </w:rPr>
          <w:tab/>
        </w:r>
        <w:r w:rsidR="00E70A90" w:rsidDel="00C4448E">
          <w:rPr>
            <w:noProof/>
            <w:webHidden/>
          </w:rPr>
          <w:delText>39</w:delText>
        </w:r>
      </w:del>
    </w:p>
    <w:p w:rsidR="00E70A90" w:rsidDel="00C4448E" w:rsidRDefault="00C8050F">
      <w:pPr>
        <w:pStyle w:val="Spistreci3"/>
        <w:tabs>
          <w:tab w:val="left" w:pos="1320"/>
          <w:tab w:val="right" w:leader="dot" w:pos="9061"/>
        </w:tabs>
        <w:rPr>
          <w:del w:id="1186" w:author="Sebastian Łuczak" w:date="2011-09-02T10:49:00Z"/>
          <w:noProof/>
          <w:lang w:eastAsia="pl-PL"/>
        </w:rPr>
      </w:pPr>
      <w:del w:id="1187" w:author="Sebastian Łuczak" w:date="2011-09-02T10:49:00Z">
        <w:r w:rsidRPr="00C8050F" w:rsidDel="00C4448E">
          <w:rPr>
            <w:noProof/>
            <w:rPrChange w:id="1188" w:author="Sebastian" w:date="2011-09-01T19:40:00Z">
              <w:rPr>
                <w:rStyle w:val="Hipercze"/>
                <w:noProof/>
              </w:rPr>
            </w:rPrChange>
          </w:rPr>
          <w:delText>5.3.2.</w:delText>
        </w:r>
        <w:r w:rsidR="00E70A90" w:rsidDel="00C4448E">
          <w:rPr>
            <w:noProof/>
            <w:lang w:eastAsia="pl-PL"/>
          </w:rPr>
          <w:tab/>
        </w:r>
        <w:r w:rsidRPr="00C8050F" w:rsidDel="00C4448E">
          <w:rPr>
            <w:noProof/>
            <w:rPrChange w:id="1189" w:author="Sebastian" w:date="2011-09-01T19:40:00Z">
              <w:rPr>
                <w:rStyle w:val="Hipercze"/>
                <w:noProof/>
              </w:rPr>
            </w:rPrChange>
          </w:rPr>
          <w:delText>Szczegóły implementacyjne</w:delText>
        </w:r>
        <w:r w:rsidR="00E70A90" w:rsidDel="00C4448E">
          <w:rPr>
            <w:noProof/>
            <w:webHidden/>
          </w:rPr>
          <w:tab/>
        </w:r>
        <w:r w:rsidR="00E70A90" w:rsidDel="00C4448E">
          <w:rPr>
            <w:noProof/>
            <w:webHidden/>
          </w:rPr>
          <w:delText>39</w:delText>
        </w:r>
      </w:del>
    </w:p>
    <w:p w:rsidR="00E70A90" w:rsidDel="00C4448E" w:rsidRDefault="00C8050F">
      <w:pPr>
        <w:pStyle w:val="Spistreci3"/>
        <w:tabs>
          <w:tab w:val="left" w:pos="1320"/>
          <w:tab w:val="right" w:leader="dot" w:pos="9061"/>
        </w:tabs>
        <w:rPr>
          <w:del w:id="1190" w:author="Sebastian Łuczak" w:date="2011-09-02T10:49:00Z"/>
          <w:noProof/>
          <w:lang w:eastAsia="pl-PL"/>
        </w:rPr>
      </w:pPr>
      <w:del w:id="1191" w:author="Sebastian Łuczak" w:date="2011-09-02T10:49:00Z">
        <w:r w:rsidRPr="00C8050F" w:rsidDel="00C4448E">
          <w:rPr>
            <w:noProof/>
            <w:rPrChange w:id="1192" w:author="Sebastian" w:date="2011-09-01T19:40:00Z">
              <w:rPr>
                <w:rStyle w:val="Hipercze"/>
                <w:noProof/>
              </w:rPr>
            </w:rPrChange>
          </w:rPr>
          <w:delText>5.3.3.</w:delText>
        </w:r>
        <w:r w:rsidR="00E70A90" w:rsidDel="00C4448E">
          <w:rPr>
            <w:noProof/>
            <w:lang w:eastAsia="pl-PL"/>
          </w:rPr>
          <w:tab/>
        </w:r>
        <w:r w:rsidRPr="00C8050F" w:rsidDel="00C4448E">
          <w:rPr>
            <w:noProof/>
            <w:rPrChange w:id="1193" w:author="Sebastian" w:date="2011-09-01T19:40:00Z">
              <w:rPr>
                <w:rStyle w:val="Hipercze"/>
                <w:noProof/>
              </w:rPr>
            </w:rPrChange>
          </w:rPr>
          <w:delText>Mechanizm uwierzytelnienia</w:delText>
        </w:r>
        <w:r w:rsidR="00E70A90" w:rsidDel="00C4448E">
          <w:rPr>
            <w:noProof/>
            <w:webHidden/>
          </w:rPr>
          <w:tab/>
        </w:r>
        <w:r w:rsidR="00E70A90" w:rsidDel="00C4448E">
          <w:rPr>
            <w:noProof/>
            <w:webHidden/>
          </w:rPr>
          <w:delText>41</w:delText>
        </w:r>
      </w:del>
    </w:p>
    <w:p w:rsidR="00E70A90" w:rsidDel="00C4448E" w:rsidRDefault="00C8050F">
      <w:pPr>
        <w:pStyle w:val="Spistreci3"/>
        <w:tabs>
          <w:tab w:val="left" w:pos="1320"/>
          <w:tab w:val="right" w:leader="dot" w:pos="9061"/>
        </w:tabs>
        <w:rPr>
          <w:del w:id="1194" w:author="Sebastian Łuczak" w:date="2011-09-02T10:49:00Z"/>
          <w:noProof/>
          <w:lang w:eastAsia="pl-PL"/>
        </w:rPr>
      </w:pPr>
      <w:del w:id="1195" w:author="Sebastian Łuczak" w:date="2011-09-02T10:49:00Z">
        <w:r w:rsidRPr="00C8050F" w:rsidDel="00C4448E">
          <w:rPr>
            <w:noProof/>
            <w:rPrChange w:id="1196" w:author="Sebastian" w:date="2011-09-01T19:40:00Z">
              <w:rPr>
                <w:rStyle w:val="Hipercze"/>
                <w:noProof/>
              </w:rPr>
            </w:rPrChange>
          </w:rPr>
          <w:delText>5.3.4.</w:delText>
        </w:r>
        <w:r w:rsidR="00E70A90" w:rsidDel="00C4448E">
          <w:rPr>
            <w:noProof/>
            <w:lang w:eastAsia="pl-PL"/>
          </w:rPr>
          <w:tab/>
        </w:r>
        <w:r w:rsidRPr="00C8050F" w:rsidDel="00C4448E">
          <w:rPr>
            <w:noProof/>
            <w:rPrChange w:id="1197" w:author="Sebastian" w:date="2011-09-01T19:40:00Z">
              <w:rPr>
                <w:rStyle w:val="Hipercze"/>
                <w:noProof/>
              </w:rPr>
            </w:rPrChange>
          </w:rPr>
          <w:delText>Mechanizm sprawdzania statusu zdarzenia</w:delText>
        </w:r>
        <w:r w:rsidR="00E70A90" w:rsidDel="00C4448E">
          <w:rPr>
            <w:noProof/>
            <w:webHidden/>
          </w:rPr>
          <w:tab/>
        </w:r>
        <w:r w:rsidR="00E70A90" w:rsidDel="00C4448E">
          <w:rPr>
            <w:noProof/>
            <w:webHidden/>
          </w:rPr>
          <w:delText>41</w:delText>
        </w:r>
      </w:del>
    </w:p>
    <w:p w:rsidR="00E70A90" w:rsidDel="00C4448E" w:rsidRDefault="00C8050F">
      <w:pPr>
        <w:pStyle w:val="Spistreci3"/>
        <w:tabs>
          <w:tab w:val="left" w:pos="1320"/>
          <w:tab w:val="right" w:leader="dot" w:pos="9061"/>
        </w:tabs>
        <w:rPr>
          <w:del w:id="1198" w:author="Sebastian Łuczak" w:date="2011-09-02T10:49:00Z"/>
          <w:noProof/>
          <w:lang w:eastAsia="pl-PL"/>
        </w:rPr>
      </w:pPr>
      <w:del w:id="1199" w:author="Sebastian Łuczak" w:date="2011-09-02T10:49:00Z">
        <w:r w:rsidRPr="00C8050F" w:rsidDel="00C4448E">
          <w:rPr>
            <w:noProof/>
            <w:rPrChange w:id="1200" w:author="Sebastian" w:date="2011-09-01T19:40:00Z">
              <w:rPr>
                <w:rStyle w:val="Hipercze"/>
                <w:noProof/>
              </w:rPr>
            </w:rPrChange>
          </w:rPr>
          <w:delText>5.3.5.</w:delText>
        </w:r>
        <w:r w:rsidR="00E70A90" w:rsidDel="00C4448E">
          <w:rPr>
            <w:noProof/>
            <w:lang w:eastAsia="pl-PL"/>
          </w:rPr>
          <w:tab/>
        </w:r>
        <w:r w:rsidRPr="00C8050F" w:rsidDel="00C4448E">
          <w:rPr>
            <w:noProof/>
            <w:rPrChange w:id="1201" w:author="Sebastian" w:date="2011-09-01T19:40:00Z">
              <w:rPr>
                <w:rStyle w:val="Hipercze"/>
                <w:noProof/>
              </w:rPr>
            </w:rPrChange>
          </w:rPr>
          <w:delText>Rejestracja nowego zdarzenia</w:delText>
        </w:r>
        <w:r w:rsidR="00E70A90" w:rsidDel="00C4448E">
          <w:rPr>
            <w:noProof/>
            <w:webHidden/>
          </w:rPr>
          <w:tab/>
        </w:r>
        <w:r w:rsidR="00E70A90" w:rsidDel="00C4448E">
          <w:rPr>
            <w:noProof/>
            <w:webHidden/>
          </w:rPr>
          <w:delText>42</w:delText>
        </w:r>
      </w:del>
    </w:p>
    <w:p w:rsidR="00E70A90" w:rsidDel="00C4448E" w:rsidRDefault="00C8050F">
      <w:pPr>
        <w:pStyle w:val="Spistreci3"/>
        <w:tabs>
          <w:tab w:val="right" w:leader="dot" w:pos="9061"/>
        </w:tabs>
        <w:rPr>
          <w:del w:id="1202" w:author="Sebastian Łuczak" w:date="2011-09-02T10:49:00Z"/>
          <w:noProof/>
          <w:lang w:eastAsia="pl-PL"/>
        </w:rPr>
      </w:pPr>
      <w:del w:id="1203" w:author="Sebastian Łuczak" w:date="2011-09-02T10:49:00Z">
        <w:r w:rsidRPr="00C8050F" w:rsidDel="00C4448E">
          <w:rPr>
            <w:noProof/>
            <w:rPrChange w:id="1204" w:author="Sebastian" w:date="2011-09-01T19:40:00Z">
              <w:rPr>
                <w:rStyle w:val="Hipercze"/>
                <w:noProof/>
              </w:rPr>
            </w:rPrChange>
          </w:rPr>
          <w:delText>Wprowadzanie nowej lokalizacji i znacznika</w:delText>
        </w:r>
        <w:r w:rsidR="00E70A90" w:rsidDel="00C4448E">
          <w:rPr>
            <w:noProof/>
            <w:webHidden/>
          </w:rPr>
          <w:tab/>
        </w:r>
        <w:r w:rsidR="00E70A90" w:rsidDel="00C4448E">
          <w:rPr>
            <w:noProof/>
            <w:webHidden/>
          </w:rPr>
          <w:delText>44</w:delText>
        </w:r>
      </w:del>
    </w:p>
    <w:p w:rsidR="00452128" w:rsidDel="00C4448E" w:rsidRDefault="00452128">
      <w:pPr>
        <w:pStyle w:val="Spistreci2"/>
        <w:tabs>
          <w:tab w:val="left" w:pos="880"/>
          <w:tab w:val="right" w:leader="dot" w:pos="9061"/>
        </w:tabs>
        <w:rPr>
          <w:del w:id="1205" w:author="Sebastian Łuczak" w:date="2011-09-02T10:49:00Z"/>
          <w:rStyle w:val="Hipercze"/>
          <w:noProof/>
        </w:rPr>
        <w:sectPr w:rsidR="00452128" w:rsidDel="00C4448E" w:rsidSect="0011203F">
          <w:type w:val="continuous"/>
          <w:pgSz w:w="11906" w:h="16838" w:code="9"/>
          <w:pgMar w:top="1134" w:right="1134" w:bottom="1134" w:left="1701" w:header="709" w:footer="709" w:gutter="0"/>
          <w:pgNumType w:start="0"/>
          <w:cols w:space="708"/>
          <w:titlePg/>
          <w:docGrid w:linePitch="360"/>
          <w:sectPrChange w:id="1206" w:author="Sebastian Łuczak" w:date="2011-09-02T10:09:00Z">
            <w:sectPr w:rsidR="00452128" w:rsidDel="00C4448E" w:rsidSect="0011203F">
              <w:type w:val="nextPage"/>
              <w:pgBorders w:offsetFrom="page">
                <w:top w:val="single" w:sz="18" w:space="24" w:color="auto"/>
                <w:left w:val="single" w:sz="18" w:space="24" w:color="auto"/>
                <w:bottom w:val="single" w:sz="18" w:space="24" w:color="auto"/>
                <w:right w:val="single" w:sz="18" w:space="24" w:color="auto"/>
              </w:pgBorders>
              <w:pgNumType w:start="0"/>
            </w:sectPr>
          </w:sectPrChange>
        </w:sectPr>
      </w:pPr>
    </w:p>
    <w:p w:rsidR="00E70A90" w:rsidDel="00C4448E" w:rsidRDefault="00C8050F">
      <w:pPr>
        <w:pStyle w:val="Spistreci2"/>
        <w:tabs>
          <w:tab w:val="left" w:pos="880"/>
          <w:tab w:val="right" w:leader="dot" w:pos="9061"/>
        </w:tabs>
        <w:rPr>
          <w:del w:id="1207" w:author="Sebastian Łuczak" w:date="2011-09-02T10:49:00Z"/>
          <w:noProof/>
          <w:lang w:eastAsia="pl-PL"/>
        </w:rPr>
      </w:pPr>
      <w:del w:id="1208" w:author="Sebastian Łuczak" w:date="2011-09-02T10:49:00Z">
        <w:r w:rsidRPr="00C8050F" w:rsidDel="00C4448E">
          <w:rPr>
            <w:noProof/>
            <w:rPrChange w:id="1209" w:author="Sebastian" w:date="2011-09-01T19:40:00Z">
              <w:rPr>
                <w:rStyle w:val="Hipercze"/>
                <w:noProof/>
              </w:rPr>
            </w:rPrChange>
          </w:rPr>
          <w:delText>5.4.</w:delText>
        </w:r>
        <w:r w:rsidR="00E70A90" w:rsidDel="00C4448E">
          <w:rPr>
            <w:noProof/>
            <w:lang w:eastAsia="pl-PL"/>
          </w:rPr>
          <w:tab/>
        </w:r>
        <w:r w:rsidRPr="00C8050F" w:rsidDel="00C4448E">
          <w:rPr>
            <w:noProof/>
            <w:rPrChange w:id="1210" w:author="Sebastian" w:date="2011-09-01T19:40:00Z">
              <w:rPr>
                <w:rStyle w:val="Hipercze"/>
                <w:noProof/>
              </w:rPr>
            </w:rPrChange>
          </w:rPr>
          <w:delText>Opis aplikacji klienckiej na telefon komórkowy</w:delText>
        </w:r>
        <w:r w:rsidR="00E70A90" w:rsidDel="00C4448E">
          <w:rPr>
            <w:noProof/>
            <w:webHidden/>
          </w:rPr>
          <w:tab/>
        </w:r>
        <w:r w:rsidR="00E70A90" w:rsidDel="00C4448E">
          <w:rPr>
            <w:noProof/>
            <w:webHidden/>
          </w:rPr>
          <w:delText>46</w:delText>
        </w:r>
      </w:del>
    </w:p>
    <w:p w:rsidR="00E70A90" w:rsidDel="00C4448E" w:rsidRDefault="00C8050F">
      <w:pPr>
        <w:pStyle w:val="Spistreci3"/>
        <w:tabs>
          <w:tab w:val="left" w:pos="1320"/>
          <w:tab w:val="right" w:leader="dot" w:pos="9061"/>
        </w:tabs>
        <w:rPr>
          <w:del w:id="1211" w:author="Sebastian Łuczak" w:date="2011-09-02T10:49:00Z"/>
          <w:noProof/>
          <w:lang w:eastAsia="pl-PL"/>
        </w:rPr>
      </w:pPr>
      <w:del w:id="1212" w:author="Sebastian Łuczak" w:date="2011-09-02T10:49:00Z">
        <w:r w:rsidRPr="00C8050F" w:rsidDel="00C4448E">
          <w:rPr>
            <w:noProof/>
            <w:rPrChange w:id="1213" w:author="Sebastian" w:date="2011-09-01T19:40:00Z">
              <w:rPr>
                <w:rStyle w:val="Hipercze"/>
                <w:noProof/>
              </w:rPr>
            </w:rPrChange>
          </w:rPr>
          <w:delText>5.4.1.</w:delText>
        </w:r>
        <w:r w:rsidR="00E70A90" w:rsidDel="00C4448E">
          <w:rPr>
            <w:noProof/>
            <w:lang w:eastAsia="pl-PL"/>
          </w:rPr>
          <w:tab/>
        </w:r>
        <w:r w:rsidRPr="00C8050F" w:rsidDel="00C4448E">
          <w:rPr>
            <w:noProof/>
            <w:rPrChange w:id="1214" w:author="Sebastian" w:date="2011-09-01T19:40:00Z">
              <w:rPr>
                <w:rStyle w:val="Hipercze"/>
                <w:noProof/>
              </w:rPr>
            </w:rPrChange>
          </w:rPr>
          <w:delText>Cel powstania</w:delText>
        </w:r>
        <w:r w:rsidR="00E70A90" w:rsidDel="00C4448E">
          <w:rPr>
            <w:noProof/>
            <w:webHidden/>
          </w:rPr>
          <w:tab/>
        </w:r>
        <w:r w:rsidR="00E70A90" w:rsidDel="00C4448E">
          <w:rPr>
            <w:noProof/>
            <w:webHidden/>
          </w:rPr>
          <w:delText>46</w:delText>
        </w:r>
      </w:del>
    </w:p>
    <w:p w:rsidR="00E70A90" w:rsidDel="00C4448E" w:rsidRDefault="00C8050F">
      <w:pPr>
        <w:pStyle w:val="Spistreci3"/>
        <w:tabs>
          <w:tab w:val="left" w:pos="1320"/>
          <w:tab w:val="right" w:leader="dot" w:pos="9061"/>
        </w:tabs>
        <w:rPr>
          <w:del w:id="1215" w:author="Sebastian Łuczak" w:date="2011-09-02T10:49:00Z"/>
          <w:noProof/>
          <w:lang w:eastAsia="pl-PL"/>
        </w:rPr>
      </w:pPr>
      <w:del w:id="1216" w:author="Sebastian Łuczak" w:date="2011-09-02T10:49:00Z">
        <w:r w:rsidRPr="00C8050F" w:rsidDel="00C4448E">
          <w:rPr>
            <w:noProof/>
            <w:rPrChange w:id="1217" w:author="Sebastian" w:date="2011-09-01T19:40:00Z">
              <w:rPr>
                <w:rStyle w:val="Hipercze"/>
                <w:noProof/>
              </w:rPr>
            </w:rPrChange>
          </w:rPr>
          <w:delText>5.4.2.</w:delText>
        </w:r>
        <w:r w:rsidR="00E70A90" w:rsidDel="00C4448E">
          <w:rPr>
            <w:noProof/>
            <w:lang w:eastAsia="pl-PL"/>
          </w:rPr>
          <w:tab/>
        </w:r>
        <w:r w:rsidRPr="00C8050F" w:rsidDel="00C4448E">
          <w:rPr>
            <w:noProof/>
            <w:rPrChange w:id="1218" w:author="Sebastian" w:date="2011-09-01T19:40:00Z">
              <w:rPr>
                <w:rStyle w:val="Hipercze"/>
                <w:noProof/>
              </w:rPr>
            </w:rPrChange>
          </w:rPr>
          <w:delText>Założenia</w:delText>
        </w:r>
        <w:r w:rsidR="00E70A90" w:rsidDel="00C4448E">
          <w:rPr>
            <w:noProof/>
            <w:webHidden/>
          </w:rPr>
          <w:tab/>
        </w:r>
        <w:r w:rsidR="00E70A90" w:rsidDel="00C4448E">
          <w:rPr>
            <w:noProof/>
            <w:webHidden/>
          </w:rPr>
          <w:delText>46</w:delText>
        </w:r>
      </w:del>
    </w:p>
    <w:p w:rsidR="00E70A90" w:rsidDel="00C4448E" w:rsidRDefault="00C8050F">
      <w:pPr>
        <w:pStyle w:val="Spistreci3"/>
        <w:tabs>
          <w:tab w:val="left" w:pos="1320"/>
          <w:tab w:val="right" w:leader="dot" w:pos="9061"/>
        </w:tabs>
        <w:rPr>
          <w:del w:id="1219" w:author="Sebastian Łuczak" w:date="2011-09-02T10:49:00Z"/>
          <w:noProof/>
          <w:lang w:eastAsia="pl-PL"/>
        </w:rPr>
      </w:pPr>
      <w:del w:id="1220" w:author="Sebastian Łuczak" w:date="2011-09-02T10:49:00Z">
        <w:r w:rsidRPr="00C8050F" w:rsidDel="00C4448E">
          <w:rPr>
            <w:noProof/>
            <w:rPrChange w:id="1221" w:author="Sebastian" w:date="2011-09-01T19:40:00Z">
              <w:rPr>
                <w:rStyle w:val="Hipercze"/>
                <w:noProof/>
              </w:rPr>
            </w:rPrChange>
          </w:rPr>
          <w:delText>5.4.3.</w:delText>
        </w:r>
        <w:r w:rsidR="00E70A90" w:rsidDel="00C4448E">
          <w:rPr>
            <w:noProof/>
            <w:lang w:eastAsia="pl-PL"/>
          </w:rPr>
          <w:tab/>
        </w:r>
        <w:r w:rsidRPr="00C8050F" w:rsidDel="00C4448E">
          <w:rPr>
            <w:noProof/>
            <w:rPrChange w:id="1222" w:author="Sebastian" w:date="2011-09-01T19:40:00Z">
              <w:rPr>
                <w:rStyle w:val="Hipercze"/>
                <w:noProof/>
              </w:rPr>
            </w:rPrChange>
          </w:rPr>
          <w:delText>Komunikacja pomiędzy usługą internetową a użytkownikiem aplikacji</w:delText>
        </w:r>
        <w:r w:rsidR="00E70A90" w:rsidDel="00C4448E">
          <w:rPr>
            <w:noProof/>
            <w:webHidden/>
          </w:rPr>
          <w:tab/>
        </w:r>
        <w:r w:rsidR="00E70A90" w:rsidDel="00C4448E">
          <w:rPr>
            <w:noProof/>
            <w:webHidden/>
          </w:rPr>
          <w:delText>47</w:delText>
        </w:r>
      </w:del>
    </w:p>
    <w:p w:rsidR="00E70A90" w:rsidDel="00C4448E" w:rsidRDefault="00C8050F">
      <w:pPr>
        <w:pStyle w:val="Spistreci3"/>
        <w:tabs>
          <w:tab w:val="left" w:pos="1320"/>
          <w:tab w:val="right" w:leader="dot" w:pos="9061"/>
        </w:tabs>
        <w:rPr>
          <w:del w:id="1223" w:author="Sebastian Łuczak" w:date="2011-09-02T10:49:00Z"/>
          <w:noProof/>
          <w:lang w:eastAsia="pl-PL"/>
        </w:rPr>
      </w:pPr>
      <w:del w:id="1224" w:author="Sebastian Łuczak" w:date="2011-09-02T10:49:00Z">
        <w:r w:rsidRPr="00C8050F" w:rsidDel="00C4448E">
          <w:rPr>
            <w:noProof/>
            <w:rPrChange w:id="1225" w:author="Sebastian" w:date="2011-09-01T19:40:00Z">
              <w:rPr>
                <w:rStyle w:val="Hipercze"/>
                <w:noProof/>
              </w:rPr>
            </w:rPrChange>
          </w:rPr>
          <w:delText>5.4.4.</w:delText>
        </w:r>
        <w:r w:rsidR="00E70A90" w:rsidDel="00C4448E">
          <w:rPr>
            <w:noProof/>
            <w:lang w:eastAsia="pl-PL"/>
          </w:rPr>
          <w:tab/>
        </w:r>
        <w:r w:rsidRPr="00C8050F" w:rsidDel="00C4448E">
          <w:rPr>
            <w:noProof/>
            <w:rPrChange w:id="1226" w:author="Sebastian" w:date="2011-09-01T19:40:00Z">
              <w:rPr>
                <w:rStyle w:val="Hipercze"/>
                <w:noProof/>
              </w:rPr>
            </w:rPrChange>
          </w:rPr>
          <w:delText>Tryby uruchomienia</w:delText>
        </w:r>
        <w:r w:rsidR="00E70A90" w:rsidDel="00C4448E">
          <w:rPr>
            <w:noProof/>
            <w:webHidden/>
          </w:rPr>
          <w:tab/>
        </w:r>
        <w:r w:rsidR="00E70A90" w:rsidDel="00C4448E">
          <w:rPr>
            <w:noProof/>
            <w:webHidden/>
          </w:rPr>
          <w:delText>47</w:delText>
        </w:r>
      </w:del>
    </w:p>
    <w:p w:rsidR="00E70A90" w:rsidDel="00C4448E" w:rsidRDefault="00C8050F">
      <w:pPr>
        <w:pStyle w:val="Spistreci3"/>
        <w:tabs>
          <w:tab w:val="left" w:pos="1320"/>
          <w:tab w:val="right" w:leader="dot" w:pos="9061"/>
        </w:tabs>
        <w:rPr>
          <w:del w:id="1227" w:author="Sebastian Łuczak" w:date="2011-09-02T10:49:00Z"/>
          <w:noProof/>
          <w:lang w:eastAsia="pl-PL"/>
        </w:rPr>
      </w:pPr>
      <w:del w:id="1228" w:author="Sebastian Łuczak" w:date="2011-09-02T10:49:00Z">
        <w:r w:rsidRPr="00C8050F" w:rsidDel="00C4448E">
          <w:rPr>
            <w:noProof/>
            <w:rPrChange w:id="1229" w:author="Sebastian" w:date="2011-09-01T19:40:00Z">
              <w:rPr>
                <w:rStyle w:val="Hipercze"/>
                <w:noProof/>
              </w:rPr>
            </w:rPrChange>
          </w:rPr>
          <w:delText>5.4.5.</w:delText>
        </w:r>
        <w:r w:rsidR="00E70A90" w:rsidDel="00C4448E">
          <w:rPr>
            <w:noProof/>
            <w:lang w:eastAsia="pl-PL"/>
          </w:rPr>
          <w:tab/>
        </w:r>
        <w:r w:rsidRPr="00C8050F" w:rsidDel="00C4448E">
          <w:rPr>
            <w:noProof/>
            <w:rPrChange w:id="1230" w:author="Sebastian" w:date="2011-09-01T19:40:00Z">
              <w:rPr>
                <w:rStyle w:val="Hipercze"/>
                <w:noProof/>
              </w:rPr>
            </w:rPrChange>
          </w:rPr>
          <w:delText>Odczyt znacznika</w:delText>
        </w:r>
        <w:r w:rsidR="00E70A90" w:rsidDel="00C4448E">
          <w:rPr>
            <w:noProof/>
            <w:webHidden/>
          </w:rPr>
          <w:tab/>
        </w:r>
        <w:r w:rsidR="00E70A90" w:rsidDel="00C4448E">
          <w:rPr>
            <w:noProof/>
            <w:webHidden/>
          </w:rPr>
          <w:delText>48</w:delText>
        </w:r>
      </w:del>
    </w:p>
    <w:p w:rsidR="00E70A90" w:rsidDel="00C4448E" w:rsidRDefault="00C8050F">
      <w:pPr>
        <w:pStyle w:val="Spistreci3"/>
        <w:tabs>
          <w:tab w:val="left" w:pos="1320"/>
          <w:tab w:val="right" w:leader="dot" w:pos="9061"/>
        </w:tabs>
        <w:rPr>
          <w:del w:id="1231" w:author="Sebastian Łuczak" w:date="2011-09-02T10:49:00Z"/>
          <w:noProof/>
          <w:lang w:eastAsia="pl-PL"/>
        </w:rPr>
      </w:pPr>
      <w:del w:id="1232" w:author="Sebastian Łuczak" w:date="2011-09-02T10:49:00Z">
        <w:r w:rsidRPr="00C8050F" w:rsidDel="00C4448E">
          <w:rPr>
            <w:noProof/>
            <w:rPrChange w:id="1233" w:author="Sebastian" w:date="2011-09-01T19:40:00Z">
              <w:rPr>
                <w:rStyle w:val="Hipercze"/>
                <w:noProof/>
              </w:rPr>
            </w:rPrChange>
          </w:rPr>
          <w:delText>5.4.6.</w:delText>
        </w:r>
        <w:r w:rsidR="00E70A90" w:rsidDel="00C4448E">
          <w:rPr>
            <w:noProof/>
            <w:lang w:eastAsia="pl-PL"/>
          </w:rPr>
          <w:tab/>
        </w:r>
        <w:r w:rsidRPr="00C8050F" w:rsidDel="00C4448E">
          <w:rPr>
            <w:noProof/>
            <w:rPrChange w:id="1234" w:author="Sebastian" w:date="2011-09-01T19:40:00Z">
              <w:rPr>
                <w:rStyle w:val="Hipercze"/>
                <w:noProof/>
              </w:rPr>
            </w:rPrChange>
          </w:rPr>
          <w:delText>Dobór aplikacji do obsługi znacznika</w:delText>
        </w:r>
        <w:r w:rsidR="00E70A90" w:rsidDel="00C4448E">
          <w:rPr>
            <w:noProof/>
            <w:webHidden/>
          </w:rPr>
          <w:tab/>
        </w:r>
        <w:r w:rsidR="00E70A90" w:rsidDel="00C4448E">
          <w:rPr>
            <w:noProof/>
            <w:webHidden/>
          </w:rPr>
          <w:delText>49</w:delText>
        </w:r>
      </w:del>
    </w:p>
    <w:p w:rsidR="00E70A90" w:rsidDel="00C4448E" w:rsidRDefault="00C8050F">
      <w:pPr>
        <w:pStyle w:val="Spistreci3"/>
        <w:tabs>
          <w:tab w:val="left" w:pos="1320"/>
          <w:tab w:val="right" w:leader="dot" w:pos="9061"/>
        </w:tabs>
        <w:rPr>
          <w:del w:id="1235" w:author="Sebastian Łuczak" w:date="2011-09-02T10:49:00Z"/>
          <w:noProof/>
          <w:lang w:eastAsia="pl-PL"/>
        </w:rPr>
      </w:pPr>
      <w:del w:id="1236" w:author="Sebastian Łuczak" w:date="2011-09-02T10:49:00Z">
        <w:r w:rsidRPr="00C8050F" w:rsidDel="00C4448E">
          <w:rPr>
            <w:noProof/>
            <w:rPrChange w:id="1237" w:author="Sebastian" w:date="2011-09-01T19:40:00Z">
              <w:rPr>
                <w:rStyle w:val="Hipercze"/>
                <w:noProof/>
              </w:rPr>
            </w:rPrChange>
          </w:rPr>
          <w:delText>5.4.7.</w:delText>
        </w:r>
        <w:r w:rsidR="00E70A90" w:rsidDel="00C4448E">
          <w:rPr>
            <w:noProof/>
            <w:lang w:eastAsia="pl-PL"/>
          </w:rPr>
          <w:tab/>
        </w:r>
        <w:r w:rsidRPr="00C8050F" w:rsidDel="00C4448E">
          <w:rPr>
            <w:noProof/>
            <w:rPrChange w:id="1238" w:author="Sebastian" w:date="2011-09-01T19:40:00Z">
              <w:rPr>
                <w:rStyle w:val="Hipercze"/>
                <w:noProof/>
              </w:rPr>
            </w:rPrChange>
          </w:rPr>
          <w:delText>Wprowadzenie danych i komunikacja z usługą internetową</w:delText>
        </w:r>
        <w:r w:rsidR="00E70A90" w:rsidDel="00C4448E">
          <w:rPr>
            <w:noProof/>
            <w:webHidden/>
          </w:rPr>
          <w:tab/>
        </w:r>
        <w:r w:rsidR="00E70A90" w:rsidDel="00C4448E">
          <w:rPr>
            <w:noProof/>
            <w:webHidden/>
          </w:rPr>
          <w:delText>50</w:delText>
        </w:r>
      </w:del>
    </w:p>
    <w:p w:rsidR="00E70A90" w:rsidDel="00C4448E" w:rsidRDefault="00C8050F">
      <w:pPr>
        <w:pStyle w:val="Spistreci3"/>
        <w:tabs>
          <w:tab w:val="left" w:pos="1320"/>
          <w:tab w:val="right" w:leader="dot" w:pos="9061"/>
        </w:tabs>
        <w:rPr>
          <w:del w:id="1239" w:author="Sebastian Łuczak" w:date="2011-09-02T10:49:00Z"/>
          <w:noProof/>
          <w:lang w:eastAsia="pl-PL"/>
        </w:rPr>
      </w:pPr>
      <w:del w:id="1240" w:author="Sebastian Łuczak" w:date="2011-09-02T10:49:00Z">
        <w:r w:rsidRPr="00C8050F" w:rsidDel="00C4448E">
          <w:rPr>
            <w:noProof/>
            <w:rPrChange w:id="1241" w:author="Sebastian" w:date="2011-09-01T19:40:00Z">
              <w:rPr>
                <w:rStyle w:val="Hipercze"/>
                <w:noProof/>
              </w:rPr>
            </w:rPrChange>
          </w:rPr>
          <w:delText>5.4.8.</w:delText>
        </w:r>
        <w:r w:rsidR="00E70A90" w:rsidDel="00C4448E">
          <w:rPr>
            <w:noProof/>
            <w:lang w:eastAsia="pl-PL"/>
          </w:rPr>
          <w:tab/>
        </w:r>
        <w:r w:rsidRPr="00C8050F" w:rsidDel="00C4448E">
          <w:rPr>
            <w:noProof/>
            <w:rPrChange w:id="1242" w:author="Sebastian" w:date="2011-09-01T19:40:00Z">
              <w:rPr>
                <w:rStyle w:val="Hipercze"/>
                <w:noProof/>
              </w:rPr>
            </w:rPrChange>
          </w:rPr>
          <w:delText>Działanie aplikacji</w:delText>
        </w:r>
        <w:r w:rsidR="00E70A90" w:rsidDel="00C4448E">
          <w:rPr>
            <w:noProof/>
            <w:webHidden/>
          </w:rPr>
          <w:tab/>
        </w:r>
        <w:r w:rsidR="00E70A90" w:rsidDel="00C4448E">
          <w:rPr>
            <w:noProof/>
            <w:webHidden/>
          </w:rPr>
          <w:delText>50</w:delText>
        </w:r>
      </w:del>
    </w:p>
    <w:p w:rsidR="00E70A90" w:rsidDel="00C4448E" w:rsidRDefault="00C8050F">
      <w:pPr>
        <w:pStyle w:val="Spistreci3"/>
        <w:tabs>
          <w:tab w:val="left" w:pos="1320"/>
          <w:tab w:val="right" w:leader="dot" w:pos="9061"/>
        </w:tabs>
        <w:rPr>
          <w:del w:id="1243" w:author="Sebastian Łuczak" w:date="2011-09-02T10:49:00Z"/>
          <w:noProof/>
          <w:lang w:eastAsia="pl-PL"/>
        </w:rPr>
      </w:pPr>
      <w:del w:id="1244" w:author="Sebastian Łuczak" w:date="2011-09-02T10:49:00Z">
        <w:r w:rsidRPr="00C8050F" w:rsidDel="00C4448E">
          <w:rPr>
            <w:noProof/>
            <w:rPrChange w:id="1245" w:author="Sebastian" w:date="2011-09-01T19:40:00Z">
              <w:rPr>
                <w:rStyle w:val="Hipercze"/>
                <w:noProof/>
              </w:rPr>
            </w:rPrChange>
          </w:rPr>
          <w:delText>5.4.9.</w:delText>
        </w:r>
        <w:r w:rsidR="00E70A90" w:rsidDel="00C4448E">
          <w:rPr>
            <w:noProof/>
            <w:lang w:eastAsia="pl-PL"/>
          </w:rPr>
          <w:tab/>
        </w:r>
        <w:r w:rsidRPr="00C8050F" w:rsidDel="00C4448E">
          <w:rPr>
            <w:noProof/>
            <w:rPrChange w:id="1246" w:author="Sebastian" w:date="2011-09-01T19:40:00Z">
              <w:rPr>
                <w:rStyle w:val="Hipercze"/>
                <w:noProof/>
              </w:rPr>
            </w:rPrChange>
          </w:rPr>
          <w:delText>Wpływ na zużycie baterii</w:delText>
        </w:r>
        <w:r w:rsidR="00E70A90" w:rsidDel="00C4448E">
          <w:rPr>
            <w:noProof/>
            <w:webHidden/>
          </w:rPr>
          <w:tab/>
        </w:r>
        <w:r w:rsidR="00E70A90" w:rsidDel="00C4448E">
          <w:rPr>
            <w:noProof/>
            <w:webHidden/>
          </w:rPr>
          <w:delText>52</w:delText>
        </w:r>
      </w:del>
    </w:p>
    <w:p w:rsidR="00E70A90" w:rsidDel="00C4448E" w:rsidRDefault="00C8050F">
      <w:pPr>
        <w:pStyle w:val="Spistreci2"/>
        <w:tabs>
          <w:tab w:val="left" w:pos="880"/>
          <w:tab w:val="right" w:leader="dot" w:pos="9061"/>
        </w:tabs>
        <w:rPr>
          <w:del w:id="1247" w:author="Sebastian Łuczak" w:date="2011-09-02T10:49:00Z"/>
          <w:noProof/>
          <w:lang w:eastAsia="pl-PL"/>
        </w:rPr>
      </w:pPr>
      <w:del w:id="1248" w:author="Sebastian Łuczak" w:date="2011-09-02T10:49:00Z">
        <w:r w:rsidRPr="00C8050F" w:rsidDel="00C4448E">
          <w:rPr>
            <w:noProof/>
            <w:rPrChange w:id="1249" w:author="Sebastian" w:date="2011-09-01T19:40:00Z">
              <w:rPr>
                <w:rStyle w:val="Hipercze"/>
                <w:noProof/>
              </w:rPr>
            </w:rPrChange>
          </w:rPr>
          <w:delText>5.5.</w:delText>
        </w:r>
        <w:r w:rsidR="00E70A90" w:rsidDel="00C4448E">
          <w:rPr>
            <w:noProof/>
            <w:lang w:eastAsia="pl-PL"/>
          </w:rPr>
          <w:tab/>
        </w:r>
        <w:r w:rsidRPr="00C8050F" w:rsidDel="00C4448E">
          <w:rPr>
            <w:noProof/>
            <w:rPrChange w:id="1250" w:author="Sebastian" w:date="2011-09-01T19:40:00Z">
              <w:rPr>
                <w:rStyle w:val="Hipercze"/>
                <w:noProof/>
              </w:rPr>
            </w:rPrChange>
          </w:rPr>
          <w:delText>Opis aplikacji administracyjnej na telefon komórkowy</w:delText>
        </w:r>
        <w:r w:rsidR="00E70A90" w:rsidDel="00C4448E">
          <w:rPr>
            <w:noProof/>
            <w:webHidden/>
          </w:rPr>
          <w:tab/>
        </w:r>
        <w:r w:rsidR="00E70A90" w:rsidDel="00C4448E">
          <w:rPr>
            <w:noProof/>
            <w:webHidden/>
          </w:rPr>
          <w:delText>53</w:delText>
        </w:r>
      </w:del>
    </w:p>
    <w:p w:rsidR="00E70A90" w:rsidDel="00C4448E" w:rsidRDefault="00C8050F">
      <w:pPr>
        <w:pStyle w:val="Spistreci3"/>
        <w:tabs>
          <w:tab w:val="left" w:pos="1320"/>
          <w:tab w:val="right" w:leader="dot" w:pos="9061"/>
        </w:tabs>
        <w:rPr>
          <w:del w:id="1251" w:author="Sebastian Łuczak" w:date="2011-09-02T10:49:00Z"/>
          <w:noProof/>
          <w:lang w:eastAsia="pl-PL"/>
        </w:rPr>
      </w:pPr>
      <w:del w:id="1252" w:author="Sebastian Łuczak" w:date="2011-09-02T10:49:00Z">
        <w:r w:rsidRPr="00C8050F" w:rsidDel="00C4448E">
          <w:rPr>
            <w:noProof/>
            <w:rPrChange w:id="1253" w:author="Sebastian" w:date="2011-09-01T19:40:00Z">
              <w:rPr>
                <w:rStyle w:val="Hipercze"/>
                <w:noProof/>
              </w:rPr>
            </w:rPrChange>
          </w:rPr>
          <w:delText>5.5.1.</w:delText>
        </w:r>
        <w:r w:rsidR="00E70A90" w:rsidDel="00C4448E">
          <w:rPr>
            <w:noProof/>
            <w:lang w:eastAsia="pl-PL"/>
          </w:rPr>
          <w:tab/>
        </w:r>
        <w:r w:rsidRPr="00C8050F" w:rsidDel="00C4448E">
          <w:rPr>
            <w:noProof/>
            <w:rPrChange w:id="1254" w:author="Sebastian" w:date="2011-09-01T19:40:00Z">
              <w:rPr>
                <w:rStyle w:val="Hipercze"/>
                <w:noProof/>
              </w:rPr>
            </w:rPrChange>
          </w:rPr>
          <w:delText>Cel powstania</w:delText>
        </w:r>
        <w:r w:rsidR="00E70A90" w:rsidDel="00C4448E">
          <w:rPr>
            <w:noProof/>
            <w:webHidden/>
          </w:rPr>
          <w:tab/>
        </w:r>
        <w:r w:rsidR="00E70A90" w:rsidDel="00C4448E">
          <w:rPr>
            <w:noProof/>
            <w:webHidden/>
          </w:rPr>
          <w:delText>53</w:delText>
        </w:r>
      </w:del>
    </w:p>
    <w:p w:rsidR="00E70A90" w:rsidDel="00C4448E" w:rsidRDefault="00C8050F">
      <w:pPr>
        <w:pStyle w:val="Spistreci3"/>
        <w:tabs>
          <w:tab w:val="left" w:pos="1320"/>
          <w:tab w:val="right" w:leader="dot" w:pos="9061"/>
        </w:tabs>
        <w:rPr>
          <w:del w:id="1255" w:author="Sebastian Łuczak" w:date="2011-09-02T10:49:00Z"/>
          <w:noProof/>
          <w:lang w:eastAsia="pl-PL"/>
        </w:rPr>
      </w:pPr>
      <w:del w:id="1256" w:author="Sebastian Łuczak" w:date="2011-09-02T10:49:00Z">
        <w:r w:rsidRPr="00C8050F" w:rsidDel="00C4448E">
          <w:rPr>
            <w:noProof/>
            <w:rPrChange w:id="1257" w:author="Sebastian" w:date="2011-09-01T19:40:00Z">
              <w:rPr>
                <w:rStyle w:val="Hipercze"/>
                <w:noProof/>
              </w:rPr>
            </w:rPrChange>
          </w:rPr>
          <w:delText>5.5.2.</w:delText>
        </w:r>
        <w:r w:rsidR="00E70A90" w:rsidDel="00C4448E">
          <w:rPr>
            <w:noProof/>
            <w:lang w:eastAsia="pl-PL"/>
          </w:rPr>
          <w:tab/>
        </w:r>
        <w:r w:rsidRPr="00C8050F" w:rsidDel="00C4448E">
          <w:rPr>
            <w:noProof/>
            <w:rPrChange w:id="1258" w:author="Sebastian" w:date="2011-09-01T19:40:00Z">
              <w:rPr>
                <w:rStyle w:val="Hipercze"/>
                <w:noProof/>
              </w:rPr>
            </w:rPrChange>
          </w:rPr>
          <w:delText>Główne założenia</w:delText>
        </w:r>
        <w:r w:rsidR="00E70A90" w:rsidDel="00C4448E">
          <w:rPr>
            <w:noProof/>
            <w:webHidden/>
          </w:rPr>
          <w:tab/>
        </w:r>
        <w:r w:rsidR="00E70A90" w:rsidDel="00C4448E">
          <w:rPr>
            <w:noProof/>
            <w:webHidden/>
          </w:rPr>
          <w:delText>53</w:delText>
        </w:r>
      </w:del>
    </w:p>
    <w:p w:rsidR="00E70A90" w:rsidDel="00C4448E" w:rsidRDefault="00C8050F">
      <w:pPr>
        <w:pStyle w:val="Spistreci3"/>
        <w:tabs>
          <w:tab w:val="left" w:pos="1320"/>
          <w:tab w:val="right" w:leader="dot" w:pos="9061"/>
        </w:tabs>
        <w:rPr>
          <w:del w:id="1259" w:author="Sebastian Łuczak" w:date="2011-09-02T10:49:00Z"/>
          <w:noProof/>
          <w:lang w:eastAsia="pl-PL"/>
        </w:rPr>
      </w:pPr>
      <w:del w:id="1260" w:author="Sebastian Łuczak" w:date="2011-09-02T10:49:00Z">
        <w:r w:rsidRPr="00C8050F" w:rsidDel="00C4448E">
          <w:rPr>
            <w:noProof/>
            <w:rPrChange w:id="1261" w:author="Sebastian" w:date="2011-09-01T19:40:00Z">
              <w:rPr>
                <w:rStyle w:val="Hipercze"/>
                <w:noProof/>
              </w:rPr>
            </w:rPrChange>
          </w:rPr>
          <w:delText>5.5.3.</w:delText>
        </w:r>
        <w:r w:rsidR="00E70A90" w:rsidDel="00C4448E">
          <w:rPr>
            <w:noProof/>
            <w:lang w:eastAsia="pl-PL"/>
          </w:rPr>
          <w:tab/>
        </w:r>
        <w:r w:rsidRPr="00C8050F" w:rsidDel="00C4448E">
          <w:rPr>
            <w:noProof/>
            <w:rPrChange w:id="1262" w:author="Sebastian" w:date="2011-09-01T19:40:00Z">
              <w:rPr>
                <w:rStyle w:val="Hipercze"/>
                <w:noProof/>
              </w:rPr>
            </w:rPrChange>
          </w:rPr>
          <w:delText>Działanie aplikacji</w:delText>
        </w:r>
        <w:r w:rsidR="00E70A90" w:rsidDel="00C4448E">
          <w:rPr>
            <w:noProof/>
            <w:webHidden/>
          </w:rPr>
          <w:tab/>
        </w:r>
        <w:r w:rsidR="00E70A90" w:rsidDel="00C4448E">
          <w:rPr>
            <w:noProof/>
            <w:webHidden/>
          </w:rPr>
          <w:delText>53</w:delText>
        </w:r>
      </w:del>
    </w:p>
    <w:p w:rsidR="00E70A90" w:rsidDel="00C4448E" w:rsidRDefault="00C8050F">
      <w:pPr>
        <w:pStyle w:val="Spistreci2"/>
        <w:tabs>
          <w:tab w:val="left" w:pos="880"/>
          <w:tab w:val="right" w:leader="dot" w:pos="9061"/>
        </w:tabs>
        <w:rPr>
          <w:del w:id="1263" w:author="Sebastian Łuczak" w:date="2011-09-02T10:49:00Z"/>
          <w:noProof/>
          <w:lang w:eastAsia="pl-PL"/>
        </w:rPr>
      </w:pPr>
      <w:del w:id="1264" w:author="Sebastian Łuczak" w:date="2011-09-02T10:49:00Z">
        <w:r w:rsidRPr="00C8050F" w:rsidDel="00C4448E">
          <w:rPr>
            <w:noProof/>
            <w:rPrChange w:id="1265" w:author="Sebastian" w:date="2011-09-01T19:40:00Z">
              <w:rPr>
                <w:rStyle w:val="Hipercze"/>
                <w:noProof/>
              </w:rPr>
            </w:rPrChange>
          </w:rPr>
          <w:delText>5.6.</w:delText>
        </w:r>
        <w:r w:rsidR="00E70A90" w:rsidDel="00C4448E">
          <w:rPr>
            <w:noProof/>
            <w:lang w:eastAsia="pl-PL"/>
          </w:rPr>
          <w:tab/>
        </w:r>
        <w:r w:rsidRPr="00C8050F" w:rsidDel="00C4448E">
          <w:rPr>
            <w:noProof/>
            <w:rPrChange w:id="1266" w:author="Sebastian" w:date="2011-09-01T19:40:00Z">
              <w:rPr>
                <w:rStyle w:val="Hipercze"/>
                <w:noProof/>
              </w:rPr>
            </w:rPrChange>
          </w:rPr>
          <w:delText>Opis panelu administracyjnego</w:delText>
        </w:r>
        <w:r w:rsidR="00E70A90" w:rsidDel="00C4448E">
          <w:rPr>
            <w:noProof/>
            <w:webHidden/>
          </w:rPr>
          <w:tab/>
        </w:r>
        <w:r w:rsidR="00E70A90" w:rsidDel="00C4448E">
          <w:rPr>
            <w:noProof/>
            <w:webHidden/>
          </w:rPr>
          <w:delText>55</w:delText>
        </w:r>
      </w:del>
    </w:p>
    <w:p w:rsidR="00E70A90" w:rsidDel="00C4448E" w:rsidRDefault="00C8050F">
      <w:pPr>
        <w:pStyle w:val="Spistreci3"/>
        <w:tabs>
          <w:tab w:val="left" w:pos="1320"/>
          <w:tab w:val="right" w:leader="dot" w:pos="9061"/>
        </w:tabs>
        <w:rPr>
          <w:del w:id="1267" w:author="Sebastian Łuczak" w:date="2011-09-02T10:49:00Z"/>
          <w:noProof/>
          <w:lang w:eastAsia="pl-PL"/>
        </w:rPr>
      </w:pPr>
      <w:del w:id="1268" w:author="Sebastian Łuczak" w:date="2011-09-02T10:49:00Z">
        <w:r w:rsidRPr="00C8050F" w:rsidDel="00C4448E">
          <w:rPr>
            <w:noProof/>
            <w:rPrChange w:id="1269" w:author="Sebastian" w:date="2011-09-01T19:40:00Z">
              <w:rPr>
                <w:rStyle w:val="Hipercze"/>
                <w:noProof/>
              </w:rPr>
            </w:rPrChange>
          </w:rPr>
          <w:delText>5.6.1.</w:delText>
        </w:r>
        <w:r w:rsidR="00E70A90" w:rsidDel="00C4448E">
          <w:rPr>
            <w:noProof/>
            <w:lang w:eastAsia="pl-PL"/>
          </w:rPr>
          <w:tab/>
        </w:r>
        <w:r w:rsidRPr="00C8050F" w:rsidDel="00C4448E">
          <w:rPr>
            <w:noProof/>
            <w:rPrChange w:id="1270" w:author="Sebastian" w:date="2011-09-01T19:40:00Z">
              <w:rPr>
                <w:rStyle w:val="Hipercze"/>
                <w:noProof/>
              </w:rPr>
            </w:rPrChange>
          </w:rPr>
          <w:delText>Cel powstania</w:delText>
        </w:r>
        <w:r w:rsidR="00E70A90" w:rsidDel="00C4448E">
          <w:rPr>
            <w:noProof/>
            <w:webHidden/>
          </w:rPr>
          <w:tab/>
        </w:r>
        <w:r w:rsidR="00E70A90" w:rsidDel="00C4448E">
          <w:rPr>
            <w:noProof/>
            <w:webHidden/>
          </w:rPr>
          <w:delText>55</w:delText>
        </w:r>
      </w:del>
    </w:p>
    <w:p w:rsidR="00E70A90" w:rsidDel="00C4448E" w:rsidRDefault="00C8050F">
      <w:pPr>
        <w:pStyle w:val="Spistreci3"/>
        <w:tabs>
          <w:tab w:val="left" w:pos="1320"/>
          <w:tab w:val="right" w:leader="dot" w:pos="9061"/>
        </w:tabs>
        <w:rPr>
          <w:del w:id="1271" w:author="Sebastian Łuczak" w:date="2011-09-02T10:49:00Z"/>
          <w:noProof/>
          <w:lang w:eastAsia="pl-PL"/>
        </w:rPr>
      </w:pPr>
      <w:del w:id="1272" w:author="Sebastian Łuczak" w:date="2011-09-02T10:49:00Z">
        <w:r w:rsidRPr="00C8050F" w:rsidDel="00C4448E">
          <w:rPr>
            <w:noProof/>
            <w:rPrChange w:id="1273" w:author="Sebastian" w:date="2011-09-01T19:40:00Z">
              <w:rPr>
                <w:rStyle w:val="Hipercze"/>
                <w:noProof/>
              </w:rPr>
            </w:rPrChange>
          </w:rPr>
          <w:delText>5.6.2.</w:delText>
        </w:r>
        <w:r w:rsidR="00E70A90" w:rsidDel="00C4448E">
          <w:rPr>
            <w:noProof/>
            <w:lang w:eastAsia="pl-PL"/>
          </w:rPr>
          <w:tab/>
        </w:r>
        <w:r w:rsidRPr="00C8050F" w:rsidDel="00C4448E">
          <w:rPr>
            <w:noProof/>
            <w:rPrChange w:id="1274" w:author="Sebastian" w:date="2011-09-01T19:40:00Z">
              <w:rPr>
                <w:rStyle w:val="Hipercze"/>
                <w:noProof/>
              </w:rPr>
            </w:rPrChange>
          </w:rPr>
          <w:delText>Szczegóły implementacyjne</w:delText>
        </w:r>
        <w:r w:rsidR="00E70A90" w:rsidDel="00C4448E">
          <w:rPr>
            <w:noProof/>
            <w:webHidden/>
          </w:rPr>
          <w:tab/>
        </w:r>
        <w:r w:rsidR="00E70A90" w:rsidDel="00C4448E">
          <w:rPr>
            <w:noProof/>
            <w:webHidden/>
          </w:rPr>
          <w:delText>55</w:delText>
        </w:r>
      </w:del>
    </w:p>
    <w:p w:rsidR="00E70A90" w:rsidDel="00C4448E" w:rsidRDefault="00C8050F">
      <w:pPr>
        <w:pStyle w:val="Spistreci3"/>
        <w:tabs>
          <w:tab w:val="left" w:pos="1320"/>
          <w:tab w:val="right" w:leader="dot" w:pos="9061"/>
        </w:tabs>
        <w:rPr>
          <w:del w:id="1275" w:author="Sebastian Łuczak" w:date="2011-09-02T10:49:00Z"/>
          <w:noProof/>
          <w:lang w:eastAsia="pl-PL"/>
        </w:rPr>
      </w:pPr>
      <w:del w:id="1276" w:author="Sebastian Łuczak" w:date="2011-09-02T10:49:00Z">
        <w:r w:rsidRPr="00C8050F" w:rsidDel="00C4448E">
          <w:rPr>
            <w:noProof/>
            <w:rPrChange w:id="1277" w:author="Sebastian" w:date="2011-09-01T19:40:00Z">
              <w:rPr>
                <w:rStyle w:val="Hipercze"/>
                <w:noProof/>
              </w:rPr>
            </w:rPrChange>
          </w:rPr>
          <w:delText>5.6.3.</w:delText>
        </w:r>
        <w:r w:rsidR="00E70A90" w:rsidDel="00C4448E">
          <w:rPr>
            <w:noProof/>
            <w:lang w:eastAsia="pl-PL"/>
          </w:rPr>
          <w:tab/>
        </w:r>
        <w:r w:rsidRPr="00C8050F" w:rsidDel="00C4448E">
          <w:rPr>
            <w:noProof/>
            <w:rPrChange w:id="1278" w:author="Sebastian" w:date="2011-09-01T19:40:00Z">
              <w:rPr>
                <w:rStyle w:val="Hipercze"/>
                <w:noProof/>
              </w:rPr>
            </w:rPrChange>
          </w:rPr>
          <w:delText>Warstwa biznesowa</w:delText>
        </w:r>
        <w:r w:rsidR="00E70A90" w:rsidDel="00C4448E">
          <w:rPr>
            <w:noProof/>
            <w:webHidden/>
          </w:rPr>
          <w:tab/>
        </w:r>
        <w:r w:rsidR="00E70A90" w:rsidDel="00C4448E">
          <w:rPr>
            <w:noProof/>
            <w:webHidden/>
          </w:rPr>
          <w:delText>56</w:delText>
        </w:r>
      </w:del>
    </w:p>
    <w:p w:rsidR="00E70A90" w:rsidDel="00C4448E" w:rsidRDefault="00C8050F">
      <w:pPr>
        <w:pStyle w:val="Spistreci3"/>
        <w:tabs>
          <w:tab w:val="left" w:pos="1320"/>
          <w:tab w:val="right" w:leader="dot" w:pos="9061"/>
        </w:tabs>
        <w:rPr>
          <w:del w:id="1279" w:author="Sebastian Łuczak" w:date="2011-09-02T10:49:00Z"/>
          <w:noProof/>
          <w:lang w:eastAsia="pl-PL"/>
        </w:rPr>
      </w:pPr>
      <w:del w:id="1280" w:author="Sebastian Łuczak" w:date="2011-09-02T10:49:00Z">
        <w:r w:rsidRPr="00C8050F" w:rsidDel="00C4448E">
          <w:rPr>
            <w:noProof/>
            <w:rPrChange w:id="1281" w:author="Sebastian" w:date="2011-09-01T19:40:00Z">
              <w:rPr>
                <w:rStyle w:val="Hipercze"/>
                <w:noProof/>
              </w:rPr>
            </w:rPrChange>
          </w:rPr>
          <w:delText>5.6.4.</w:delText>
        </w:r>
        <w:r w:rsidR="00E70A90" w:rsidDel="00C4448E">
          <w:rPr>
            <w:noProof/>
            <w:lang w:eastAsia="pl-PL"/>
          </w:rPr>
          <w:tab/>
        </w:r>
        <w:r w:rsidRPr="00C8050F" w:rsidDel="00C4448E">
          <w:rPr>
            <w:noProof/>
            <w:rPrChange w:id="1282" w:author="Sebastian" w:date="2011-09-01T19:40:00Z">
              <w:rPr>
                <w:rStyle w:val="Hipercze"/>
                <w:noProof/>
              </w:rPr>
            </w:rPrChange>
          </w:rPr>
          <w:delText>Warstwa modelu danych</w:delText>
        </w:r>
        <w:r w:rsidR="00E70A90" w:rsidDel="00C4448E">
          <w:rPr>
            <w:noProof/>
            <w:webHidden/>
          </w:rPr>
          <w:tab/>
        </w:r>
        <w:r w:rsidR="00E70A90" w:rsidDel="00C4448E">
          <w:rPr>
            <w:noProof/>
            <w:webHidden/>
          </w:rPr>
          <w:delText>57</w:delText>
        </w:r>
      </w:del>
    </w:p>
    <w:p w:rsidR="00E70A90" w:rsidDel="00C4448E" w:rsidRDefault="00C8050F">
      <w:pPr>
        <w:pStyle w:val="Spistreci3"/>
        <w:tabs>
          <w:tab w:val="left" w:pos="1320"/>
          <w:tab w:val="right" w:leader="dot" w:pos="9061"/>
        </w:tabs>
        <w:rPr>
          <w:del w:id="1283" w:author="Sebastian Łuczak" w:date="2011-09-02T10:49:00Z"/>
          <w:noProof/>
          <w:lang w:eastAsia="pl-PL"/>
        </w:rPr>
      </w:pPr>
      <w:del w:id="1284" w:author="Sebastian Łuczak" w:date="2011-09-02T10:49:00Z">
        <w:r w:rsidRPr="00C8050F" w:rsidDel="00C4448E">
          <w:rPr>
            <w:noProof/>
            <w:rPrChange w:id="1285" w:author="Sebastian" w:date="2011-09-01T19:40:00Z">
              <w:rPr>
                <w:rStyle w:val="Hipercze"/>
                <w:noProof/>
              </w:rPr>
            </w:rPrChange>
          </w:rPr>
          <w:delText>5.6.5.</w:delText>
        </w:r>
        <w:r w:rsidR="00E70A90" w:rsidDel="00C4448E">
          <w:rPr>
            <w:noProof/>
            <w:lang w:eastAsia="pl-PL"/>
          </w:rPr>
          <w:tab/>
        </w:r>
        <w:r w:rsidRPr="00C8050F" w:rsidDel="00C4448E">
          <w:rPr>
            <w:noProof/>
            <w:rPrChange w:id="1286" w:author="Sebastian" w:date="2011-09-01T19:40:00Z">
              <w:rPr>
                <w:rStyle w:val="Hipercze"/>
                <w:noProof/>
              </w:rPr>
            </w:rPrChange>
          </w:rPr>
          <w:delText>Warstwa prezentacji</w:delText>
        </w:r>
        <w:r w:rsidR="00E70A90" w:rsidDel="00C4448E">
          <w:rPr>
            <w:noProof/>
            <w:webHidden/>
          </w:rPr>
          <w:tab/>
        </w:r>
        <w:r w:rsidR="00E70A90" w:rsidDel="00C4448E">
          <w:rPr>
            <w:noProof/>
            <w:webHidden/>
          </w:rPr>
          <w:delText>57</w:delText>
        </w:r>
      </w:del>
    </w:p>
    <w:p w:rsidR="00E70A90" w:rsidDel="00C4448E" w:rsidRDefault="00C8050F">
      <w:pPr>
        <w:pStyle w:val="Spistreci3"/>
        <w:tabs>
          <w:tab w:val="left" w:pos="1320"/>
          <w:tab w:val="right" w:leader="dot" w:pos="9061"/>
        </w:tabs>
        <w:rPr>
          <w:del w:id="1287" w:author="Sebastian Łuczak" w:date="2011-09-02T10:49:00Z"/>
          <w:noProof/>
          <w:lang w:eastAsia="pl-PL"/>
        </w:rPr>
      </w:pPr>
      <w:del w:id="1288" w:author="Sebastian Łuczak" w:date="2011-09-02T10:49:00Z">
        <w:r w:rsidRPr="00C8050F" w:rsidDel="00C4448E">
          <w:rPr>
            <w:noProof/>
            <w:rPrChange w:id="1289" w:author="Sebastian" w:date="2011-09-01T19:40:00Z">
              <w:rPr>
                <w:rStyle w:val="Hipercze"/>
                <w:noProof/>
              </w:rPr>
            </w:rPrChange>
          </w:rPr>
          <w:delText>5.6.6.</w:delText>
        </w:r>
        <w:r w:rsidR="00E70A90" w:rsidDel="00C4448E">
          <w:rPr>
            <w:noProof/>
            <w:lang w:eastAsia="pl-PL"/>
          </w:rPr>
          <w:tab/>
        </w:r>
        <w:r w:rsidRPr="00C8050F" w:rsidDel="00C4448E">
          <w:rPr>
            <w:noProof/>
            <w:rPrChange w:id="1290" w:author="Sebastian" w:date="2011-09-01T19:40:00Z">
              <w:rPr>
                <w:rStyle w:val="Hipercze"/>
                <w:noProof/>
              </w:rPr>
            </w:rPrChange>
          </w:rPr>
          <w:delText>Budowa panelu administracyjnego</w:delText>
        </w:r>
        <w:r w:rsidR="00E70A90" w:rsidDel="00C4448E">
          <w:rPr>
            <w:noProof/>
            <w:webHidden/>
          </w:rPr>
          <w:tab/>
        </w:r>
        <w:r w:rsidR="00E70A90" w:rsidDel="00C4448E">
          <w:rPr>
            <w:noProof/>
            <w:webHidden/>
          </w:rPr>
          <w:delText>58</w:delText>
        </w:r>
      </w:del>
    </w:p>
    <w:p w:rsidR="00E70A90" w:rsidDel="00C4448E" w:rsidRDefault="00C8050F">
      <w:pPr>
        <w:pStyle w:val="Spistreci3"/>
        <w:tabs>
          <w:tab w:val="left" w:pos="1320"/>
          <w:tab w:val="right" w:leader="dot" w:pos="9061"/>
        </w:tabs>
        <w:rPr>
          <w:del w:id="1291" w:author="Sebastian Łuczak" w:date="2011-09-02T10:49:00Z"/>
          <w:noProof/>
          <w:lang w:eastAsia="pl-PL"/>
        </w:rPr>
      </w:pPr>
      <w:del w:id="1292" w:author="Sebastian Łuczak" w:date="2011-09-02T10:49:00Z">
        <w:r w:rsidRPr="00C8050F" w:rsidDel="00C4448E">
          <w:rPr>
            <w:noProof/>
            <w:rPrChange w:id="1293" w:author="Sebastian" w:date="2011-09-01T19:40:00Z">
              <w:rPr>
                <w:rStyle w:val="Hipercze"/>
                <w:noProof/>
              </w:rPr>
            </w:rPrChange>
          </w:rPr>
          <w:delText>5.6.7.</w:delText>
        </w:r>
        <w:r w:rsidR="00E70A90" w:rsidDel="00C4448E">
          <w:rPr>
            <w:noProof/>
            <w:lang w:eastAsia="pl-PL"/>
          </w:rPr>
          <w:tab/>
        </w:r>
        <w:r w:rsidRPr="00C8050F" w:rsidDel="00C4448E">
          <w:rPr>
            <w:noProof/>
            <w:rPrChange w:id="1294" w:author="Sebastian" w:date="2011-09-01T19:40:00Z">
              <w:rPr>
                <w:rStyle w:val="Hipercze"/>
                <w:noProof/>
              </w:rPr>
            </w:rPrChange>
          </w:rPr>
          <w:delText>Role użytkowników oraz zabezpieczenie portalu</w:delText>
        </w:r>
        <w:r w:rsidR="00E70A90" w:rsidDel="00C4448E">
          <w:rPr>
            <w:noProof/>
            <w:webHidden/>
          </w:rPr>
          <w:tab/>
        </w:r>
        <w:r w:rsidR="00E70A90" w:rsidDel="00C4448E">
          <w:rPr>
            <w:noProof/>
            <w:webHidden/>
          </w:rPr>
          <w:delText>59</w:delText>
        </w:r>
      </w:del>
    </w:p>
    <w:p w:rsidR="00E70A90" w:rsidDel="00C4448E" w:rsidRDefault="00C8050F">
      <w:pPr>
        <w:pStyle w:val="Spistreci3"/>
        <w:tabs>
          <w:tab w:val="left" w:pos="1320"/>
          <w:tab w:val="right" w:leader="dot" w:pos="9061"/>
        </w:tabs>
        <w:rPr>
          <w:del w:id="1295" w:author="Sebastian Łuczak" w:date="2011-09-02T10:49:00Z"/>
          <w:noProof/>
          <w:lang w:eastAsia="pl-PL"/>
        </w:rPr>
      </w:pPr>
      <w:del w:id="1296" w:author="Sebastian Łuczak" w:date="2011-09-02T10:49:00Z">
        <w:r w:rsidRPr="00C8050F" w:rsidDel="00C4448E">
          <w:rPr>
            <w:noProof/>
            <w:rPrChange w:id="1297" w:author="Sebastian" w:date="2011-09-01T19:40:00Z">
              <w:rPr>
                <w:rStyle w:val="Hipercze"/>
                <w:noProof/>
              </w:rPr>
            </w:rPrChange>
          </w:rPr>
          <w:delText>5.6.8.</w:delText>
        </w:r>
        <w:r w:rsidR="00E70A90" w:rsidDel="00C4448E">
          <w:rPr>
            <w:noProof/>
            <w:lang w:eastAsia="pl-PL"/>
          </w:rPr>
          <w:tab/>
        </w:r>
        <w:r w:rsidRPr="00C8050F" w:rsidDel="00C4448E">
          <w:rPr>
            <w:noProof/>
            <w:rPrChange w:id="1298" w:author="Sebastian" w:date="2011-09-01T19:40:00Z">
              <w:rPr>
                <w:rStyle w:val="Hipercze"/>
                <w:noProof/>
              </w:rPr>
            </w:rPrChange>
          </w:rPr>
          <w:delText>Opis zakładek</w:delText>
        </w:r>
        <w:r w:rsidR="00E70A90" w:rsidDel="00C4448E">
          <w:rPr>
            <w:noProof/>
            <w:webHidden/>
          </w:rPr>
          <w:tab/>
        </w:r>
        <w:r w:rsidR="00E70A90" w:rsidDel="00C4448E">
          <w:rPr>
            <w:noProof/>
            <w:webHidden/>
          </w:rPr>
          <w:delText>59</w:delText>
        </w:r>
      </w:del>
    </w:p>
    <w:p w:rsidR="00E70A90" w:rsidDel="00C4448E" w:rsidRDefault="00C8050F">
      <w:pPr>
        <w:pStyle w:val="Spistreci1"/>
        <w:tabs>
          <w:tab w:val="left" w:pos="440"/>
          <w:tab w:val="right" w:leader="dot" w:pos="9061"/>
        </w:tabs>
        <w:rPr>
          <w:del w:id="1299" w:author="Sebastian Łuczak" w:date="2011-09-02T10:49:00Z"/>
          <w:noProof/>
          <w:lang w:eastAsia="pl-PL"/>
        </w:rPr>
      </w:pPr>
      <w:del w:id="1300" w:author="Sebastian Łuczak" w:date="2011-09-02T10:49:00Z">
        <w:r w:rsidRPr="00C8050F" w:rsidDel="00C4448E">
          <w:rPr>
            <w:noProof/>
            <w:rPrChange w:id="1301" w:author="Sebastian" w:date="2011-09-01T19:40:00Z">
              <w:rPr>
                <w:rStyle w:val="Hipercze"/>
                <w:noProof/>
              </w:rPr>
            </w:rPrChange>
          </w:rPr>
          <w:delText>6.</w:delText>
        </w:r>
        <w:r w:rsidR="00E70A90" w:rsidDel="00C4448E">
          <w:rPr>
            <w:noProof/>
            <w:lang w:eastAsia="pl-PL"/>
          </w:rPr>
          <w:tab/>
        </w:r>
        <w:r w:rsidRPr="00C8050F" w:rsidDel="00C4448E">
          <w:rPr>
            <w:noProof/>
            <w:rPrChange w:id="1302" w:author="Sebastian" w:date="2011-09-01T19:40:00Z">
              <w:rPr>
                <w:rStyle w:val="Hipercze"/>
                <w:noProof/>
              </w:rPr>
            </w:rPrChange>
          </w:rPr>
          <w:delText>Testy</w:delText>
        </w:r>
        <w:r w:rsidR="00E70A90" w:rsidDel="00C4448E">
          <w:rPr>
            <w:noProof/>
            <w:webHidden/>
          </w:rPr>
          <w:tab/>
        </w:r>
        <w:r w:rsidR="00E70A90" w:rsidDel="00C4448E">
          <w:rPr>
            <w:noProof/>
            <w:webHidden/>
          </w:rPr>
          <w:delText>63</w:delText>
        </w:r>
      </w:del>
    </w:p>
    <w:p w:rsidR="00E70A90" w:rsidDel="00C4448E" w:rsidRDefault="00C8050F">
      <w:pPr>
        <w:pStyle w:val="Spistreci1"/>
        <w:tabs>
          <w:tab w:val="left" w:pos="440"/>
          <w:tab w:val="right" w:leader="dot" w:pos="9061"/>
        </w:tabs>
        <w:rPr>
          <w:del w:id="1303" w:author="Sebastian Łuczak" w:date="2011-09-02T10:49:00Z"/>
          <w:noProof/>
          <w:lang w:eastAsia="pl-PL"/>
        </w:rPr>
      </w:pPr>
      <w:del w:id="1304" w:author="Sebastian Łuczak" w:date="2011-09-02T10:49:00Z">
        <w:r w:rsidRPr="00C8050F" w:rsidDel="00C4448E">
          <w:rPr>
            <w:noProof/>
            <w:rPrChange w:id="1305" w:author="Sebastian" w:date="2011-09-01T19:40:00Z">
              <w:rPr>
                <w:rStyle w:val="Hipercze"/>
                <w:noProof/>
              </w:rPr>
            </w:rPrChange>
          </w:rPr>
          <w:delText>7.</w:delText>
        </w:r>
        <w:r w:rsidR="00E70A90" w:rsidDel="00C4448E">
          <w:rPr>
            <w:noProof/>
            <w:lang w:eastAsia="pl-PL"/>
          </w:rPr>
          <w:tab/>
        </w:r>
        <w:r w:rsidRPr="00C8050F" w:rsidDel="00C4448E">
          <w:rPr>
            <w:noProof/>
            <w:rPrChange w:id="1306" w:author="Sebastian" w:date="2011-09-01T19:40:00Z">
              <w:rPr>
                <w:rStyle w:val="Hipercze"/>
                <w:noProof/>
              </w:rPr>
            </w:rPrChange>
          </w:rPr>
          <w:delText>Korzyści płynące z naszego rozwiązania</w:delText>
        </w:r>
        <w:r w:rsidR="00E70A90" w:rsidDel="00C4448E">
          <w:rPr>
            <w:noProof/>
            <w:webHidden/>
          </w:rPr>
          <w:tab/>
        </w:r>
        <w:r w:rsidR="00E70A90" w:rsidDel="00C4448E">
          <w:rPr>
            <w:noProof/>
            <w:webHidden/>
          </w:rPr>
          <w:delText>64</w:delText>
        </w:r>
      </w:del>
    </w:p>
    <w:p w:rsidR="00E70A90" w:rsidDel="00C4448E" w:rsidRDefault="00C8050F">
      <w:pPr>
        <w:pStyle w:val="Spistreci1"/>
        <w:tabs>
          <w:tab w:val="left" w:pos="440"/>
          <w:tab w:val="right" w:leader="dot" w:pos="9061"/>
        </w:tabs>
        <w:rPr>
          <w:del w:id="1307" w:author="Sebastian Łuczak" w:date="2011-09-02T10:49:00Z"/>
          <w:noProof/>
          <w:lang w:eastAsia="pl-PL"/>
        </w:rPr>
      </w:pPr>
      <w:del w:id="1308" w:author="Sebastian Łuczak" w:date="2011-09-02T10:49:00Z">
        <w:r w:rsidRPr="00C8050F" w:rsidDel="00C4448E">
          <w:rPr>
            <w:noProof/>
            <w:rPrChange w:id="1309" w:author="Sebastian" w:date="2011-09-01T19:40:00Z">
              <w:rPr>
                <w:rStyle w:val="Hipercze"/>
                <w:noProof/>
              </w:rPr>
            </w:rPrChange>
          </w:rPr>
          <w:delText>8.</w:delText>
        </w:r>
        <w:r w:rsidR="00E70A90" w:rsidDel="00C4448E">
          <w:rPr>
            <w:noProof/>
            <w:lang w:eastAsia="pl-PL"/>
          </w:rPr>
          <w:tab/>
        </w:r>
        <w:r w:rsidRPr="00C8050F" w:rsidDel="00C4448E">
          <w:rPr>
            <w:noProof/>
            <w:rPrChange w:id="1310" w:author="Sebastian" w:date="2011-09-01T19:40:00Z">
              <w:rPr>
                <w:rStyle w:val="Hipercze"/>
                <w:noProof/>
              </w:rPr>
            </w:rPrChange>
          </w:rPr>
          <w:delText>Podsumowanie</w:delText>
        </w:r>
        <w:r w:rsidR="00E70A90" w:rsidDel="00C4448E">
          <w:rPr>
            <w:noProof/>
            <w:webHidden/>
          </w:rPr>
          <w:tab/>
        </w:r>
        <w:r w:rsidR="00E70A90" w:rsidDel="00C4448E">
          <w:rPr>
            <w:noProof/>
            <w:webHidden/>
          </w:rPr>
          <w:delText>65</w:delText>
        </w:r>
      </w:del>
    </w:p>
    <w:p w:rsidR="00E70A90" w:rsidDel="00C4448E" w:rsidRDefault="00C8050F">
      <w:pPr>
        <w:pStyle w:val="Spistreci2"/>
        <w:tabs>
          <w:tab w:val="left" w:pos="880"/>
          <w:tab w:val="right" w:leader="dot" w:pos="9061"/>
        </w:tabs>
        <w:rPr>
          <w:del w:id="1311" w:author="Sebastian Łuczak" w:date="2011-09-02T10:49:00Z"/>
          <w:noProof/>
          <w:lang w:eastAsia="pl-PL"/>
        </w:rPr>
      </w:pPr>
      <w:del w:id="1312" w:author="Sebastian Łuczak" w:date="2011-09-02T10:49:00Z">
        <w:r w:rsidRPr="00C8050F" w:rsidDel="00C4448E">
          <w:rPr>
            <w:noProof/>
            <w:rPrChange w:id="1313" w:author="Sebastian" w:date="2011-09-01T19:40:00Z">
              <w:rPr>
                <w:rStyle w:val="Hipercze"/>
                <w:noProof/>
              </w:rPr>
            </w:rPrChange>
          </w:rPr>
          <w:delText>8.1.</w:delText>
        </w:r>
        <w:r w:rsidR="00E70A90" w:rsidDel="00C4448E">
          <w:rPr>
            <w:noProof/>
            <w:lang w:eastAsia="pl-PL"/>
          </w:rPr>
          <w:tab/>
        </w:r>
        <w:r w:rsidRPr="00C8050F" w:rsidDel="00C4448E">
          <w:rPr>
            <w:noProof/>
            <w:rPrChange w:id="1314" w:author="Sebastian" w:date="2011-09-01T19:40:00Z">
              <w:rPr>
                <w:rStyle w:val="Hipercze"/>
                <w:noProof/>
              </w:rPr>
            </w:rPrChange>
          </w:rPr>
          <w:delText>Perspektywy rozwoju</w:delText>
        </w:r>
        <w:r w:rsidR="00E70A90" w:rsidDel="00C4448E">
          <w:rPr>
            <w:noProof/>
            <w:webHidden/>
          </w:rPr>
          <w:tab/>
        </w:r>
        <w:r w:rsidR="00E70A90" w:rsidDel="00C4448E">
          <w:rPr>
            <w:noProof/>
            <w:webHidden/>
          </w:rPr>
          <w:delText>65</w:delText>
        </w:r>
      </w:del>
    </w:p>
    <w:p w:rsidR="00E70A90" w:rsidDel="00C4448E" w:rsidRDefault="00C8050F">
      <w:pPr>
        <w:pStyle w:val="Spistreci2"/>
        <w:tabs>
          <w:tab w:val="left" w:pos="880"/>
          <w:tab w:val="right" w:leader="dot" w:pos="9061"/>
        </w:tabs>
        <w:rPr>
          <w:del w:id="1315" w:author="Sebastian Łuczak" w:date="2011-09-02T10:49:00Z"/>
          <w:noProof/>
          <w:lang w:eastAsia="pl-PL"/>
        </w:rPr>
      </w:pPr>
      <w:del w:id="1316" w:author="Sebastian Łuczak" w:date="2011-09-02T10:49:00Z">
        <w:r w:rsidRPr="00C8050F" w:rsidDel="00C4448E">
          <w:rPr>
            <w:noProof/>
            <w:rPrChange w:id="1317" w:author="Sebastian" w:date="2011-09-01T19:40:00Z">
              <w:rPr>
                <w:rStyle w:val="Hipercze"/>
                <w:noProof/>
              </w:rPr>
            </w:rPrChange>
          </w:rPr>
          <w:delText>8.2.</w:delText>
        </w:r>
        <w:r w:rsidR="00E70A90" w:rsidDel="00C4448E">
          <w:rPr>
            <w:noProof/>
            <w:lang w:eastAsia="pl-PL"/>
          </w:rPr>
          <w:tab/>
        </w:r>
        <w:r w:rsidRPr="00C8050F" w:rsidDel="00C4448E">
          <w:rPr>
            <w:noProof/>
            <w:rPrChange w:id="1318" w:author="Sebastian" w:date="2011-09-01T19:40:00Z">
              <w:rPr>
                <w:rStyle w:val="Hipercze"/>
                <w:noProof/>
              </w:rPr>
            </w:rPrChange>
          </w:rPr>
          <w:delText>Wnioski</w:delText>
        </w:r>
        <w:r w:rsidR="00E70A90" w:rsidDel="00C4448E">
          <w:rPr>
            <w:noProof/>
            <w:webHidden/>
          </w:rPr>
          <w:tab/>
        </w:r>
        <w:r w:rsidR="00E70A90" w:rsidDel="00C4448E">
          <w:rPr>
            <w:noProof/>
            <w:webHidden/>
          </w:rPr>
          <w:delText>66</w:delText>
        </w:r>
      </w:del>
    </w:p>
    <w:p w:rsidR="00E70A90" w:rsidDel="00C4448E" w:rsidRDefault="00C8050F">
      <w:pPr>
        <w:pStyle w:val="Spistreci1"/>
        <w:tabs>
          <w:tab w:val="left" w:pos="440"/>
          <w:tab w:val="right" w:leader="dot" w:pos="9061"/>
        </w:tabs>
        <w:rPr>
          <w:del w:id="1319" w:author="Sebastian Łuczak" w:date="2011-09-02T10:49:00Z"/>
          <w:noProof/>
          <w:lang w:eastAsia="pl-PL"/>
        </w:rPr>
      </w:pPr>
      <w:del w:id="1320" w:author="Sebastian Łuczak" w:date="2011-09-02T10:49:00Z">
        <w:r w:rsidRPr="00C8050F" w:rsidDel="00C4448E">
          <w:rPr>
            <w:noProof/>
            <w:rPrChange w:id="1321" w:author="Sebastian" w:date="2011-09-01T19:40:00Z">
              <w:rPr>
                <w:rStyle w:val="Hipercze"/>
                <w:noProof/>
              </w:rPr>
            </w:rPrChange>
          </w:rPr>
          <w:delText>9.</w:delText>
        </w:r>
        <w:r w:rsidR="00E70A90" w:rsidDel="00C4448E">
          <w:rPr>
            <w:noProof/>
            <w:lang w:eastAsia="pl-PL"/>
          </w:rPr>
          <w:tab/>
        </w:r>
        <w:r w:rsidRPr="00C8050F" w:rsidDel="00C4448E">
          <w:rPr>
            <w:noProof/>
            <w:rPrChange w:id="1322" w:author="Sebastian" w:date="2011-09-01T19:40:00Z">
              <w:rPr>
                <w:rStyle w:val="Hipercze"/>
                <w:noProof/>
              </w:rPr>
            </w:rPrChange>
          </w:rPr>
          <w:delText>Bibliografia</w:delText>
        </w:r>
        <w:r w:rsidR="00E70A90" w:rsidDel="00C4448E">
          <w:rPr>
            <w:noProof/>
            <w:webHidden/>
          </w:rPr>
          <w:tab/>
        </w:r>
        <w:r w:rsidR="00E70A90" w:rsidDel="00C4448E">
          <w:rPr>
            <w:noProof/>
            <w:webHidden/>
          </w:rPr>
          <w:delText>67</w:delText>
        </w:r>
      </w:del>
    </w:p>
    <w:p w:rsidR="00E70A90" w:rsidDel="00C4448E" w:rsidRDefault="00C8050F">
      <w:pPr>
        <w:pStyle w:val="Spistreci1"/>
        <w:tabs>
          <w:tab w:val="left" w:pos="660"/>
          <w:tab w:val="right" w:leader="dot" w:pos="9061"/>
        </w:tabs>
        <w:rPr>
          <w:del w:id="1323" w:author="Sebastian Łuczak" w:date="2011-09-02T10:49:00Z"/>
          <w:noProof/>
          <w:lang w:eastAsia="pl-PL"/>
        </w:rPr>
      </w:pPr>
      <w:del w:id="1324" w:author="Sebastian Łuczak" w:date="2011-09-02T10:49:00Z">
        <w:r w:rsidRPr="00C8050F" w:rsidDel="00C4448E">
          <w:rPr>
            <w:noProof/>
            <w:rPrChange w:id="1325" w:author="Sebastian" w:date="2011-09-01T19:40:00Z">
              <w:rPr>
                <w:rStyle w:val="Hipercze"/>
                <w:noProof/>
              </w:rPr>
            </w:rPrChange>
          </w:rPr>
          <w:delText>10.</w:delText>
        </w:r>
        <w:r w:rsidR="00E70A90" w:rsidDel="00C4448E">
          <w:rPr>
            <w:noProof/>
            <w:lang w:eastAsia="pl-PL"/>
          </w:rPr>
          <w:tab/>
        </w:r>
        <w:r w:rsidRPr="00C8050F" w:rsidDel="00C4448E">
          <w:rPr>
            <w:noProof/>
            <w:rPrChange w:id="1326" w:author="Sebastian" w:date="2011-09-01T19:40:00Z">
              <w:rPr>
                <w:rStyle w:val="Hipercze"/>
                <w:noProof/>
              </w:rPr>
            </w:rPrChange>
          </w:rPr>
          <w:delText>ZałącznikI</w:delText>
        </w:r>
        <w:r w:rsidR="00E70A90" w:rsidDel="00C4448E">
          <w:rPr>
            <w:noProof/>
            <w:webHidden/>
          </w:rPr>
          <w:tab/>
        </w:r>
        <w:r w:rsidR="00E70A90" w:rsidDel="00C4448E">
          <w:rPr>
            <w:noProof/>
            <w:webHidden/>
          </w:rPr>
          <w:delText>68</w:delText>
        </w:r>
      </w:del>
    </w:p>
    <w:p w:rsidR="00E70A90" w:rsidDel="00C4448E" w:rsidRDefault="00C8050F">
      <w:pPr>
        <w:pStyle w:val="Spistreci2"/>
        <w:tabs>
          <w:tab w:val="left" w:pos="1100"/>
          <w:tab w:val="right" w:leader="dot" w:pos="9061"/>
        </w:tabs>
        <w:rPr>
          <w:del w:id="1327" w:author="Sebastian Łuczak" w:date="2011-09-02T10:49:00Z"/>
          <w:noProof/>
          <w:lang w:eastAsia="pl-PL"/>
        </w:rPr>
      </w:pPr>
      <w:del w:id="1328" w:author="Sebastian Łuczak" w:date="2011-09-02T10:49:00Z">
        <w:r w:rsidRPr="00C8050F" w:rsidDel="00C4448E">
          <w:rPr>
            <w:noProof/>
            <w:rPrChange w:id="1329" w:author="Sebastian" w:date="2011-09-01T19:40:00Z">
              <w:rPr>
                <w:rStyle w:val="Hipercze"/>
                <w:rFonts w:eastAsia="Times New Roman"/>
                <w:noProof/>
              </w:rPr>
            </w:rPrChange>
          </w:rPr>
          <w:delText>10.1.</w:delText>
        </w:r>
        <w:r w:rsidR="00E70A90" w:rsidDel="00C4448E">
          <w:rPr>
            <w:noProof/>
            <w:lang w:eastAsia="pl-PL"/>
          </w:rPr>
          <w:tab/>
        </w:r>
        <w:r w:rsidRPr="00C8050F" w:rsidDel="00C4448E">
          <w:rPr>
            <w:noProof/>
            <w:rPrChange w:id="1330" w:author="Sebastian" w:date="2011-09-01T19:40:00Z">
              <w:rPr>
                <w:rStyle w:val="Hipercze"/>
                <w:rFonts w:eastAsia="Times New Roman"/>
                <w:noProof/>
              </w:rPr>
            </w:rPrChange>
          </w:rPr>
          <w:delText>Dodatek A</w:delText>
        </w:r>
        <w:r w:rsidR="00E70A90" w:rsidDel="00C4448E">
          <w:rPr>
            <w:noProof/>
            <w:webHidden/>
          </w:rPr>
          <w:tab/>
        </w:r>
        <w:r w:rsidR="00E70A90" w:rsidDel="00C4448E">
          <w:rPr>
            <w:noProof/>
            <w:webHidden/>
          </w:rPr>
          <w:delText>68</w:delText>
        </w:r>
      </w:del>
    </w:p>
    <w:p w:rsidR="0004443A" w:rsidRDefault="00C8050F" w:rsidP="00BA5189">
      <w:pPr>
        <w:pStyle w:val="NormalnyIn"/>
      </w:pPr>
      <w:r>
        <w:fldChar w:fldCharType="end"/>
      </w:r>
    </w:p>
    <w:p w:rsidR="0004443A" w:rsidRPr="0004443A" w:rsidRDefault="0004443A" w:rsidP="0004443A">
      <w:pPr>
        <w:pStyle w:val="Akapitzlist"/>
      </w:pPr>
    </w:p>
    <w:p w:rsidR="00554649" w:rsidDel="003111A7" w:rsidRDefault="00554649" w:rsidP="00554649">
      <w:pPr>
        <w:rPr>
          <w:del w:id="1331" w:author="Sebastian" w:date="2011-09-01T19:46:00Z"/>
        </w:rPr>
      </w:pPr>
    </w:p>
    <w:p w:rsidR="00C96632" w:rsidDel="003111A7" w:rsidRDefault="00C96632">
      <w:pPr>
        <w:jc w:val="left"/>
        <w:rPr>
          <w:del w:id="1332" w:author="Sebastian" w:date="2011-09-01T19:46:00Z"/>
        </w:rPr>
      </w:pPr>
      <w:del w:id="1333" w:author="Sebastian" w:date="2011-09-01T19:45:00Z">
        <w:r w:rsidDel="003111A7">
          <w:br w:type="page"/>
        </w:r>
      </w:del>
    </w:p>
    <w:p w:rsidR="0045473F" w:rsidRDefault="006069A2">
      <w:pPr>
        <w:jc w:val="left"/>
      </w:pPr>
      <w:r>
        <w:t>Wykaz używanych skrótów</w:t>
      </w:r>
      <w:r w:rsidR="0045473F">
        <w:t xml:space="preserve"> i pojęć</w:t>
      </w:r>
    </w:p>
    <w:p w:rsidR="0045473F" w:rsidRDefault="0045473F">
      <w:pPr>
        <w:jc w:val="left"/>
      </w:pPr>
    </w:p>
    <w:p w:rsidR="004A73A0" w:rsidRDefault="0045473F" w:rsidP="0047406E">
      <w:pPr>
        <w:pStyle w:val="NormalnyIn"/>
        <w:ind w:firstLine="0"/>
        <w:pPrChange w:id="1334" w:author="Sebastian Łuczak" w:date="2011-09-02T10:09:00Z">
          <w:pPr>
            <w:pStyle w:val="NormalnyIn"/>
          </w:pPr>
        </w:pPrChange>
      </w:pPr>
      <w:r>
        <w:t>Pracownik mobilny</w:t>
      </w:r>
      <w:ins w:id="1335" w:author="Sebastian Łuczak" w:date="2011-08-31T20:28:00Z">
        <w:r w:rsidR="004A73A0">
          <w:t xml:space="preserve"> </w:t>
        </w:r>
      </w:ins>
      <w:ins w:id="1336" w:author="Sebastian Łuczak" w:date="2011-09-02T10:09:00Z">
        <w:r w:rsidR="0047406E" w:rsidRPr="0047406E">
          <w:rPr>
            <w:rPrChange w:id="1337" w:author="Sebastian Łuczak" w:date="2011-09-02T10:09:00Z">
              <w:rPr>
                <w:lang w:val="en-US"/>
              </w:rPr>
            </w:rPrChange>
          </w:rPr>
          <w:t>–</w:t>
        </w:r>
        <w:r w:rsidR="0047406E">
          <w:t xml:space="preserve"> </w:t>
        </w:r>
      </w:ins>
      <w:moveToRangeStart w:id="1338" w:author="Sebastian Łuczak" w:date="2011-08-31T20:28:00Z" w:name="move302585820"/>
      <w:moveTo w:id="1339" w:author="Sebastian Łuczak" w:date="2011-08-31T20:28:00Z">
        <w:r w:rsidR="004A73A0">
          <w:t xml:space="preserve">Przez pojęcie pracownik mobilny rozumiemy osobę pracującą głównie poza siedzibą firmy, przemieszczającą się pomiędzy wieloma oddalonymi od siebie lokalizacjami. </w:t>
        </w:r>
      </w:moveTo>
    </w:p>
    <w:moveToRangeEnd w:id="1338"/>
    <w:p w:rsidR="0045473F" w:rsidRDefault="000C1024">
      <w:pPr>
        <w:jc w:val="left"/>
        <w:rPr>
          <w:ins w:id="1340" w:author="Sebastian Łuczak" w:date="2011-08-31T23:30:00Z"/>
        </w:rPr>
      </w:pPr>
      <w:ins w:id="1341" w:author="Sebastian Łuczak" w:date="2011-08-31T23:30:00Z">
        <w:r>
          <w:t xml:space="preserve">Intencja </w:t>
        </w:r>
      </w:ins>
      <w:ins w:id="1342" w:author="Sebastian Łuczak" w:date="2011-09-02T10:10:00Z">
        <w:r w:rsidR="0047406E" w:rsidRPr="0047406E">
          <w:rPr>
            <w:rPrChange w:id="1343" w:author="Sebastian Łuczak" w:date="2011-09-02T10:10:00Z">
              <w:rPr>
                <w:lang w:val="en-US"/>
              </w:rPr>
            </w:rPrChange>
          </w:rPr>
          <w:t>–</w:t>
        </w:r>
      </w:ins>
    </w:p>
    <w:p w:rsidR="000C1024" w:rsidRDefault="0047406E">
      <w:pPr>
        <w:jc w:val="left"/>
      </w:pPr>
      <w:ins w:id="1344" w:author="Sebastian Łuczak" w:date="2011-08-31T23:30:00Z">
        <w:r>
          <w:t>A</w:t>
        </w:r>
        <w:r w:rsidR="000C1024">
          <w:t>kcja</w:t>
        </w:r>
      </w:ins>
      <w:ins w:id="1345" w:author="Sebastian Łuczak" w:date="2011-09-02T10:10:00Z">
        <w:r>
          <w:t xml:space="preserve"> </w:t>
        </w:r>
        <w:r w:rsidRPr="0047406E">
          <w:rPr>
            <w:rPrChange w:id="1346" w:author="Sebastian Łuczak" w:date="2011-09-02T10:10:00Z">
              <w:rPr>
                <w:lang w:val="en-US"/>
              </w:rPr>
            </w:rPrChange>
          </w:rPr>
          <w:t>–</w:t>
        </w:r>
      </w:ins>
    </w:p>
    <w:p w:rsidR="0047406E" w:rsidRDefault="0045473F">
      <w:pPr>
        <w:jc w:val="left"/>
        <w:rPr>
          <w:ins w:id="1347" w:author="Sebastian Łuczak" w:date="2011-09-02T10:10:00Z"/>
        </w:rPr>
      </w:pPr>
      <w:r>
        <w:t xml:space="preserve">Lokalizacja </w:t>
      </w:r>
      <w:ins w:id="1348" w:author="Sebastian Łuczak" w:date="2011-09-02T10:10:00Z">
        <w:r w:rsidR="0047406E" w:rsidRPr="0047406E">
          <w:rPr>
            <w:rPrChange w:id="1349" w:author="Sebastian Łuczak" w:date="2011-09-02T10:10:00Z">
              <w:rPr>
                <w:lang w:val="en-US"/>
              </w:rPr>
            </w:rPrChange>
          </w:rPr>
          <w:t>–</w:t>
        </w:r>
      </w:ins>
    </w:p>
    <w:p w:rsidR="0045473F" w:rsidRDefault="0045473F">
      <w:pPr>
        <w:jc w:val="left"/>
      </w:pPr>
      <w:del w:id="1350" w:author="Sebastian Łuczak" w:date="2011-09-02T10:10:00Z">
        <w:r w:rsidDel="0047406E">
          <w:delText xml:space="preserve">i </w:delText>
        </w:r>
      </w:del>
      <w:r>
        <w:t>urządzenie</w:t>
      </w:r>
      <w:ins w:id="1351" w:author="Sebastian Łuczak" w:date="2011-09-02T10:10:00Z">
        <w:r w:rsidR="0047406E">
          <w:t xml:space="preserve"> </w:t>
        </w:r>
        <w:r w:rsidR="0047406E" w:rsidRPr="0047406E">
          <w:rPr>
            <w:rPrChange w:id="1352" w:author="Sebastian Łuczak" w:date="2011-09-02T10:10:00Z">
              <w:rPr>
                <w:lang w:val="en-US"/>
              </w:rPr>
            </w:rPrChange>
          </w:rPr>
          <w:t>–</w:t>
        </w:r>
      </w:ins>
    </w:p>
    <w:p w:rsidR="0045473F" w:rsidRDefault="0045473F">
      <w:pPr>
        <w:jc w:val="left"/>
      </w:pPr>
      <w:r>
        <w:t>Usługa sieciowa</w:t>
      </w:r>
      <w:ins w:id="1353" w:author="Sebastian Łuczak" w:date="2011-09-02T10:10:00Z">
        <w:r w:rsidR="0047406E">
          <w:t xml:space="preserve"> </w:t>
        </w:r>
        <w:r w:rsidR="0047406E" w:rsidRPr="0047406E">
          <w:rPr>
            <w:rPrChange w:id="1354" w:author="Sebastian Łuczak" w:date="2011-09-02T10:10:00Z">
              <w:rPr>
                <w:lang w:val="en-US"/>
              </w:rPr>
            </w:rPrChange>
          </w:rPr>
          <w:t>–</w:t>
        </w:r>
      </w:ins>
    </w:p>
    <w:p w:rsidR="0047406E" w:rsidRDefault="0045473F">
      <w:pPr>
        <w:jc w:val="left"/>
        <w:rPr>
          <w:ins w:id="1355" w:author="Sebastian Łuczak" w:date="2011-09-02T10:10:00Z"/>
        </w:rPr>
      </w:pPr>
      <w:r>
        <w:t>Telefon</w:t>
      </w:r>
      <w:del w:id="1356" w:author="Sebastian Łuczak" w:date="2011-09-02T10:10:00Z">
        <w:r w:rsidDel="0047406E">
          <w:delText>,</w:delText>
        </w:r>
      </w:del>
      <w:ins w:id="1357" w:author="Sebastian Łuczak" w:date="2011-09-02T10:10:00Z">
        <w:r w:rsidR="0047406E">
          <w:t xml:space="preserve"> </w:t>
        </w:r>
        <w:r w:rsidR="0047406E" w:rsidRPr="0047406E">
          <w:rPr>
            <w:rPrChange w:id="1358" w:author="Sebastian Łuczak" w:date="2011-09-02T10:10:00Z">
              <w:rPr>
                <w:lang w:val="en-US"/>
              </w:rPr>
            </w:rPrChange>
          </w:rPr>
          <w:t>–</w:t>
        </w:r>
      </w:ins>
      <w:del w:id="1359" w:author="Sebastian Łuczak" w:date="2011-09-02T10:10:00Z">
        <w:r w:rsidDel="0047406E">
          <w:delText xml:space="preserve"> </w:delText>
        </w:r>
      </w:del>
    </w:p>
    <w:p w:rsidR="0047406E" w:rsidRDefault="0045473F">
      <w:pPr>
        <w:jc w:val="left"/>
        <w:rPr>
          <w:ins w:id="1360" w:author="Sebastian Łuczak" w:date="2011-09-02T10:10:00Z"/>
        </w:rPr>
      </w:pPr>
      <w:del w:id="1361" w:author="Sebastian Łuczak" w:date="2011-09-02T10:10:00Z">
        <w:r w:rsidDel="0047406E">
          <w:delText>aparat</w:delText>
        </w:r>
      </w:del>
      <w:ins w:id="1362" w:author="Sebastian Łuczak" w:date="2011-09-02T10:10:00Z">
        <w:r w:rsidR="0047406E">
          <w:t>aparat</w:t>
        </w:r>
        <w:r w:rsidR="0047406E" w:rsidRPr="0047406E">
          <w:rPr>
            <w:rPrChange w:id="1363" w:author="Sebastian Łuczak" w:date="2011-09-02T10:10:00Z">
              <w:rPr>
                <w:lang w:val="en-US"/>
              </w:rPr>
            </w:rPrChange>
          </w:rPr>
          <w:t>–</w:t>
        </w:r>
      </w:ins>
      <w:del w:id="1364" w:author="Sebastian Łuczak" w:date="2011-09-02T10:10:00Z">
        <w:r w:rsidDel="0047406E">
          <w:delText>,</w:delText>
        </w:r>
      </w:del>
    </w:p>
    <w:p w:rsidR="0045473F" w:rsidRDefault="0045473F">
      <w:pPr>
        <w:jc w:val="left"/>
      </w:pPr>
      <w:del w:id="1365" w:author="Sebastian Łuczak" w:date="2011-09-02T10:10:00Z">
        <w:r w:rsidDel="0047406E">
          <w:delText xml:space="preserve"> </w:delText>
        </w:r>
      </w:del>
      <w:r>
        <w:t>urządzenie mobilne</w:t>
      </w:r>
      <w:ins w:id="1366" w:author="Sebastian Łuczak" w:date="2011-09-02T10:10:00Z">
        <w:r w:rsidR="0047406E">
          <w:t xml:space="preserve"> </w:t>
        </w:r>
        <w:r w:rsidR="0047406E" w:rsidRPr="0047406E">
          <w:rPr>
            <w:rPrChange w:id="1367" w:author="Sebastian Łuczak" w:date="2011-09-02T10:10:00Z">
              <w:rPr>
                <w:lang w:val="en-US"/>
              </w:rPr>
            </w:rPrChange>
          </w:rPr>
          <w:t>–</w:t>
        </w:r>
      </w:ins>
    </w:p>
    <w:p w:rsidR="0045473F" w:rsidRPr="0047406E" w:rsidRDefault="00796063">
      <w:pPr>
        <w:jc w:val="left"/>
      </w:pPr>
      <w:r w:rsidRPr="00E85A6F">
        <w:t>Unikatowy identyfikator</w:t>
      </w:r>
      <w:ins w:id="1368" w:author="Sebastian Łuczak" w:date="2011-09-02T10:10:00Z">
        <w:r w:rsidR="0047406E">
          <w:t xml:space="preserve"> </w:t>
        </w:r>
        <w:r w:rsidR="0047406E" w:rsidRPr="0047406E">
          <w:rPr>
            <w:rPrChange w:id="1369" w:author="Sebastian Łuczak" w:date="2011-09-02T10:10:00Z">
              <w:rPr>
                <w:lang w:val="en-US"/>
              </w:rPr>
            </w:rPrChange>
          </w:rPr>
          <w:t>–</w:t>
        </w:r>
      </w:ins>
    </w:p>
    <w:p w:rsidR="0045473F" w:rsidRPr="008A15B2" w:rsidRDefault="00C8050F">
      <w:pPr>
        <w:jc w:val="left"/>
        <w:rPr>
          <w:lang w:val="en-US"/>
          <w:rPrChange w:id="1370" w:author="Sebastian Łuczak" w:date="2011-08-31T23:45:00Z">
            <w:rPr/>
          </w:rPrChange>
        </w:rPr>
      </w:pPr>
      <w:proofErr w:type="spellStart"/>
      <w:r w:rsidRPr="00C8050F">
        <w:rPr>
          <w:lang w:val="en-US"/>
          <w:rPrChange w:id="1371" w:author="Sebastian Łuczak" w:date="2011-08-31T23:45:00Z">
            <w:rPr>
              <w:color w:val="0000FF"/>
              <w:u w:val="single"/>
            </w:rPr>
          </w:rPrChange>
        </w:rPr>
        <w:t>Znacznik</w:t>
      </w:r>
      <w:proofErr w:type="spellEnd"/>
      <w:ins w:id="1372" w:author="Sebastian Łuczak" w:date="2011-09-02T10:10:00Z">
        <w:r w:rsidR="0047406E">
          <w:rPr>
            <w:lang w:val="en-US"/>
          </w:rPr>
          <w:t xml:space="preserve"> </w:t>
        </w:r>
        <w:r w:rsidR="0047406E" w:rsidRPr="00770C5D">
          <w:rPr>
            <w:lang w:val="en-US"/>
          </w:rPr>
          <w:t>–</w:t>
        </w:r>
      </w:ins>
    </w:p>
    <w:p w:rsidR="002737DF" w:rsidRPr="008A15B2" w:rsidRDefault="00C8050F">
      <w:pPr>
        <w:jc w:val="left"/>
        <w:rPr>
          <w:lang w:val="en-US"/>
          <w:rPrChange w:id="1373" w:author="Sebastian Łuczak" w:date="2011-08-31T23:45:00Z">
            <w:rPr/>
          </w:rPrChange>
        </w:rPr>
      </w:pPr>
      <w:r w:rsidRPr="00C8050F">
        <w:rPr>
          <w:lang w:val="en-US"/>
          <w:rPrChange w:id="1374" w:author="Sebastian Łuczak" w:date="2011-08-31T23:45:00Z">
            <w:rPr>
              <w:color w:val="0000FF"/>
              <w:u w:val="single"/>
            </w:rPr>
          </w:rPrChange>
        </w:rPr>
        <w:t>RFiD</w:t>
      </w:r>
      <w:ins w:id="1375" w:author="Sebastian Łuczak" w:date="2011-09-02T10:09:00Z">
        <w:r w:rsidR="0047406E">
          <w:rPr>
            <w:lang w:val="en-US"/>
          </w:rPr>
          <w:t xml:space="preserve"> </w:t>
        </w:r>
        <w:r w:rsidR="0047406E" w:rsidRPr="00770C5D">
          <w:rPr>
            <w:lang w:val="en-US"/>
          </w:rPr>
          <w:t>–</w:t>
        </w:r>
      </w:ins>
    </w:p>
    <w:p w:rsidR="002737DF" w:rsidRPr="008A15B2" w:rsidRDefault="00C8050F">
      <w:pPr>
        <w:jc w:val="left"/>
        <w:rPr>
          <w:lang w:val="en-US"/>
          <w:rPrChange w:id="1376" w:author="Sebastian Łuczak" w:date="2011-08-31T23:45:00Z">
            <w:rPr/>
          </w:rPrChange>
        </w:rPr>
      </w:pPr>
      <w:r w:rsidRPr="00C8050F">
        <w:rPr>
          <w:lang w:val="en-US"/>
          <w:rPrChange w:id="1377" w:author="Sebastian Łuczak" w:date="2011-08-31T23:45:00Z">
            <w:rPr>
              <w:color w:val="0000FF"/>
              <w:u w:val="single"/>
            </w:rPr>
          </w:rPrChange>
        </w:rPr>
        <w:t>NFC</w:t>
      </w:r>
      <w:ins w:id="1378" w:author="Sebastian Łuczak" w:date="2011-09-02T10:09:00Z">
        <w:r w:rsidR="0047406E">
          <w:rPr>
            <w:lang w:val="en-US"/>
          </w:rPr>
          <w:t xml:space="preserve"> </w:t>
        </w:r>
        <w:r w:rsidR="0047406E" w:rsidRPr="00770C5D">
          <w:rPr>
            <w:lang w:val="en-US"/>
          </w:rPr>
          <w:t>–</w:t>
        </w:r>
        <w:r w:rsidR="0047406E">
          <w:rPr>
            <w:lang w:val="en-US"/>
          </w:rPr>
          <w:t xml:space="preserve"> </w:t>
        </w:r>
      </w:ins>
    </w:p>
    <w:p w:rsidR="008A15B2" w:rsidRPr="00787048" w:rsidRDefault="008A15B2" w:rsidP="008A15B2">
      <w:pPr>
        <w:rPr>
          <w:ins w:id="1379" w:author="Sebastian Łuczak" w:date="2011-08-31T23:45:00Z"/>
          <w:lang w:val="en-US"/>
        </w:rPr>
      </w:pPr>
      <w:ins w:id="1380" w:author="Sebastian Łuczak" w:date="2011-08-31T23:45:00Z">
        <w:r w:rsidRPr="00770C5D">
          <w:rPr>
            <w:lang w:val="en-US"/>
          </w:rPr>
          <w:t>API – Application Programming I</w:t>
        </w:r>
        <w:r>
          <w:rPr>
            <w:lang w:val="en-US"/>
          </w:rPr>
          <w:t xml:space="preserve">nterface – </w:t>
        </w:r>
        <w:proofErr w:type="spellStart"/>
        <w:r>
          <w:rPr>
            <w:lang w:val="en-US"/>
          </w:rPr>
          <w:t>interfejsy</w:t>
        </w:r>
        <w:proofErr w:type="spellEnd"/>
        <w:r>
          <w:rPr>
            <w:lang w:val="en-US"/>
          </w:rPr>
          <w:t xml:space="preserve"> </w:t>
        </w:r>
        <w:proofErr w:type="spellStart"/>
        <w:r>
          <w:rPr>
            <w:lang w:val="en-US"/>
          </w:rPr>
          <w:t>programistyczne</w:t>
        </w:r>
        <w:proofErr w:type="spellEnd"/>
      </w:ins>
    </w:p>
    <w:p w:rsidR="008A15B2" w:rsidRPr="00787048" w:rsidRDefault="008A15B2" w:rsidP="008A15B2">
      <w:pPr>
        <w:rPr>
          <w:ins w:id="1381" w:author="Sebastian Łuczak" w:date="2011-08-31T23:45:00Z"/>
          <w:lang w:val="en-US"/>
        </w:rPr>
      </w:pPr>
      <w:ins w:id="1382" w:author="Sebastian Łuczak" w:date="2011-08-31T23:45:00Z">
        <w:r w:rsidRPr="00770C5D">
          <w:rPr>
            <w:lang w:val="en-US"/>
          </w:rPr>
          <w:t xml:space="preserve">NFC </w:t>
        </w:r>
        <w:r>
          <w:rPr>
            <w:lang w:val="en-US"/>
          </w:rPr>
          <w:t xml:space="preserve">– Near Field </w:t>
        </w:r>
        <w:proofErr w:type="spellStart"/>
        <w:r>
          <w:rPr>
            <w:lang w:val="en-US"/>
          </w:rPr>
          <w:t>Communucation</w:t>
        </w:r>
        <w:proofErr w:type="spellEnd"/>
      </w:ins>
    </w:p>
    <w:p w:rsidR="008A15B2" w:rsidRPr="008A15B2" w:rsidRDefault="00C8050F" w:rsidP="008A15B2">
      <w:pPr>
        <w:rPr>
          <w:ins w:id="1383" w:author="Sebastian Łuczak" w:date="2011-08-31T23:45:00Z"/>
          <w:lang w:val="en-US"/>
          <w:rPrChange w:id="1384" w:author="Sebastian Łuczak" w:date="2011-08-31T23:45:00Z">
            <w:rPr>
              <w:ins w:id="1385" w:author="Sebastian Łuczak" w:date="2011-08-31T23:45:00Z"/>
            </w:rPr>
          </w:rPrChange>
        </w:rPr>
      </w:pPr>
      <w:ins w:id="1386" w:author="Sebastian Łuczak" w:date="2011-08-31T23:45:00Z">
        <w:r w:rsidRPr="00C8050F">
          <w:rPr>
            <w:lang w:val="en-US"/>
            <w:rPrChange w:id="1387" w:author="Sebastian Łuczak" w:date="2011-08-31T23:45:00Z">
              <w:rPr>
                <w:color w:val="0000FF"/>
                <w:u w:val="single"/>
              </w:rPr>
            </w:rPrChange>
          </w:rPr>
          <w:t>RFiD – Radio Frequency Identification</w:t>
        </w:r>
      </w:ins>
    </w:p>
    <w:p w:rsidR="008A15B2" w:rsidRPr="00E85A6F" w:rsidRDefault="00796063" w:rsidP="008A15B2">
      <w:pPr>
        <w:rPr>
          <w:ins w:id="1388" w:author="Sebastian Łuczak" w:date="2011-08-31T23:45:00Z"/>
        </w:rPr>
      </w:pPr>
      <w:ins w:id="1389" w:author="Sebastian Łuczak" w:date="2011-08-31T23:45:00Z">
        <w:r w:rsidRPr="00E85A6F">
          <w:t xml:space="preserve">ORM – </w:t>
        </w:r>
        <w:proofErr w:type="spellStart"/>
        <w:r w:rsidRPr="00E85A6F">
          <w:t>Object-Realtional</w:t>
        </w:r>
        <w:proofErr w:type="spellEnd"/>
        <w:r w:rsidRPr="00E85A6F">
          <w:t xml:space="preserve"> </w:t>
        </w:r>
        <w:proofErr w:type="spellStart"/>
        <w:r w:rsidRPr="00E85A6F">
          <w:t>Mapping</w:t>
        </w:r>
        <w:proofErr w:type="spellEnd"/>
        <w:r w:rsidRPr="00E85A6F">
          <w:t xml:space="preserve"> – technika mapowania obiektów na encje bazy danych</w:t>
        </w:r>
      </w:ins>
    </w:p>
    <w:p w:rsidR="008A15B2" w:rsidRPr="00787048" w:rsidRDefault="008A15B2" w:rsidP="008A15B2">
      <w:pPr>
        <w:rPr>
          <w:ins w:id="1390" w:author="Sebastian Łuczak" w:date="2011-08-31T23:45:00Z"/>
          <w:lang w:val="en-US"/>
        </w:rPr>
      </w:pPr>
      <w:ins w:id="1391" w:author="Sebastian Łuczak" w:date="2011-08-31T23:45:00Z">
        <w:r w:rsidRPr="00770C5D">
          <w:rPr>
            <w:lang w:val="en-US"/>
          </w:rPr>
          <w:t>POJO</w:t>
        </w:r>
        <w:r>
          <w:rPr>
            <w:lang w:val="en-US"/>
          </w:rPr>
          <w:t xml:space="preserve"> – Plain Old Java Object – </w:t>
        </w:r>
        <w:proofErr w:type="spellStart"/>
        <w:r>
          <w:rPr>
            <w:lang w:val="en-US"/>
          </w:rPr>
          <w:t>obiekty</w:t>
        </w:r>
        <w:proofErr w:type="spellEnd"/>
        <w:r>
          <w:rPr>
            <w:lang w:val="en-US"/>
          </w:rPr>
          <w:t xml:space="preserve"> Java</w:t>
        </w:r>
      </w:ins>
    </w:p>
    <w:p w:rsidR="008A15B2" w:rsidRPr="00787048" w:rsidRDefault="008A15B2" w:rsidP="008A15B2">
      <w:pPr>
        <w:rPr>
          <w:ins w:id="1392" w:author="Sebastian Łuczak" w:date="2011-08-31T23:45:00Z"/>
        </w:rPr>
      </w:pPr>
      <w:ins w:id="1393" w:author="Sebastian Łuczak" w:date="2011-08-31T23:45:00Z">
        <w:r w:rsidRPr="00787048">
          <w:t>SQL</w:t>
        </w:r>
        <w:r w:rsidRPr="00770C5D">
          <w:t xml:space="preserve"> – </w:t>
        </w:r>
        <w:proofErr w:type="spellStart"/>
        <w:r w:rsidRPr="00770C5D">
          <w:t>Str</w:t>
        </w:r>
        <w:r w:rsidRPr="00787048">
          <w:t>uctured</w:t>
        </w:r>
        <w:proofErr w:type="spellEnd"/>
        <w:r w:rsidRPr="00787048">
          <w:t xml:space="preserve"> </w:t>
        </w:r>
        <w:proofErr w:type="spellStart"/>
        <w:r w:rsidRPr="00787048">
          <w:t>Query</w:t>
        </w:r>
        <w:proofErr w:type="spellEnd"/>
        <w:r w:rsidRPr="00787048">
          <w:t xml:space="preserve"> </w:t>
        </w:r>
        <w:proofErr w:type="spellStart"/>
        <w:r w:rsidRPr="00787048">
          <w:t>Languag</w:t>
        </w:r>
        <w:r w:rsidRPr="00770C5D">
          <w:t>e</w:t>
        </w:r>
        <w:proofErr w:type="spellEnd"/>
        <w:r w:rsidRPr="00770C5D">
          <w:t xml:space="preserve"> – język używany do tworzenia</w:t>
        </w:r>
        <w:r>
          <w:t xml:space="preserve"> zapytań do relacyjnych baz danych</w:t>
        </w:r>
      </w:ins>
    </w:p>
    <w:p w:rsidR="008A15B2" w:rsidRPr="00787048" w:rsidRDefault="008A15B2" w:rsidP="008A15B2">
      <w:pPr>
        <w:rPr>
          <w:ins w:id="1394" w:author="Sebastian Łuczak" w:date="2011-08-31T23:45:00Z"/>
        </w:rPr>
      </w:pPr>
      <w:ins w:id="1395" w:author="Sebastian Łuczak" w:date="2011-08-31T23:45:00Z">
        <w:r w:rsidRPr="00787048">
          <w:t>HQL</w:t>
        </w:r>
        <w:r w:rsidRPr="00770C5D">
          <w:t xml:space="preserve"> – Hibernate </w:t>
        </w:r>
        <w:proofErr w:type="spellStart"/>
        <w:r w:rsidRPr="00770C5D">
          <w:t>Query</w:t>
        </w:r>
        <w:proofErr w:type="spellEnd"/>
        <w:r w:rsidRPr="00770C5D">
          <w:t xml:space="preserve"> </w:t>
        </w:r>
        <w:proofErr w:type="spellStart"/>
        <w:r w:rsidRPr="00770C5D">
          <w:t>Language</w:t>
        </w:r>
        <w:proofErr w:type="spellEnd"/>
        <w:r w:rsidRPr="00770C5D">
          <w:t xml:space="preserve"> – język zapytań stworzony</w:t>
        </w:r>
        <w:r w:rsidRPr="00787048">
          <w:t xml:space="preserve"> specjalnie dla Framework Hibernate</w:t>
        </w:r>
      </w:ins>
    </w:p>
    <w:p w:rsidR="008A15B2" w:rsidRPr="00787048" w:rsidRDefault="008A15B2" w:rsidP="008A15B2">
      <w:pPr>
        <w:rPr>
          <w:ins w:id="1396" w:author="Sebastian Łuczak" w:date="2011-08-31T23:45:00Z"/>
        </w:rPr>
      </w:pPr>
      <w:ins w:id="1397" w:author="Sebastian Łuczak" w:date="2011-08-31T23:45:00Z">
        <w:r w:rsidRPr="00787048">
          <w:t>QBE</w:t>
        </w:r>
        <w:r w:rsidRPr="00770C5D">
          <w:t xml:space="preserve"> – </w:t>
        </w:r>
        <w:proofErr w:type="spellStart"/>
        <w:r w:rsidRPr="00770C5D">
          <w:t>Query</w:t>
        </w:r>
        <w:proofErr w:type="spellEnd"/>
        <w:r w:rsidRPr="00770C5D">
          <w:t xml:space="preserve"> By </w:t>
        </w:r>
        <w:proofErr w:type="spellStart"/>
        <w:r w:rsidRPr="00770C5D">
          <w:t>Example</w:t>
        </w:r>
        <w:proofErr w:type="spellEnd"/>
        <w:r w:rsidRPr="00770C5D">
          <w:t xml:space="preserve"> – technika tworzenia z</w:t>
        </w:r>
        <w:r>
          <w:t>apytań w Framework Hibernate</w:t>
        </w:r>
      </w:ins>
    </w:p>
    <w:p w:rsidR="008A15B2" w:rsidRPr="00787048" w:rsidRDefault="008A15B2" w:rsidP="008A15B2">
      <w:pPr>
        <w:rPr>
          <w:ins w:id="1398" w:author="Sebastian Łuczak" w:date="2011-08-31T23:45:00Z"/>
        </w:rPr>
      </w:pPr>
      <w:ins w:id="1399" w:author="Sebastian Łuczak" w:date="2011-08-31T23:45:00Z">
        <w:r w:rsidRPr="00787048">
          <w:t>JDBC</w:t>
        </w:r>
        <w:r w:rsidRPr="00770C5D">
          <w:t xml:space="preserve"> </w:t>
        </w:r>
        <w:r w:rsidRPr="00787048">
          <w:t>–</w:t>
        </w:r>
        <w:r w:rsidRPr="00770C5D">
          <w:t xml:space="preserve"> Ja</w:t>
        </w:r>
        <w:r w:rsidRPr="00787048">
          <w:t xml:space="preserve">va </w:t>
        </w:r>
        <w:proofErr w:type="spellStart"/>
        <w:r w:rsidRPr="00787048">
          <w:t>DataBase</w:t>
        </w:r>
        <w:proofErr w:type="spellEnd"/>
        <w:r w:rsidRPr="00787048">
          <w:t xml:space="preserve"> </w:t>
        </w:r>
        <w:proofErr w:type="spellStart"/>
        <w:r w:rsidRPr="00787048">
          <w:t>C</w:t>
        </w:r>
        <w:r w:rsidRPr="00770C5D">
          <w:t>onnectiovity</w:t>
        </w:r>
        <w:proofErr w:type="spellEnd"/>
        <w:r w:rsidRPr="00770C5D">
          <w:t xml:space="preserve"> – interfejs łączący program Java z bazą da</w:t>
        </w:r>
        <w:r>
          <w:t>nych</w:t>
        </w:r>
      </w:ins>
    </w:p>
    <w:p w:rsidR="008A15B2" w:rsidRPr="00787048" w:rsidRDefault="008A15B2" w:rsidP="008A15B2">
      <w:pPr>
        <w:rPr>
          <w:ins w:id="1400" w:author="Sebastian Łuczak" w:date="2011-08-31T23:45:00Z"/>
        </w:rPr>
      </w:pPr>
      <w:ins w:id="1401" w:author="Sebastian Łuczak" w:date="2011-08-31T23:45:00Z">
        <w:r w:rsidRPr="00787048">
          <w:t xml:space="preserve">MVC – </w:t>
        </w:r>
        <w:proofErr w:type="spellStart"/>
        <w:r w:rsidRPr="00787048">
          <w:t>Model-View-C</w:t>
        </w:r>
        <w:r w:rsidRPr="00770C5D">
          <w:t>ontrolle</w:t>
        </w:r>
        <w:proofErr w:type="spellEnd"/>
        <w:r w:rsidRPr="00770C5D">
          <w:t xml:space="preserve"> – </w:t>
        </w:r>
        <w:proofErr w:type="spellStart"/>
        <w:r w:rsidRPr="00770C5D">
          <w:t>wzrorzec</w:t>
        </w:r>
        <w:proofErr w:type="spellEnd"/>
        <w:r w:rsidRPr="00770C5D">
          <w:t xml:space="preserve"> projektowy </w:t>
        </w:r>
        <w:r>
          <w:t>Model – Widok - Kontroler</w:t>
        </w:r>
      </w:ins>
    </w:p>
    <w:p w:rsidR="008A15B2" w:rsidRPr="00787048" w:rsidRDefault="008A15B2" w:rsidP="008A15B2">
      <w:pPr>
        <w:rPr>
          <w:ins w:id="1402" w:author="Sebastian Łuczak" w:date="2011-08-31T23:45:00Z"/>
        </w:rPr>
      </w:pPr>
      <w:ins w:id="1403" w:author="Sebastian Łuczak" w:date="2011-08-31T23:45:00Z">
        <w:r w:rsidRPr="00787048">
          <w:t>JRE</w:t>
        </w:r>
        <w:r w:rsidRPr="00770C5D">
          <w:t xml:space="preserve"> – Java </w:t>
        </w:r>
        <w:proofErr w:type="spellStart"/>
        <w:r w:rsidRPr="00770C5D">
          <w:t>Runtime</w:t>
        </w:r>
        <w:proofErr w:type="spellEnd"/>
        <w:r w:rsidRPr="00770C5D">
          <w:t xml:space="preserve"> </w:t>
        </w:r>
        <w:proofErr w:type="spellStart"/>
        <w:r w:rsidRPr="00770C5D">
          <w:t>Enviroment</w:t>
        </w:r>
        <w:proofErr w:type="spellEnd"/>
        <w:r w:rsidRPr="00770C5D">
          <w:t xml:space="preserve"> – środowisko uruchom</w:t>
        </w:r>
        <w:r>
          <w:t>ieniowe programów Java</w:t>
        </w:r>
      </w:ins>
    </w:p>
    <w:p w:rsidR="008A15B2" w:rsidRPr="00787048" w:rsidRDefault="008A15B2" w:rsidP="008A15B2">
      <w:pPr>
        <w:rPr>
          <w:ins w:id="1404" w:author="Sebastian Łuczak" w:date="2011-08-31T23:45:00Z"/>
          <w:lang w:val="en-US"/>
        </w:rPr>
      </w:pPr>
      <w:ins w:id="1405" w:author="Sebastian Łuczak" w:date="2011-08-31T23:45:00Z">
        <w:r w:rsidRPr="00770C5D">
          <w:rPr>
            <w:lang w:val="en-US"/>
          </w:rPr>
          <w:t>JVM</w:t>
        </w:r>
        <w:r>
          <w:rPr>
            <w:lang w:val="en-US"/>
          </w:rPr>
          <w:t xml:space="preserve"> – Java Virtual Machine – </w:t>
        </w:r>
        <w:proofErr w:type="spellStart"/>
        <w:r>
          <w:rPr>
            <w:lang w:val="en-US"/>
          </w:rPr>
          <w:t>maszna</w:t>
        </w:r>
        <w:proofErr w:type="spellEnd"/>
        <w:r>
          <w:rPr>
            <w:lang w:val="en-US"/>
          </w:rPr>
          <w:t xml:space="preserve"> </w:t>
        </w:r>
        <w:proofErr w:type="spellStart"/>
        <w:r>
          <w:rPr>
            <w:lang w:val="en-US"/>
          </w:rPr>
          <w:t>wirtualna</w:t>
        </w:r>
        <w:proofErr w:type="spellEnd"/>
        <w:r>
          <w:rPr>
            <w:lang w:val="en-US"/>
          </w:rPr>
          <w:t xml:space="preserve"> Java</w:t>
        </w:r>
      </w:ins>
    </w:p>
    <w:p w:rsidR="008A15B2" w:rsidRPr="00787048" w:rsidRDefault="008A15B2" w:rsidP="008A15B2">
      <w:pPr>
        <w:rPr>
          <w:ins w:id="1406" w:author="Sebastian Łuczak" w:date="2011-08-31T23:45:00Z"/>
          <w:lang w:val="en-US"/>
        </w:rPr>
      </w:pPr>
      <w:ins w:id="1407" w:author="Sebastian Łuczak" w:date="2011-08-31T23:45:00Z">
        <w:r w:rsidRPr="00770C5D">
          <w:rPr>
            <w:lang w:val="en-US"/>
          </w:rPr>
          <w:t>J2EE</w:t>
        </w:r>
        <w:r>
          <w:rPr>
            <w:lang w:val="en-US"/>
          </w:rPr>
          <w:t xml:space="preserve"> – Java Enterprise Edition </w:t>
        </w:r>
      </w:ins>
    </w:p>
    <w:p w:rsidR="008A15B2" w:rsidRPr="00787048" w:rsidRDefault="008A15B2" w:rsidP="008A15B2">
      <w:pPr>
        <w:rPr>
          <w:ins w:id="1408" w:author="Sebastian Łuczak" w:date="2011-08-31T23:45:00Z"/>
          <w:lang w:val="en-US"/>
        </w:rPr>
      </w:pPr>
      <w:ins w:id="1409" w:author="Sebastian Łuczak" w:date="2011-08-31T23:45:00Z">
        <w:r w:rsidRPr="00770C5D">
          <w:rPr>
            <w:lang w:val="en-US"/>
          </w:rPr>
          <w:t>EJB</w:t>
        </w:r>
        <w:r>
          <w:rPr>
            <w:lang w:val="en-US"/>
          </w:rPr>
          <w:t xml:space="preserve"> – Enterprise Java Beans – </w:t>
        </w:r>
        <w:proofErr w:type="spellStart"/>
        <w:r>
          <w:rPr>
            <w:lang w:val="en-US"/>
          </w:rPr>
          <w:t>technologia</w:t>
        </w:r>
        <w:proofErr w:type="spellEnd"/>
        <w:r>
          <w:rPr>
            <w:lang w:val="en-US"/>
          </w:rPr>
          <w:t xml:space="preserve"> </w:t>
        </w:r>
        <w:proofErr w:type="spellStart"/>
        <w:r>
          <w:rPr>
            <w:lang w:val="en-US"/>
          </w:rPr>
          <w:t>programistyczna</w:t>
        </w:r>
        <w:proofErr w:type="spellEnd"/>
        <w:r>
          <w:rPr>
            <w:lang w:val="en-US"/>
          </w:rPr>
          <w:t xml:space="preserve"> Java</w:t>
        </w:r>
      </w:ins>
    </w:p>
    <w:p w:rsidR="008A15B2" w:rsidRPr="00787048" w:rsidRDefault="008A15B2" w:rsidP="008A15B2">
      <w:pPr>
        <w:rPr>
          <w:ins w:id="1410" w:author="Sebastian Łuczak" w:date="2011-08-31T23:45:00Z"/>
          <w:lang w:val="en-US"/>
        </w:rPr>
      </w:pPr>
      <w:ins w:id="1411" w:author="Sebastian Łuczak" w:date="2011-08-31T23:45:00Z">
        <w:r w:rsidRPr="00770C5D">
          <w:rPr>
            <w:lang w:val="en-US"/>
          </w:rPr>
          <w:t>JSP</w:t>
        </w:r>
        <w:r>
          <w:rPr>
            <w:lang w:val="en-US"/>
          </w:rPr>
          <w:t xml:space="preserve"> – Java Server Pages </w:t>
        </w:r>
      </w:ins>
    </w:p>
    <w:p w:rsidR="008A15B2" w:rsidRPr="00787048" w:rsidRDefault="008A15B2" w:rsidP="008A15B2">
      <w:pPr>
        <w:rPr>
          <w:ins w:id="1412" w:author="Sebastian Łuczak" w:date="2011-08-31T23:45:00Z"/>
          <w:lang w:val="en-US"/>
        </w:rPr>
      </w:pPr>
      <w:ins w:id="1413" w:author="Sebastian Łuczak" w:date="2011-08-31T23:45:00Z">
        <w:r w:rsidRPr="00770C5D">
          <w:rPr>
            <w:lang w:val="en-US"/>
          </w:rPr>
          <w:t>XML</w:t>
        </w:r>
        <w:r>
          <w:rPr>
            <w:lang w:val="en-US"/>
          </w:rPr>
          <w:t xml:space="preserve"> – </w:t>
        </w:r>
        <w:proofErr w:type="spellStart"/>
        <w:r>
          <w:rPr>
            <w:lang w:val="en-US"/>
          </w:rPr>
          <w:t>eXtesible</w:t>
        </w:r>
        <w:proofErr w:type="spellEnd"/>
        <w:r>
          <w:rPr>
            <w:lang w:val="en-US"/>
          </w:rPr>
          <w:t xml:space="preserve"> Markup Language </w:t>
        </w:r>
      </w:ins>
    </w:p>
    <w:p w:rsidR="008A15B2" w:rsidRPr="00787048" w:rsidRDefault="008A15B2" w:rsidP="008A15B2">
      <w:pPr>
        <w:rPr>
          <w:ins w:id="1414" w:author="Sebastian Łuczak" w:date="2011-08-31T23:45:00Z"/>
        </w:rPr>
      </w:pPr>
      <w:ins w:id="1415" w:author="Sebastian Łuczak" w:date="2011-08-31T23:45:00Z">
        <w:r w:rsidRPr="00787048">
          <w:t>HTML</w:t>
        </w:r>
        <w:r w:rsidRPr="00770C5D">
          <w:t xml:space="preserve"> – </w:t>
        </w:r>
        <w:proofErr w:type="spellStart"/>
        <w:r w:rsidRPr="00770C5D">
          <w:t>HiperText</w:t>
        </w:r>
        <w:proofErr w:type="spellEnd"/>
        <w:r w:rsidRPr="00770C5D">
          <w:t xml:space="preserve"> </w:t>
        </w:r>
        <w:proofErr w:type="spellStart"/>
        <w:r w:rsidRPr="00770C5D">
          <w:t>Markup</w:t>
        </w:r>
        <w:proofErr w:type="spellEnd"/>
        <w:r w:rsidRPr="00770C5D">
          <w:t xml:space="preserve"> </w:t>
        </w:r>
        <w:proofErr w:type="spellStart"/>
        <w:r w:rsidRPr="00770C5D">
          <w:t>Language</w:t>
        </w:r>
        <w:proofErr w:type="spellEnd"/>
        <w:r w:rsidRPr="00770C5D">
          <w:t xml:space="preserve"> – język tworzenia stron WWW </w:t>
        </w:r>
      </w:ins>
    </w:p>
    <w:p w:rsidR="008A15B2" w:rsidRPr="00787048" w:rsidRDefault="008A15B2" w:rsidP="008A15B2">
      <w:pPr>
        <w:rPr>
          <w:ins w:id="1416" w:author="Sebastian Łuczak" w:date="2011-08-31T23:45:00Z"/>
          <w:lang w:val="en-US"/>
        </w:rPr>
      </w:pPr>
      <w:ins w:id="1417" w:author="Sebastian Łuczak" w:date="2011-08-31T23:45:00Z">
        <w:r w:rsidRPr="00770C5D">
          <w:rPr>
            <w:lang w:val="en-US"/>
          </w:rPr>
          <w:t>WWW</w:t>
        </w:r>
        <w:r>
          <w:rPr>
            <w:lang w:val="en-US"/>
          </w:rPr>
          <w:t xml:space="preserve"> – World Wide Web</w:t>
        </w:r>
      </w:ins>
    </w:p>
    <w:p w:rsidR="008A15B2" w:rsidRPr="00787048" w:rsidRDefault="008A15B2" w:rsidP="008A15B2">
      <w:pPr>
        <w:rPr>
          <w:ins w:id="1418" w:author="Sebastian Łuczak" w:date="2011-08-31T23:45:00Z"/>
          <w:lang w:val="en-US"/>
        </w:rPr>
      </w:pPr>
      <w:ins w:id="1419" w:author="Sebastian Łuczak" w:date="2011-08-31T23:45:00Z">
        <w:r w:rsidRPr="00770C5D">
          <w:rPr>
            <w:lang w:val="en-US"/>
          </w:rPr>
          <w:t>CSS</w:t>
        </w:r>
        <w:r>
          <w:rPr>
            <w:lang w:val="en-US"/>
          </w:rPr>
          <w:t xml:space="preserve">  - </w:t>
        </w:r>
        <w:r w:rsidRPr="00770C5D">
          <w:rPr>
            <w:rStyle w:val="apple-style-span"/>
            <w:rFonts w:ascii="Arial" w:hAnsi="Arial" w:cs="Arial"/>
            <w:i/>
            <w:iCs/>
            <w:color w:val="000000"/>
            <w:shd w:val="clear" w:color="auto" w:fill="FFFFFF"/>
            <w:lang w:val="en-US"/>
          </w:rPr>
          <w:t>Cascading Style Sheets -</w:t>
        </w:r>
      </w:ins>
    </w:p>
    <w:p w:rsidR="008A15B2" w:rsidRPr="00787048" w:rsidRDefault="008A15B2" w:rsidP="008A15B2">
      <w:pPr>
        <w:rPr>
          <w:ins w:id="1420" w:author="Sebastian Łuczak" w:date="2011-08-31T23:45:00Z"/>
          <w:lang w:val="en-US"/>
        </w:rPr>
      </w:pPr>
      <w:ins w:id="1421" w:author="Sebastian Łuczak" w:date="2011-08-31T23:45:00Z">
        <w:r w:rsidRPr="00770C5D">
          <w:rPr>
            <w:lang w:val="en-US"/>
          </w:rPr>
          <w:t>REST</w:t>
        </w:r>
        <w:r>
          <w:rPr>
            <w:lang w:val="en-US"/>
          </w:rPr>
          <w:t xml:space="preserve"> – Representational State Transfer</w:t>
        </w:r>
      </w:ins>
    </w:p>
    <w:p w:rsidR="008A15B2" w:rsidRPr="00787048" w:rsidRDefault="008A15B2" w:rsidP="008A15B2">
      <w:pPr>
        <w:rPr>
          <w:ins w:id="1422" w:author="Sebastian Łuczak" w:date="2011-08-31T23:45:00Z"/>
          <w:lang w:val="en-US"/>
        </w:rPr>
      </w:pPr>
      <w:ins w:id="1423" w:author="Sebastian Łuczak" w:date="2011-08-31T23:45:00Z">
        <w:r w:rsidRPr="00770C5D">
          <w:rPr>
            <w:lang w:val="en-US"/>
          </w:rPr>
          <w:t>http</w:t>
        </w:r>
        <w:r>
          <w:rPr>
            <w:lang w:val="en-US"/>
          </w:rPr>
          <w:t xml:space="preserve"> – </w:t>
        </w:r>
        <w:proofErr w:type="spellStart"/>
        <w:r>
          <w:rPr>
            <w:lang w:val="en-US"/>
          </w:rPr>
          <w:t>HiperText</w:t>
        </w:r>
        <w:proofErr w:type="spellEnd"/>
        <w:r>
          <w:rPr>
            <w:lang w:val="en-US"/>
          </w:rPr>
          <w:t xml:space="preserve"> Transfer Protocol</w:t>
        </w:r>
      </w:ins>
    </w:p>
    <w:p w:rsidR="008A15B2" w:rsidRPr="00787048" w:rsidRDefault="008A15B2" w:rsidP="008A15B2">
      <w:pPr>
        <w:rPr>
          <w:ins w:id="1424" w:author="Sebastian Łuczak" w:date="2011-08-31T23:45:00Z"/>
          <w:lang w:val="en-US"/>
        </w:rPr>
      </w:pPr>
      <w:ins w:id="1425" w:author="Sebastian Łuczak" w:date="2011-08-31T23:45:00Z">
        <w:r w:rsidRPr="00770C5D">
          <w:rPr>
            <w:lang w:val="en-US"/>
          </w:rPr>
          <w:t>URI</w:t>
        </w:r>
        <w:r>
          <w:rPr>
            <w:lang w:val="en-US"/>
          </w:rPr>
          <w:t xml:space="preserve"> – Uniform Resource Identifier</w:t>
        </w:r>
      </w:ins>
    </w:p>
    <w:p w:rsidR="008A15B2" w:rsidRPr="004F6575" w:rsidRDefault="008A15B2" w:rsidP="008A15B2">
      <w:pPr>
        <w:rPr>
          <w:ins w:id="1426" w:author="Sebastian Łuczak" w:date="2011-08-31T23:45:00Z"/>
          <w:lang w:val="en-US"/>
        </w:rPr>
      </w:pPr>
      <w:ins w:id="1427" w:author="Sebastian Łuczak" w:date="2011-08-31T23:45:00Z">
        <w:r w:rsidRPr="004F6575">
          <w:rPr>
            <w:lang w:val="en-US"/>
          </w:rPr>
          <w:t>JSON</w:t>
        </w:r>
        <w:r>
          <w:rPr>
            <w:lang w:val="en-US"/>
          </w:rPr>
          <w:t xml:space="preserve"> – JavaScript Object Notation</w:t>
        </w:r>
      </w:ins>
    </w:p>
    <w:p w:rsidR="008A15B2" w:rsidRPr="004F6575" w:rsidRDefault="008A15B2" w:rsidP="008A15B2">
      <w:pPr>
        <w:rPr>
          <w:ins w:id="1428" w:author="Sebastian Łuczak" w:date="2011-08-31T23:45:00Z"/>
          <w:lang w:val="en-US"/>
        </w:rPr>
      </w:pPr>
      <w:ins w:id="1429" w:author="Sebastian Łuczak" w:date="2011-08-31T23:45:00Z">
        <w:r w:rsidRPr="004F6575">
          <w:rPr>
            <w:lang w:val="en-US"/>
          </w:rPr>
          <w:t>SOAP</w:t>
        </w:r>
        <w:r>
          <w:rPr>
            <w:lang w:val="en-US"/>
          </w:rPr>
          <w:t xml:space="preserve"> – Simple </w:t>
        </w:r>
        <w:proofErr w:type="spellStart"/>
        <w:r>
          <w:rPr>
            <w:lang w:val="en-US"/>
          </w:rPr>
          <w:t>Obcjec</w:t>
        </w:r>
        <w:proofErr w:type="spellEnd"/>
        <w:r>
          <w:rPr>
            <w:lang w:val="en-US"/>
          </w:rPr>
          <w:t xml:space="preserve"> Access Protocol</w:t>
        </w:r>
      </w:ins>
    </w:p>
    <w:p w:rsidR="008A15B2" w:rsidRPr="004F6575" w:rsidRDefault="008A15B2" w:rsidP="008A15B2">
      <w:pPr>
        <w:rPr>
          <w:ins w:id="1430" w:author="Sebastian Łuczak" w:date="2011-08-31T23:45:00Z"/>
          <w:lang w:val="en-US"/>
        </w:rPr>
      </w:pPr>
      <w:ins w:id="1431" w:author="Sebastian Łuczak" w:date="2011-08-31T23:45:00Z">
        <w:r w:rsidRPr="004F6575">
          <w:rPr>
            <w:lang w:val="en-US"/>
          </w:rPr>
          <w:t>JAX-RS</w:t>
        </w:r>
        <w:r>
          <w:rPr>
            <w:lang w:val="en-US"/>
          </w:rPr>
          <w:t xml:space="preserve"> – Java </w:t>
        </w:r>
        <w:proofErr w:type="spellStart"/>
        <w:r>
          <w:rPr>
            <w:lang w:val="en-US"/>
          </w:rPr>
          <w:t>Api</w:t>
        </w:r>
        <w:proofErr w:type="spellEnd"/>
        <w:r>
          <w:rPr>
            <w:lang w:val="en-US"/>
          </w:rPr>
          <w:t xml:space="preserve"> for </w:t>
        </w:r>
        <w:proofErr w:type="spellStart"/>
        <w:r>
          <w:rPr>
            <w:lang w:val="en-US"/>
          </w:rPr>
          <w:t>Restfull</w:t>
        </w:r>
        <w:proofErr w:type="spellEnd"/>
        <w:r>
          <w:rPr>
            <w:lang w:val="en-US"/>
          </w:rPr>
          <w:t xml:space="preserve"> Web Services</w:t>
        </w:r>
      </w:ins>
    </w:p>
    <w:p w:rsidR="008A15B2" w:rsidRPr="004F6575" w:rsidRDefault="008A15B2" w:rsidP="008A15B2">
      <w:pPr>
        <w:rPr>
          <w:ins w:id="1432" w:author="Sebastian Łuczak" w:date="2011-08-31T23:45:00Z"/>
          <w:lang w:val="en-US"/>
        </w:rPr>
      </w:pPr>
      <w:ins w:id="1433" w:author="Sebastian Łuczak" w:date="2011-08-31T23:45:00Z">
        <w:r w:rsidRPr="004F6575">
          <w:rPr>
            <w:lang w:val="en-US"/>
          </w:rPr>
          <w:t>IDE</w:t>
        </w:r>
        <w:r>
          <w:rPr>
            <w:lang w:val="en-US"/>
          </w:rPr>
          <w:t xml:space="preserve"> – Integrated Development </w:t>
        </w:r>
        <w:proofErr w:type="spellStart"/>
        <w:r>
          <w:rPr>
            <w:lang w:val="en-US"/>
          </w:rPr>
          <w:t>Enviroment</w:t>
        </w:r>
        <w:proofErr w:type="spellEnd"/>
      </w:ins>
    </w:p>
    <w:p w:rsidR="008A15B2" w:rsidRPr="004F6575" w:rsidRDefault="008A15B2" w:rsidP="008A15B2">
      <w:pPr>
        <w:rPr>
          <w:ins w:id="1434" w:author="Sebastian Łuczak" w:date="2011-08-31T23:45:00Z"/>
          <w:lang w:val="en-US"/>
        </w:rPr>
      </w:pPr>
      <w:ins w:id="1435" w:author="Sebastian Łuczak" w:date="2011-08-31T23:45:00Z">
        <w:r w:rsidRPr="004F6575">
          <w:rPr>
            <w:lang w:val="en-US"/>
          </w:rPr>
          <w:t>SDK</w:t>
        </w:r>
        <w:r>
          <w:rPr>
            <w:lang w:val="en-US"/>
          </w:rPr>
          <w:t xml:space="preserve"> – Software Development Kit</w:t>
        </w:r>
      </w:ins>
    </w:p>
    <w:p w:rsidR="008A15B2" w:rsidRPr="00787048" w:rsidRDefault="008A15B2" w:rsidP="008A15B2">
      <w:pPr>
        <w:rPr>
          <w:ins w:id="1436" w:author="Sebastian Łuczak" w:date="2011-08-31T23:45:00Z"/>
          <w:lang w:val="en-US"/>
        </w:rPr>
      </w:pPr>
      <w:ins w:id="1437" w:author="Sebastian Łuczak" w:date="2011-08-31T23:45:00Z">
        <w:r w:rsidRPr="00770C5D">
          <w:rPr>
            <w:lang w:val="en-US"/>
          </w:rPr>
          <w:t xml:space="preserve">SHA </w:t>
        </w:r>
        <w:r>
          <w:rPr>
            <w:lang w:val="en-US"/>
          </w:rPr>
          <w:t>–</w:t>
        </w:r>
        <w:r w:rsidRPr="00770C5D">
          <w:rPr>
            <w:lang w:val="en-US"/>
          </w:rPr>
          <w:t xml:space="preserve"> Secur</w:t>
        </w:r>
        <w:r>
          <w:rPr>
            <w:lang w:val="en-US"/>
          </w:rPr>
          <w:t xml:space="preserve">e Hash </w:t>
        </w:r>
        <w:proofErr w:type="spellStart"/>
        <w:r>
          <w:rPr>
            <w:lang w:val="en-US"/>
          </w:rPr>
          <w:t>Algoritm</w:t>
        </w:r>
        <w:proofErr w:type="spellEnd"/>
      </w:ins>
    </w:p>
    <w:p w:rsidR="008A15B2" w:rsidRPr="00787048" w:rsidRDefault="008A15B2" w:rsidP="008A15B2">
      <w:pPr>
        <w:rPr>
          <w:ins w:id="1438" w:author="Sebastian Łuczak" w:date="2011-08-31T23:45:00Z"/>
          <w:lang w:val="en-US"/>
        </w:rPr>
      </w:pPr>
      <w:ins w:id="1439" w:author="Sebastian Łuczak" w:date="2011-08-31T23:45:00Z">
        <w:r w:rsidRPr="00770C5D">
          <w:rPr>
            <w:lang w:val="en-US"/>
          </w:rPr>
          <w:t xml:space="preserve">DAO – Data </w:t>
        </w:r>
        <w:r>
          <w:rPr>
            <w:lang w:val="en-US"/>
          </w:rPr>
          <w:t>Access Object</w:t>
        </w:r>
      </w:ins>
    </w:p>
    <w:p w:rsidR="008A15B2" w:rsidRPr="00787048" w:rsidRDefault="008A15B2" w:rsidP="008A15B2">
      <w:pPr>
        <w:rPr>
          <w:ins w:id="1440" w:author="Sebastian Łuczak" w:date="2011-08-31T23:45:00Z"/>
          <w:lang w:val="en-US"/>
        </w:rPr>
      </w:pPr>
      <w:ins w:id="1441" w:author="Sebastian Łuczak" w:date="2011-08-31T23:45:00Z">
        <w:r w:rsidRPr="00770C5D">
          <w:rPr>
            <w:lang w:val="en-US"/>
          </w:rPr>
          <w:t xml:space="preserve">JSTL </w:t>
        </w:r>
        <w:r>
          <w:rPr>
            <w:lang w:val="en-US"/>
          </w:rPr>
          <w:t xml:space="preserve">– Java </w:t>
        </w:r>
        <w:proofErr w:type="spellStart"/>
        <w:r>
          <w:rPr>
            <w:lang w:val="en-US"/>
          </w:rPr>
          <w:t>Standart</w:t>
        </w:r>
        <w:proofErr w:type="spellEnd"/>
        <w:r>
          <w:rPr>
            <w:lang w:val="en-US"/>
          </w:rPr>
          <w:t xml:space="preserve"> Tag Library</w:t>
        </w:r>
      </w:ins>
    </w:p>
    <w:p w:rsidR="006069A2" w:rsidRDefault="006069A2">
      <w:pPr>
        <w:jc w:val="left"/>
        <w:rPr>
          <w:rFonts w:ascii="Times New Roman" w:eastAsiaTheme="majorEastAsia" w:hAnsi="Times New Roman" w:cstheme="majorBidi"/>
          <w:b/>
          <w:bCs/>
          <w:caps/>
          <w:sz w:val="32"/>
          <w:szCs w:val="28"/>
          <w:lang w:eastAsia="pl-PL"/>
        </w:rPr>
      </w:pPr>
      <w:r>
        <w:br w:type="page"/>
      </w:r>
    </w:p>
    <w:p w:rsidR="00554649" w:rsidRDefault="003D1A88" w:rsidP="00405483">
      <w:pPr>
        <w:pStyle w:val="Nagwek1"/>
      </w:pPr>
      <w:bookmarkStart w:id="1442" w:name="_Toc302723911"/>
      <w:r>
        <w:lastRenderedPageBreak/>
        <w:t>Wstęp</w:t>
      </w:r>
      <w:bookmarkEnd w:id="1442"/>
    </w:p>
    <w:p w:rsidR="003D1A88" w:rsidRDefault="003D1A88" w:rsidP="00554649"/>
    <w:p w:rsidR="00ED04F4" w:rsidRDefault="00ED04F4" w:rsidP="00554649"/>
    <w:p w:rsidR="00ED04F4" w:rsidRDefault="00ED04F4" w:rsidP="00554649"/>
    <w:p w:rsidR="00ED04F4" w:rsidRDefault="00ED04F4" w:rsidP="00554649"/>
    <w:p w:rsidR="00ED04F4" w:rsidRDefault="005C60FE" w:rsidP="00554649">
      <w:r>
        <w:t>Na koniec</w:t>
      </w:r>
    </w:p>
    <w:p w:rsidR="00ED04F4" w:rsidRDefault="00ED04F4" w:rsidP="00554649"/>
    <w:p w:rsidR="00ED04F4" w:rsidRPr="00554649" w:rsidRDefault="00ED04F4" w:rsidP="00554649"/>
    <w:p w:rsidR="00ED04F4" w:rsidRDefault="00ED04F4">
      <w:pPr>
        <w:jc w:val="left"/>
        <w:rPr>
          <w:rFonts w:ascii="Times New Roman" w:eastAsiaTheme="majorEastAsia" w:hAnsi="Times New Roman" w:cstheme="majorBidi"/>
          <w:b/>
          <w:bCs/>
          <w:caps/>
          <w:sz w:val="32"/>
          <w:szCs w:val="28"/>
          <w:lang w:eastAsia="pl-PL"/>
        </w:rPr>
      </w:pPr>
      <w:r>
        <w:br w:type="page"/>
      </w:r>
    </w:p>
    <w:p w:rsidR="00BF684D" w:rsidRDefault="00554649" w:rsidP="00D04494">
      <w:pPr>
        <w:pStyle w:val="Nagwek1"/>
      </w:pPr>
      <w:bookmarkStart w:id="1443" w:name="_Toc302723912"/>
      <w:r>
        <w:lastRenderedPageBreak/>
        <w:t>Cel i zakres pracy</w:t>
      </w:r>
      <w:bookmarkEnd w:id="1443"/>
    </w:p>
    <w:p w:rsidR="00554649" w:rsidRPr="00554649" w:rsidRDefault="00554649" w:rsidP="00554649"/>
    <w:p w:rsidR="00554649" w:rsidRDefault="0084468B" w:rsidP="0082106B">
      <w:pPr>
        <w:pStyle w:val="NormalnyIn"/>
        <w:ind w:firstLine="0"/>
      </w:pPr>
      <w:r>
        <w:t xml:space="preserve">Celem </w:t>
      </w:r>
      <w:r w:rsidR="00554649">
        <w:t xml:space="preserve">naszej </w:t>
      </w:r>
      <w:r>
        <w:t xml:space="preserve">pracy inżynierskiej jest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(Near Field Communication)</w:t>
      </w:r>
      <w:r w:rsidR="00554649">
        <w:t xml:space="preserve">, telefonii komórkowej oraz usług internetowych czyni nasze rozwiązanie unikalnym na rynku.  </w:t>
      </w:r>
    </w:p>
    <w:p w:rsidR="000C4D01" w:rsidRDefault="000C4D01" w:rsidP="00E83F6A">
      <w:pPr>
        <w:pStyle w:val="NormalnyIn"/>
      </w:pPr>
      <w:r>
        <w:t xml:space="preserve">Dzięki </w:t>
      </w:r>
      <w:ins w:id="1444" w:author="Sebastian Łuczak" w:date="2011-08-31T19:55:00Z">
        <w:r w:rsidR="001870F4">
          <w:t xml:space="preserve">użyciu </w:t>
        </w:r>
      </w:ins>
      <w:r>
        <w:t>infrastruktur</w:t>
      </w:r>
      <w:del w:id="1445" w:author="Sebastian Łuczak" w:date="2011-09-02T10:10:00Z">
        <w:r w:rsidDel="0047406E">
          <w:delText>z</w:delText>
        </w:r>
      </w:del>
      <w:ins w:id="1446" w:author="Sebastian Łuczak" w:date="2011-08-31T19:55:00Z">
        <w:r w:rsidR="001870F4">
          <w:t>y</w:t>
        </w:r>
      </w:ins>
      <w:del w:id="1447" w:author="Sebastian Łuczak" w:date="2011-08-31T19:55:00Z">
        <w:r w:rsidDel="001870F4">
          <w:delText>e</w:delText>
        </w:r>
      </w:del>
      <w:r>
        <w:t xml:space="preserve"> telefonii </w:t>
      </w:r>
      <w:r w:rsidR="0084468B">
        <w:t>3G</w:t>
      </w:r>
      <w:r>
        <w:t>, oraz złożone</w:t>
      </w:r>
      <w:ins w:id="1448" w:author="Sebastian Łuczak" w:date="2011-08-31T19:55:00Z">
        <w:r w:rsidR="001870F4">
          <w:t>go</w:t>
        </w:r>
      </w:ins>
      <w:del w:id="1449" w:author="Sebastian Łuczak" w:date="2011-08-31T19:55:00Z">
        <w:r w:rsidDel="001870F4">
          <w:delText>mu</w:delText>
        </w:r>
      </w:del>
      <w:r>
        <w:t xml:space="preserve"> system</w:t>
      </w:r>
      <w:ins w:id="1450" w:author="Sebastian Łuczak" w:date="2011-08-31T19:55:00Z">
        <w:r w:rsidR="001870F4">
          <w:t>u</w:t>
        </w:r>
      </w:ins>
      <w:del w:id="1451" w:author="Sebastian Łuczak" w:date="2011-08-31T19:55:00Z">
        <w:r w:rsidDel="001870F4">
          <w:delText>owi</w:delText>
        </w:r>
      </w:del>
      <w:r>
        <w:t xml:space="preserve"> monitorowania uzyskujemy pełną i pewną kontrolę nad czasem poświęconym przez pracownika na realizację powierzonych mu zadań.  </w:t>
      </w:r>
    </w:p>
    <w:p w:rsidR="000C4D01" w:rsidRDefault="0084468B" w:rsidP="000C4D01">
      <w:pPr>
        <w:pStyle w:val="NormalnyIn"/>
      </w:pPr>
      <w:r>
        <w:t xml:space="preserve">Kompletna realizacja </w:t>
      </w:r>
      <w:ins w:id="1452"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Technologie użyte do wykonania pracy są powszechnie wykorzystywane do wytwarzania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RFiD i kart zbliżeniowych, a także rozwiązaniem 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E36F65">
        <w:t>na potrzeby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 xml:space="preserve">oraz ich bezproblemowa instalacja u kontrahentów, nie wymagająca żadnych narzędzi i ingerencji w otoczenie, a także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wspólnie. Ze względu na modułowość zaprojektowanego przez nas rozwiązania, dokonaliśmy podziału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1453"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r w:rsidR="0027176B" w:rsidRPr="0027176B">
        <w:t xml:space="preserve"> </w:t>
      </w:r>
      <w:r w:rsidRPr="0027176B">
        <w:t xml:space="preserve"> nasze </w:t>
      </w:r>
      <w:del w:id="1454" w:author="Sebastian Łuczak" w:date="2011-08-31T19:58:00Z">
        <w:r w:rsidRPr="0027176B" w:rsidDel="001870F4">
          <w:delText xml:space="preserve">rozwiązania </w:delText>
        </w:r>
      </w:del>
      <w:ins w:id="1455" w:author="Sebastian Łuczak" w:date="2011-08-31T19:58:00Z">
        <w:r w:rsidR="001870F4">
          <w:t>ro</w:t>
        </w:r>
      </w:ins>
      <w:ins w:id="1456" w:author="Sebastian Łuczak" w:date="2011-08-31T19:59:00Z">
        <w:r w:rsidR="001870F4">
          <w:t>zważania</w:t>
        </w:r>
      </w:ins>
      <w:ins w:id="1457"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1458" w:author="Sebastian Łuczak" w:date="2011-08-31T19:59:00Z">
        <w:r w:rsidR="0027176B" w:rsidDel="001870F4">
          <w:delText>a</w:delText>
        </w:r>
      </w:del>
      <w:r w:rsidR="0027176B">
        <w:t xml:space="preserve"> użycia kompletnego systemu</w:t>
      </w:r>
      <w:ins w:id="1459" w:author="Sebastian Łuczak" w:date="2011-08-31T19:59:00Z">
        <w:r w:rsidR="001870F4">
          <w:t>, wraz z opisem zrealizowan</w:t>
        </w:r>
      </w:ins>
      <w:ins w:id="1460" w:author="Sebastian Łuczak" w:date="2011-08-31T20:00:00Z">
        <w:r w:rsidR="001870F4">
          <w:t>ego oprogramowania</w:t>
        </w:r>
      </w:ins>
      <w:ins w:id="1461" w:author="Sebastian Łuczak" w:date="2011-08-31T19:59:00Z">
        <w:r w:rsidR="001870F4">
          <w:t>.</w:t>
        </w:r>
      </w:ins>
      <w:del w:id="1462" w:author="Sebastian Łuczak" w:date="2011-08-31T19:59:00Z">
        <w:r w:rsidR="0027176B" w:rsidDel="001870F4">
          <w:delText>.</w:delText>
        </w:r>
      </w:del>
    </w:p>
    <w:p w:rsidR="00554649" w:rsidRDefault="00554649" w:rsidP="00D04494">
      <w:pPr>
        <w:pStyle w:val="Nagwek2"/>
        <w:numPr>
          <w:ilvl w:val="0"/>
          <w:numId w:val="0"/>
        </w:numPr>
      </w:pPr>
    </w:p>
    <w:p w:rsidR="003D1A88" w:rsidRDefault="003D1A88">
      <w:pPr>
        <w:jc w:val="left"/>
        <w:rPr>
          <w:rFonts w:asciiTheme="majorHAnsi" w:eastAsiaTheme="majorEastAsia" w:hAnsiTheme="majorHAnsi" w:cstheme="majorBidi"/>
          <w:b/>
          <w:bCs/>
          <w:color w:val="4F81BD" w:themeColor="accent1"/>
          <w:sz w:val="26"/>
          <w:szCs w:val="26"/>
        </w:rPr>
      </w:pPr>
      <w:r>
        <w:br w:type="page"/>
      </w:r>
    </w:p>
    <w:p w:rsidR="00B138EA" w:rsidRDefault="00B138EA" w:rsidP="00B138EA">
      <w:pPr>
        <w:pStyle w:val="Nagwek1"/>
      </w:pPr>
      <w:bookmarkStart w:id="1463" w:name="_Toc302291833"/>
      <w:bookmarkStart w:id="1464" w:name="_Toc302723913"/>
      <w:r>
        <w:lastRenderedPageBreak/>
        <w:t>Wstęp teoretyczny</w:t>
      </w:r>
      <w:bookmarkEnd w:id="1463"/>
      <w:bookmarkEnd w:id="1464"/>
    </w:p>
    <w:p w:rsidR="008A15B2" w:rsidRDefault="00B138EA" w:rsidP="008A15B2">
      <w:pPr>
        <w:pStyle w:val="NormalnyIn"/>
        <w:ind w:firstLine="0"/>
        <w:rPr>
          <w:ins w:id="1465" w:author="Sebastian Łuczak" w:date="2011-08-31T23:46:00Z"/>
        </w:rPr>
      </w:pPr>
      <w:r>
        <w:t xml:space="preserve">Rozpoczynając projekt spędziliśmy kilka miesięcy na porównywaniu przeróżnych technologii i doborze optymalnych do realizacji naszego systemu. Pierwsza faza obfitowała w </w:t>
      </w:r>
    </w:p>
    <w:p w:rsidR="00B138EA" w:rsidRDefault="008A15B2" w:rsidP="00B138EA">
      <w:pPr>
        <w:pStyle w:val="NormalnyIn"/>
        <w:ind w:firstLine="0"/>
      </w:pPr>
      <w:ins w:id="1466" w:author="Sebastian Łuczak" w:date="2011-08-31T23:46:00Z">
        <w:r>
          <w:t xml:space="preserve">liczne prototypy dzięki którym wyeliminowaliśmy błędne założenia i elementy nadmiarowe, </w:t>
        </w:r>
        <w:r w:rsidR="005221BC">
          <w:t>kt</w:t>
        </w:r>
        <w:r>
          <w:t>óre nie spełniały naszych oczekiwań, lub pogarszały efekt końcowy.</w:t>
        </w:r>
      </w:ins>
      <w:del w:id="1467" w:author="Sebastian Łuczak" w:date="2011-08-31T23:46:00Z">
        <w:r w:rsidR="00B138EA" w:rsidDel="008A15B2">
          <w:delText xml:space="preserve">drobne prototypy dzięki którym wyeliminowaliśmy błędne założenia i elementy nadmiarowe, które nie dawały oczekiwanych rezultatów, </w:delText>
        </w:r>
      </w:del>
      <w:del w:id="1468" w:author="Sebastian Łuczak" w:date="2011-08-31T20:03:00Z">
        <w:r w:rsidR="00B138EA" w:rsidDel="00611ADF">
          <w:delText xml:space="preserve">przy jednoczesnym </w:delText>
        </w:r>
      </w:del>
      <w:del w:id="1469" w:author="Sebastian Łuczak" w:date="2011-08-31T23:46:00Z">
        <w:r w:rsidR="00B138EA" w:rsidDel="008A15B2">
          <w:delText>pogarsza</w:delText>
        </w:r>
      </w:del>
      <w:del w:id="1470" w:author="Sebastian Łuczak" w:date="2011-08-31T20:03:00Z">
        <w:r w:rsidR="00B138EA" w:rsidDel="00611ADF">
          <w:delText>niu</w:delText>
        </w:r>
      </w:del>
      <w:del w:id="1471" w:author="Sebastian Łuczak" w:date="2011-08-31T23:46:00Z">
        <w:r w:rsidR="00B138EA" w:rsidDel="008A15B2">
          <w:delText xml:space="preserve"> </w:delText>
        </w:r>
      </w:del>
      <w:del w:id="1472" w:author="Sebastian Łuczak" w:date="2011-08-31T20:03:00Z">
        <w:r w:rsidR="00B138EA" w:rsidDel="00611ADF">
          <w:delText xml:space="preserve">jakości </w:delText>
        </w:r>
      </w:del>
      <w:del w:id="1473" w:author="Sebastian Łuczak" w:date="2011-08-31T23:46:00Z">
        <w:r w:rsidR="00B138EA" w:rsidDel="008A15B2">
          <w:delText>efektu końcowego.</w:delText>
        </w:r>
      </w:del>
    </w:p>
    <w:p w:rsidR="00B138EA" w:rsidRDefault="00B138EA" w:rsidP="008E4B35">
      <w:pPr>
        <w:pStyle w:val="NormalnyIn"/>
      </w:pPr>
      <w:r>
        <w:t>Pierwsze tygodnie implementacji stanowiły dowód, że gruntowne przygotowanie podłoża, ustalenie zbioru potrzebnych aplikacji i faza prototypowania były warte poświęconego czasu, gdyż dzięki temu, dysponując wszystkimi niezbędnymi narzędziami, mogliśmy zabrać się do konsekwentnego rozwoju projektu.</w:t>
      </w:r>
    </w:p>
    <w:p w:rsidR="00B138EA" w:rsidRDefault="00B138EA" w:rsidP="00B138EA">
      <w:pPr>
        <w:pStyle w:val="Nagwek2"/>
      </w:pPr>
      <w:bookmarkStart w:id="1474" w:name="_Toc302291834"/>
      <w:bookmarkStart w:id="1475" w:name="_Toc302723914"/>
      <w:r>
        <w:t>Opis technologii</w:t>
      </w:r>
      <w:bookmarkEnd w:id="1474"/>
      <w:bookmarkEnd w:id="1475"/>
      <w:r>
        <w:t xml:space="preserve"> </w:t>
      </w:r>
    </w:p>
    <w:p w:rsidR="00B138EA" w:rsidRDefault="00B138EA" w:rsidP="00B138EA">
      <w:pPr>
        <w:pStyle w:val="Nagwek3"/>
      </w:pPr>
      <w:bookmarkStart w:id="1476" w:name="_Toc302723915"/>
      <w:r>
        <w:t>Near Field Communication</w:t>
      </w:r>
      <w:bookmarkEnd w:id="1476"/>
    </w:p>
    <w:p w:rsidR="00B138EA" w:rsidRDefault="00B138EA" w:rsidP="00B138EA">
      <w:pPr>
        <w:pStyle w:val="NormalnyIn"/>
        <w:ind w:firstLine="0"/>
      </w:pPr>
      <w:r>
        <w:t xml:space="preserve">Ponieważ od początku dążyliśmy do stworzenia systemu opartego na komunikacji zbliżeniowej, właśnie od niej rozpoczęliśmy </w:t>
      </w:r>
      <w:del w:id="1477" w:author="Sebastian Łuczak" w:date="2011-08-31T20:04:00Z">
        <w:r w:rsidDel="00611ADF">
          <w:delText>poszukiwania technologii odpowiednich dla naszego rozwiązania</w:delText>
        </w:r>
      </w:del>
      <w:ins w:id="1478" w:author="Sebastian Łuczak" w:date="2011-08-31T20:04:00Z">
        <w:r w:rsidR="00611ADF">
          <w:t>rozpoznanie</w:t>
        </w:r>
      </w:ins>
      <w:r>
        <w:t>. Komunikacja zbliżeniowa zapewnić nam miała dużą łatwość obsługi systemu przez użytkowników końcowych, dzięki czemu mogliby oni się</w:t>
      </w:r>
      <w:r w:rsidR="0045473F">
        <w:t xml:space="preserve"> również</w:t>
      </w:r>
      <w:r>
        <w:t xml:space="preserve"> łatwo przekonać do proponowanego rozwiązania.</w:t>
      </w:r>
    </w:p>
    <w:p w:rsidR="0045473F" w:rsidRDefault="00B138EA" w:rsidP="00B138EA">
      <w:pPr>
        <w:pStyle w:val="NormalnyIn"/>
        <w:ind w:firstLine="0"/>
      </w:pPr>
      <w:r>
        <w:tab/>
        <w:t>Jako że najbardziej znanym standardem takiej komunikacji jest RFiD, początkowo rozważaliśmy właśnie tę technologię. Szybko jednak okazało się, że co prawda istnieją czytnik</w:t>
      </w:r>
      <w:r w:rsidR="00D720D0">
        <w:t>i przenośne, ale są one drogie,</w:t>
      </w:r>
      <w:r>
        <w:t xml:space="preserve"> relatywnie duże</w:t>
      </w:r>
      <w:r w:rsidR="00D720D0">
        <w:t xml:space="preserve"> i</w:t>
      </w:r>
      <w:r>
        <w:t xml:space="preserve"> nieporęczne. Nasze rozwiązanie miało pomagać pracodawcy i pracownikom, a nie utrudniać wykonywanie obowiązków i dodatkowo obciążać pracownika. </w:t>
      </w:r>
    </w:p>
    <w:p w:rsidR="00B138EA" w:rsidRDefault="00B138EA" w:rsidP="0045473F">
      <w:pPr>
        <w:pStyle w:val="NormalnyIn"/>
        <w:ind w:firstLine="708"/>
      </w:pPr>
      <w:r>
        <w:t xml:space="preserve">W dobie rozwoju funkcji oferowanych przez telefony komórkowe, wydało się nam dobrym pomysłem, żeby </w:t>
      </w:r>
      <w:del w:id="1479" w:author="Sebastian Łuczak" w:date="2011-08-31T23:46:00Z">
        <w:r w:rsidDel="00466460">
          <w:delText xml:space="preserve">w jakiś sposób </w:delText>
        </w:r>
      </w:del>
      <w:r>
        <w:t xml:space="preserve">powiązać czytnik zbliżeniowy z takim właśnie urządzeniem. W ten sposób uzyskalibyśmy również łatwy i gotowy sposób transmisji danych oparty o istniejącą już infrastrukturę. Dodatkowo należy nadmienić, że grupa docelowa czyli pracownicy mobilni i tak </w:t>
      </w:r>
      <w:del w:id="1480" w:author="Sebastian Łuczak" w:date="2011-08-31T20:04:00Z">
        <w:r w:rsidDel="00611ADF">
          <w:delText xml:space="preserve">są </w:delText>
        </w:r>
      </w:del>
      <w:ins w:id="1481" w:author="Sebastian Łuczak" w:date="2011-08-31T20:04:00Z">
        <w:r w:rsidR="00611ADF">
          <w:t xml:space="preserve">jest </w:t>
        </w:r>
      </w:ins>
      <w:r>
        <w:t>zawsze wyposaż</w:t>
      </w:r>
      <w:ins w:id="1482" w:author="Sebastian Łuczak" w:date="2011-08-31T20:04:00Z">
        <w:r w:rsidR="00611ADF">
          <w:t>ona</w:t>
        </w:r>
      </w:ins>
      <w:del w:id="1483" w:author="Sebastian Łuczak" w:date="2011-08-31T20:04:00Z">
        <w:r w:rsidDel="00611ADF">
          <w:delText>eni</w:delText>
        </w:r>
      </w:del>
      <w:r>
        <w:t xml:space="preserve"> w telefony. Stwierdziliśmy, że dodanie jednej funkcji do już posiadanego urządzenia nie powinno być dla nich zbyt obciążające. Oczywiście zakładając, że interfejs użytkownika nie będzie wymagał od nich zbyt wielu </w:t>
      </w:r>
      <w:ins w:id="1484" w:author="Sebastian Łuczak" w:date="2011-08-31T20:05:00Z">
        <w:r w:rsidR="00611ADF">
          <w:t xml:space="preserve">dodatkowych </w:t>
        </w:r>
      </w:ins>
      <w:del w:id="1485" w:author="Sebastian Łuczak" w:date="2011-08-31T20:04:00Z">
        <w:r w:rsidDel="00611ADF">
          <w:delText>akcji</w:delText>
        </w:r>
      </w:del>
      <w:ins w:id="1486" w:author="Sebastian Łuczak" w:date="2011-08-31T20:04:00Z">
        <w:r w:rsidR="00611ADF">
          <w:t>działań</w:t>
        </w:r>
      </w:ins>
      <w:r>
        <w:t>.</w:t>
      </w:r>
    </w:p>
    <w:p w:rsidR="00B138EA" w:rsidRDefault="00B138EA" w:rsidP="00B138EA">
      <w:pPr>
        <w:pStyle w:val="NormalnyIn"/>
        <w:ind w:firstLine="0"/>
      </w:pPr>
      <w:r>
        <w:tab/>
        <w:t>Łącząc te dwa fakty, czyli komunikację w oparciu o standard RFiD i telefonię komórkową, odkryliśmy istnienie organizacji NFC Forum</w:t>
      </w:r>
      <w:r w:rsidR="0005534C">
        <w:t xml:space="preserve"> sprawującej pieczę nad rozwojem i propagowaniem nowego standardu komunikacji zbliżeniowej</w:t>
      </w:r>
      <w:r w:rsidR="009A50A6">
        <w:t xml:space="preserve"> </w:t>
      </w:r>
      <w:sdt>
        <w:sdtPr>
          <w:id w:val="6238184"/>
          <w:citation/>
        </w:sdtPr>
        <w:sdtContent>
          <w:fldSimple w:instr=" CITATION NFC111 \l 1045 ">
            <w:r w:rsidR="00726470">
              <w:rPr>
                <w:noProof/>
              </w:rPr>
              <w:t>[1]</w:t>
            </w:r>
          </w:fldSimple>
        </w:sdtContent>
      </w:sdt>
      <w:r>
        <w:t xml:space="preserve">, a także </w:t>
      </w:r>
      <w:del w:id="1487" w:author="Sebastian Łuczak" w:date="2011-08-31T20:05:00Z">
        <w:r w:rsidDel="00611ADF">
          <w:delText xml:space="preserve">prototypowych </w:delText>
        </w:r>
      </w:del>
      <w:ins w:id="1488" w:author="Sebastian Łuczak" w:date="2011-08-31T20:05:00Z">
        <w:r w:rsidR="00611ADF">
          <w:t xml:space="preserve">prototypowe </w:t>
        </w:r>
      </w:ins>
      <w:del w:id="1489" w:author="Sebastian Łuczak" w:date="2011-08-31T20:05:00Z">
        <w:r w:rsidDel="00611ADF">
          <w:delText xml:space="preserve">modeli </w:delText>
        </w:r>
      </w:del>
      <w:ins w:id="1490" w:author="Sebastian Łuczak" w:date="2011-08-31T20:05:00Z">
        <w:r w:rsidR="00611ADF">
          <w:t xml:space="preserve">modele </w:t>
        </w:r>
      </w:ins>
      <w:r>
        <w:t xml:space="preserve">telefonów </w:t>
      </w:r>
      <w:del w:id="1491" w:author="Sebastian Łuczak" w:date="2011-08-31T20:05:00Z">
        <w:r w:rsidDel="00611ADF">
          <w:delText xml:space="preserve">wyposażonych </w:delText>
        </w:r>
      </w:del>
      <w:ins w:id="1492" w:author="Sebastian Łuczak" w:date="2011-08-31T20:05:00Z">
        <w:r w:rsidR="00611ADF">
          <w:t xml:space="preserve">wyposażone </w:t>
        </w:r>
      </w:ins>
      <w:r>
        <w:t>w moduły komunikacji Near Field Communication.</w:t>
      </w:r>
    </w:p>
    <w:p w:rsidR="00B138EA" w:rsidRDefault="00B138EA" w:rsidP="00B138EA">
      <w:pPr>
        <w:pStyle w:val="NormalnyIn"/>
        <w:ind w:firstLine="0"/>
      </w:pPr>
      <w:r>
        <w:lastRenderedPageBreak/>
        <w:tab/>
        <w:t>Near Field Communication</w:t>
      </w:r>
      <w:r w:rsidR="0005534C">
        <w:t xml:space="preserve"> (NFC)</w:t>
      </w:r>
      <w:r>
        <w:t xml:space="preserve"> stanowi grupę technologii krótkodystansowej </w:t>
      </w:r>
      <w:ins w:id="1493" w:author="Sebastian Łuczak" w:date="2011-08-31T20:06:00Z">
        <w:r w:rsidR="00611ADF">
          <w:t xml:space="preserve">radiowej </w:t>
        </w:r>
      </w:ins>
      <w:r>
        <w:t xml:space="preserve">komunikacji zbliżeniowej, stworzonych głównie z myślą o urządzeniach przenośnych takich jak telefony komórkowe i tablety. Częstotliwość pracy wynosi 13.56 MHz, jest zatem taka sama jak jedna z częstotliwości używanych przez RFiD. Nie jest to przypadkowe, gdyż NFC jest w pełni kompatybilne z istniejącą już infrastrukturą RFiD opartą o tę częstotliwość, a korzenie </w:t>
      </w:r>
      <w:r w:rsidR="00196950">
        <w:t xml:space="preserve">nowego </w:t>
      </w:r>
      <w:r>
        <w:t xml:space="preserve">standardu leżą właśnie w </w:t>
      </w:r>
      <w:del w:id="1494" w:author="Sebastian Łuczak" w:date="2011-08-31T20:06:00Z">
        <w:r w:rsidDel="00611ADF">
          <w:delText>tej technologii</w:delText>
        </w:r>
      </w:del>
      <w:ins w:id="1495" w:author="Sebastian Łuczak" w:date="2011-08-31T20:06:00Z">
        <w:r w:rsidR="00611ADF">
          <w:t>RFiD</w:t>
        </w:r>
      </w:ins>
      <w:r>
        <w:t>.</w:t>
      </w:r>
    </w:p>
    <w:p w:rsidR="00196950" w:rsidRDefault="00B138EA" w:rsidP="00B138EA">
      <w:pPr>
        <w:pStyle w:val="NormalnyIn"/>
        <w:ind w:firstLine="0"/>
      </w:pPr>
      <w:r>
        <w:tab/>
        <w:t>Komunikacja w NFC oparta jest o zjawisko indukcji magnetycznej powstałej pomiędzy dwiema antenami.</w:t>
      </w:r>
      <w:r w:rsidR="00196950">
        <w:t xml:space="preserve"> Odpowiednia modulacja tego pola pozwala na transmisję danych. Dopuszczalne prędkości zawierają się w zakresie od 106 kbit/s do 424 </w:t>
      </w:r>
      <w:proofErr w:type="spellStart"/>
      <w:r w:rsidR="00196950">
        <w:t>kbis</w:t>
      </w:r>
      <w:proofErr w:type="spellEnd"/>
      <w:r w:rsidR="00196950">
        <w:t xml:space="preserve">/s. </w:t>
      </w:r>
    </w:p>
    <w:p w:rsidR="00196950" w:rsidRDefault="00196950" w:rsidP="00196950">
      <w:pPr>
        <w:pStyle w:val="NormalnyIn"/>
        <w:ind w:firstLine="708"/>
      </w:pPr>
      <w:r>
        <w:t xml:space="preserve">Transmisja zachodzić może w dwóch trybach, pasywnym i aktywnym. </w:t>
      </w:r>
    </w:p>
    <w:p w:rsidR="00B138EA" w:rsidRDefault="00196950" w:rsidP="00196950">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B138EA" w:rsidRDefault="00196950" w:rsidP="00196950">
      <w:pPr>
        <w:pStyle w:val="NormalnyIn"/>
        <w:ind w:firstLine="708"/>
      </w:pPr>
      <w:r>
        <w:t xml:space="preserve">Tryb aktywny oznacza, że oba urządzenia mają własne </w:t>
      </w:r>
      <w:del w:id="1496" w:author="Sebastian Łuczak" w:date="2011-08-31T20:06:00Z">
        <w:r w:rsidDel="00611ADF">
          <w:delText xml:space="preserve">źródło </w:delText>
        </w:r>
      </w:del>
      <w:ins w:id="1497" w:author="Sebastian Łuczak" w:date="2011-08-31T20:06:00Z">
        <w:r w:rsidR="00611ADF">
          <w:t xml:space="preserve">źródła </w:t>
        </w:r>
      </w:ins>
      <w:r w:rsidR="0065343C">
        <w:t xml:space="preserve">zasilania </w:t>
      </w:r>
      <w:r>
        <w:t>i wytwarzają swoje pola na zmianę w celu cyklicznego nasłuchiwania i modulacji pola drugiego urządzenia.</w:t>
      </w:r>
    </w:p>
    <w:p w:rsidR="00B138EA" w:rsidRDefault="005C60FE" w:rsidP="005C60FE">
      <w:pPr>
        <w:pStyle w:val="NormalnyIn"/>
        <w:ind w:firstLine="708"/>
      </w:pPr>
      <w:r>
        <w:t xml:space="preserve">Tryb pasywny opiera się głównie na </w:t>
      </w:r>
      <w:del w:id="1498" w:author="Sebastian Łuczak" w:date="2011-08-31T20:06:00Z">
        <w:r w:rsidDel="00611ADF">
          <w:delText xml:space="preserve">stosowaniu </w:delText>
        </w:r>
      </w:del>
      <w:ins w:id="1499" w:author="Sebastian Łuczak" w:date="2011-08-31T20:06:00Z">
        <w:r w:rsidR="00611ADF">
          <w:t xml:space="preserve">wykorzystywaniu </w:t>
        </w:r>
      </w:ins>
      <w:r>
        <w:t>urządzenia mobilnego</w:t>
      </w:r>
      <w:r w:rsidR="00894F1C">
        <w:t xml:space="preserve"> NFC</w:t>
      </w:r>
      <w:r>
        <w:t xml:space="preserve">, na przykład telefonu i pasywnego znacznika zgodnego z jednym z czterech typów wyspecyfikowanych przez standard. Dobór typu znacznika zależy ściśle od  jego przeznaczenia, gdyż typy </w:t>
      </w:r>
      <w:r w:rsidR="00894F1C">
        <w:t xml:space="preserve">te </w:t>
      </w:r>
      <w:r>
        <w:t xml:space="preserve">różnią się między sobą oferowanymi prędkościami </w:t>
      </w:r>
      <w:r w:rsidR="00894F1C">
        <w:t>odczytu, pojemnością, systemami zabezpieczeń, obecnością unikalnego identyfikatora oraz kosztem jednostkowym</w:t>
      </w:r>
      <w:r w:rsidR="000265F6">
        <w:t xml:space="preserve"> </w:t>
      </w:r>
      <w:sdt>
        <w:sdtPr>
          <w:id w:val="6238185"/>
          <w:citation/>
        </w:sdtPr>
        <w:sdtContent>
          <w:fldSimple w:instr=" CITATION Inn06 \l 1045 ">
            <w:r w:rsidR="00726470">
              <w:rPr>
                <w:noProof/>
              </w:rPr>
              <w:t>[2]</w:t>
            </w:r>
          </w:fldSimple>
        </w:sdtContent>
      </w:sdt>
      <w:r w:rsidR="00894F1C">
        <w:t>.</w:t>
      </w:r>
    </w:p>
    <w:p w:rsidR="000265F6" w:rsidRDefault="000265F6" w:rsidP="005C60FE">
      <w:pPr>
        <w:pStyle w:val="NormalnyIn"/>
        <w:ind w:firstLine="708"/>
      </w:pPr>
      <w:r>
        <w:t>Ostatecznie, ponieważ oferowane przez ten standard możliwości pokrywały się z naszymi oczekiwaniami, zdecydowaliśmy się na wykorzystanie w naszym systemie komunikacji NFC do rejestrowania realizacji zleceń przez pracowników.</w:t>
      </w: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0265F6" w:rsidRDefault="000265F6">
      <w:pPr>
        <w:jc w:val="left"/>
        <w:rPr>
          <w:rFonts w:ascii="Times New Roman" w:eastAsia="Times New Roman" w:hAnsi="Times New Roman"/>
          <w:sz w:val="24"/>
          <w:szCs w:val="24"/>
          <w:lang w:eastAsia="pl-PL"/>
        </w:rPr>
      </w:pPr>
      <w:r>
        <w:br w:type="page"/>
      </w:r>
    </w:p>
    <w:p w:rsidR="000265F6" w:rsidRDefault="000265F6" w:rsidP="000265F6">
      <w:pPr>
        <w:pStyle w:val="Nagwek3"/>
      </w:pPr>
      <w:bookmarkStart w:id="1500" w:name="_Toc302291838"/>
      <w:bookmarkStart w:id="1501" w:name="_Toc302723916"/>
      <w:r>
        <w:lastRenderedPageBreak/>
        <w:t xml:space="preserve">Znacznik NFC Forum </w:t>
      </w:r>
      <w:proofErr w:type="spellStart"/>
      <w:r>
        <w:t>Type</w:t>
      </w:r>
      <w:proofErr w:type="spellEnd"/>
      <w:r>
        <w:t xml:space="preserve"> 2 - </w:t>
      </w:r>
      <w:proofErr w:type="spellStart"/>
      <w:r>
        <w:t>Mifare</w:t>
      </w:r>
      <w:proofErr w:type="spellEnd"/>
      <w:r>
        <w:t xml:space="preserve"> </w:t>
      </w:r>
      <w:proofErr w:type="spellStart"/>
      <w:r>
        <w:t>Ultralight</w:t>
      </w:r>
      <w:bookmarkEnd w:id="1500"/>
      <w:bookmarkEnd w:id="1501"/>
      <w:proofErr w:type="spellEnd"/>
    </w:p>
    <w:p w:rsidR="000265F6" w:rsidRDefault="000265F6" w:rsidP="000265F6">
      <w:pPr>
        <w:pStyle w:val="NormalnyIn"/>
        <w:ind w:firstLine="0"/>
      </w:pPr>
      <w:r>
        <w:t xml:space="preserve">Jedną z kluczowych zalet prezentowanego systemu jest jego </w:t>
      </w:r>
      <w:ins w:id="1502" w:author="Sebastian Łuczak" w:date="2011-08-31T20:07:00Z">
        <w:r w:rsidR="00611ADF">
          <w:t xml:space="preserve">niska </w:t>
        </w:r>
      </w:ins>
      <w:r>
        <w:t xml:space="preserve">cena wdrożeniowa i eksploatacyjna. Między innymi z tego powodu zdecydowaliśmy się na wykorzystanie niezwykle tanich (0.44$ za sztukę przy zakupie 1000-4999 sztuk </w:t>
      </w:r>
      <w:sdt>
        <w:sdtPr>
          <w:id w:val="6237143"/>
          <w:citation/>
        </w:sdtPr>
        <w:sdtContent>
          <w:fldSimple w:instr=" CITATION Str11 \l 1045 ">
            <w:r w:rsidR="00726470">
              <w:rPr>
                <w:noProof/>
              </w:rPr>
              <w:t>[3]</w:t>
            </w:r>
          </w:fldSimple>
        </w:sdtContent>
      </w:sdt>
      <w:del w:id="1503" w:author="Sebastian Łuczak" w:date="2011-08-31T20:07:00Z">
        <w:r w:rsidDel="00611ADF">
          <w:delText xml:space="preserve"> </w:delText>
        </w:r>
      </w:del>
      <w:r>
        <w:t xml:space="preserve">) i prostych konstrukcyjnie znaczników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wprasowany jest w papier.</w:t>
      </w:r>
    </w:p>
    <w:p w:rsidR="000265F6" w:rsidRDefault="000265F6" w:rsidP="000265F6">
      <w:pPr>
        <w:pStyle w:val="NormalnyIn"/>
        <w:ind w:firstLine="0"/>
      </w:pPr>
      <w:r>
        <w:t>Znaczniki te cechują się pojemnością zaledwie 384 bitów dostępnych na dane użytkownika w trybie zapis/odczyt, wyposażone są w system unikania kolizji, oferują prędkość transmisji 106 kbit/s, a także dostarczają możliwość jednokrotnego i nieodwracalnego zablokowania zapisu na znaczniku. Wadą tego rozwiązania jest jednak niemożność zmiany kodów dostępu do odczytu</w:t>
      </w:r>
      <w:ins w:id="1504" w:author="Sebastian Łuczak" w:date="2011-08-31T20:07:00Z">
        <w:r w:rsidR="00611ADF">
          <w:t xml:space="preserve"> sektorów</w:t>
        </w:r>
      </w:ins>
      <w:r>
        <w:t xml:space="preserve">, przez co wszystko co jest zapisane na znaczniku, może być odczytane przez </w:t>
      </w:r>
      <w:ins w:id="1505" w:author="Sebastian Łuczak" w:date="2011-08-31T20:08:00Z">
        <w:r w:rsidR="00611ADF">
          <w:t>czytnik</w:t>
        </w:r>
      </w:ins>
      <w:del w:id="1506" w:author="Sebastian Łuczak" w:date="2011-08-31T20:08:00Z">
        <w:r w:rsidDel="00611ADF">
          <w:delText>urządzenie</w:delText>
        </w:r>
      </w:del>
      <w:del w:id="1507" w:author="Sebastian Łuczak" w:date="2011-08-31T20:07:00Z">
        <w:r w:rsidDel="00611ADF">
          <w:delText xml:space="preserve"> </w:delText>
        </w:r>
      </w:del>
      <w:del w:id="1508" w:author="Sebastian Łuczak" w:date="2011-08-31T20:08:00Z">
        <w:r w:rsidDel="00611ADF">
          <w:delText xml:space="preserve">zgodne </w:delText>
        </w:r>
      </w:del>
      <w:ins w:id="1509" w:author="Sebastian Łuczak" w:date="2011-08-31T20:08:00Z">
        <w:r w:rsidR="00611ADF">
          <w:t xml:space="preserve"> zgodny </w:t>
        </w:r>
      </w:ins>
      <w:r>
        <w:t xml:space="preserve">ze standardem ISO/IEC 14443 </w:t>
      </w:r>
      <w:sdt>
        <w:sdtPr>
          <w:id w:val="6237135"/>
          <w:citation/>
        </w:sdtPr>
        <w:sdtContent>
          <w:fldSimple w:instr=" CITATION NXP10 \l 1045 ">
            <w:r w:rsidR="00726470">
              <w:rPr>
                <w:noProof/>
              </w:rPr>
              <w:t>[4]</w:t>
            </w:r>
          </w:fldSimple>
        </w:sdtContent>
      </w:sdt>
      <w:r>
        <w:t xml:space="preserve"> </w:t>
      </w:r>
      <w:sdt>
        <w:sdtPr>
          <w:id w:val="6237136"/>
          <w:citation/>
        </w:sdtPr>
        <w:sdtContent>
          <w:fldSimple w:instr=" CITATION Inn06 \l 1045 ">
            <w:r w:rsidR="00726470">
              <w:rPr>
                <w:noProof/>
              </w:rPr>
              <w:t>[2]</w:t>
            </w:r>
          </w:fldSimple>
        </w:sdtContent>
      </w:sdt>
      <w:r>
        <w:t>.</w:t>
      </w:r>
    </w:p>
    <w:p w:rsidR="000265F6" w:rsidRDefault="000265F6" w:rsidP="000265F6">
      <w:pPr>
        <w:pStyle w:val="NormalnyIn"/>
        <w:ind w:firstLine="0"/>
      </w:pPr>
      <w:r>
        <w:t xml:space="preserve">Cechą która stała się krytyczna dla naszego systemu okazał się fakt iż każdy znacznik posiada zapisany na 7 bajtach unikatowy numer seryjny, zwany dalej unikalnym identyfikatorem. </w:t>
      </w:r>
    </w:p>
    <w:p w:rsidR="000265F6" w:rsidRDefault="000265F6" w:rsidP="000265F6">
      <w:pPr>
        <w:pStyle w:val="NormalnyIn"/>
        <w:ind w:firstLine="0"/>
        <w:rPr>
          <w:b/>
        </w:rPr>
      </w:pPr>
      <w:r>
        <w:tab/>
        <w:t xml:space="preserve">Ostatecznie postanowiliśmy, że na znaczniku zapisywana będzie tylko nazwa systemu, a jedyną informacją odczytywaną ze znacznika będzie jego identyfikator, który w bazie danych powiązany będzie z kompletem potrzebnych informacji. Dokładny opis wspomnianych danych zawarty jest w rozdziale opisującym projekt bazy danych. </w:t>
      </w:r>
    </w:p>
    <w:p w:rsidR="000265F6" w:rsidRDefault="000265F6" w:rsidP="000265F6">
      <w:pPr>
        <w:pStyle w:val="NormalnyIn"/>
        <w:ind w:firstLine="0"/>
        <w:rPr>
          <w:b/>
        </w:rPr>
      </w:pPr>
      <w:r>
        <w:rPr>
          <w:b/>
          <w:noProof/>
        </w:rPr>
        <w:drawing>
          <wp:anchor distT="0" distB="0" distL="114300" distR="114300" simplePos="0" relativeHeight="251665408" behindDoc="0" locked="0" layoutInCell="1" allowOverlap="1">
            <wp:simplePos x="0" y="0"/>
            <wp:positionH relativeFrom="margin">
              <wp:posOffset>1329690</wp:posOffset>
            </wp:positionH>
            <wp:positionV relativeFrom="margin">
              <wp:posOffset>5166360</wp:posOffset>
            </wp:positionV>
            <wp:extent cx="2816860" cy="3133725"/>
            <wp:effectExtent l="19050" t="0" r="2540" b="0"/>
            <wp:wrapSquare wrapText="bothSides"/>
            <wp:docPr id="29"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3" cstate="print"/>
                    <a:stretch>
                      <a:fillRect/>
                    </a:stretch>
                  </pic:blipFill>
                  <pic:spPr>
                    <a:xfrm>
                      <a:off x="0" y="0"/>
                      <a:ext cx="2816860" cy="3133725"/>
                    </a:xfrm>
                    <a:prstGeom prst="rect">
                      <a:avLst/>
                    </a:prstGeom>
                  </pic:spPr>
                </pic:pic>
              </a:graphicData>
            </a:graphic>
          </wp:anchor>
        </w:drawing>
      </w:r>
    </w:p>
    <w:p w:rsidR="000265F6" w:rsidRDefault="00C8050F" w:rsidP="000265F6">
      <w:pPr>
        <w:jc w:val="left"/>
        <w:rPr>
          <w:rFonts w:ascii="Times New Roman" w:eastAsiaTheme="majorEastAsia" w:hAnsi="Times New Roman" w:cstheme="majorBidi"/>
          <w:b/>
          <w:bCs/>
          <w:sz w:val="24"/>
          <w:szCs w:val="24"/>
          <w:lang w:eastAsia="pl-PL"/>
        </w:rPr>
      </w:pPr>
      <w:r w:rsidRPr="00C8050F">
        <w:rPr>
          <w:noProof/>
        </w:rPr>
        <w:pict>
          <v:shape id="_x0000_s1056" type="#_x0000_t202" style="position:absolute;margin-left:116.55pt;margin-top:255.5pt;width:221.75pt;height:.05pt;z-index:251658240" stroked="f">
            <v:textbox style="mso-next-textbox:#_x0000_s1056;mso-fit-shape-to-text:t" inset="0,0,0,0">
              <w:txbxContent>
                <w:p w:rsidR="0030698E" w:rsidRPr="001F42B9" w:rsidRDefault="0030698E" w:rsidP="000265F6">
                  <w:pPr>
                    <w:pStyle w:val="Legenda"/>
                    <w:rPr>
                      <w:noProof/>
                    </w:rPr>
                  </w:pPr>
                  <w:r>
                    <w:t xml:space="preserve">Rysunek </w:t>
                  </w:r>
                  <w:fldSimple w:instr=" SEQ Rysunek \* ARABIC ">
                    <w:r>
                      <w:rPr>
                        <w:noProof/>
                      </w:rPr>
                      <w:t>1</w:t>
                    </w:r>
                  </w:fldSimple>
                  <w:r>
                    <w:t xml:space="preserve"> DODAĆ PODPIS</w:t>
                  </w:r>
                </w:p>
              </w:txbxContent>
            </v:textbox>
            <w10:wrap type="square"/>
          </v:shape>
        </w:pict>
      </w:r>
      <w:r w:rsidR="000265F6">
        <w:br w:type="page"/>
      </w:r>
    </w:p>
    <w:p w:rsidR="00B138EA" w:rsidRDefault="00B138EA" w:rsidP="00B138EA">
      <w:pPr>
        <w:pStyle w:val="Nagwek3"/>
      </w:pPr>
      <w:bookmarkStart w:id="1510" w:name="_Toc302291836"/>
      <w:bookmarkStart w:id="1511" w:name="_Toc302723917"/>
      <w:r>
        <w:lastRenderedPageBreak/>
        <w:t>Android</w:t>
      </w:r>
      <w:bookmarkEnd w:id="1510"/>
      <w:bookmarkEnd w:id="1511"/>
    </w:p>
    <w:p w:rsidR="00B138EA" w:rsidRDefault="00B138EA" w:rsidP="00B138EA">
      <w:pPr>
        <w:pStyle w:val="NormalnyIn"/>
        <w:ind w:firstLine="0"/>
      </w:pPr>
      <w:del w:id="1512" w:author="Sebastian Łuczak" w:date="2011-08-31T20:08:00Z">
        <w:r w:rsidDel="0044529A">
          <w:delText xml:space="preserve">Jednym z kluczowych czynników </w:delText>
        </w:r>
      </w:del>
      <w:ins w:id="1513" w:author="Sebastian Łuczak" w:date="2011-08-31T20:08:00Z">
        <w:r w:rsidR="0044529A">
          <w:t xml:space="preserve">Kolejnym istotnym czynnikiem </w:t>
        </w:r>
      </w:ins>
      <w:r>
        <w:t xml:space="preserve">doboru technologii w której zrealizowana miała być część pracy zwana przez nas mobilną, była popularność danego rozwiązania na rynku konsumenckim tak, aby uzyskany system miał również zastosowanie pozanaukowe. Po zapoznaniu się z obecnym podziałem rynku okazało się, że 43,4% (Dane z Sierpnia 2011, </w:t>
      </w:r>
      <w:proofErr w:type="spellStart"/>
      <w:r>
        <w:t>Gartner</w:t>
      </w:r>
      <w:proofErr w:type="spellEnd"/>
      <w:sdt>
        <w:sdtPr>
          <w:id w:val="6237127"/>
          <w:citation/>
        </w:sdtPr>
        <w:sdtContent>
          <w:fldSimple w:instr=" CITATION Gar11 \l 1045 ">
            <w:r w:rsidR="00726470">
              <w:rPr>
                <w:noProof/>
              </w:rPr>
              <w:t xml:space="preserve"> [5]</w:t>
            </w:r>
          </w:fldSimple>
        </w:sdtContent>
      </w:sdt>
      <w:r w:rsidR="002A4963">
        <w:t xml:space="preserve"> </w:t>
      </w:r>
      <w:r>
        <w:t xml:space="preserve">) obecnie sprzedawanych urządzeń typu </w:t>
      </w:r>
      <w:proofErr w:type="spellStart"/>
      <w:r>
        <w:t>smartphone</w:t>
      </w:r>
      <w:proofErr w:type="spellEnd"/>
      <w:r>
        <w:t>, wyposażona jest w system</w:t>
      </w:r>
      <w:ins w:id="1514" w:author="Sebastian Łuczak" w:date="2011-08-31T23:48:00Z">
        <w:r w:rsidR="00A83BD2">
          <w:t xml:space="preserve"> operacyjny</w:t>
        </w:r>
      </w:ins>
      <w:r>
        <w:t xml:space="preserve"> Android. Dodatkowo, po obserwacji dostępności terminali wyposażonych w system NFC, jasnym stało się, że również w tym wypadku system ten wiedzie prym, zarówno pod względem jakości dostarczonego API</w:t>
      </w:r>
      <w:del w:id="1515" w:author="Sebastian Łuczak" w:date="2011-08-31T23:48:00Z">
        <w:r w:rsidDel="00A83BD2">
          <w:delText xml:space="preserve"> i</w:delText>
        </w:r>
      </w:del>
      <w:ins w:id="1516" w:author="Sebastian Łuczak" w:date="2011-08-31T23:48:00Z">
        <w:r w:rsidR="00A83BD2">
          <w:t>,</w:t>
        </w:r>
      </w:ins>
      <w:r>
        <w:t xml:space="preserve"> uniwersalności, jak i liczby zapowiedzianych modeli wyposażonych w tę technologię.</w:t>
      </w:r>
    </w:p>
    <w:p w:rsidR="00B138EA" w:rsidRDefault="00B138EA" w:rsidP="00B138EA">
      <w:pPr>
        <w:pStyle w:val="NormalnyIn"/>
      </w:pPr>
      <w:r>
        <w:t xml:space="preserve">Konsekwencją popularności Androida jest duży dostęp do różnorodnych opracowań tematu rozwoju i pielęgnacji aplikacji pisanych z przeznaczeniem na ten system </w:t>
      </w:r>
      <w:del w:id="1517" w:author="Sebastian Łuczak" w:date="2011-08-31T23:48:00Z">
        <w:r w:rsidDel="006258FA">
          <w:delText xml:space="preserve">i </w:delText>
        </w:r>
      </w:del>
      <w:ins w:id="1518" w:author="Sebastian Łuczak" w:date="2011-08-31T23:48:00Z">
        <w:r w:rsidR="006258FA">
          <w:t xml:space="preserve">oraz </w:t>
        </w:r>
      </w:ins>
      <w:r>
        <w:t xml:space="preserve">ogromne wsparcie ze strony użytkowników </w:t>
      </w:r>
      <w:del w:id="1519" w:author="Sebastian Łuczak" w:date="2011-08-31T23:48:00Z">
        <w:r w:rsidDel="006258FA">
          <w:delText xml:space="preserve">oraz </w:delText>
        </w:r>
      </w:del>
      <w:ins w:id="1520" w:author="Sebastian Łuczak" w:date="2011-08-31T23:48:00Z">
        <w:r w:rsidR="006258FA">
          <w:t xml:space="preserve">jak i </w:t>
        </w:r>
      </w:ins>
      <w:r>
        <w:t>samych twórców systemu</w:t>
      </w:r>
      <w:del w:id="1521" w:author="Sebastian Łuczak" w:date="2011-08-31T23:49:00Z">
        <w:r w:rsidDel="00E67B4F">
          <w:delText xml:space="preserve">, </w:delText>
        </w:r>
      </w:del>
      <w:ins w:id="1522" w:author="Sebastian Łuczak" w:date="2011-08-31T23:49:00Z">
        <w:r w:rsidR="00E67B4F">
          <w:t xml:space="preserve">. </w:t>
        </w:r>
      </w:ins>
      <w:del w:id="1523" w:author="Sebastian Łuczak" w:date="2011-08-31T23:49:00Z">
        <w:r w:rsidDel="00E67B4F">
          <w:delText xml:space="preserve">co </w:delText>
        </w:r>
      </w:del>
      <w:ins w:id="1524" w:author="Sebastian Łuczak" w:date="2011-08-31T23:49:00Z">
        <w:r w:rsidR="00E67B4F">
          <w:t xml:space="preserve">To </w:t>
        </w:r>
      </w:ins>
      <w:r>
        <w:t xml:space="preserve">zaowocowało dostępnością wielu bibliotek rozszerzających </w:t>
      </w:r>
      <w:ins w:id="1525" w:author="Sebastian Łuczak" w:date="2011-08-31T20:08:00Z">
        <w:r w:rsidR="0044529A">
          <w:t xml:space="preserve">jego </w:t>
        </w:r>
      </w:ins>
      <w:r>
        <w:t>możliwości programistyczne.</w:t>
      </w:r>
    </w:p>
    <w:p w:rsidR="00B138EA" w:rsidRDefault="00B138EA" w:rsidP="00B138EA">
      <w:pPr>
        <w:pStyle w:val="NormalnyIn"/>
      </w:pPr>
      <w:r>
        <w:t xml:space="preserve">Jako otwarta platforma Android daje programiście dostęp do obsługi praktycznie wszystkich podzespołów urządzenia i magazynów danych, </w:t>
      </w:r>
      <w:r w:rsidR="001A278E">
        <w:t>a</w:t>
      </w:r>
      <w:r>
        <w:t xml:space="preserve"> ścisłe wersjonowanie</w:t>
      </w:r>
      <w:ins w:id="1526" w:author="Sebastian Łuczak" w:date="2011-08-31T20:09:00Z">
        <w:r w:rsidR="0044529A">
          <w:t xml:space="preserve"> kodu</w:t>
        </w:r>
      </w:ins>
      <w:r>
        <w:t xml:space="preserve"> daje gwarancję, że aplikacja napisana z przeznaczeniem na dane wydanie API, będzie działała tak samo na różnych modelach urządzeń przenośnych, spełniających wymogi zdefiniowane w pliku </w:t>
      </w:r>
      <w:proofErr w:type="spellStart"/>
      <w:r>
        <w:t>AndroidManifest.xml</w:t>
      </w:r>
      <w:proofErr w:type="spellEnd"/>
      <w:sdt>
        <w:sdtPr>
          <w:id w:val="6237128"/>
          <w:citation/>
        </w:sdtPr>
        <w:sdtContent>
          <w:fldSimple w:instr=" CITATION Has10 \l 1045 ">
            <w:r w:rsidR="00726470">
              <w:rPr>
                <w:noProof/>
              </w:rPr>
              <w:t xml:space="preserve"> [6]</w:t>
            </w:r>
          </w:fldSimple>
        </w:sdtContent>
      </w:sdt>
      <w:r>
        <w:t xml:space="preserve"> danej aplikacji. </w:t>
      </w:r>
    </w:p>
    <w:p w:rsidR="00B138EA" w:rsidRDefault="00B138EA" w:rsidP="00B138EA">
      <w:pPr>
        <w:pStyle w:val="NormalnyIn"/>
      </w:pPr>
      <w:r>
        <w:t xml:space="preserve">W pierwszej fazie projektowania aplikacji zmuszeni byliśmy do uwzględnienia faktu iż Android </w:t>
      </w:r>
      <w:proofErr w:type="spellStart"/>
      <w:r>
        <w:t>Gingerbread</w:t>
      </w:r>
      <w:proofErr w:type="spellEnd"/>
      <w:r>
        <w:t xml:space="preserve"> w wersji 2.3 nie dostarczał interfejsu programistycznego pozwalającego na pełną obsługę NFC. Dopiero</w:t>
      </w:r>
      <w:ins w:id="1527" w:author="Sebastian Łuczak" w:date="2011-08-31T23:49:00Z">
        <w:r w:rsidR="004F4170">
          <w:t xml:space="preserve"> kolej</w:t>
        </w:r>
      </w:ins>
      <w:ins w:id="1528" w:author="Sebastian Łuczak" w:date="2011-08-31T23:50:00Z">
        <w:r w:rsidR="004F4170">
          <w:t>ne</w:t>
        </w:r>
      </w:ins>
      <w:r>
        <w:t xml:space="preserve"> aktualizacje do systemu operacyjnego zniosły z telefonów sztuczne ograniczenia. W pierwszej wersji </w:t>
      </w:r>
      <w:proofErr w:type="spellStart"/>
      <w:r>
        <w:t>Gingerbread</w:t>
      </w:r>
      <w:proofErr w:type="spellEnd"/>
      <w:r>
        <w:t xml:space="preserve"> niemożliwe między innymi było zapisywanie informacji na znacznik NFC (tylko odczyt</w:t>
      </w:r>
      <w:del w:id="1529" w:author="Sebastian Łuczak" w:date="2011-08-31T23:50:00Z">
        <w:r w:rsidDel="0030264E">
          <w:delText xml:space="preserve">), </w:delText>
        </w:r>
      </w:del>
      <w:ins w:id="1530" w:author="Sebastian Łuczak" w:date="2011-08-31T23:50:00Z">
        <w:r w:rsidR="0030264E">
          <w:t xml:space="preserve">). </w:t>
        </w:r>
      </w:ins>
      <w:del w:id="1531" w:author="Sebastian Łuczak" w:date="2011-08-31T23:50:00Z">
        <w:r w:rsidDel="0030264E">
          <w:delText xml:space="preserve">obsługiwana </w:delText>
        </w:r>
      </w:del>
      <w:ins w:id="1532" w:author="Sebastian Łuczak" w:date="2011-08-31T23:50:00Z">
        <w:r w:rsidR="0030264E">
          <w:t xml:space="preserve">Obsługiwana </w:t>
        </w:r>
      </w:ins>
      <w:r>
        <w:t>była mniejsza liczba dostępnych typów znaczników i nie istniała możliwość obsłużenia zbliżonego do urządzenia  znacznika przez aplikację obecnie uruchomioną na pierwszym planie (system zawsze pytał się która aplikacja ma być wywołana dla danego znacznika)</w:t>
      </w:r>
      <w:r w:rsidR="00050AA9">
        <w:t xml:space="preserve"> </w:t>
      </w:r>
      <w:sdt>
        <w:sdtPr>
          <w:id w:val="6237129"/>
          <w:citation/>
        </w:sdtPr>
        <w:sdtContent>
          <w:fldSimple w:instr=" CITATION Med11 \l 1045 ">
            <w:r w:rsidR="00726470">
              <w:rPr>
                <w:noProof/>
              </w:rPr>
              <w:t>[7]</w:t>
            </w:r>
          </w:fldSimple>
        </w:sdtContent>
      </w:sdt>
      <w:ins w:id="1533" w:author="Sebastian Łuczak" w:date="2011-08-31T20:09:00Z">
        <w:r w:rsidR="0044529A">
          <w:t xml:space="preserve"> w sposób automatyczny</w:t>
        </w:r>
      </w:ins>
      <w:r>
        <w:t>.</w:t>
      </w:r>
    </w:p>
    <w:p w:rsidR="00B138EA" w:rsidRDefault="00B138EA" w:rsidP="00B138EA">
      <w:pPr>
        <w:pStyle w:val="NormalnyIn"/>
      </w:pPr>
      <w:r>
        <w:t xml:space="preserve">Początkowy projekt aplikacji zakładał występowanie tych ograniczeń, szybko jednak okazało się, że w aktualizacji 2.3.3 </w:t>
      </w:r>
      <w:r w:rsidR="00050AA9">
        <w:t xml:space="preserve">(Luty 2011 </w:t>
      </w:r>
      <w:customXmlInsRangeStart w:id="1534" w:author="Sebastian Łuczak" w:date="2011-09-02T10:12:00Z"/>
      <w:sdt>
        <w:sdtPr>
          <w:id w:val="2196365"/>
          <w:citation/>
        </w:sdtPr>
        <w:sdtContent>
          <w:customXmlInsRangeEnd w:id="1534"/>
          <w:ins w:id="1535" w:author="Sebastian Łuczak" w:date="2011-09-02T10:12:00Z">
            <w:r w:rsidR="0030698E">
              <w:fldChar w:fldCharType="begin"/>
            </w:r>
            <w:r w:rsidR="0030698E">
              <w:instrText xml:space="preserve"> CITATION Goo112 \l 1045 </w:instrText>
            </w:r>
          </w:ins>
          <w:r w:rsidR="0030698E">
            <w:fldChar w:fldCharType="separate"/>
          </w:r>
          <w:r w:rsidR="00726470">
            <w:rPr>
              <w:noProof/>
            </w:rPr>
            <w:t>[8]</w:t>
          </w:r>
          <w:ins w:id="1536" w:author="Sebastian Łuczak" w:date="2011-09-02T10:12:00Z">
            <w:r w:rsidR="0030698E">
              <w:fldChar w:fldCharType="end"/>
            </w:r>
          </w:ins>
          <w:customXmlInsRangeStart w:id="1537" w:author="Sebastian Łuczak" w:date="2011-09-02T10:12:00Z"/>
        </w:sdtContent>
      </w:sdt>
      <w:customXmlInsRangeEnd w:id="1537"/>
      <w:customXmlDelRangeStart w:id="1538" w:author="Sebastian Łuczak" w:date="2011-09-02T10:11:00Z"/>
      <w:sdt>
        <w:sdtPr>
          <w:id w:val="6237130"/>
          <w:citation/>
        </w:sdtPr>
        <w:sdtContent>
          <w:customXmlDelRangeEnd w:id="1538"/>
          <w:ins w:id="1539" w:author="Sebastian" w:date="2011-09-01T11:21:00Z">
            <w:del w:id="1540" w:author="Sebastian Łuczak" w:date="2011-09-02T10:11:00Z">
              <w:r w:rsidR="00C8050F" w:rsidDel="0030698E">
                <w:fldChar w:fldCharType="begin"/>
              </w:r>
              <w:r w:rsidR="00F51941" w:rsidDel="0030698E">
                <w:delInstrText xml:space="preserve"> CITATION Goo111 \l 1045  </w:delInstrText>
              </w:r>
            </w:del>
          </w:ins>
          <w:del w:id="1541" w:author="Sebastian Łuczak" w:date="2011-09-02T10:11:00Z">
            <w:r w:rsidR="00C8050F" w:rsidDel="0030698E">
              <w:fldChar w:fldCharType="separate"/>
            </w:r>
            <w:r w:rsidR="00BA4FD2" w:rsidDel="0030698E">
              <w:rPr>
                <w:noProof/>
              </w:rPr>
              <w:delText>[8]</w:delText>
            </w:r>
          </w:del>
          <w:ins w:id="1542" w:author="Sebastian" w:date="2011-09-01T11:21:00Z">
            <w:del w:id="1543" w:author="Sebastian Łuczak" w:date="2011-09-02T10:11:00Z">
              <w:r w:rsidR="00C8050F" w:rsidDel="0030698E">
                <w:fldChar w:fldCharType="end"/>
              </w:r>
            </w:del>
          </w:ins>
          <w:del w:id="1544" w:author="Sebastian Łuczak" w:date="2011-09-02T10:11:00Z">
            <w:r w:rsidR="00C8050F" w:rsidDel="0030698E">
              <w:fldChar w:fldCharType="begin"/>
            </w:r>
            <w:r w:rsidR="00796063" w:rsidDel="0030698E">
              <w:delInstrText xml:space="preserve"> CITATION Goo111 \l 1045 </w:delInstrText>
            </w:r>
            <w:r w:rsidR="00C8050F" w:rsidDel="0030698E">
              <w:fldChar w:fldCharType="separate"/>
            </w:r>
            <w:r w:rsidR="00903DDF" w:rsidDel="0030698E">
              <w:rPr>
                <w:noProof/>
              </w:rPr>
              <w:delText>[8]</w:delText>
            </w:r>
            <w:r w:rsidR="00C8050F" w:rsidDel="0030698E">
              <w:fldChar w:fldCharType="end"/>
            </w:r>
          </w:del>
          <w:ins w:id="1545" w:author="Sebastian" w:date="2011-09-01T11:21:00Z">
            <w:del w:id="1546" w:author="Sebastian Łuczak" w:date="2011-09-02T10:11:00Z">
              <w:r w:rsidR="00C8050F" w:rsidDel="0030698E">
                <w:fldChar w:fldCharType="begin"/>
              </w:r>
              <w:r w:rsidR="00F51941" w:rsidDel="0030698E">
                <w:delInstrText xml:space="preserve"> CITATION Goo111 \l 1045  </w:delInstrText>
              </w:r>
            </w:del>
          </w:ins>
          <w:del w:id="1547" w:author="Sebastian Łuczak" w:date="2011-09-02T10:11:00Z">
            <w:r w:rsidR="00C8050F" w:rsidDel="0030698E">
              <w:fldChar w:fldCharType="separate"/>
            </w:r>
            <w:r w:rsidR="00BA4FD2" w:rsidDel="0030698E">
              <w:rPr>
                <w:noProof/>
              </w:rPr>
              <w:delText xml:space="preserve"> [8]</w:delText>
            </w:r>
          </w:del>
          <w:ins w:id="1548" w:author="Sebastian" w:date="2011-09-01T11:21:00Z">
            <w:del w:id="1549" w:author="Sebastian Łuczak" w:date="2011-09-02T10:11:00Z">
              <w:r w:rsidR="00C8050F" w:rsidDel="0030698E">
                <w:fldChar w:fldCharType="end"/>
              </w:r>
            </w:del>
          </w:ins>
          <w:customXmlDelRangeStart w:id="1550" w:author="Sebastian Łuczak" w:date="2011-09-02T10:11:00Z"/>
        </w:sdtContent>
      </w:sdt>
      <w:customXmlDelRangeEnd w:id="1550"/>
      <w:del w:id="1551" w:author="Sebastian Łuczak" w:date="2011-08-31T20:09:00Z">
        <w:r w:rsidR="00050AA9" w:rsidDel="0044529A">
          <w:delText xml:space="preserve"> </w:delText>
        </w:r>
      </w:del>
      <w:r w:rsidR="00050AA9">
        <w:t>)</w:t>
      </w:r>
      <w:r>
        <w:t xml:space="preserve"> wspomniane funkcje zostały dostarczone, a dostępne wcześniej API zmodyfikowane i w wielu przypadkach zauważalnie poprawione</w:t>
      </w:r>
      <w:customXmlInsRangeStart w:id="1552" w:author="Sebastian Łuczak" w:date="2011-09-02T10:12:00Z"/>
      <w:sdt>
        <w:sdtPr>
          <w:id w:val="2196369"/>
          <w:citation/>
        </w:sdtPr>
        <w:sdtContent>
          <w:customXmlInsRangeEnd w:id="1552"/>
          <w:ins w:id="1553" w:author="Sebastian Łuczak" w:date="2011-09-02T10:12:00Z">
            <w:r w:rsidR="0030698E">
              <w:fldChar w:fldCharType="begin"/>
            </w:r>
            <w:r w:rsidR="0030698E">
              <w:instrText xml:space="preserve"> CITATION Goo11 \l 1045 </w:instrText>
            </w:r>
          </w:ins>
          <w:r w:rsidR="0030698E">
            <w:fldChar w:fldCharType="separate"/>
          </w:r>
          <w:r w:rsidR="00726470">
            <w:rPr>
              <w:noProof/>
            </w:rPr>
            <w:t xml:space="preserve"> [10]</w:t>
          </w:r>
          <w:ins w:id="1554" w:author="Sebastian Łuczak" w:date="2011-09-02T10:12:00Z">
            <w:r w:rsidR="0030698E">
              <w:fldChar w:fldCharType="end"/>
            </w:r>
          </w:ins>
          <w:customXmlInsRangeStart w:id="1555" w:author="Sebastian Łuczak" w:date="2011-09-02T10:12:00Z"/>
        </w:sdtContent>
      </w:sdt>
      <w:customXmlInsRangeEnd w:id="1555"/>
      <w:customXmlDelRangeStart w:id="1556" w:author="Sebastian Łuczak" w:date="2011-09-02T10:12:00Z"/>
      <w:sdt>
        <w:sdtPr>
          <w:id w:val="6237132"/>
          <w:citation/>
        </w:sdtPr>
        <w:sdtContent>
          <w:customXmlDelRangeEnd w:id="1556"/>
          <w:ins w:id="1557" w:author="Sebastian" w:date="2011-09-01T11:21:00Z">
            <w:del w:id="1558" w:author="Sebastian Łuczak" w:date="2011-09-02T10:12:00Z">
              <w:r w:rsidR="00C8050F" w:rsidDel="0030698E">
                <w:fldChar w:fldCharType="begin"/>
              </w:r>
              <w:r w:rsidR="00F51941" w:rsidDel="0030698E">
                <w:delInstrText xml:space="preserve"> CITATION Goo112 \l 1045  </w:delInstrText>
              </w:r>
            </w:del>
          </w:ins>
          <w:del w:id="1559" w:author="Sebastian Łuczak" w:date="2011-09-02T10:12:00Z">
            <w:r w:rsidR="00C8050F" w:rsidDel="0030698E">
              <w:fldChar w:fldCharType="separate"/>
            </w:r>
            <w:r w:rsidR="00BA4FD2" w:rsidDel="0030698E">
              <w:rPr>
                <w:noProof/>
              </w:rPr>
              <w:delText>[9]</w:delText>
            </w:r>
          </w:del>
          <w:ins w:id="1560" w:author="Sebastian" w:date="2011-09-01T11:21:00Z">
            <w:del w:id="1561" w:author="Sebastian Łuczak" w:date="2011-09-02T10:12:00Z">
              <w:r w:rsidR="00C8050F" w:rsidDel="0030698E">
                <w:fldChar w:fldCharType="end"/>
              </w:r>
            </w:del>
          </w:ins>
          <w:del w:id="1562" w:author="Sebastian Łuczak" w:date="2011-09-02T10:12:00Z">
            <w:r w:rsidR="00C8050F" w:rsidDel="0030698E">
              <w:fldChar w:fldCharType="begin"/>
            </w:r>
            <w:r w:rsidR="00796063" w:rsidDel="0030698E">
              <w:delInstrText xml:space="preserve"> CITATION Goo112 \l 1045 </w:delInstrText>
            </w:r>
            <w:r w:rsidR="00C8050F" w:rsidDel="0030698E">
              <w:fldChar w:fldCharType="separate"/>
            </w:r>
            <w:r w:rsidR="00903DDF" w:rsidDel="0030698E">
              <w:rPr>
                <w:noProof/>
              </w:rPr>
              <w:delText>[9]</w:delText>
            </w:r>
            <w:r w:rsidR="00C8050F" w:rsidDel="0030698E">
              <w:fldChar w:fldCharType="end"/>
            </w:r>
          </w:del>
          <w:ins w:id="1563" w:author="Sebastian" w:date="2011-09-01T11:21:00Z">
            <w:del w:id="1564" w:author="Sebastian Łuczak" w:date="2011-09-02T10:12:00Z">
              <w:r w:rsidR="00C8050F" w:rsidDel="0030698E">
                <w:fldChar w:fldCharType="begin"/>
              </w:r>
              <w:r w:rsidR="00F51941" w:rsidDel="0030698E">
                <w:delInstrText xml:space="preserve"> CITATION Goo112 \l 1045  </w:delInstrText>
              </w:r>
            </w:del>
          </w:ins>
          <w:del w:id="1565" w:author="Sebastian Łuczak" w:date="2011-09-02T10:12:00Z">
            <w:r w:rsidR="00C8050F" w:rsidDel="0030698E">
              <w:fldChar w:fldCharType="separate"/>
            </w:r>
            <w:r w:rsidR="00BA4FD2" w:rsidDel="0030698E">
              <w:rPr>
                <w:noProof/>
              </w:rPr>
              <w:delText xml:space="preserve"> [9]</w:delText>
            </w:r>
          </w:del>
          <w:ins w:id="1566" w:author="Sebastian" w:date="2011-09-01T11:21:00Z">
            <w:del w:id="1567" w:author="Sebastian Łuczak" w:date="2011-09-02T10:12:00Z">
              <w:r w:rsidR="00C8050F" w:rsidDel="0030698E">
                <w:fldChar w:fldCharType="end"/>
              </w:r>
              <w:r w:rsidR="00C8050F" w:rsidDel="0030698E">
                <w:fldChar w:fldCharType="begin"/>
              </w:r>
              <w:r w:rsidR="00F51941" w:rsidDel="0030698E">
                <w:delInstrText xml:space="preserve"> CITATION Goo112 \l 1045  </w:delInstrText>
              </w:r>
            </w:del>
          </w:ins>
          <w:del w:id="1568" w:author="Sebastian Łuczak" w:date="2011-09-02T10:12:00Z">
            <w:r w:rsidR="00C8050F" w:rsidDel="0030698E">
              <w:fldChar w:fldCharType="separate"/>
            </w:r>
            <w:r w:rsidR="00BA4FD2" w:rsidDel="0030698E">
              <w:rPr>
                <w:noProof/>
              </w:rPr>
              <w:delText xml:space="preserve"> [9]</w:delText>
            </w:r>
          </w:del>
          <w:ins w:id="1569" w:author="Sebastian" w:date="2011-09-01T11:21:00Z">
            <w:del w:id="1570" w:author="Sebastian Łuczak" w:date="2011-09-02T10:12:00Z">
              <w:r w:rsidR="00C8050F" w:rsidDel="0030698E">
                <w:fldChar w:fldCharType="end"/>
              </w:r>
            </w:del>
          </w:ins>
          <w:customXmlDelRangeStart w:id="1571" w:author="Sebastian Łuczak" w:date="2011-09-02T10:12:00Z"/>
        </w:sdtContent>
      </w:sdt>
      <w:customXmlDelRangeEnd w:id="1571"/>
      <w:r>
        <w:t xml:space="preserve">. </w:t>
      </w:r>
    </w:p>
    <w:p w:rsidR="00B138EA" w:rsidRDefault="00B138EA" w:rsidP="00B138EA">
      <w:pPr>
        <w:pStyle w:val="NormalnyIn"/>
      </w:pPr>
      <w:r>
        <w:lastRenderedPageBreak/>
        <w:t>Jak jednak uczy doświadczenie, każde rozszerzenie może przynieść rezultat odwrotny do oczekiwanego, dlatego też poddaliśmy pod ostrożną rozwagę poszerzenie funkcji realizowanych przez terminal mobilny.</w:t>
      </w:r>
    </w:p>
    <w:p w:rsidR="001407C5" w:rsidRDefault="00B138EA" w:rsidP="00B138EA">
      <w:pPr>
        <w:pStyle w:val="NormalnyIn"/>
        <w:rPr>
          <w:ins w:id="1572" w:author="Sebastian" w:date="2011-09-01T13:03:00Z"/>
        </w:rPr>
      </w:pPr>
      <w:r>
        <w:t xml:space="preserve">Po pierwszych prototypach wykorzystujących nowe możliwości, okazało się,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00572132" w:rsidRPr="00572132">
        <w:rPr>
          <w:b/>
        </w:rPr>
        <w:t>android.</w:t>
      </w:r>
      <w:r w:rsidRPr="007548FB">
        <w:rPr>
          <w:b/>
        </w:rPr>
        <w:t>nfc.tech</w:t>
      </w:r>
      <w:proofErr w:type="spellEnd"/>
      <w:r>
        <w:t>, w oparciu o którą system dokonuje wstępnego doboru puli aplikacji zdolnych do obsłużenia danego znacznika</w:t>
      </w:r>
      <w:r w:rsidR="00572132">
        <w:t xml:space="preserve"> </w:t>
      </w:r>
      <w:sdt>
        <w:sdtPr>
          <w:id w:val="6237133"/>
          <w:citation/>
        </w:sdtPr>
        <w:sdtContent>
          <w:fldSimple w:instr=" CITATION Med11 \l 1045 ">
            <w:r w:rsidR="00726470">
              <w:rPr>
                <w:noProof/>
              </w:rPr>
              <w:t>[7]</w:t>
            </w:r>
          </w:fldSimple>
        </w:sdtContent>
      </w:sdt>
      <w:r>
        <w:t xml:space="preserve">. Dzięki </w:t>
      </w:r>
      <w:del w:id="1573" w:author="Sebastian" w:date="2011-09-01T13:02:00Z">
        <w:r w:rsidDel="001407C5">
          <w:delText xml:space="preserve">temu </w:delText>
        </w:r>
      </w:del>
      <w:ins w:id="1574" w:author="Sebastian" w:date="2011-09-01T13:02:00Z">
        <w:r w:rsidR="001407C5">
          <w:t xml:space="preserve">tej funkcji </w:t>
        </w:r>
      </w:ins>
      <w:del w:id="1575" w:author="Sebastian" w:date="2011-09-01T13:02:00Z">
        <w:r w:rsidDel="001407C5">
          <w:delText xml:space="preserve">nasza </w:delText>
        </w:r>
      </w:del>
      <w:del w:id="1576" w:author="Sebastian" w:date="2011-09-01T13:03:00Z">
        <w:r w:rsidDel="001407C5">
          <w:delText>aplikacja reaguje tylko na zbliżenie do modelu znacznika Mifare Ultralight, a gdy jest aplikacją obecnie uruchomioną (pierwszego planu), przejmuje jego obsługę automatycznie, bez ingerencji ze strony użytkownika.</w:delText>
        </w:r>
      </w:del>
      <w:ins w:id="1577" w:author="Sebastian" w:date="2011-09-01T13:03:00Z">
        <w:r w:rsidR="001407C5">
          <w:t xml:space="preserve">zdołałem doprowadzić do sytuacji w której </w:t>
        </w:r>
      </w:ins>
      <w:ins w:id="1578" w:author="Sebastian" w:date="2011-09-01T13:04:00Z">
        <w:r w:rsidR="001407C5">
          <w:t xml:space="preserve">przy zbliżeniu do telefonu </w:t>
        </w:r>
      </w:ins>
      <w:ins w:id="1579" w:author="Sebastian" w:date="2011-09-01T13:03:00Z">
        <w:r w:rsidR="001407C5">
          <w:t>znacznik</w:t>
        </w:r>
      </w:ins>
      <w:ins w:id="1580" w:author="Sebastian" w:date="2011-09-01T13:04:00Z">
        <w:r w:rsidR="001407C5">
          <w:t>a</w:t>
        </w:r>
      </w:ins>
      <w:ins w:id="1581" w:author="Sebastian" w:date="2011-09-01T13:03:00Z">
        <w:r w:rsidR="001407C5">
          <w:t xml:space="preserve"> zarejestrowan</w:t>
        </w:r>
      </w:ins>
      <w:ins w:id="1582" w:author="Sebastian" w:date="2011-09-01T13:04:00Z">
        <w:r w:rsidR="001407C5">
          <w:t>ego</w:t>
        </w:r>
      </w:ins>
      <w:ins w:id="1583" w:author="Sebastian" w:date="2011-09-01T13:03:00Z">
        <w:r w:rsidR="001407C5">
          <w:t xml:space="preserve"> przez naszą </w:t>
        </w:r>
      </w:ins>
      <w:ins w:id="1584" w:author="Sebastian" w:date="2011-09-01T13:04:00Z">
        <w:r w:rsidR="001407C5">
          <w:t>aplikację administracyjną, aplikacja kli</w:t>
        </w:r>
      </w:ins>
      <w:ins w:id="1585" w:author="Sebastian" w:date="2011-09-01T13:05:00Z">
        <w:r w:rsidR="001407C5">
          <w:t>encka uruchamia się automatycznie.</w:t>
        </w:r>
      </w:ins>
    </w:p>
    <w:p w:rsidR="00B138EA" w:rsidDel="001407C5" w:rsidRDefault="00B138EA" w:rsidP="00B138EA">
      <w:pPr>
        <w:pStyle w:val="NormalnyIn"/>
        <w:rPr>
          <w:del w:id="1586" w:author="Sebastian" w:date="2011-09-01T13:03:00Z"/>
        </w:rPr>
      </w:pPr>
      <w:del w:id="1587" w:author="Sebastian" w:date="2011-09-01T13:03:00Z">
        <w:r w:rsidDel="001407C5">
          <w:delText xml:space="preserve"> </w:delText>
        </w:r>
      </w:del>
    </w:p>
    <w:p w:rsidR="00B138EA" w:rsidRPr="00E963DF" w:rsidRDefault="00B138EA" w:rsidP="00B138EA">
      <w:pPr>
        <w:pStyle w:val="NormalnyIn"/>
      </w:pPr>
      <w:r>
        <w:t xml:space="preserve">Metoda </w:t>
      </w:r>
      <w:proofErr w:type="spellStart"/>
      <w:r>
        <w:t>enableForegroundDispatch</w:t>
      </w:r>
      <w:proofErr w:type="spellEnd"/>
      <w:r>
        <w:t xml:space="preserve">() która odpowiedzialna jest za przekazywanie intencji zawierającej w sobie dane odczytanego znacznika do obecnie wywołanej aplikacji nie jest jednak pozbawiona wad. W trakcie testów okazało się, że </w:t>
      </w:r>
      <w:del w:id="1588" w:author="Sebastian Łuczak" w:date="2011-08-31T23:51:00Z">
        <w:r w:rsidDel="00C44AD5">
          <w:delText>w około</w:delText>
        </w:r>
        <w:r w:rsidRPr="00E963DF" w:rsidDel="00C44AD5">
          <w:rPr>
            <w:b/>
          </w:rPr>
          <w:delText xml:space="preserve"> </w:delText>
        </w:r>
        <w:r w:rsidRPr="00572132" w:rsidDel="00C44AD5">
          <w:delText>10%</w:delText>
        </w:r>
        <w:r w:rsidDel="00C44AD5">
          <w:rPr>
            <w:b/>
          </w:rPr>
          <w:delText xml:space="preserve"> </w:delText>
        </w:r>
        <w:r w:rsidDel="00C44AD5">
          <w:delText xml:space="preserve">przypadków </w:delText>
        </w:r>
      </w:del>
      <w:ins w:id="1589" w:author="Sebastian Łuczak" w:date="2011-08-31T23:51:00Z">
        <w:r w:rsidR="00C44AD5">
          <w:t>nie zawsze</w:t>
        </w:r>
      </w:ins>
      <w:del w:id="1590" w:author="Sebastian Łuczak" w:date="2011-08-31T23:51:00Z">
        <w:r w:rsidDel="00C44AD5">
          <w:delText>nie</w:delText>
        </w:r>
      </w:del>
      <w:r>
        <w:t xml:space="preserve"> zachowuje się ona zgodnie z założeniem i system pyta się użytkownika która aplikacja ma zostać wywołana, choć powinien przekazać dane do aplikacji pierwszego planu.</w:t>
      </w:r>
    </w:p>
    <w:p w:rsidR="00B138EA" w:rsidRDefault="00B138EA" w:rsidP="00B138EA">
      <w:pPr>
        <w:pStyle w:val="NormalnyIn"/>
      </w:pPr>
      <w:r>
        <w:t xml:space="preserve">Korzystając z systemu </w:t>
      </w:r>
      <w:proofErr w:type="spellStart"/>
      <w:r>
        <w:t>Andoid</w:t>
      </w:r>
      <w:proofErr w:type="spellEnd"/>
      <w:r>
        <w:t xml:space="preserve"> monitorowaliśmy również zużycie baterii przez moduł komunikacji NFC</w:t>
      </w:r>
      <w:ins w:id="1591" w:author="Sebastian Łuczak" w:date="2011-08-31T20:10:00Z">
        <w:r w:rsidR="0044529A">
          <w:t xml:space="preserve"> i procesy aplikacji. Wyniki przedstawione zostały </w:t>
        </w:r>
      </w:ins>
      <w:ins w:id="1592" w:author="Sebastian Łuczak" w:date="2011-08-31T20:11:00Z">
        <w:r w:rsidR="0044529A">
          <w:t>w dziale opisującym testy.</w:t>
        </w:r>
      </w:ins>
      <w:del w:id="1593" w:author="Sebastian Łuczak" w:date="2011-08-31T20:10:00Z">
        <w:r w:rsidDel="0044529A">
          <w:delText>, jego poziom utrzymuje się poniżej jednego procenta całej konsumpcji</w:delText>
        </w:r>
      </w:del>
      <w:r>
        <w:t>.</w:t>
      </w:r>
    </w:p>
    <w:p w:rsidR="00B138EA" w:rsidRPr="0093678F" w:rsidRDefault="0074147F" w:rsidP="00B138EA">
      <w:pPr>
        <w:pStyle w:val="Nagwek3"/>
      </w:pPr>
      <w:bookmarkStart w:id="1594" w:name="_Toc302291837"/>
      <w:bookmarkStart w:id="1595" w:name="_Toc302723918"/>
      <w:r>
        <w:t>Google</w:t>
      </w:r>
      <w:r w:rsidR="00B138EA" w:rsidRPr="0093678F">
        <w:t xml:space="preserve"> NEXUS S</w:t>
      </w:r>
      <w:bookmarkEnd w:id="1594"/>
      <w:bookmarkEnd w:id="1595"/>
    </w:p>
    <w:p w:rsidR="00B138EA" w:rsidRDefault="00B138EA" w:rsidP="00B138EA">
      <w:pPr>
        <w:pStyle w:val="NormalnyIn"/>
        <w:ind w:firstLine="0"/>
      </w:pPr>
      <w:r>
        <w:t>Ponieważ pracownicy mobilni często wyposażeni są w</w:t>
      </w:r>
      <w:ins w:id="1596" w:author="Sebastian Łuczak" w:date="2011-08-31T20:11:00Z">
        <w:r w:rsidR="0044529A">
          <w:t xml:space="preserve"> zaawansowane</w:t>
        </w:r>
      </w:ins>
      <w:r>
        <w:t xml:space="preserve"> urządzenia typu </w:t>
      </w:r>
      <w:proofErr w:type="spellStart"/>
      <w:r>
        <w:t>smartphone</w:t>
      </w:r>
      <w:proofErr w:type="spellEnd"/>
      <w:r>
        <w:t xml:space="preserve"> zapewnione przez pracodawców, stwierdziliśmy, że docelową platformą musi być właśnie rozwiązanie tego typu. W konsekwencji wyboru systemu operacyjnego Android i wymogu posiadania modułu NFC, dobór urządzenia na którym powstać </w:t>
      </w:r>
      <w:del w:id="1597" w:author="Sebastian Łuczak" w:date="2011-08-31T23:52:00Z">
        <w:r w:rsidDel="008D45FF">
          <w:delText xml:space="preserve">miała </w:delText>
        </w:r>
      </w:del>
      <w:ins w:id="1598" w:author="Sebastian Łuczak" w:date="2011-08-31T23:52:00Z">
        <w:r w:rsidR="008D45FF">
          <w:t xml:space="preserve">miały </w:t>
        </w:r>
      </w:ins>
      <w:del w:id="1599" w:author="Sebastian Łuczak" w:date="2011-08-31T23:52:00Z">
        <w:r w:rsidDel="008D45FF">
          <w:delText xml:space="preserve">aplikacja </w:delText>
        </w:r>
      </w:del>
      <w:ins w:id="1600" w:author="Sebastian Łuczak" w:date="2011-08-31T23:52:00Z">
        <w:r w:rsidR="008D45FF">
          <w:t xml:space="preserve">aplikacje </w:t>
        </w:r>
      </w:ins>
      <w:r>
        <w:t xml:space="preserve">był już w istotnym zakresie zdeterminowany. Krótkie rozeznanie rynku zakończyło się stwierdzeniem faktu – jedynym ówcześnie dostępnym telefonem spełniającym te wymagania </w:t>
      </w:r>
      <w:del w:id="1601" w:author="Sebastian Łuczak" w:date="2011-08-31T20:12:00Z">
        <w:r w:rsidDel="0044529A">
          <w:delText xml:space="preserve">jest </w:delText>
        </w:r>
      </w:del>
      <w:ins w:id="1602" w:author="Sebastian Łuczak" w:date="2011-08-31T20:12:00Z">
        <w:r w:rsidR="0044529A">
          <w:t xml:space="preserve">był </w:t>
        </w:r>
      </w:ins>
      <w:r>
        <w:t xml:space="preserve">Google Samsung </w:t>
      </w:r>
      <w:proofErr w:type="spellStart"/>
      <w:r>
        <w:t>Nexus</w:t>
      </w:r>
      <w:proofErr w:type="spellEnd"/>
      <w:r>
        <w:t xml:space="preserve"> S. Po oficjalnej aktualizacji oprogramowania do wersji Android 2.3.4, telefon spełnił wszystkie złożone w nim oczekiwania. </w:t>
      </w:r>
    </w:p>
    <w:p w:rsidR="001B60FF" w:rsidRDefault="001B60FF">
      <w:pPr>
        <w:jc w:val="left"/>
        <w:rPr>
          <w:ins w:id="1603" w:author="Sebastian Łuczak" w:date="2011-09-02T10:48:00Z"/>
          <w:rFonts w:ascii="Times New Roman" w:eastAsiaTheme="majorEastAsia" w:hAnsi="Times New Roman" w:cstheme="majorBidi"/>
          <w:b/>
          <w:bCs/>
          <w:sz w:val="24"/>
          <w:szCs w:val="24"/>
          <w:lang w:eastAsia="pl-PL"/>
        </w:rPr>
      </w:pPr>
      <w:ins w:id="1604" w:author="Sebastian Łuczak" w:date="2011-09-02T10:48:00Z">
        <w:r>
          <w:br w:type="page"/>
        </w:r>
      </w:ins>
    </w:p>
    <w:p w:rsidR="005C7068" w:rsidRDefault="005C7068" w:rsidP="005C7068">
      <w:pPr>
        <w:pStyle w:val="Nagwek3"/>
      </w:pPr>
      <w:bookmarkStart w:id="1605" w:name="_Toc302723919"/>
      <w:r>
        <w:lastRenderedPageBreak/>
        <w:t>H</w:t>
      </w:r>
      <w:r w:rsidR="002C326A">
        <w:t>ibernate 3</w:t>
      </w:r>
      <w:bookmarkEnd w:id="1605"/>
      <w:r>
        <w:t xml:space="preserve"> </w:t>
      </w:r>
    </w:p>
    <w:p w:rsidR="00125841" w:rsidRDefault="0005352D" w:rsidP="0082106B">
      <w:pPr>
        <w:pStyle w:val="NormalnyIn"/>
        <w:ind w:firstLine="0"/>
        <w:rPr>
          <w:rStyle w:val="apple-converted-space"/>
          <w:szCs w:val="16"/>
          <w:shd w:val="clear" w:color="auto" w:fill="FFFFFF"/>
        </w:rPr>
      </w:pPr>
      <w:r w:rsidRPr="00125841">
        <w:t xml:space="preserve">Framework </w:t>
      </w:r>
      <w:r w:rsidR="00125841" w:rsidRPr="00125841">
        <w:t xml:space="preserve">Hibernate </w:t>
      </w:r>
      <w:r w:rsidR="003E1D17">
        <w:t>w wersji 3</w:t>
      </w:r>
      <w:r w:rsidR="00F45DC5">
        <w:t>,</w:t>
      </w:r>
      <w:r w:rsidR="003E1D17">
        <w:t xml:space="preserve"> </w:t>
      </w:r>
      <w:r w:rsidR="005C7068" w:rsidRPr="00125841">
        <w:t xml:space="preserve">jest </w:t>
      </w:r>
      <w:r w:rsidR="00125841" w:rsidRPr="00125841">
        <w:t xml:space="preserve"> </w:t>
      </w:r>
      <w:r w:rsidR="00125841" w:rsidRPr="00125841">
        <w:rPr>
          <w:rStyle w:val="apple-style-span"/>
          <w:szCs w:val="16"/>
          <w:shd w:val="clear" w:color="auto" w:fill="FFFFFF"/>
        </w:rPr>
        <w:t xml:space="preserve">najbardziej popularnym rozwiązaniem programistycznym oferowanym na zasadach </w:t>
      </w:r>
      <w:proofErr w:type="spellStart"/>
      <w:r w:rsidR="00125841" w:rsidRPr="00125841">
        <w:rPr>
          <w:rStyle w:val="apple-style-span"/>
          <w:szCs w:val="16"/>
          <w:shd w:val="clear" w:color="auto" w:fill="FFFFFF"/>
        </w:rPr>
        <w:t>open-source</w:t>
      </w:r>
      <w:proofErr w:type="spellEnd"/>
      <w:r w:rsidR="00125841" w:rsidRPr="00125841">
        <w:rPr>
          <w:rStyle w:val="apple-style-span"/>
          <w:szCs w:val="16"/>
          <w:shd w:val="clear" w:color="auto" w:fill="FFFFFF"/>
        </w:rPr>
        <w:t xml:space="preserve">, które realizuje podejście mapowania </w:t>
      </w:r>
      <w:r w:rsidR="00125841" w:rsidRPr="004C6799">
        <w:rPr>
          <w:rStyle w:val="apple-style-span"/>
          <w:szCs w:val="16"/>
          <w:shd w:val="clear" w:color="auto" w:fill="FFFFFF"/>
        </w:rPr>
        <w:t>obiektów na struktury danych składowanych w relacyjnych bazach danych (ang.</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ORM = </w:t>
      </w:r>
      <w:proofErr w:type="spellStart"/>
      <w:r w:rsidR="00125841" w:rsidRPr="004C6799">
        <w:rPr>
          <w:rStyle w:val="apple-style-span"/>
          <w:szCs w:val="16"/>
          <w:shd w:val="clear" w:color="auto" w:fill="FFFFFF"/>
        </w:rPr>
        <w:t>Object-to-Relational</w:t>
      </w:r>
      <w:proofErr w:type="spellEnd"/>
      <w:r w:rsidR="00125841" w:rsidRPr="004C6799">
        <w:rPr>
          <w:rStyle w:val="apple-style-span"/>
          <w:szCs w:val="16"/>
          <w:shd w:val="clear" w:color="auto" w:fill="FFFFFF"/>
        </w:rPr>
        <w:t xml:space="preserve"> </w:t>
      </w:r>
      <w:proofErr w:type="spellStart"/>
      <w:r w:rsidR="00125841" w:rsidRPr="004C6799">
        <w:rPr>
          <w:rStyle w:val="apple-style-span"/>
          <w:szCs w:val="16"/>
          <w:shd w:val="clear" w:color="auto" w:fill="FFFFFF"/>
        </w:rPr>
        <w:t>Mapping</w:t>
      </w:r>
      <w:proofErr w:type="spellEnd"/>
      <w:r w:rsidR="00125841" w:rsidRPr="004C6799">
        <w:rPr>
          <w:rStyle w:val="apple-style-span"/>
          <w:szCs w:val="16"/>
          <w:shd w:val="clear" w:color="auto" w:fill="FFFFFF"/>
        </w:rPr>
        <w:t>).</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Hibernate </w:t>
      </w:r>
      <w:del w:id="1606" w:author="Sebastian Łuczak" w:date="2011-08-31T23:52:00Z">
        <w:r w:rsidR="004C6799" w:rsidRPr="004C6799" w:rsidDel="00D25B8F">
          <w:rPr>
            <w:rStyle w:val="apple-style-span"/>
            <w:szCs w:val="16"/>
            <w:shd w:val="clear" w:color="auto" w:fill="FFFFFF"/>
          </w:rPr>
          <w:delText xml:space="preserve">tłumaczy </w:delText>
        </w:r>
      </w:del>
      <w:ins w:id="1607" w:author="Sebastian Łuczak" w:date="2011-08-31T23:52:00Z">
        <w:r w:rsidR="00D25B8F">
          <w:rPr>
            <w:rStyle w:val="apple-style-span"/>
            <w:szCs w:val="16"/>
            <w:shd w:val="clear" w:color="auto" w:fill="FFFFFF"/>
          </w:rPr>
          <w:t xml:space="preserve">ma za zadanie tłumaczyć </w:t>
        </w:r>
      </w:ins>
      <w:r w:rsidR="004C6799" w:rsidRPr="004C6799">
        <w:rPr>
          <w:rStyle w:val="apple-style-span"/>
          <w:szCs w:val="16"/>
          <w:shd w:val="clear" w:color="auto" w:fill="FFFFFF"/>
        </w:rPr>
        <w:t>dane</w:t>
      </w:r>
      <w:r w:rsidR="00125841" w:rsidRPr="004C6799">
        <w:rPr>
          <w:rStyle w:val="apple-style-span"/>
          <w:szCs w:val="16"/>
          <w:shd w:val="clear" w:color="auto" w:fill="FFFFFF"/>
        </w:rPr>
        <w:t xml:space="preserve"> </w:t>
      </w:r>
      <w:r w:rsidR="004C6799" w:rsidRPr="004C6799">
        <w:rPr>
          <w:rStyle w:val="apple-style-span"/>
          <w:szCs w:val="16"/>
          <w:shd w:val="clear" w:color="auto" w:fill="FFFFFF"/>
        </w:rPr>
        <w:t xml:space="preserve"> przechowywane </w:t>
      </w:r>
      <w:r w:rsidR="00125841" w:rsidRPr="004C6799">
        <w:rPr>
          <w:rStyle w:val="apple-style-span"/>
          <w:szCs w:val="16"/>
          <w:shd w:val="clear" w:color="auto" w:fill="FFFFFF"/>
        </w:rPr>
        <w:t xml:space="preserve">w postaci obiektów </w:t>
      </w:r>
      <w:r w:rsidR="0094194B" w:rsidRPr="004C6799">
        <w:rPr>
          <w:rStyle w:val="apple-style-span"/>
          <w:szCs w:val="16"/>
          <w:shd w:val="clear" w:color="auto" w:fill="FFFFFF"/>
        </w:rPr>
        <w:t>POJO (</w:t>
      </w:r>
      <w:r w:rsidR="0094194B">
        <w:rPr>
          <w:rStyle w:val="apple-style-span"/>
          <w:szCs w:val="16"/>
          <w:shd w:val="clear" w:color="auto" w:fill="FFFFFF"/>
        </w:rPr>
        <w:t xml:space="preserve">ang. </w:t>
      </w:r>
      <w:proofErr w:type="spellStart"/>
      <w:r w:rsidR="0094194B">
        <w:rPr>
          <w:rStyle w:val="apple-style-span"/>
          <w:szCs w:val="16"/>
          <w:shd w:val="clear" w:color="auto" w:fill="FFFFFF"/>
        </w:rPr>
        <w:t>Plain</w:t>
      </w:r>
      <w:proofErr w:type="spellEnd"/>
      <w:r w:rsidR="0094194B">
        <w:rPr>
          <w:rStyle w:val="apple-style-span"/>
          <w:szCs w:val="16"/>
          <w:shd w:val="clear" w:color="auto" w:fill="FFFFFF"/>
        </w:rPr>
        <w:t xml:space="preserve"> Old Java </w:t>
      </w:r>
      <w:proofErr w:type="spellStart"/>
      <w:r w:rsidR="0094194B">
        <w:rPr>
          <w:rStyle w:val="apple-style-span"/>
          <w:szCs w:val="16"/>
          <w:shd w:val="clear" w:color="auto" w:fill="FFFFFF"/>
        </w:rPr>
        <w:t>Object</w:t>
      </w:r>
      <w:proofErr w:type="spellEnd"/>
      <w:r w:rsidR="0094194B">
        <w:rPr>
          <w:rStyle w:val="apple-style-span"/>
          <w:szCs w:val="16"/>
          <w:shd w:val="clear" w:color="auto" w:fill="FFFFFF"/>
        </w:rPr>
        <w:t xml:space="preserve">) </w:t>
      </w:r>
      <w:r w:rsidR="00125841" w:rsidRPr="00125841">
        <w:rPr>
          <w:rStyle w:val="apple-style-span"/>
          <w:szCs w:val="16"/>
          <w:shd w:val="clear" w:color="auto" w:fill="FFFFFF"/>
        </w:rPr>
        <w:t>do postaci rekordów w bazie danych</w:t>
      </w:r>
      <w:r w:rsidR="00F45DC5">
        <w:rPr>
          <w:rStyle w:val="apple-style-span"/>
          <w:szCs w:val="16"/>
          <w:shd w:val="clear" w:color="auto" w:fill="FFFFFF"/>
        </w:rPr>
        <w:t>,</w:t>
      </w:r>
      <w:r w:rsidR="00125841" w:rsidRPr="00125841">
        <w:rPr>
          <w:rStyle w:val="apple-style-span"/>
          <w:szCs w:val="16"/>
          <w:shd w:val="clear" w:color="auto" w:fill="FFFFFF"/>
        </w:rPr>
        <w:t xml:space="preserve"> jak i odwrotnie.</w:t>
      </w:r>
      <w:r w:rsidR="00921871">
        <w:rPr>
          <w:rStyle w:val="apple-style-span"/>
          <w:szCs w:val="16"/>
          <w:shd w:val="clear" w:color="auto" w:fill="FFFFFF"/>
        </w:rPr>
        <w:t xml:space="preserve"> </w:t>
      </w:r>
      <w:r w:rsidR="004C2629">
        <w:rPr>
          <w:rStyle w:val="apple-style-span"/>
          <w:szCs w:val="16"/>
          <w:shd w:val="clear" w:color="auto" w:fill="FFFFFF"/>
        </w:rPr>
        <w:t xml:space="preserve">Umożliwia on zapisywanie oraz pobieranie obiektów Java bez konieczności pisania zapytań w języku SQL. </w:t>
      </w:r>
    </w:p>
    <w:p w:rsidR="00921871" w:rsidRDefault="00921871" w:rsidP="00125841">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w:t>
      </w:r>
      <w:r w:rsidR="00F45DC5">
        <w:rPr>
          <w:rStyle w:val="apple-converted-space"/>
          <w:szCs w:val="16"/>
          <w:shd w:val="clear" w:color="auto" w:fill="FFFFFF"/>
        </w:rPr>
        <w:t>,</w:t>
      </w:r>
      <w:r>
        <w:rPr>
          <w:rStyle w:val="apple-converted-space"/>
          <w:szCs w:val="16"/>
          <w:shd w:val="clear" w:color="auto" w:fill="FFFFFF"/>
        </w:rPr>
        <w:t xml:space="preserve"> programista skupia się na logice wytwarzanego oprogramowania</w:t>
      </w:r>
      <w:r w:rsidR="00F45DC5">
        <w:rPr>
          <w:rStyle w:val="apple-converted-space"/>
          <w:szCs w:val="16"/>
          <w:shd w:val="clear" w:color="auto" w:fill="FFFFFF"/>
        </w:rPr>
        <w:t>,</w:t>
      </w:r>
      <w:r>
        <w:rPr>
          <w:rStyle w:val="apple-converted-space"/>
          <w:szCs w:val="16"/>
          <w:shd w:val="clear" w:color="auto" w:fill="FFFFFF"/>
        </w:rPr>
        <w:t xml:space="preserve"> </w:t>
      </w:r>
      <w:r w:rsidR="0094194B">
        <w:rPr>
          <w:rStyle w:val="apple-converted-space"/>
          <w:szCs w:val="16"/>
          <w:shd w:val="clear" w:color="auto" w:fill="FFFFFF"/>
        </w:rPr>
        <w:t>podczas gdy Hibernate</w:t>
      </w:r>
      <w:r w:rsidR="00211BAA">
        <w:rPr>
          <w:rStyle w:val="apple-converted-space"/>
          <w:szCs w:val="16"/>
          <w:shd w:val="clear" w:color="auto" w:fill="FFFFFF"/>
        </w:rPr>
        <w:t xml:space="preserve"> dba o zarządzanie sesją, </w:t>
      </w:r>
      <w:r w:rsidR="0094194B">
        <w:rPr>
          <w:rStyle w:val="apple-converted-space"/>
          <w:szCs w:val="16"/>
          <w:shd w:val="clear" w:color="auto" w:fill="FFFFFF"/>
        </w:rPr>
        <w:t xml:space="preserve">transakcjami </w:t>
      </w:r>
      <w:r w:rsidR="00211BAA">
        <w:rPr>
          <w:rStyle w:val="apple-converted-space"/>
          <w:szCs w:val="16"/>
          <w:shd w:val="clear" w:color="auto" w:fill="FFFFFF"/>
        </w:rPr>
        <w:t xml:space="preserve">oraz o </w:t>
      </w:r>
      <w:r>
        <w:rPr>
          <w:rStyle w:val="apple-converted-space"/>
          <w:szCs w:val="16"/>
          <w:shd w:val="clear" w:color="auto" w:fill="FFFFFF"/>
        </w:rPr>
        <w:t xml:space="preserve">poprawne </w:t>
      </w:r>
      <w:r w:rsidR="00211BAA">
        <w:rPr>
          <w:rStyle w:val="apple-converted-space"/>
          <w:szCs w:val="16"/>
          <w:shd w:val="clear" w:color="auto" w:fill="FFFFFF"/>
        </w:rPr>
        <w:t xml:space="preserve">przechowywaniu danych z obiektów w encjach bazy danych. </w:t>
      </w:r>
    </w:p>
    <w:p w:rsidR="004C2629" w:rsidRDefault="004C2629" w:rsidP="004C2629">
      <w:pPr>
        <w:pStyle w:val="NormalnyIn"/>
        <w:rPr>
          <w:rStyle w:val="apple-converted-space"/>
          <w:szCs w:val="16"/>
          <w:shd w:val="clear" w:color="auto" w:fill="FFFFFF"/>
        </w:rPr>
      </w:pPr>
      <w:r>
        <w:rPr>
          <w:rStyle w:val="apple-converted-space"/>
          <w:szCs w:val="16"/>
          <w:shd w:val="clear" w:color="auto" w:fill="FFFFFF"/>
        </w:rPr>
        <w:t>Ze względu na różnicę pomiędzy bazami danych</w:t>
      </w:r>
      <w:r w:rsidR="000370FC">
        <w:rPr>
          <w:rStyle w:val="apple-converted-space"/>
          <w:szCs w:val="16"/>
          <w:shd w:val="clear" w:color="auto" w:fill="FFFFFF"/>
        </w:rPr>
        <w:t>,</w:t>
      </w:r>
      <w:r>
        <w:rPr>
          <w:rStyle w:val="apple-converted-space"/>
          <w:szCs w:val="16"/>
          <w:shd w:val="clear" w:color="auto" w:fill="FFFFFF"/>
        </w:rPr>
        <w:t xml:space="preserve"> </w:t>
      </w:r>
      <w:ins w:id="1608" w:author="Sebastian Łuczak" w:date="2011-08-31T23:52:00Z">
        <w:r w:rsidR="000D64C0">
          <w:rPr>
            <w:rStyle w:val="apple-converted-space"/>
            <w:szCs w:val="16"/>
            <w:shd w:val="clear" w:color="auto" w:fill="FFFFFF"/>
          </w:rPr>
          <w:t xml:space="preserve">Framework </w:t>
        </w:r>
      </w:ins>
      <w:r>
        <w:rPr>
          <w:rStyle w:val="apple-converted-space"/>
          <w:szCs w:val="16"/>
          <w:shd w:val="clear" w:color="auto" w:fill="FFFFFF"/>
        </w:rPr>
        <w:t>wprowadza mechanizm dialektów</w:t>
      </w:r>
      <w:r w:rsidR="00F45DC5">
        <w:rPr>
          <w:rStyle w:val="apple-converted-space"/>
          <w:szCs w:val="16"/>
          <w:shd w:val="clear" w:color="auto" w:fill="FFFFFF"/>
        </w:rPr>
        <w:t>,</w:t>
      </w:r>
      <w:r>
        <w:rPr>
          <w:rStyle w:val="apple-converted-space"/>
          <w:szCs w:val="16"/>
          <w:shd w:val="clear" w:color="auto" w:fill="FFFFFF"/>
        </w:rPr>
        <w:t xml:space="preserve"> który je usuwa oraz ukrywa przed programistą za </w:t>
      </w:r>
      <w:ins w:id="1609" w:author="Sebastian Łuczak" w:date="2011-08-31T23:53:00Z">
        <w:r w:rsidR="000D64C0">
          <w:rPr>
            <w:rStyle w:val="apple-converted-space"/>
            <w:szCs w:val="16"/>
            <w:shd w:val="clear" w:color="auto" w:fill="FFFFFF"/>
          </w:rPr>
          <w:t xml:space="preserve">swoim </w:t>
        </w:r>
      </w:ins>
      <w:r>
        <w:rPr>
          <w:rStyle w:val="apple-converted-space"/>
          <w:szCs w:val="16"/>
          <w:shd w:val="clear" w:color="auto" w:fill="FFFFFF"/>
        </w:rPr>
        <w:t>interfejsem</w:t>
      </w:r>
      <w:del w:id="1610" w:author="Sebastian Łuczak" w:date="2011-08-31T23:52:00Z">
        <w:r w:rsidDel="000D64C0">
          <w:rPr>
            <w:rStyle w:val="apple-converted-space"/>
            <w:szCs w:val="16"/>
            <w:shd w:val="clear" w:color="auto" w:fill="FFFFFF"/>
          </w:rPr>
          <w:delText xml:space="preserve"> Hibernate</w:delText>
        </w:r>
      </w:del>
      <w:r>
        <w:rPr>
          <w:rStyle w:val="apple-converted-space"/>
          <w:szCs w:val="16"/>
          <w:shd w:val="clear" w:color="auto" w:fill="FFFFFF"/>
        </w:rPr>
        <w:t xml:space="preserve">. </w:t>
      </w:r>
    </w:p>
    <w:p w:rsidR="00125841" w:rsidRPr="003E1D17" w:rsidRDefault="00125841" w:rsidP="0005352D">
      <w:pPr>
        <w:pStyle w:val="NormalnyIn"/>
      </w:pPr>
      <w:r>
        <w:t>Hi</w:t>
      </w:r>
      <w:r w:rsidR="00921871">
        <w:t xml:space="preserve">bernate udostępnia programistom bardzo szerokie API ułatwiające tworzenie zapytań, konstruowanie filtrów a także stronicowanie wyników pobieranych z bazy danych. </w:t>
      </w:r>
      <w:r w:rsidR="000370FC">
        <w:t>Dzięki</w:t>
      </w:r>
      <w:r w:rsidR="004C2629">
        <w:t xml:space="preserve"> takim udogodnieniom jak HQL (ang. </w:t>
      </w:r>
      <w:r w:rsidR="004C2629" w:rsidRPr="002B45BF">
        <w:t xml:space="preserve">Hibernate </w:t>
      </w:r>
      <w:proofErr w:type="spellStart"/>
      <w:r w:rsidR="004C2629" w:rsidRPr="002B45BF">
        <w:t>Query</w:t>
      </w:r>
      <w:proofErr w:type="spellEnd"/>
      <w:r w:rsidR="004C2629" w:rsidRPr="002B45BF">
        <w:t xml:space="preserve"> </w:t>
      </w:r>
      <w:proofErr w:type="spellStart"/>
      <w:r w:rsidR="004C2629" w:rsidRPr="002B45BF">
        <w:t>Language</w:t>
      </w:r>
      <w:proofErr w:type="spellEnd"/>
      <w:r w:rsidR="004C2629" w:rsidRPr="002B45BF">
        <w:t xml:space="preserve">), </w:t>
      </w:r>
      <w:r w:rsidR="003E1D17" w:rsidRPr="002B45BF">
        <w:t xml:space="preserve">QBE API (ang. </w:t>
      </w:r>
      <w:proofErr w:type="spellStart"/>
      <w:r w:rsidR="003E1D17" w:rsidRPr="003E1D17">
        <w:t>Query</w:t>
      </w:r>
      <w:proofErr w:type="spellEnd"/>
      <w:r w:rsidR="003E1D17" w:rsidRPr="003E1D17">
        <w:t xml:space="preserve"> By </w:t>
      </w:r>
      <w:proofErr w:type="spellStart"/>
      <w:r w:rsidR="003E1D17" w:rsidRPr="003E1D17">
        <w:t>Example</w:t>
      </w:r>
      <w:proofErr w:type="spellEnd"/>
      <w:r w:rsidR="003E1D17" w:rsidRPr="003E1D17">
        <w:t xml:space="preserve">) czy też </w:t>
      </w:r>
      <w:proofErr w:type="spellStart"/>
      <w:r w:rsidR="003E1D17" w:rsidRPr="003E1D17">
        <w:t>Criteria</w:t>
      </w:r>
      <w:proofErr w:type="spellEnd"/>
      <w:r w:rsidR="003E1D17" w:rsidRPr="003E1D17">
        <w:t xml:space="preserve"> API</w:t>
      </w:r>
      <w:r w:rsidR="000370FC">
        <w:t>,</w:t>
      </w:r>
      <w:r w:rsidR="003E1D17" w:rsidRPr="003E1D17">
        <w:t xml:space="preserve"> operacje na rekordach bazy danych stają się o wiele łatwiejsze w porównaniu do wykorzystywania standardowego połączenia z bazą danych JDBC (ang. </w:t>
      </w:r>
      <w:r w:rsidR="003E1D17">
        <w:t xml:space="preserve">Java </w:t>
      </w:r>
      <w:proofErr w:type="spellStart"/>
      <w:r w:rsidR="003E1D17">
        <w:t>DataBase</w:t>
      </w:r>
      <w:proofErr w:type="spellEnd"/>
      <w:r w:rsidR="003E1D17">
        <w:t xml:space="preserve"> </w:t>
      </w:r>
      <w:proofErr w:type="spellStart"/>
      <w:r w:rsidR="003E1D17">
        <w:t>Connectivity</w:t>
      </w:r>
      <w:proofErr w:type="spellEnd"/>
      <w:r w:rsidR="003E1D17">
        <w:t xml:space="preserve">). </w:t>
      </w:r>
    </w:p>
    <w:p w:rsidR="0082106B" w:rsidRDefault="00921871" w:rsidP="0005352D">
      <w:pPr>
        <w:pStyle w:val="NormalnyIn"/>
      </w:pPr>
      <w:r>
        <w:t xml:space="preserve">W </w:t>
      </w:r>
      <w:r w:rsidR="003E1D17">
        <w:t xml:space="preserve">stworzonym przez nas </w:t>
      </w:r>
      <w:r>
        <w:t>systemie</w:t>
      </w:r>
      <w:ins w:id="1611" w:author="Sebastian Łuczak" w:date="2011-08-31T23:53:00Z">
        <w:r w:rsidR="006A6ABC">
          <w:t>,</w:t>
        </w:r>
      </w:ins>
      <w:r>
        <w:t xml:space="preserve"> </w:t>
      </w:r>
      <w:ins w:id="1612" w:author="Sebastian Łuczak" w:date="2011-08-31T23:53:00Z">
        <w:r w:rsidR="006A6ABC">
          <w:t xml:space="preserve">Hibernate pełni </w:t>
        </w:r>
      </w:ins>
      <w:del w:id="1613" w:author="Sebastian Łuczak" w:date="2011-08-31T23:53:00Z">
        <w:r w:rsidDel="006A6ABC">
          <w:delText xml:space="preserve">pełni on </w:delText>
        </w:r>
      </w:del>
      <w:del w:id="1614" w:author="Sebastian Łuczak" w:date="2011-08-31T20:12:00Z">
        <w:r w:rsidDel="0044529A">
          <w:delText xml:space="preserve">rolę </w:delText>
        </w:r>
      </w:del>
      <w:ins w:id="1615" w:author="Sebastian Łuczak" w:date="2011-08-31T20:12:00Z">
        <w:r w:rsidR="0044529A">
          <w:t xml:space="preserve">funkcję </w:t>
        </w:r>
      </w:ins>
      <w:r>
        <w:t>głównego ogniwa łączącego warstwy logiki biznesowej z warstwą modelu danych.</w:t>
      </w:r>
      <w:r w:rsidR="003E1D17">
        <w:t xml:space="preserve"> </w:t>
      </w:r>
      <w:del w:id="1616" w:author="Sebastian Łuczak" w:date="2011-08-31T23:53:00Z">
        <w:r w:rsidDel="00B8439F">
          <w:delText xml:space="preserve"> </w:delText>
        </w:r>
      </w:del>
      <w:r w:rsidR="0093465E">
        <w:t xml:space="preserve">Wykorzystywany jest zarówno w aplikacji usługi sieciowej jak i aplikacji panelu administracyjnego. </w:t>
      </w:r>
    </w:p>
    <w:p w:rsidR="0082106B" w:rsidRDefault="0082106B">
      <w:pPr>
        <w:jc w:val="left"/>
        <w:rPr>
          <w:rFonts w:ascii="Times New Roman" w:eastAsia="Times New Roman" w:hAnsi="Times New Roman"/>
          <w:sz w:val="24"/>
          <w:szCs w:val="24"/>
          <w:lang w:eastAsia="pl-PL"/>
        </w:rPr>
      </w:pPr>
      <w:r>
        <w:br w:type="page"/>
      </w:r>
    </w:p>
    <w:p w:rsidR="00211BAA" w:rsidRDefault="00211BAA" w:rsidP="0082106B">
      <w:pPr>
        <w:pStyle w:val="Nagwek3"/>
      </w:pPr>
      <w:bookmarkStart w:id="1617" w:name="_Toc302723920"/>
      <w:r>
        <w:lastRenderedPageBreak/>
        <w:t>Spring</w:t>
      </w:r>
      <w:r w:rsidR="00D65AAF">
        <w:t xml:space="preserve"> </w:t>
      </w:r>
      <w:r w:rsidR="002D0E7F">
        <w:t xml:space="preserve">Framework </w:t>
      </w:r>
      <w:r w:rsidR="00D65AAF">
        <w:t>3</w:t>
      </w:r>
      <w:bookmarkEnd w:id="1617"/>
    </w:p>
    <w:p w:rsidR="00BD03C6" w:rsidRDefault="0086426F" w:rsidP="0082106B">
      <w:pPr>
        <w:pStyle w:val="NormalnyIn"/>
        <w:ind w:firstLine="0"/>
      </w:pPr>
      <w:r>
        <w:t xml:space="preserve">Kolejnym </w:t>
      </w:r>
      <w:proofErr w:type="spellStart"/>
      <w:r>
        <w:t>Frameworkiem</w:t>
      </w:r>
      <w:proofErr w:type="spellEnd"/>
      <w:r>
        <w:t xml:space="preserve"> wykorzystywanym w naszej pracy jest Spring</w:t>
      </w:r>
      <w:r w:rsidR="003E1D17">
        <w:t xml:space="preserve"> w wersji 3.0.1</w:t>
      </w:r>
      <w:r>
        <w:t xml:space="preserve">. </w:t>
      </w:r>
      <w:r w:rsidR="00B81D3B">
        <w:t>Stwarza on</w:t>
      </w:r>
      <w:r>
        <w:t xml:space="preserve"> środowisko</w:t>
      </w:r>
      <w:r w:rsidR="00B81D3B">
        <w:t>,</w:t>
      </w:r>
      <w:r>
        <w:t xml:space="preserve"> które łączy ze sobą w harmonijną całość liczne interfejsy API. </w:t>
      </w:r>
    </w:p>
    <w:p w:rsidR="00BD03C6" w:rsidRDefault="00BD03C6" w:rsidP="003E1D17">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del w:id="1618" w:author="Sebastian Łuczak" w:date="2011-08-31T20:12:00Z">
        <w:r w:rsidDel="0044529A">
          <w:delText xml:space="preserve"> </w:delText>
        </w:r>
      </w:del>
      <w:r>
        <w:t>)</w:t>
      </w:r>
      <w:r w:rsidR="00B81D3B">
        <w:t>, Spring</w:t>
      </w:r>
      <w:r>
        <w:t xml:space="preserve"> udostępnia </w:t>
      </w:r>
      <w:r w:rsidR="00D65AAF">
        <w:t>cały szereg</w:t>
      </w:r>
      <w:r>
        <w:t xml:space="preserve"> klas opakowując</w:t>
      </w:r>
      <w:r w:rsidR="00D65AAF">
        <w:t>ych</w:t>
      </w:r>
      <w:r>
        <w:t xml:space="preserve"> popularne biblioteki Javy</w:t>
      </w:r>
      <w:r w:rsidR="00B81D3B">
        <w:t>,</w:t>
      </w:r>
      <w:r w:rsidR="00D65AAF">
        <w:t xml:space="preserve"> przez co</w:t>
      </w:r>
      <w:r>
        <w:t xml:space="preserve"> </w:t>
      </w:r>
      <w:r w:rsidR="00D65AAF">
        <w:t xml:space="preserve">ich użycie staje się znaczenie prostsze. </w:t>
      </w:r>
    </w:p>
    <w:p w:rsidR="00BD03C6" w:rsidRDefault="00B81D3B" w:rsidP="003E1D17">
      <w:pPr>
        <w:pStyle w:val="NormalnyIn"/>
      </w:pPr>
      <w:r>
        <w:t>Dodatkowo o</w:t>
      </w:r>
      <w:r w:rsidR="0086426F">
        <w:t>feruje wsparcie dla wszystkich elementów potrzebnych do stworzenia zarówno aplikacji desktopowej</w:t>
      </w:r>
      <w:r>
        <w:t>,</w:t>
      </w:r>
      <w:r w:rsidR="0086426F">
        <w:t xml:space="preserve"> jak i aplikac</w:t>
      </w:r>
      <w:r w:rsidR="00BD03C6">
        <w:t xml:space="preserve">ji internetowej. Implementuje </w:t>
      </w:r>
      <w:r w:rsidR="0086426F">
        <w:t>sprawdzone wzorce projektowe</w:t>
      </w:r>
      <w:r>
        <w:t>,</w:t>
      </w:r>
      <w:r w:rsidR="0086426F">
        <w:t xml:space="preserve"> a dzięki doskonale </w:t>
      </w:r>
      <w:r w:rsidR="003E1D17">
        <w:t>stworzonej dokumentacji</w:t>
      </w:r>
      <w:customXmlInsRangeStart w:id="1619" w:author="Sebastian Łuczak" w:date="2011-09-02T10:15:00Z"/>
      <w:sdt>
        <w:sdtPr>
          <w:id w:val="2196376"/>
          <w:citation/>
        </w:sdtPr>
        <w:sdtContent>
          <w:customXmlInsRangeEnd w:id="1619"/>
          <w:ins w:id="1620" w:author="Sebastian Łuczak" w:date="2011-09-02T10:15:00Z">
            <w:r w:rsidR="009864F9">
              <w:fldChar w:fldCharType="begin"/>
            </w:r>
            <w:r w:rsidR="009864F9">
              <w:instrText xml:space="preserve"> CITATION sping_doc \l 1045 </w:instrText>
            </w:r>
          </w:ins>
          <w:r w:rsidR="009864F9">
            <w:fldChar w:fldCharType="separate"/>
          </w:r>
          <w:r w:rsidR="00726470">
            <w:rPr>
              <w:noProof/>
            </w:rPr>
            <w:t xml:space="preserve"> [11]</w:t>
          </w:r>
          <w:ins w:id="1621" w:author="Sebastian Łuczak" w:date="2011-09-02T10:15:00Z">
            <w:r w:rsidR="009864F9">
              <w:fldChar w:fldCharType="end"/>
            </w:r>
          </w:ins>
          <w:customXmlInsRangeStart w:id="1622" w:author="Sebastian Łuczak" w:date="2011-09-02T10:15:00Z"/>
        </w:sdtContent>
      </w:sdt>
      <w:customXmlInsRangeEnd w:id="1622"/>
      <w:ins w:id="1623" w:author="Sebastian Łuczak" w:date="2011-09-02T10:14:00Z">
        <w:r w:rsidR="0030698E">
          <w:t xml:space="preserve"> </w:t>
        </w:r>
      </w:ins>
      <w:ins w:id="1624" w:author="Maciek" w:date="2011-09-01T20:52:00Z">
        <w:del w:id="1625" w:author="Sebastian Łuczak" w:date="2011-09-02T10:13:00Z">
          <w:r w:rsidR="00C8050F" w:rsidDel="0030698E">
            <w:fldChar w:fldCharType="begin"/>
          </w:r>
          <w:r w:rsidR="00BA4FD2" w:rsidDel="0030698E">
            <w:delInstrText xml:space="preserve"> CITATION sping_doc \l 1045  </w:delInstrText>
          </w:r>
        </w:del>
      </w:ins>
      <w:ins w:id="1626" w:author="Sebastian Łuczak" w:date="2011-09-02T10:14:00Z">
        <w:r w:rsidR="0030698E">
          <w:instrText xml:space="preserve"> \m sping_doc</w:instrText>
        </w:r>
        <w:r w:rsidR="009864F9">
          <w:instrText xml:space="preserve"> \m sping_doc</w:instrText>
        </w:r>
      </w:ins>
      <w:r w:rsidR="009864F9">
        <w:instrText xml:space="preserve"> \m sping_doc</w:instrText>
      </w:r>
      <w:del w:id="1627" w:author="Sebastian Łuczak" w:date="2011-09-02T10:13:00Z">
        <w:r w:rsidR="00C8050F" w:rsidDel="0030698E">
          <w:fldChar w:fldCharType="separate"/>
        </w:r>
        <w:r w:rsidR="00BA4FD2" w:rsidDel="0030698E">
          <w:rPr>
            <w:noProof/>
          </w:rPr>
          <w:delText>[10]</w:delText>
        </w:r>
      </w:del>
      <w:ins w:id="1628" w:author="Maciek" w:date="2011-09-01T20:52:00Z">
        <w:del w:id="1629"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30" w:author="Sebastian Łuczak" w:date="2011-09-02T10:13:00Z">
        <w:r w:rsidR="00C8050F" w:rsidDel="0030698E">
          <w:fldChar w:fldCharType="separate"/>
        </w:r>
        <w:r w:rsidR="00BA4FD2" w:rsidDel="0030698E">
          <w:rPr>
            <w:noProof/>
          </w:rPr>
          <w:delText xml:space="preserve"> [10]</w:delText>
        </w:r>
      </w:del>
      <w:ins w:id="1631" w:author="Maciek" w:date="2011-09-01T20:52:00Z">
        <w:del w:id="1632"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33" w:author="Sebastian Łuczak" w:date="2011-09-02T10:13:00Z">
        <w:r w:rsidR="00C8050F" w:rsidDel="0030698E">
          <w:fldChar w:fldCharType="separate"/>
        </w:r>
        <w:r w:rsidR="00BA4FD2" w:rsidDel="0030698E">
          <w:rPr>
            <w:noProof/>
          </w:rPr>
          <w:delText xml:space="preserve"> [10]</w:delText>
        </w:r>
      </w:del>
      <w:ins w:id="1634" w:author="Maciek" w:date="2011-09-01T20:52:00Z">
        <w:del w:id="1635"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36" w:author="Sebastian Łuczak" w:date="2011-09-02T10:13:00Z">
        <w:r w:rsidR="00C8050F" w:rsidDel="0030698E">
          <w:fldChar w:fldCharType="separate"/>
        </w:r>
        <w:r w:rsidR="00BA4FD2" w:rsidDel="0030698E">
          <w:rPr>
            <w:noProof/>
          </w:rPr>
          <w:delText xml:space="preserve"> [10]</w:delText>
        </w:r>
      </w:del>
      <w:ins w:id="1637" w:author="Maciek" w:date="2011-09-01T20:52:00Z">
        <w:del w:id="1638"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39" w:author="Sebastian Łuczak" w:date="2011-09-02T10:13:00Z">
        <w:r w:rsidR="00C8050F" w:rsidDel="0030698E">
          <w:fldChar w:fldCharType="separate"/>
        </w:r>
        <w:r w:rsidR="00BA4FD2" w:rsidDel="0030698E">
          <w:rPr>
            <w:noProof/>
          </w:rPr>
          <w:delText xml:space="preserve"> [10]</w:delText>
        </w:r>
      </w:del>
      <w:ins w:id="1640" w:author="Maciek" w:date="2011-09-01T20:52:00Z">
        <w:del w:id="1641"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42" w:author="Sebastian Łuczak" w:date="2011-09-02T10:13:00Z">
        <w:r w:rsidR="00C8050F" w:rsidDel="0030698E">
          <w:fldChar w:fldCharType="separate"/>
        </w:r>
        <w:r w:rsidR="00BA4FD2" w:rsidDel="0030698E">
          <w:rPr>
            <w:noProof/>
          </w:rPr>
          <w:delText xml:space="preserve"> [10]</w:delText>
        </w:r>
      </w:del>
      <w:ins w:id="1643" w:author="Maciek" w:date="2011-09-01T20:52:00Z">
        <w:del w:id="1644"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45" w:author="Sebastian Łuczak" w:date="2011-09-02T10:13:00Z">
        <w:r w:rsidR="00C8050F" w:rsidDel="0030698E">
          <w:fldChar w:fldCharType="separate"/>
        </w:r>
        <w:r w:rsidR="00BA4FD2" w:rsidDel="0030698E">
          <w:rPr>
            <w:noProof/>
          </w:rPr>
          <w:delText xml:space="preserve"> [10]</w:delText>
        </w:r>
      </w:del>
      <w:ins w:id="1646" w:author="Maciek" w:date="2011-09-01T20:52:00Z">
        <w:del w:id="1647"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48" w:author="Sebastian Łuczak" w:date="2011-09-02T10:13:00Z">
        <w:r w:rsidR="00C8050F" w:rsidDel="0030698E">
          <w:fldChar w:fldCharType="separate"/>
        </w:r>
        <w:r w:rsidR="00BA4FD2" w:rsidDel="0030698E">
          <w:rPr>
            <w:noProof/>
          </w:rPr>
          <w:delText xml:space="preserve"> [10]</w:delText>
        </w:r>
      </w:del>
      <w:ins w:id="1649" w:author="Maciek" w:date="2011-09-01T20:52:00Z">
        <w:del w:id="1650"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51" w:author="Sebastian Łuczak" w:date="2011-09-02T10:13:00Z">
        <w:r w:rsidR="00C8050F" w:rsidDel="0030698E">
          <w:fldChar w:fldCharType="separate"/>
        </w:r>
        <w:r w:rsidR="00BA4FD2" w:rsidDel="0030698E">
          <w:rPr>
            <w:noProof/>
          </w:rPr>
          <w:delText xml:space="preserve"> [10]</w:delText>
        </w:r>
      </w:del>
      <w:ins w:id="1652" w:author="Maciek" w:date="2011-09-01T20:52:00Z">
        <w:del w:id="1653"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54" w:author="Sebastian Łuczak" w:date="2011-09-02T10:13:00Z">
        <w:r w:rsidR="00C8050F" w:rsidDel="0030698E">
          <w:fldChar w:fldCharType="separate"/>
        </w:r>
        <w:r w:rsidR="00BA4FD2" w:rsidDel="0030698E">
          <w:rPr>
            <w:noProof/>
          </w:rPr>
          <w:delText xml:space="preserve"> [10]</w:delText>
        </w:r>
      </w:del>
      <w:ins w:id="1655" w:author="Maciek" w:date="2011-09-01T20:52:00Z">
        <w:del w:id="1656"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57" w:author="Sebastian Łuczak" w:date="2011-09-02T10:13:00Z">
        <w:r w:rsidR="00C8050F" w:rsidDel="0030698E">
          <w:fldChar w:fldCharType="separate"/>
        </w:r>
        <w:r w:rsidR="00BA4FD2" w:rsidDel="0030698E">
          <w:rPr>
            <w:noProof/>
          </w:rPr>
          <w:delText xml:space="preserve"> [10]</w:delText>
        </w:r>
      </w:del>
      <w:ins w:id="1658" w:author="Maciek" w:date="2011-09-01T20:52:00Z">
        <w:del w:id="1659"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60" w:author="Sebastian Łuczak" w:date="2011-09-02T10:13:00Z">
        <w:r w:rsidR="00C8050F" w:rsidDel="0030698E">
          <w:fldChar w:fldCharType="separate"/>
        </w:r>
        <w:r w:rsidR="00BA4FD2" w:rsidDel="0030698E">
          <w:rPr>
            <w:noProof/>
          </w:rPr>
          <w:delText xml:space="preserve"> [10]</w:delText>
        </w:r>
      </w:del>
      <w:ins w:id="1661" w:author="Maciek" w:date="2011-09-01T20:52:00Z">
        <w:del w:id="1662"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63" w:author="Sebastian Łuczak" w:date="2011-09-02T10:13:00Z">
        <w:r w:rsidR="00C8050F" w:rsidDel="0030698E">
          <w:fldChar w:fldCharType="separate"/>
        </w:r>
        <w:r w:rsidR="00BA4FD2" w:rsidDel="0030698E">
          <w:rPr>
            <w:noProof/>
          </w:rPr>
          <w:delText xml:space="preserve"> [10]</w:delText>
        </w:r>
      </w:del>
      <w:ins w:id="1664" w:author="Maciek" w:date="2011-09-01T20:52:00Z">
        <w:del w:id="1665"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66" w:author="Sebastian Łuczak" w:date="2011-09-02T10:13:00Z">
        <w:r w:rsidR="00C8050F" w:rsidDel="0030698E">
          <w:fldChar w:fldCharType="separate"/>
        </w:r>
        <w:r w:rsidR="00BA4FD2" w:rsidDel="0030698E">
          <w:rPr>
            <w:noProof/>
          </w:rPr>
          <w:delText xml:space="preserve"> [10]</w:delText>
        </w:r>
      </w:del>
      <w:ins w:id="1667" w:author="Maciek" w:date="2011-09-01T20:52:00Z">
        <w:del w:id="1668"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69" w:author="Sebastian Łuczak" w:date="2011-09-02T10:13:00Z">
        <w:r w:rsidR="00C8050F" w:rsidDel="0030698E">
          <w:fldChar w:fldCharType="separate"/>
        </w:r>
        <w:r w:rsidR="00BA4FD2" w:rsidDel="0030698E">
          <w:rPr>
            <w:noProof/>
          </w:rPr>
          <w:delText xml:space="preserve"> [10]</w:delText>
        </w:r>
      </w:del>
      <w:ins w:id="1670" w:author="Maciek" w:date="2011-09-01T20:52:00Z">
        <w:del w:id="1671"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72" w:author="Sebastian Łuczak" w:date="2011-09-02T10:13:00Z">
        <w:r w:rsidR="00C8050F" w:rsidDel="0030698E">
          <w:fldChar w:fldCharType="separate"/>
        </w:r>
        <w:r w:rsidR="00BA4FD2" w:rsidDel="0030698E">
          <w:rPr>
            <w:noProof/>
          </w:rPr>
          <w:delText xml:space="preserve"> [10]</w:delText>
        </w:r>
      </w:del>
      <w:ins w:id="1673" w:author="Maciek" w:date="2011-09-01T20:52:00Z">
        <w:del w:id="1674"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75" w:author="Sebastian Łuczak" w:date="2011-09-02T10:13:00Z">
        <w:r w:rsidR="00C8050F" w:rsidDel="0030698E">
          <w:fldChar w:fldCharType="separate"/>
        </w:r>
        <w:r w:rsidR="00BA4FD2" w:rsidDel="0030698E">
          <w:rPr>
            <w:noProof/>
          </w:rPr>
          <w:delText xml:space="preserve"> [10]</w:delText>
        </w:r>
      </w:del>
      <w:ins w:id="1676" w:author="Maciek" w:date="2011-09-01T20:52:00Z">
        <w:del w:id="1677"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78" w:author="Sebastian Łuczak" w:date="2011-09-02T10:13:00Z">
        <w:r w:rsidR="00C8050F" w:rsidDel="0030698E">
          <w:fldChar w:fldCharType="separate"/>
        </w:r>
        <w:r w:rsidR="00BA4FD2" w:rsidDel="0030698E">
          <w:rPr>
            <w:noProof/>
          </w:rPr>
          <w:delText xml:space="preserve"> [10]</w:delText>
        </w:r>
      </w:del>
      <w:ins w:id="1679" w:author="Maciek" w:date="2011-09-01T20:52:00Z">
        <w:del w:id="1680"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81" w:author="Sebastian Łuczak" w:date="2011-09-02T10:13:00Z">
        <w:r w:rsidR="00C8050F" w:rsidDel="0030698E">
          <w:fldChar w:fldCharType="separate"/>
        </w:r>
        <w:r w:rsidR="00BA4FD2" w:rsidDel="0030698E">
          <w:rPr>
            <w:noProof/>
          </w:rPr>
          <w:delText xml:space="preserve"> [10]</w:delText>
        </w:r>
      </w:del>
      <w:ins w:id="1682" w:author="Maciek" w:date="2011-09-01T20:52:00Z">
        <w:del w:id="1683"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84" w:author="Sebastian Łuczak" w:date="2011-09-02T10:13:00Z">
        <w:r w:rsidR="00C8050F" w:rsidDel="0030698E">
          <w:fldChar w:fldCharType="separate"/>
        </w:r>
        <w:r w:rsidR="00BA4FD2" w:rsidDel="0030698E">
          <w:rPr>
            <w:noProof/>
          </w:rPr>
          <w:delText xml:space="preserve"> [10]</w:delText>
        </w:r>
      </w:del>
      <w:ins w:id="1685" w:author="Maciek" w:date="2011-09-01T20:52:00Z">
        <w:del w:id="1686"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87" w:author="Sebastian Łuczak" w:date="2011-09-02T10:13:00Z">
        <w:r w:rsidR="00C8050F" w:rsidDel="0030698E">
          <w:fldChar w:fldCharType="separate"/>
        </w:r>
        <w:r w:rsidR="00BA4FD2" w:rsidDel="0030698E">
          <w:rPr>
            <w:noProof/>
          </w:rPr>
          <w:delText xml:space="preserve"> [10]</w:delText>
        </w:r>
      </w:del>
      <w:ins w:id="1688" w:author="Maciek" w:date="2011-09-01T20:52:00Z">
        <w:del w:id="1689"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90" w:author="Sebastian Łuczak" w:date="2011-09-02T10:13:00Z">
        <w:r w:rsidR="00C8050F" w:rsidDel="0030698E">
          <w:fldChar w:fldCharType="separate"/>
        </w:r>
        <w:r w:rsidR="00BA4FD2" w:rsidDel="0030698E">
          <w:rPr>
            <w:noProof/>
          </w:rPr>
          <w:delText xml:space="preserve"> [10]</w:delText>
        </w:r>
      </w:del>
      <w:ins w:id="1691" w:author="Maciek" w:date="2011-09-01T20:52:00Z">
        <w:del w:id="1692"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93" w:author="Sebastian Łuczak" w:date="2011-09-02T10:13:00Z">
        <w:r w:rsidR="00C8050F" w:rsidDel="0030698E">
          <w:fldChar w:fldCharType="separate"/>
        </w:r>
        <w:r w:rsidR="00BA4FD2" w:rsidDel="0030698E">
          <w:rPr>
            <w:noProof/>
          </w:rPr>
          <w:delText xml:space="preserve"> [10]</w:delText>
        </w:r>
      </w:del>
      <w:ins w:id="1694" w:author="Maciek" w:date="2011-09-01T20:52:00Z">
        <w:del w:id="1695"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96" w:author="Sebastian Łuczak" w:date="2011-09-02T10:13:00Z">
        <w:r w:rsidR="00C8050F" w:rsidDel="0030698E">
          <w:fldChar w:fldCharType="separate"/>
        </w:r>
        <w:r w:rsidR="00BA4FD2" w:rsidDel="0030698E">
          <w:rPr>
            <w:noProof/>
          </w:rPr>
          <w:delText xml:space="preserve"> [10]</w:delText>
        </w:r>
      </w:del>
      <w:ins w:id="1697" w:author="Maciek" w:date="2011-09-01T20:52:00Z">
        <w:del w:id="1698"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699" w:author="Sebastian Łuczak" w:date="2011-09-02T10:13:00Z">
        <w:r w:rsidR="00C8050F" w:rsidDel="0030698E">
          <w:fldChar w:fldCharType="separate"/>
        </w:r>
        <w:r w:rsidR="00BA4FD2" w:rsidDel="0030698E">
          <w:rPr>
            <w:noProof/>
          </w:rPr>
          <w:delText xml:space="preserve"> [10]</w:delText>
        </w:r>
      </w:del>
      <w:ins w:id="1700" w:author="Maciek" w:date="2011-09-01T20:52:00Z">
        <w:del w:id="1701"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02" w:author="Sebastian Łuczak" w:date="2011-09-02T10:13:00Z">
        <w:r w:rsidR="00C8050F" w:rsidDel="0030698E">
          <w:fldChar w:fldCharType="separate"/>
        </w:r>
        <w:r w:rsidR="00BA4FD2" w:rsidDel="0030698E">
          <w:rPr>
            <w:noProof/>
          </w:rPr>
          <w:delText xml:space="preserve"> [10]</w:delText>
        </w:r>
      </w:del>
      <w:ins w:id="1703" w:author="Maciek" w:date="2011-09-01T20:52:00Z">
        <w:del w:id="1704"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05" w:author="Sebastian Łuczak" w:date="2011-09-02T10:13:00Z">
        <w:r w:rsidR="00C8050F" w:rsidDel="0030698E">
          <w:fldChar w:fldCharType="separate"/>
        </w:r>
        <w:r w:rsidR="00BA4FD2" w:rsidDel="0030698E">
          <w:rPr>
            <w:noProof/>
          </w:rPr>
          <w:delText xml:space="preserve"> [10]</w:delText>
        </w:r>
      </w:del>
      <w:ins w:id="1706" w:author="Maciek" w:date="2011-09-01T20:52:00Z">
        <w:del w:id="1707"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08" w:author="Sebastian Łuczak" w:date="2011-09-02T10:13:00Z">
        <w:r w:rsidR="00C8050F" w:rsidDel="0030698E">
          <w:fldChar w:fldCharType="separate"/>
        </w:r>
        <w:r w:rsidR="00BA4FD2" w:rsidDel="0030698E">
          <w:rPr>
            <w:noProof/>
          </w:rPr>
          <w:delText xml:space="preserve"> [10]</w:delText>
        </w:r>
      </w:del>
      <w:ins w:id="1709" w:author="Maciek" w:date="2011-09-01T20:52:00Z">
        <w:del w:id="1710"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11" w:author="Sebastian Łuczak" w:date="2011-09-02T10:13:00Z">
        <w:r w:rsidR="00C8050F" w:rsidDel="0030698E">
          <w:fldChar w:fldCharType="separate"/>
        </w:r>
        <w:r w:rsidR="00BA4FD2" w:rsidDel="0030698E">
          <w:rPr>
            <w:noProof/>
          </w:rPr>
          <w:delText xml:space="preserve"> [10]</w:delText>
        </w:r>
      </w:del>
      <w:ins w:id="1712" w:author="Maciek" w:date="2011-09-01T20:52:00Z">
        <w:del w:id="1713"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14" w:author="Sebastian Łuczak" w:date="2011-09-02T10:13:00Z">
        <w:r w:rsidR="00C8050F" w:rsidDel="0030698E">
          <w:fldChar w:fldCharType="separate"/>
        </w:r>
        <w:r w:rsidR="00BA4FD2" w:rsidDel="0030698E">
          <w:rPr>
            <w:noProof/>
          </w:rPr>
          <w:delText xml:space="preserve"> [10]</w:delText>
        </w:r>
      </w:del>
      <w:ins w:id="1715" w:author="Maciek" w:date="2011-09-01T20:52:00Z">
        <w:del w:id="1716"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17" w:author="Sebastian Łuczak" w:date="2011-09-02T10:13:00Z">
        <w:r w:rsidR="00C8050F" w:rsidDel="0030698E">
          <w:fldChar w:fldCharType="separate"/>
        </w:r>
        <w:r w:rsidR="00BA4FD2" w:rsidDel="0030698E">
          <w:rPr>
            <w:noProof/>
          </w:rPr>
          <w:delText xml:space="preserve"> [10]</w:delText>
        </w:r>
      </w:del>
      <w:ins w:id="1718" w:author="Maciek" w:date="2011-09-01T20:52:00Z">
        <w:del w:id="1719"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20" w:author="Sebastian Łuczak" w:date="2011-09-02T10:13:00Z">
        <w:r w:rsidR="00C8050F" w:rsidDel="0030698E">
          <w:fldChar w:fldCharType="separate"/>
        </w:r>
        <w:r w:rsidR="00BA4FD2" w:rsidDel="0030698E">
          <w:rPr>
            <w:noProof/>
          </w:rPr>
          <w:delText xml:space="preserve"> [10]</w:delText>
        </w:r>
      </w:del>
      <w:ins w:id="1721" w:author="Maciek" w:date="2011-09-01T20:52:00Z">
        <w:del w:id="1722"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23" w:author="Sebastian Łuczak" w:date="2011-09-02T10:13:00Z">
        <w:r w:rsidR="00C8050F" w:rsidDel="0030698E">
          <w:fldChar w:fldCharType="separate"/>
        </w:r>
        <w:r w:rsidR="00BA4FD2" w:rsidDel="0030698E">
          <w:rPr>
            <w:noProof/>
          </w:rPr>
          <w:delText xml:space="preserve"> [10]</w:delText>
        </w:r>
      </w:del>
      <w:ins w:id="1724" w:author="Maciek" w:date="2011-09-01T20:52:00Z">
        <w:del w:id="1725"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26" w:author="Sebastian Łuczak" w:date="2011-09-02T10:13:00Z">
        <w:r w:rsidR="00C8050F" w:rsidDel="0030698E">
          <w:fldChar w:fldCharType="separate"/>
        </w:r>
        <w:r w:rsidR="00BA4FD2" w:rsidDel="0030698E">
          <w:rPr>
            <w:noProof/>
          </w:rPr>
          <w:delText xml:space="preserve"> [10]</w:delText>
        </w:r>
      </w:del>
      <w:ins w:id="1727" w:author="Maciek" w:date="2011-09-01T20:52:00Z">
        <w:del w:id="1728"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29" w:author="Sebastian Łuczak" w:date="2011-09-02T10:13:00Z">
        <w:r w:rsidR="00C8050F" w:rsidDel="0030698E">
          <w:fldChar w:fldCharType="separate"/>
        </w:r>
        <w:r w:rsidR="00BA4FD2" w:rsidDel="0030698E">
          <w:rPr>
            <w:noProof/>
          </w:rPr>
          <w:delText xml:space="preserve"> [10]</w:delText>
        </w:r>
      </w:del>
      <w:ins w:id="1730" w:author="Maciek" w:date="2011-09-01T20:52:00Z">
        <w:del w:id="1731"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32" w:author="Sebastian Łuczak" w:date="2011-09-02T10:13:00Z">
        <w:r w:rsidR="00C8050F" w:rsidDel="0030698E">
          <w:fldChar w:fldCharType="separate"/>
        </w:r>
        <w:r w:rsidR="00BA4FD2" w:rsidDel="0030698E">
          <w:rPr>
            <w:noProof/>
          </w:rPr>
          <w:delText xml:space="preserve"> [10]</w:delText>
        </w:r>
      </w:del>
      <w:ins w:id="1733" w:author="Maciek" w:date="2011-09-01T20:52:00Z">
        <w:del w:id="1734"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35" w:author="Sebastian Łuczak" w:date="2011-09-02T10:13:00Z">
        <w:r w:rsidR="00C8050F" w:rsidDel="0030698E">
          <w:fldChar w:fldCharType="separate"/>
        </w:r>
        <w:r w:rsidR="00BA4FD2" w:rsidDel="0030698E">
          <w:rPr>
            <w:noProof/>
          </w:rPr>
          <w:delText xml:space="preserve"> [10]</w:delText>
        </w:r>
      </w:del>
      <w:ins w:id="1736" w:author="Maciek" w:date="2011-09-01T20:52:00Z">
        <w:del w:id="1737"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38" w:author="Sebastian Łuczak" w:date="2011-09-02T10:13:00Z">
        <w:r w:rsidR="00C8050F" w:rsidDel="0030698E">
          <w:fldChar w:fldCharType="separate"/>
        </w:r>
        <w:r w:rsidR="00BA4FD2" w:rsidDel="0030698E">
          <w:rPr>
            <w:noProof/>
          </w:rPr>
          <w:delText xml:space="preserve"> [10]</w:delText>
        </w:r>
      </w:del>
      <w:ins w:id="1739" w:author="Maciek" w:date="2011-09-01T20:52:00Z">
        <w:del w:id="1740"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41" w:author="Sebastian Łuczak" w:date="2011-09-02T10:13:00Z">
        <w:r w:rsidR="00C8050F" w:rsidDel="0030698E">
          <w:fldChar w:fldCharType="separate"/>
        </w:r>
        <w:r w:rsidR="00BA4FD2" w:rsidDel="0030698E">
          <w:rPr>
            <w:noProof/>
          </w:rPr>
          <w:delText xml:space="preserve"> [10]</w:delText>
        </w:r>
      </w:del>
      <w:ins w:id="1742" w:author="Maciek" w:date="2011-09-01T20:52:00Z">
        <w:del w:id="1743"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44" w:author="Sebastian Łuczak" w:date="2011-09-02T10:13:00Z">
        <w:r w:rsidR="00C8050F" w:rsidDel="0030698E">
          <w:fldChar w:fldCharType="separate"/>
        </w:r>
        <w:r w:rsidR="00BA4FD2" w:rsidDel="0030698E">
          <w:rPr>
            <w:noProof/>
          </w:rPr>
          <w:delText xml:space="preserve"> [10]</w:delText>
        </w:r>
      </w:del>
      <w:ins w:id="1745" w:author="Maciek" w:date="2011-09-01T20:52:00Z">
        <w:del w:id="1746"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47" w:author="Sebastian Łuczak" w:date="2011-09-02T10:13:00Z">
        <w:r w:rsidR="00C8050F" w:rsidDel="0030698E">
          <w:fldChar w:fldCharType="separate"/>
        </w:r>
        <w:r w:rsidR="00BA4FD2" w:rsidDel="0030698E">
          <w:rPr>
            <w:noProof/>
          </w:rPr>
          <w:delText xml:space="preserve"> [10]</w:delText>
        </w:r>
      </w:del>
      <w:ins w:id="1748" w:author="Maciek" w:date="2011-09-01T20:52:00Z">
        <w:del w:id="1749"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50" w:author="Sebastian Łuczak" w:date="2011-09-02T10:13:00Z">
        <w:r w:rsidR="00C8050F" w:rsidDel="0030698E">
          <w:fldChar w:fldCharType="separate"/>
        </w:r>
        <w:r w:rsidR="00BA4FD2" w:rsidDel="0030698E">
          <w:rPr>
            <w:noProof/>
          </w:rPr>
          <w:delText xml:space="preserve"> [10]</w:delText>
        </w:r>
      </w:del>
      <w:ins w:id="1751" w:author="Maciek" w:date="2011-09-01T20:52:00Z">
        <w:del w:id="1752"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53" w:author="Sebastian Łuczak" w:date="2011-09-02T10:13:00Z">
        <w:r w:rsidR="00C8050F" w:rsidDel="0030698E">
          <w:fldChar w:fldCharType="separate"/>
        </w:r>
        <w:r w:rsidR="00BA4FD2" w:rsidDel="0030698E">
          <w:rPr>
            <w:noProof/>
          </w:rPr>
          <w:delText xml:space="preserve"> [10]</w:delText>
        </w:r>
      </w:del>
      <w:ins w:id="1754" w:author="Maciek" w:date="2011-09-01T20:52:00Z">
        <w:del w:id="1755"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56" w:author="Sebastian Łuczak" w:date="2011-09-02T10:13:00Z">
        <w:r w:rsidR="00C8050F" w:rsidDel="0030698E">
          <w:fldChar w:fldCharType="separate"/>
        </w:r>
        <w:r w:rsidR="00BA4FD2" w:rsidDel="0030698E">
          <w:rPr>
            <w:noProof/>
          </w:rPr>
          <w:delText xml:space="preserve"> [10]</w:delText>
        </w:r>
      </w:del>
      <w:ins w:id="1757" w:author="Maciek" w:date="2011-09-01T20:52:00Z">
        <w:del w:id="1758"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59" w:author="Sebastian Łuczak" w:date="2011-09-02T10:13:00Z">
        <w:r w:rsidR="00C8050F" w:rsidDel="0030698E">
          <w:fldChar w:fldCharType="separate"/>
        </w:r>
        <w:r w:rsidR="00BA4FD2" w:rsidDel="0030698E">
          <w:rPr>
            <w:noProof/>
          </w:rPr>
          <w:delText xml:space="preserve"> [10]</w:delText>
        </w:r>
      </w:del>
      <w:ins w:id="1760" w:author="Maciek" w:date="2011-09-01T20:52:00Z">
        <w:del w:id="1761"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62" w:author="Sebastian Łuczak" w:date="2011-09-02T10:13:00Z">
        <w:r w:rsidR="00C8050F" w:rsidDel="0030698E">
          <w:fldChar w:fldCharType="separate"/>
        </w:r>
        <w:r w:rsidR="00BA4FD2" w:rsidDel="0030698E">
          <w:rPr>
            <w:noProof/>
          </w:rPr>
          <w:delText xml:space="preserve"> [10]</w:delText>
        </w:r>
      </w:del>
      <w:ins w:id="1763" w:author="Maciek" w:date="2011-09-01T20:52:00Z">
        <w:del w:id="1764"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65" w:author="Sebastian Łuczak" w:date="2011-09-02T10:13:00Z">
        <w:r w:rsidR="00C8050F" w:rsidDel="0030698E">
          <w:fldChar w:fldCharType="separate"/>
        </w:r>
        <w:r w:rsidR="00BA4FD2" w:rsidDel="0030698E">
          <w:rPr>
            <w:noProof/>
          </w:rPr>
          <w:delText xml:space="preserve"> [10]</w:delText>
        </w:r>
      </w:del>
      <w:ins w:id="1766" w:author="Maciek" w:date="2011-09-01T20:52:00Z">
        <w:del w:id="1767"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68" w:author="Sebastian Łuczak" w:date="2011-09-02T10:13:00Z">
        <w:r w:rsidR="00C8050F" w:rsidDel="0030698E">
          <w:fldChar w:fldCharType="separate"/>
        </w:r>
        <w:r w:rsidR="00BA4FD2" w:rsidDel="0030698E">
          <w:rPr>
            <w:noProof/>
          </w:rPr>
          <w:delText xml:space="preserve"> [10]</w:delText>
        </w:r>
      </w:del>
      <w:ins w:id="1769" w:author="Maciek" w:date="2011-09-01T20:52:00Z">
        <w:del w:id="1770"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71" w:author="Sebastian Łuczak" w:date="2011-09-02T10:13:00Z">
        <w:r w:rsidR="00C8050F" w:rsidDel="0030698E">
          <w:fldChar w:fldCharType="separate"/>
        </w:r>
        <w:r w:rsidR="00BA4FD2" w:rsidDel="0030698E">
          <w:rPr>
            <w:noProof/>
          </w:rPr>
          <w:delText xml:space="preserve"> [10]</w:delText>
        </w:r>
      </w:del>
      <w:ins w:id="1772" w:author="Maciek" w:date="2011-09-01T20:52:00Z">
        <w:del w:id="1773"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74" w:author="Sebastian Łuczak" w:date="2011-09-02T10:13:00Z">
        <w:r w:rsidR="00C8050F" w:rsidDel="0030698E">
          <w:fldChar w:fldCharType="separate"/>
        </w:r>
        <w:r w:rsidR="00BA4FD2" w:rsidDel="0030698E">
          <w:rPr>
            <w:noProof/>
          </w:rPr>
          <w:delText xml:space="preserve"> [10]</w:delText>
        </w:r>
      </w:del>
      <w:ins w:id="1775" w:author="Maciek" w:date="2011-09-01T20:52:00Z">
        <w:del w:id="1776"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77" w:author="Sebastian Łuczak" w:date="2011-09-02T10:13:00Z">
        <w:r w:rsidR="00C8050F" w:rsidDel="0030698E">
          <w:fldChar w:fldCharType="separate"/>
        </w:r>
        <w:r w:rsidR="00BA4FD2" w:rsidDel="0030698E">
          <w:rPr>
            <w:noProof/>
          </w:rPr>
          <w:delText xml:space="preserve"> [10]</w:delText>
        </w:r>
      </w:del>
      <w:ins w:id="1778" w:author="Maciek" w:date="2011-09-01T20:52:00Z">
        <w:del w:id="1779"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80" w:author="Sebastian Łuczak" w:date="2011-09-02T10:13:00Z">
        <w:r w:rsidR="00C8050F" w:rsidDel="0030698E">
          <w:fldChar w:fldCharType="separate"/>
        </w:r>
        <w:r w:rsidR="00BA4FD2" w:rsidDel="0030698E">
          <w:rPr>
            <w:noProof/>
          </w:rPr>
          <w:delText xml:space="preserve"> [10]</w:delText>
        </w:r>
      </w:del>
      <w:ins w:id="1781" w:author="Maciek" w:date="2011-09-01T20:52:00Z">
        <w:del w:id="1782"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83" w:author="Sebastian Łuczak" w:date="2011-09-02T10:13:00Z">
        <w:r w:rsidR="00C8050F" w:rsidDel="0030698E">
          <w:fldChar w:fldCharType="separate"/>
        </w:r>
        <w:r w:rsidR="00BA4FD2" w:rsidDel="0030698E">
          <w:rPr>
            <w:noProof/>
          </w:rPr>
          <w:delText xml:space="preserve"> [10]</w:delText>
        </w:r>
      </w:del>
      <w:ins w:id="1784" w:author="Maciek" w:date="2011-09-01T20:52:00Z">
        <w:del w:id="1785"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86" w:author="Sebastian Łuczak" w:date="2011-09-02T10:13:00Z">
        <w:r w:rsidR="00C8050F" w:rsidDel="0030698E">
          <w:fldChar w:fldCharType="separate"/>
        </w:r>
        <w:r w:rsidR="00BA4FD2" w:rsidDel="0030698E">
          <w:rPr>
            <w:noProof/>
          </w:rPr>
          <w:delText xml:space="preserve"> [10]</w:delText>
        </w:r>
      </w:del>
      <w:ins w:id="1787" w:author="Maciek" w:date="2011-09-01T20:52:00Z">
        <w:del w:id="1788"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89" w:author="Sebastian Łuczak" w:date="2011-09-02T10:13:00Z">
        <w:r w:rsidR="00C8050F" w:rsidDel="0030698E">
          <w:fldChar w:fldCharType="separate"/>
        </w:r>
        <w:r w:rsidR="00BA4FD2" w:rsidDel="0030698E">
          <w:rPr>
            <w:noProof/>
          </w:rPr>
          <w:delText xml:space="preserve"> [10]</w:delText>
        </w:r>
      </w:del>
      <w:ins w:id="1790" w:author="Maciek" w:date="2011-09-01T20:52:00Z">
        <w:del w:id="1791"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92" w:author="Sebastian Łuczak" w:date="2011-09-02T10:13:00Z">
        <w:r w:rsidR="00C8050F" w:rsidDel="0030698E">
          <w:fldChar w:fldCharType="separate"/>
        </w:r>
        <w:r w:rsidR="00BA4FD2" w:rsidDel="0030698E">
          <w:rPr>
            <w:noProof/>
          </w:rPr>
          <w:delText xml:space="preserve"> [10]</w:delText>
        </w:r>
      </w:del>
      <w:ins w:id="1793" w:author="Maciek" w:date="2011-09-01T20:52:00Z">
        <w:del w:id="1794"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95" w:author="Sebastian Łuczak" w:date="2011-09-02T10:13:00Z">
        <w:r w:rsidR="00C8050F" w:rsidDel="0030698E">
          <w:fldChar w:fldCharType="separate"/>
        </w:r>
        <w:r w:rsidR="00BA4FD2" w:rsidDel="0030698E">
          <w:rPr>
            <w:noProof/>
          </w:rPr>
          <w:delText xml:space="preserve"> [10]</w:delText>
        </w:r>
      </w:del>
      <w:ins w:id="1796" w:author="Maciek" w:date="2011-09-01T20:52:00Z">
        <w:del w:id="1797"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798" w:author="Sebastian Łuczak" w:date="2011-09-02T10:13:00Z">
        <w:r w:rsidR="00C8050F" w:rsidDel="0030698E">
          <w:fldChar w:fldCharType="separate"/>
        </w:r>
        <w:r w:rsidR="00BA4FD2" w:rsidDel="0030698E">
          <w:rPr>
            <w:noProof/>
          </w:rPr>
          <w:delText xml:space="preserve"> [10]</w:delText>
        </w:r>
      </w:del>
      <w:ins w:id="1799" w:author="Maciek" w:date="2011-09-01T20:52:00Z">
        <w:del w:id="1800"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01" w:author="Sebastian Łuczak" w:date="2011-09-02T10:13:00Z">
        <w:r w:rsidR="00C8050F" w:rsidDel="0030698E">
          <w:fldChar w:fldCharType="separate"/>
        </w:r>
        <w:r w:rsidR="00BA4FD2" w:rsidDel="0030698E">
          <w:rPr>
            <w:noProof/>
          </w:rPr>
          <w:delText xml:space="preserve"> [10]</w:delText>
        </w:r>
      </w:del>
      <w:ins w:id="1802" w:author="Maciek" w:date="2011-09-01T20:52:00Z">
        <w:del w:id="1803"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04" w:author="Sebastian Łuczak" w:date="2011-09-02T10:13:00Z">
        <w:r w:rsidR="00C8050F" w:rsidDel="0030698E">
          <w:fldChar w:fldCharType="separate"/>
        </w:r>
        <w:r w:rsidR="00BA4FD2" w:rsidDel="0030698E">
          <w:rPr>
            <w:noProof/>
          </w:rPr>
          <w:delText xml:space="preserve"> [10]</w:delText>
        </w:r>
      </w:del>
      <w:ins w:id="1805" w:author="Maciek" w:date="2011-09-01T20:52:00Z">
        <w:del w:id="1806"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07" w:author="Sebastian Łuczak" w:date="2011-09-02T10:13:00Z">
        <w:r w:rsidR="00C8050F" w:rsidDel="0030698E">
          <w:fldChar w:fldCharType="separate"/>
        </w:r>
        <w:r w:rsidR="00BA4FD2" w:rsidDel="0030698E">
          <w:rPr>
            <w:noProof/>
          </w:rPr>
          <w:delText xml:space="preserve"> [10]</w:delText>
        </w:r>
      </w:del>
      <w:ins w:id="1808" w:author="Maciek" w:date="2011-09-01T20:52:00Z">
        <w:del w:id="1809"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10" w:author="Sebastian Łuczak" w:date="2011-09-02T10:13:00Z">
        <w:r w:rsidR="00C8050F" w:rsidDel="0030698E">
          <w:fldChar w:fldCharType="separate"/>
        </w:r>
        <w:r w:rsidR="00BA4FD2" w:rsidDel="0030698E">
          <w:rPr>
            <w:noProof/>
          </w:rPr>
          <w:delText xml:space="preserve"> [10]</w:delText>
        </w:r>
      </w:del>
      <w:ins w:id="1811" w:author="Maciek" w:date="2011-09-01T20:52:00Z">
        <w:del w:id="1812"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13" w:author="Sebastian Łuczak" w:date="2011-09-02T10:13:00Z">
        <w:r w:rsidR="00C8050F" w:rsidDel="0030698E">
          <w:fldChar w:fldCharType="separate"/>
        </w:r>
        <w:r w:rsidR="00BA4FD2" w:rsidDel="0030698E">
          <w:rPr>
            <w:noProof/>
          </w:rPr>
          <w:delText xml:space="preserve"> [10]</w:delText>
        </w:r>
      </w:del>
      <w:ins w:id="1814" w:author="Maciek" w:date="2011-09-01T20:52:00Z">
        <w:del w:id="1815"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16" w:author="Sebastian Łuczak" w:date="2011-09-02T10:13:00Z">
        <w:r w:rsidR="00C8050F" w:rsidDel="0030698E">
          <w:fldChar w:fldCharType="separate"/>
        </w:r>
        <w:r w:rsidR="00BA4FD2" w:rsidDel="0030698E">
          <w:rPr>
            <w:noProof/>
          </w:rPr>
          <w:delText xml:space="preserve"> [10]</w:delText>
        </w:r>
      </w:del>
      <w:ins w:id="1817" w:author="Maciek" w:date="2011-09-01T20:52:00Z">
        <w:del w:id="1818"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19" w:author="Sebastian Łuczak" w:date="2011-09-02T10:13:00Z">
        <w:r w:rsidR="00C8050F" w:rsidDel="0030698E">
          <w:fldChar w:fldCharType="separate"/>
        </w:r>
        <w:r w:rsidR="00BA4FD2" w:rsidDel="0030698E">
          <w:rPr>
            <w:noProof/>
          </w:rPr>
          <w:delText xml:space="preserve"> [10]</w:delText>
        </w:r>
      </w:del>
      <w:ins w:id="1820" w:author="Maciek" w:date="2011-09-01T20:52:00Z">
        <w:del w:id="1821"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22" w:author="Sebastian Łuczak" w:date="2011-09-02T10:13:00Z">
        <w:r w:rsidR="00C8050F" w:rsidDel="0030698E">
          <w:fldChar w:fldCharType="separate"/>
        </w:r>
        <w:r w:rsidR="00BA4FD2" w:rsidDel="0030698E">
          <w:rPr>
            <w:noProof/>
          </w:rPr>
          <w:delText xml:space="preserve"> [10]</w:delText>
        </w:r>
      </w:del>
      <w:ins w:id="1823" w:author="Maciek" w:date="2011-09-01T20:52:00Z">
        <w:del w:id="1824"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25" w:author="Sebastian Łuczak" w:date="2011-09-02T10:13:00Z">
        <w:r w:rsidR="00C8050F" w:rsidDel="0030698E">
          <w:fldChar w:fldCharType="separate"/>
        </w:r>
        <w:r w:rsidR="00BA4FD2" w:rsidDel="0030698E">
          <w:rPr>
            <w:noProof/>
          </w:rPr>
          <w:delText xml:space="preserve"> [10]</w:delText>
        </w:r>
      </w:del>
      <w:ins w:id="1826" w:author="Maciek" w:date="2011-09-01T20:52:00Z">
        <w:del w:id="1827"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28" w:author="Sebastian Łuczak" w:date="2011-09-02T10:13:00Z">
        <w:r w:rsidR="00C8050F" w:rsidDel="0030698E">
          <w:fldChar w:fldCharType="separate"/>
        </w:r>
        <w:r w:rsidR="00BA4FD2" w:rsidDel="0030698E">
          <w:rPr>
            <w:noProof/>
          </w:rPr>
          <w:delText xml:space="preserve"> [10]</w:delText>
        </w:r>
      </w:del>
      <w:ins w:id="1829" w:author="Maciek" w:date="2011-09-01T20:52:00Z">
        <w:del w:id="1830"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31" w:author="Sebastian Łuczak" w:date="2011-09-02T10:13:00Z">
        <w:r w:rsidR="00C8050F" w:rsidDel="0030698E">
          <w:fldChar w:fldCharType="separate"/>
        </w:r>
        <w:r w:rsidR="00BA4FD2" w:rsidDel="0030698E">
          <w:rPr>
            <w:noProof/>
          </w:rPr>
          <w:delText xml:space="preserve"> [10]</w:delText>
        </w:r>
      </w:del>
      <w:ins w:id="1832" w:author="Maciek" w:date="2011-09-01T20:52:00Z">
        <w:del w:id="1833"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34" w:author="Sebastian Łuczak" w:date="2011-09-02T10:13:00Z">
        <w:r w:rsidR="00C8050F" w:rsidDel="0030698E">
          <w:fldChar w:fldCharType="separate"/>
        </w:r>
        <w:r w:rsidR="00BA4FD2" w:rsidDel="0030698E">
          <w:rPr>
            <w:noProof/>
          </w:rPr>
          <w:delText xml:space="preserve"> [10]</w:delText>
        </w:r>
      </w:del>
      <w:ins w:id="1835" w:author="Maciek" w:date="2011-09-01T20:52:00Z">
        <w:del w:id="1836"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37" w:author="Sebastian Łuczak" w:date="2011-09-02T10:13:00Z">
        <w:r w:rsidR="00C8050F" w:rsidDel="0030698E">
          <w:fldChar w:fldCharType="separate"/>
        </w:r>
        <w:r w:rsidR="00BA4FD2" w:rsidDel="0030698E">
          <w:rPr>
            <w:noProof/>
          </w:rPr>
          <w:delText xml:space="preserve"> [10]</w:delText>
        </w:r>
      </w:del>
      <w:ins w:id="1838" w:author="Maciek" w:date="2011-09-01T20:52:00Z">
        <w:del w:id="1839"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40" w:author="Sebastian Łuczak" w:date="2011-09-02T10:13:00Z">
        <w:r w:rsidR="00C8050F" w:rsidDel="0030698E">
          <w:fldChar w:fldCharType="separate"/>
        </w:r>
        <w:r w:rsidR="00BA4FD2" w:rsidDel="0030698E">
          <w:rPr>
            <w:noProof/>
          </w:rPr>
          <w:delText xml:space="preserve"> [10]</w:delText>
        </w:r>
      </w:del>
      <w:ins w:id="1841" w:author="Maciek" w:date="2011-09-01T20:52:00Z">
        <w:del w:id="1842"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43" w:author="Sebastian Łuczak" w:date="2011-09-02T10:13:00Z">
        <w:r w:rsidR="00C8050F" w:rsidDel="0030698E">
          <w:fldChar w:fldCharType="separate"/>
        </w:r>
        <w:r w:rsidR="00BA4FD2" w:rsidDel="0030698E">
          <w:rPr>
            <w:noProof/>
          </w:rPr>
          <w:delText xml:space="preserve"> [10]</w:delText>
        </w:r>
      </w:del>
      <w:ins w:id="1844" w:author="Maciek" w:date="2011-09-01T20:52:00Z">
        <w:del w:id="1845"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46" w:author="Sebastian Łuczak" w:date="2011-09-02T10:13:00Z">
        <w:r w:rsidR="00C8050F" w:rsidDel="0030698E">
          <w:fldChar w:fldCharType="separate"/>
        </w:r>
        <w:r w:rsidR="00BA4FD2" w:rsidDel="0030698E">
          <w:rPr>
            <w:noProof/>
          </w:rPr>
          <w:delText xml:space="preserve"> [10]</w:delText>
        </w:r>
      </w:del>
      <w:ins w:id="1847" w:author="Maciek" w:date="2011-09-01T20:52:00Z">
        <w:del w:id="1848"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49" w:author="Sebastian Łuczak" w:date="2011-09-02T10:13:00Z">
        <w:r w:rsidR="00C8050F" w:rsidDel="0030698E">
          <w:fldChar w:fldCharType="separate"/>
        </w:r>
        <w:r w:rsidR="00BA4FD2" w:rsidDel="0030698E">
          <w:rPr>
            <w:noProof/>
          </w:rPr>
          <w:delText xml:space="preserve"> [10]</w:delText>
        </w:r>
      </w:del>
      <w:ins w:id="1850" w:author="Maciek" w:date="2011-09-01T20:52:00Z">
        <w:del w:id="1851"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52" w:author="Sebastian Łuczak" w:date="2011-09-02T10:13:00Z">
        <w:r w:rsidR="00C8050F" w:rsidDel="0030698E">
          <w:fldChar w:fldCharType="separate"/>
        </w:r>
        <w:r w:rsidR="00BA4FD2" w:rsidDel="0030698E">
          <w:rPr>
            <w:noProof/>
          </w:rPr>
          <w:delText xml:space="preserve"> [10]</w:delText>
        </w:r>
      </w:del>
      <w:ins w:id="1853" w:author="Maciek" w:date="2011-09-01T20:52:00Z">
        <w:del w:id="1854"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55" w:author="Sebastian Łuczak" w:date="2011-09-02T10:13:00Z">
        <w:r w:rsidR="00C8050F" w:rsidDel="0030698E">
          <w:fldChar w:fldCharType="separate"/>
        </w:r>
        <w:r w:rsidR="00BA4FD2" w:rsidDel="0030698E">
          <w:rPr>
            <w:noProof/>
          </w:rPr>
          <w:delText xml:space="preserve"> [10]</w:delText>
        </w:r>
      </w:del>
      <w:ins w:id="1856" w:author="Maciek" w:date="2011-09-01T20:52:00Z">
        <w:del w:id="1857"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58" w:author="Sebastian Łuczak" w:date="2011-09-02T10:13:00Z">
        <w:r w:rsidR="00C8050F" w:rsidDel="0030698E">
          <w:fldChar w:fldCharType="separate"/>
        </w:r>
        <w:r w:rsidR="00BA4FD2" w:rsidDel="0030698E">
          <w:rPr>
            <w:noProof/>
          </w:rPr>
          <w:delText xml:space="preserve"> [10]</w:delText>
        </w:r>
      </w:del>
      <w:ins w:id="1859" w:author="Maciek" w:date="2011-09-01T20:52:00Z">
        <w:del w:id="1860"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61" w:author="Sebastian Łuczak" w:date="2011-09-02T10:13:00Z">
        <w:r w:rsidR="00C8050F" w:rsidDel="0030698E">
          <w:fldChar w:fldCharType="separate"/>
        </w:r>
        <w:r w:rsidR="00BA4FD2" w:rsidDel="0030698E">
          <w:rPr>
            <w:noProof/>
          </w:rPr>
          <w:delText xml:space="preserve"> [10]</w:delText>
        </w:r>
      </w:del>
      <w:ins w:id="1862" w:author="Maciek" w:date="2011-09-01T20:52:00Z">
        <w:del w:id="1863"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64" w:author="Sebastian Łuczak" w:date="2011-09-02T10:13:00Z">
        <w:r w:rsidR="00C8050F" w:rsidDel="0030698E">
          <w:fldChar w:fldCharType="separate"/>
        </w:r>
        <w:r w:rsidR="00BA4FD2" w:rsidDel="0030698E">
          <w:rPr>
            <w:noProof/>
          </w:rPr>
          <w:delText xml:space="preserve"> [10]</w:delText>
        </w:r>
      </w:del>
      <w:ins w:id="1865" w:author="Maciek" w:date="2011-09-01T20:52:00Z">
        <w:del w:id="1866"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67" w:author="Sebastian Łuczak" w:date="2011-09-02T10:13:00Z">
        <w:r w:rsidR="00C8050F" w:rsidDel="0030698E">
          <w:fldChar w:fldCharType="separate"/>
        </w:r>
        <w:r w:rsidR="00BA4FD2" w:rsidDel="0030698E">
          <w:rPr>
            <w:noProof/>
          </w:rPr>
          <w:delText xml:space="preserve"> [10]</w:delText>
        </w:r>
      </w:del>
      <w:ins w:id="1868" w:author="Maciek" w:date="2011-09-01T20:52:00Z">
        <w:del w:id="1869"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70" w:author="Sebastian Łuczak" w:date="2011-09-02T10:13:00Z">
        <w:r w:rsidR="00C8050F" w:rsidDel="0030698E">
          <w:fldChar w:fldCharType="separate"/>
        </w:r>
        <w:r w:rsidR="00BA4FD2" w:rsidDel="0030698E">
          <w:rPr>
            <w:noProof/>
          </w:rPr>
          <w:delText xml:space="preserve"> [10]</w:delText>
        </w:r>
      </w:del>
      <w:ins w:id="1871" w:author="Maciek" w:date="2011-09-01T20:52:00Z">
        <w:del w:id="1872"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73" w:author="Sebastian Łuczak" w:date="2011-09-02T10:13:00Z">
        <w:r w:rsidR="00C8050F" w:rsidDel="0030698E">
          <w:fldChar w:fldCharType="separate"/>
        </w:r>
        <w:r w:rsidR="00BA4FD2" w:rsidDel="0030698E">
          <w:rPr>
            <w:noProof/>
          </w:rPr>
          <w:delText xml:space="preserve"> [10]</w:delText>
        </w:r>
      </w:del>
      <w:ins w:id="1874" w:author="Maciek" w:date="2011-09-01T20:52:00Z">
        <w:del w:id="1875" w:author="Sebastian Łuczak" w:date="2011-09-02T10:13:00Z">
          <w:r w:rsidR="00C8050F" w:rsidDel="0030698E">
            <w:fldChar w:fldCharType="end"/>
          </w:r>
          <w:r w:rsidR="00C8050F" w:rsidDel="0030698E">
            <w:fldChar w:fldCharType="begin"/>
          </w:r>
          <w:r w:rsidR="00BA4FD2" w:rsidDel="0030698E">
            <w:delInstrText xml:space="preserve"> CITATION sping_doc \l 1045  </w:delInstrText>
          </w:r>
        </w:del>
      </w:ins>
      <w:del w:id="1876" w:author="Sebastian Łuczak" w:date="2011-09-02T10:13:00Z">
        <w:r w:rsidR="00C8050F" w:rsidDel="0030698E">
          <w:fldChar w:fldCharType="separate"/>
        </w:r>
        <w:r w:rsidR="00BA4FD2" w:rsidDel="0030698E">
          <w:rPr>
            <w:noProof/>
          </w:rPr>
          <w:delText xml:space="preserve"> [10]</w:delText>
        </w:r>
      </w:del>
      <w:ins w:id="1877" w:author="Maciek" w:date="2011-09-01T20:52:00Z">
        <w:del w:id="1878" w:author="Sebastian Łuczak" w:date="2011-09-02T10:13:00Z">
          <w:r w:rsidR="00C8050F" w:rsidDel="0030698E">
            <w:fldChar w:fldCharType="end"/>
          </w:r>
        </w:del>
      </w:ins>
      <w:del w:id="1879" w:author="Sebastian Łuczak" w:date="2011-09-02T10:15:00Z">
        <w:r w:rsidR="003E1D17" w:rsidDel="009864F9">
          <w:delText xml:space="preserve"> </w:delText>
        </w:r>
      </w:del>
      <w:r w:rsidR="003E1D17">
        <w:t>ułatwia i promuje dobre praktyki programistyczne.</w:t>
      </w:r>
    </w:p>
    <w:p w:rsidR="0086426F" w:rsidRDefault="00B81D3B" w:rsidP="003E1D17">
      <w:pPr>
        <w:pStyle w:val="NormalnyIn"/>
      </w:pPr>
      <w:r>
        <w:t>W jego skład wchodzą</w:t>
      </w:r>
      <w:r w:rsidR="00BD03C6">
        <w:t xml:space="preserve"> również bardzo rozwinięte klasy wspierające integrację z innymi szkieletami aplikacyjnym takimi jak np. Hibernate czy też Log4j. </w:t>
      </w:r>
      <w:r w:rsidR="003E1D17">
        <w:t xml:space="preserve"> </w:t>
      </w:r>
    </w:p>
    <w:p w:rsidR="003E1D17" w:rsidRDefault="003E1D17" w:rsidP="003E1D17">
      <w:pPr>
        <w:pStyle w:val="NormalnyIn"/>
      </w:pPr>
      <w:r>
        <w:t>Spring</w:t>
      </w:r>
      <w:r w:rsidR="00B81D3B">
        <w:t>,</w:t>
      </w:r>
      <w:r>
        <w:t xml:space="preserve"> składa się z wielu niezależnych od siebie modułów</w:t>
      </w:r>
      <w:del w:id="1880" w:author="Sebastian Łuczak" w:date="2011-08-31T23:55:00Z">
        <w:r w:rsidDel="00062823">
          <w:delText xml:space="preserve"> </w:delText>
        </w:r>
      </w:del>
      <w:ins w:id="1881" w:author="Sebastian Łuczak" w:date="2011-08-31T23:55:00Z">
        <w:r w:rsidR="00062823">
          <w:t xml:space="preserve">, które mogą być stosowane niezależnie. Są nimi </w:t>
        </w:r>
      </w:ins>
      <w:r>
        <w:t>między innymi z pakietu Spring MVC oraz Spring Security</w:t>
      </w:r>
      <w:r w:rsidR="000370FC">
        <w:t>,</w:t>
      </w:r>
      <w:r>
        <w:t xml:space="preserve"> które wykorzystujemy w naszym systemie. </w:t>
      </w:r>
    </w:p>
    <w:p w:rsidR="00B21824" w:rsidRPr="00B21824" w:rsidRDefault="00B21824" w:rsidP="00B21824">
      <w:pPr>
        <w:pStyle w:val="NormalnyIn"/>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w:t>
      </w:r>
      <w:del w:id="1882" w:author="Sebastian Łuczak" w:date="2011-08-31T20:13:00Z">
        <w:r w:rsidRPr="00B21824" w:rsidDel="00CC0A3B">
          <w:delText xml:space="preserve">to implementacja </w:delText>
        </w:r>
      </w:del>
      <w:ins w:id="1883" w:author="Sebastian Łuczak" w:date="2011-08-31T20:13:00Z">
        <w:r w:rsidR="00CC0A3B">
          <w:t xml:space="preserve">jedną z implementacji </w:t>
        </w:r>
      </w:ins>
      <w:r w:rsidRPr="00B21824">
        <w:t>wzorca projektowego Model</w:t>
      </w:r>
      <w:ins w:id="1884" w:author="Sebastian Łuczak" w:date="2011-08-31T20:13:00Z">
        <w:r w:rsidR="00CC0A3B">
          <w:t xml:space="preserve"> </w:t>
        </w:r>
      </w:ins>
      <w:del w:id="1885" w:author="Sebastian Łuczak" w:date="2011-08-31T20:13:00Z">
        <w:r w:rsidRPr="00B21824" w:rsidDel="00CC0A3B">
          <w:delText>-</w:delText>
        </w:r>
      </w:del>
      <w:ins w:id="1886" w:author="Sebastian Łuczak" w:date="2011-08-31T20:13:00Z">
        <w:r w:rsidR="00CC0A3B">
          <w:t xml:space="preserve">– </w:t>
        </w:r>
      </w:ins>
      <w:r w:rsidRPr="00B21824">
        <w:t>Widok</w:t>
      </w:r>
      <w:ins w:id="1887" w:author="Sebastian Łuczak" w:date="2011-08-31T20:13:00Z">
        <w:r w:rsidR="00CC0A3B">
          <w:t xml:space="preserve"> </w:t>
        </w:r>
      </w:ins>
      <w:ins w:id="1888" w:author="Sebastian Łuczak" w:date="2011-08-31T20:14:00Z">
        <w:r w:rsidR="00CC0A3B" w:rsidRPr="00B21824">
          <w:t>–</w:t>
        </w:r>
      </w:ins>
      <w:del w:id="1889" w:author="Sebastian Łuczak" w:date="2011-08-31T20:14:00Z">
        <w:r w:rsidRPr="00B21824" w:rsidDel="00CC0A3B">
          <w:delText>-</w:delText>
        </w:r>
      </w:del>
      <w:ins w:id="1890" w:author="Sebastian Łuczak" w:date="2011-08-31T20:13:00Z">
        <w:r w:rsidR="00CC0A3B">
          <w:t xml:space="preserve"> </w:t>
        </w:r>
      </w:ins>
      <w:r w:rsidRPr="00B21824">
        <w:t>Kontroler. Zakłada on</w:t>
      </w:r>
      <w:del w:id="1891" w:author="Sebastian Łuczak" w:date="2011-08-31T20:13:00Z">
        <w:r w:rsidRPr="00B21824" w:rsidDel="00CC0A3B">
          <w:delText>,</w:delText>
        </w:r>
      </w:del>
      <w:r w:rsidRPr="00B21824">
        <w:t xml:space="preserve"> rozdzielenie warstwy modelu danych oraz logiki biznesowej od warstwy widoku, najczęściej stron </w:t>
      </w:r>
      <w:ins w:id="1892" w:author="Sebastian Łuczak" w:date="2011-08-31T23:56:00Z">
        <w:r w:rsidR="00DD09DB" w:rsidRPr="00B21824">
          <w:t xml:space="preserve">JSP </w:t>
        </w:r>
        <w:r w:rsidR="00DD09DB">
          <w:t>odpowiedzialnych za wyświetlanie</w:t>
        </w:r>
        <w:r w:rsidR="00DD09DB" w:rsidRPr="00B21824">
          <w:t xml:space="preserve"> dan</w:t>
        </w:r>
        <w:r w:rsidR="00DD09DB">
          <w:t>ych</w:t>
        </w:r>
        <w:r w:rsidR="00DD09DB" w:rsidRPr="00B21824">
          <w:t>.</w:t>
        </w:r>
        <w:r w:rsidR="00DD09DB">
          <w:t xml:space="preserve"> Wg wzorca</w:t>
        </w:r>
        <w:r w:rsidR="00DD09DB" w:rsidRPr="00B21824">
          <w:t xml:space="preserve"> </w:t>
        </w:r>
        <w:r w:rsidR="00DD09DB">
          <w:t>w</w:t>
        </w:r>
        <w:r w:rsidR="00DD09DB" w:rsidRPr="00B21824">
          <w:t>arstwa</w:t>
        </w:r>
      </w:ins>
      <w:del w:id="1893" w:author="Sebastian Łuczak" w:date="2011-08-31T23:56:00Z">
        <w:r w:rsidRPr="00B21824" w:rsidDel="00DD09DB">
          <w:delText>JSP pokazujących dane. Warstwa</w:delText>
        </w:r>
      </w:del>
      <w:r w:rsidRPr="00B21824">
        <w:t xml:space="preserve"> biznesowa powinna odwoływać się do danych wyłącz</w:t>
      </w:r>
      <w:del w:id="1894" w:author="Sebastian Łuczak" w:date="2011-08-31T20:14:00Z">
        <w:r w:rsidRPr="00B21824" w:rsidDel="00CC0A3B">
          <w:delText>e</w:delText>
        </w:r>
      </w:del>
      <w:r w:rsidRPr="00B21824">
        <w:t xml:space="preserve">nie za pośrednictwem warstwy modelu danych. Dzięki takiemu rozwiązaniu warstwa biznesowa nie musi posiadać wiedzy o tym czy do </w:t>
      </w:r>
      <w:del w:id="1895" w:author="Sebastian Łuczak" w:date="2011-08-31T20:14:00Z">
        <w:r w:rsidRPr="00B21824" w:rsidDel="00CC0A3B">
          <w:delText xml:space="preserve">składowanie </w:delText>
        </w:r>
      </w:del>
      <w:ins w:id="1896" w:author="Sebastian Łuczak" w:date="2011-08-31T20:14:00Z">
        <w:r w:rsidR="00CC0A3B" w:rsidRPr="00B21824">
          <w:t>składowani</w:t>
        </w:r>
        <w:r w:rsidR="00CC0A3B">
          <w:t>a</w:t>
        </w:r>
        <w:r w:rsidR="00CC0A3B" w:rsidRPr="00B21824">
          <w:t xml:space="preserve"> </w:t>
        </w:r>
      </w:ins>
      <w:r w:rsidRPr="00B21824">
        <w:t xml:space="preserve">obiektów stosowana jest baza danych czy też system </w:t>
      </w:r>
      <w:del w:id="1897" w:author="Sebastian Łuczak" w:date="2011-08-31T20:14:00Z">
        <w:r w:rsidRPr="00B21824" w:rsidDel="00CC0A3B">
          <w:delText>plikowy</w:delText>
        </w:r>
      </w:del>
      <w:ins w:id="1898" w:author="Sebastian Łuczak" w:date="2011-08-31T20:14:00Z">
        <w:r w:rsidR="00CC0A3B" w:rsidRPr="00B21824">
          <w:t>plik</w:t>
        </w:r>
        <w:r w:rsidR="00CC0A3B">
          <w:t xml:space="preserve">ów </w:t>
        </w:r>
      </w:ins>
      <w:sdt>
        <w:sdtPr>
          <w:id w:val="6238177"/>
          <w:citation/>
        </w:sdtPr>
        <w:sdtContent>
          <w:fldSimple w:instr=" CITATION Nac08 \l 1045 ">
            <w:r w:rsidR="00726470">
              <w:rPr>
                <w:noProof/>
              </w:rPr>
              <w:t>[12]</w:t>
            </w:r>
          </w:fldSimple>
        </w:sdtContent>
      </w:sdt>
      <w:r w:rsidRPr="00B21824">
        <w:rPr>
          <w:color w:val="FF0000"/>
        </w:rPr>
        <w:t>.</w:t>
      </w:r>
      <w:r w:rsidRPr="00B21824">
        <w:t xml:space="preserve"> Przepływem pomiędzy tymi warstwami zarządza kontroler, który także otrzymuje dane wejściowe od użytkowników i zarządza generowaniem odpowiednich widoków. </w:t>
      </w:r>
    </w:p>
    <w:p w:rsidR="00D65AAF" w:rsidRDefault="00265BF9" w:rsidP="003E1D17">
      <w:pPr>
        <w:pStyle w:val="NormalnyIn"/>
      </w:pPr>
      <w:r>
        <w:t xml:space="preserve">Spring Security to </w:t>
      </w:r>
      <w:del w:id="1899" w:author="Sebastian Łuczak" w:date="2011-08-31T20:15:00Z">
        <w:r w:rsidDel="00CC0A3B">
          <w:delText xml:space="preserve">kolejny </w:delText>
        </w:r>
      </w:del>
      <w:ins w:id="1900" w:author="Sebastian Łuczak" w:date="2011-08-31T20:15:00Z">
        <w:r w:rsidR="00CC0A3B">
          <w:t xml:space="preserve">inny </w:t>
        </w:r>
      </w:ins>
      <w:r>
        <w:t xml:space="preserve">pakiet projektu Spring używany w naszym systemie. </w:t>
      </w:r>
      <w:r w:rsidR="00B81D3B">
        <w:t>Jego zadaniem</w:t>
      </w:r>
      <w:r>
        <w:t xml:space="preserve"> </w:t>
      </w:r>
      <w:r w:rsidR="00B81D3B">
        <w:t xml:space="preserve">jest </w:t>
      </w:r>
      <w:r>
        <w:t>zapewnienie bezpieczeństwa</w:t>
      </w:r>
      <w:r w:rsidR="00D65AAF">
        <w:t xml:space="preserve"> </w:t>
      </w:r>
      <w:r>
        <w:t>panelu administracyjnego. Dzięki  udogodnieniom</w:t>
      </w:r>
      <w:r w:rsidR="00B81D3B">
        <w:t xml:space="preserve"> </w:t>
      </w:r>
      <w:del w:id="1901" w:author="Sebastian Łuczak" w:date="2011-08-31T20:15:00Z">
        <w:r w:rsidR="00B81D3B" w:rsidDel="00CC0A3B">
          <w:delText>pakietu</w:delText>
        </w:r>
        <w:r w:rsidDel="00CC0A3B">
          <w:delText xml:space="preserve"> </w:delText>
        </w:r>
      </w:del>
      <w:ins w:id="1902" w:author="Sebastian Łuczak" w:date="2011-08-31T20:15:00Z">
        <w:r w:rsidR="00CC0A3B">
          <w:t xml:space="preserve">oferowanym przez ten pakiet, </w:t>
        </w:r>
      </w:ins>
      <w:r>
        <w:t>w</w:t>
      </w:r>
      <w:r w:rsidR="00D65AAF">
        <w:t xml:space="preserve"> łatwy sposób możemy kontrolować</w:t>
      </w:r>
      <w:r>
        <w:t xml:space="preserve"> dostę</w:t>
      </w:r>
      <w:r w:rsidR="00D65AAF">
        <w:t>p</w:t>
      </w:r>
      <w:r>
        <w:t xml:space="preserve"> użytkowników do konkretnych funkcjonalności portalu. </w:t>
      </w:r>
      <w:r w:rsidRPr="00265BF9">
        <w:t xml:space="preserve">Moduł </w:t>
      </w:r>
      <w:r w:rsidR="00D65AAF">
        <w:t>ten</w:t>
      </w:r>
      <w:del w:id="1903" w:author="Sebastian Łuczak" w:date="2011-08-31T20:15:00Z">
        <w:r w:rsidR="00B81D3B" w:rsidDel="00CC0A3B">
          <w:delText>,</w:delText>
        </w:r>
      </w:del>
      <w:r w:rsidRPr="00265BF9">
        <w:t xml:space="preserve"> jest odpowiedzialny za </w:t>
      </w:r>
      <w:r w:rsidR="00D65AAF" w:rsidRPr="00265BF9">
        <w:t>uwierzytelnianie</w:t>
      </w:r>
      <w:r w:rsidRPr="00265BF9">
        <w:t xml:space="preserve"> użytkownik</w:t>
      </w:r>
      <w:r w:rsidR="00D65AAF">
        <w:t>ów a więc potwierdzenie ich</w:t>
      </w:r>
      <w:r w:rsidRPr="00265BF9">
        <w:t xml:space="preserve"> tożsamości oraz za autoryzację</w:t>
      </w:r>
      <w:r w:rsidR="00B81D3B">
        <w:t>,</w:t>
      </w:r>
      <w:r w:rsidRPr="00265BF9">
        <w:t xml:space="preserve"> </w:t>
      </w:r>
      <w:r>
        <w:t xml:space="preserve">czyli udzielenie bądź też pozbawienie dostępu do określonych części systemu. </w:t>
      </w:r>
    </w:p>
    <w:p w:rsidR="0082106B" w:rsidDel="009864F9" w:rsidRDefault="00D65AAF" w:rsidP="003E1D17">
      <w:pPr>
        <w:pStyle w:val="NormalnyIn"/>
        <w:rPr>
          <w:del w:id="1904" w:author="Sebastian Łuczak" w:date="2011-09-02T10:16:00Z"/>
        </w:rPr>
      </w:pPr>
      <w:r>
        <w:t>Dzięki swojemu zaawansowaniu wspiera on wiele metod uwierzytelnienia</w:t>
      </w:r>
      <w:r w:rsidR="00B81D3B">
        <w:t>,</w:t>
      </w:r>
      <w:r>
        <w:t xml:space="preserve"> takich jak na przykład LDAP czy też protokół </w:t>
      </w:r>
      <w:proofErr w:type="spellStart"/>
      <w:r>
        <w:t>Kerberos</w:t>
      </w:r>
      <w:proofErr w:type="spellEnd"/>
      <w:r>
        <w:t xml:space="preserve">. W naszym przypadku uwierzytelnianie użytkownika opiera się na sprawdzeniu jego danych z </w:t>
      </w:r>
      <w:r w:rsidR="00B81D3B">
        <w:t xml:space="preserve">informacjami </w:t>
      </w:r>
      <w:r>
        <w:t xml:space="preserve">zapisanymi w bazie danych. </w:t>
      </w:r>
    </w:p>
    <w:p w:rsidR="0082106B" w:rsidRDefault="0082106B" w:rsidP="009864F9">
      <w:pPr>
        <w:pStyle w:val="NormalnyIn"/>
        <w:pPrChange w:id="1905" w:author="Sebastian Łuczak" w:date="2011-09-02T10:16:00Z">
          <w:pPr>
            <w:jc w:val="left"/>
          </w:pPr>
        </w:pPrChange>
      </w:pPr>
      <w:del w:id="1906" w:author="Sebastian Łuczak" w:date="2011-09-02T10:15:00Z">
        <w:r w:rsidDel="009864F9">
          <w:br w:type="page"/>
        </w:r>
      </w:del>
    </w:p>
    <w:p w:rsidR="00211BAA" w:rsidRDefault="00211BAA" w:rsidP="0082106B">
      <w:pPr>
        <w:pStyle w:val="Nagwek3"/>
      </w:pPr>
      <w:bookmarkStart w:id="1907" w:name="_Toc302723921"/>
      <w:r>
        <w:lastRenderedPageBreak/>
        <w:t xml:space="preserve">Oracle 10g Express </w:t>
      </w:r>
      <w:proofErr w:type="spellStart"/>
      <w:r>
        <w:t>Edition</w:t>
      </w:r>
      <w:bookmarkEnd w:id="1907"/>
      <w:proofErr w:type="spellEnd"/>
    </w:p>
    <w:p w:rsidR="00D65AAF" w:rsidRPr="00D65AAF" w:rsidRDefault="00D65AAF" w:rsidP="00D65AAF"/>
    <w:p w:rsidR="002C6967" w:rsidRDefault="00370D31" w:rsidP="0082106B">
      <w:pPr>
        <w:pStyle w:val="NormalnyIn"/>
        <w:ind w:firstLine="0"/>
      </w:pPr>
      <w:r>
        <w:t xml:space="preserve">W </w:t>
      </w:r>
      <w:del w:id="1908" w:author="Sebastian Łuczak" w:date="2011-08-31T20:15:00Z">
        <w:r w:rsidDel="00CC0A3B">
          <w:delText xml:space="preserve">naszej </w:delText>
        </w:r>
      </w:del>
      <w:ins w:id="1909" w:author="Sebastian Łuczak" w:date="2011-08-31T20:15:00Z">
        <w:r w:rsidR="00CC0A3B">
          <w:t xml:space="preserve">naszym </w:t>
        </w:r>
      </w:ins>
      <w:del w:id="1910" w:author="Sebastian Łuczak" w:date="2011-08-31T20:16:00Z">
        <w:r w:rsidDel="00CC0A3B">
          <w:delText xml:space="preserve">pracy </w:delText>
        </w:r>
      </w:del>
      <w:ins w:id="1911" w:author="Sebastian Łuczak" w:date="2011-08-31T20:16:00Z">
        <w:r w:rsidR="00CC0A3B">
          <w:t xml:space="preserve">projekcie </w:t>
        </w:r>
      </w:ins>
      <w:r>
        <w:t xml:space="preserve">zdecydowaliśmy się na wykorzystanie systemu zarządzania bazą danych Oracle w wersji 10g Express </w:t>
      </w:r>
      <w:proofErr w:type="spellStart"/>
      <w:r>
        <w:t>Edi</w:t>
      </w:r>
      <w:r w:rsidR="002C6967">
        <w:t>tion</w:t>
      </w:r>
      <w:proofErr w:type="spellEnd"/>
      <w:r w:rsidR="00B81D3B">
        <w:t>,</w:t>
      </w:r>
      <w:r w:rsidR="0093465E">
        <w:t xml:space="preserve"> stworzonego przez firmę Oracle Corporation</w:t>
      </w:r>
      <w:r w:rsidR="002C6967">
        <w:t>. Edycja XE</w:t>
      </w:r>
      <w:r w:rsidR="00B81D3B">
        <w:t xml:space="preserve">, </w:t>
      </w:r>
      <w:r w:rsidR="002C6967">
        <w:t xml:space="preserve">jest to darmowa </w:t>
      </w:r>
      <w:ins w:id="1912" w:author="Sebastian Łuczak" w:date="2011-08-31T20:16:00Z">
        <w:r w:rsidR="00CC0A3B">
          <w:t>,</w:t>
        </w:r>
        <w:r w:rsidR="00CC0A3B" w:rsidRPr="00CC0A3B">
          <w:t xml:space="preserve"> </w:t>
        </w:r>
        <w:r w:rsidR="00CC0A3B">
          <w:t xml:space="preserve">lecz ograniczona funkcjonalnie </w:t>
        </w:r>
      </w:ins>
      <w:r w:rsidR="002C6967">
        <w:t xml:space="preserve">wersja </w:t>
      </w:r>
      <w:r w:rsidR="0093465E">
        <w:t xml:space="preserve">serwera bazodanowego </w:t>
      </w:r>
      <w:r w:rsidR="002C6967">
        <w:t>Oracle 10g</w:t>
      </w:r>
      <w:del w:id="1913" w:author="Sebastian Łuczak" w:date="2011-08-31T20:16:00Z">
        <w:r w:rsidR="002C6967" w:rsidDel="00CC0A3B">
          <w:delText xml:space="preserve"> lecz </w:delText>
        </w:r>
        <w:r w:rsidDel="00CC0A3B">
          <w:delText xml:space="preserve">ograniczona </w:delText>
        </w:r>
        <w:r w:rsidR="0093465E" w:rsidDel="00CC0A3B">
          <w:delText>funkcjonalnie</w:delText>
        </w:r>
      </w:del>
      <w:r w:rsidR="0093465E">
        <w:t>.</w:t>
      </w:r>
      <w:r w:rsidR="002C6967">
        <w:t xml:space="preserve"> </w:t>
      </w:r>
      <w:r w:rsidR="0093465E">
        <w:t>N</w:t>
      </w:r>
      <w:r w:rsidR="002C6967">
        <w:t>ie jest</w:t>
      </w:r>
      <w:r w:rsidR="0093465E">
        <w:t xml:space="preserve"> ona</w:t>
      </w:r>
      <w:r w:rsidR="002C6967">
        <w:t xml:space="preserve"> w stanie obsłużyć więcej niż jednego procesora oraz więcej niż </w:t>
      </w:r>
      <w:commentRangeStart w:id="1914"/>
      <w:r w:rsidR="002C6967">
        <w:t xml:space="preserve">4GB pamięci RAM. </w:t>
      </w:r>
      <w:commentRangeEnd w:id="1914"/>
      <w:r w:rsidR="00CC0A3B">
        <w:rPr>
          <w:rStyle w:val="Odwoaniedokomentarza"/>
          <w:rFonts w:ascii="Calibri" w:eastAsia="Calibri" w:hAnsi="Calibri"/>
          <w:lang w:eastAsia="en-US"/>
        </w:rPr>
        <w:commentReference w:id="1914"/>
      </w:r>
    </w:p>
    <w:p w:rsidR="002C6967" w:rsidRDefault="002C6967" w:rsidP="00211BAA">
      <w:pPr>
        <w:pStyle w:val="NormalnyIn"/>
      </w:pPr>
      <w:r>
        <w:t>Pomimo</w:t>
      </w:r>
      <w:r w:rsidR="0093465E">
        <w:t xml:space="preserve"> swoich ograniczeń</w:t>
      </w:r>
      <w:r w:rsidR="00B81D3B">
        <w:t>,</w:t>
      </w:r>
      <w:r w:rsidR="0093465E">
        <w:t xml:space="preserve"> serwer zachowuje</w:t>
      </w:r>
      <w:r>
        <w:t xml:space="preserve"> </w:t>
      </w:r>
      <w:del w:id="1915" w:author="Sebastian Łuczak" w:date="2011-08-31T20:17:00Z">
        <w:r w:rsidDel="00CC0A3B">
          <w:delText xml:space="preserve">swoją </w:delText>
        </w:r>
      </w:del>
      <w:r>
        <w:t xml:space="preserve">wydajność oraz niezawodność. </w:t>
      </w:r>
      <w:r w:rsidR="00B81D3B">
        <w:t xml:space="preserve">Dzięki rozbudowanym możliwościom </w:t>
      </w:r>
      <w:r>
        <w:t xml:space="preserve">administracji oraz </w:t>
      </w:r>
      <w:r w:rsidR="00370D31">
        <w:t>programom pokrewnym</w:t>
      </w:r>
      <w:r w:rsidR="000370FC">
        <w:t>,</w:t>
      </w:r>
      <w:r w:rsidR="00370D31">
        <w:t xml:space="preserve"> takim jak Oracle SQL Developer czy też Oracle </w:t>
      </w:r>
      <w:proofErr w:type="spellStart"/>
      <w:r w:rsidR="00370D31">
        <w:t>Database</w:t>
      </w:r>
      <w:proofErr w:type="spellEnd"/>
      <w:r w:rsidR="00370D31">
        <w:t xml:space="preserve"> </w:t>
      </w:r>
      <w:proofErr w:type="spellStart"/>
      <w:r w:rsidR="00370D31">
        <w:t>Modeler</w:t>
      </w:r>
      <w:proofErr w:type="spellEnd"/>
      <w:r w:rsidR="00B81D3B">
        <w:t>,</w:t>
      </w:r>
      <w:r w:rsidR="00370D31">
        <w:t xml:space="preserve"> mieliśmy </w:t>
      </w:r>
      <w:r w:rsidR="00B81D3B">
        <w:t>szansę</w:t>
      </w:r>
      <w:r w:rsidR="00370D31">
        <w:t xml:space="preserve"> łatwego zbudowania</w:t>
      </w:r>
      <w:r>
        <w:t xml:space="preserve"> schematu bazy danych</w:t>
      </w:r>
      <w:r w:rsidR="000370FC">
        <w:t>,</w:t>
      </w:r>
      <w:r>
        <w:t xml:space="preserve"> a także jego</w:t>
      </w:r>
      <w:r w:rsidR="00FE449E">
        <w:t xml:space="preserve"> późniejszego</w:t>
      </w:r>
      <w:r>
        <w:t xml:space="preserve"> zaimplementowania. </w:t>
      </w:r>
    </w:p>
    <w:p w:rsidR="00211BAA" w:rsidRDefault="002C6967" w:rsidP="00211BAA">
      <w:pPr>
        <w:pStyle w:val="NormalnyIn"/>
      </w:pPr>
      <w:r>
        <w:t xml:space="preserve">Wybraliśmy </w:t>
      </w:r>
      <w:r w:rsidR="00B81D3B">
        <w:t xml:space="preserve">tę konkretną </w:t>
      </w:r>
      <w:r>
        <w:t>bazę danych firmy Oracle</w:t>
      </w:r>
      <w:r w:rsidR="000370FC">
        <w:t>,</w:t>
      </w:r>
      <w:r>
        <w:t xml:space="preserve"> ze względu na chęć stworzenia systemu opartego na profesjonalnych komponentach składowych.</w:t>
      </w:r>
      <w:r w:rsidR="00E83E2E">
        <w:t xml:space="preserve"> Jednym z jego atutów jest przenośność na różne platformy sprzętowe i systemowe.</w:t>
      </w:r>
      <w:r>
        <w:t xml:space="preserve"> </w:t>
      </w:r>
      <w:r w:rsidR="00E83E2E">
        <w:t xml:space="preserve">Według danych za rok 2011 </w:t>
      </w:r>
      <w:r w:rsidR="00B01635">
        <w:t xml:space="preserve">Oracle Corporation posiada </w:t>
      </w:r>
      <w:del w:id="1916" w:author="Sebastian Łuczak" w:date="2011-08-31T23:57:00Z">
        <w:r w:rsidR="00B01635" w:rsidDel="00A93134">
          <w:delText>około</w:delText>
        </w:r>
        <w:r w:rsidR="00E83E2E" w:rsidDel="00A93134">
          <w:delText xml:space="preserve"> </w:delText>
        </w:r>
      </w:del>
      <w:ins w:id="1917" w:author="Sebastian Łuczak" w:date="2011-08-31T23:57:00Z">
        <w:r w:rsidR="00A93134">
          <w:t xml:space="preserve">prawie </w:t>
        </w:r>
      </w:ins>
      <w:r w:rsidR="00E83E2E">
        <w:t>50% rynku baz danych na świecie</w:t>
      </w:r>
      <w:ins w:id="1918" w:author="Sebastian Łuczak" w:date="2011-08-31T20:17:00Z">
        <w:r w:rsidR="00CC0A3B">
          <w:t xml:space="preserve"> </w:t>
        </w:r>
      </w:ins>
      <w:sdt>
        <w:sdtPr>
          <w:id w:val="12457032"/>
          <w:citation/>
        </w:sdtPr>
        <w:sdtContent>
          <w:fldSimple w:instr=" CITATION Mul11 \l 1045  ">
            <w:r w:rsidR="00726470">
              <w:rPr>
                <w:noProof/>
              </w:rPr>
              <w:t>[13]</w:t>
            </w:r>
          </w:fldSimple>
        </w:sdtContent>
      </w:sdt>
      <w:r w:rsidR="00E83E2E">
        <w:t xml:space="preserve">. </w:t>
      </w:r>
      <w:r w:rsidR="00FE449E">
        <w:t xml:space="preserve">Dzięki swojej popularności nie ma żadnych problemów w integracji bazy danych z </w:t>
      </w:r>
      <w:proofErr w:type="spellStart"/>
      <w:r w:rsidR="00FE449E">
        <w:t>frameworkiem</w:t>
      </w:r>
      <w:proofErr w:type="spellEnd"/>
      <w:r w:rsidR="00FE449E">
        <w:t xml:space="preserve"> Hibernate. </w:t>
      </w:r>
    </w:p>
    <w:p w:rsidR="002D0E7F" w:rsidRDefault="002D0E7F" w:rsidP="0082106B">
      <w:pPr>
        <w:pStyle w:val="Nagwek3"/>
      </w:pPr>
      <w:bookmarkStart w:id="1919" w:name="_Toc302723922"/>
      <w:r>
        <w:t xml:space="preserve">Java </w:t>
      </w:r>
      <w:r w:rsidR="002C326A">
        <w:t xml:space="preserve">2 </w:t>
      </w:r>
      <w:proofErr w:type="spellStart"/>
      <w:r>
        <w:t>Enterprise</w:t>
      </w:r>
      <w:proofErr w:type="spellEnd"/>
      <w:r>
        <w:t xml:space="preserve"> </w:t>
      </w:r>
      <w:proofErr w:type="spellStart"/>
      <w:r>
        <w:t>Edition</w:t>
      </w:r>
      <w:bookmarkEnd w:id="1919"/>
      <w:proofErr w:type="spellEnd"/>
      <w:r>
        <w:t xml:space="preserve"> </w:t>
      </w:r>
    </w:p>
    <w:p w:rsidR="001D673A" w:rsidRDefault="000171CD" w:rsidP="0082106B">
      <w:pPr>
        <w:pStyle w:val="NormalnyIn"/>
        <w:ind w:firstLine="0"/>
      </w:pPr>
      <w:r>
        <w:t>Java</w:t>
      </w:r>
      <w:r w:rsidR="00B81D3B">
        <w:t>,</w:t>
      </w:r>
      <w:r>
        <w:t xml:space="preserve"> jest </w:t>
      </w:r>
      <w:del w:id="1920" w:author="Sebastian Łuczak" w:date="2011-08-31T20:17:00Z">
        <w:r w:rsidDel="00CC0A3B">
          <w:delText xml:space="preserve">to </w:delText>
        </w:r>
      </w:del>
      <w:r>
        <w:t>obiekto</w:t>
      </w:r>
      <w:r w:rsidR="001D673A">
        <w:t>wy</w:t>
      </w:r>
      <w:ins w:id="1921" w:author="Sebastian Łuczak" w:date="2011-08-31T20:17:00Z">
        <w:r w:rsidR="00CC0A3B">
          <w:t>m</w:t>
        </w:r>
      </w:ins>
      <w:r w:rsidR="001D673A">
        <w:t xml:space="preserve"> język</w:t>
      </w:r>
      <w:ins w:id="1922" w:author="Sebastian Łuczak" w:date="2011-08-31T20:17:00Z">
        <w:r w:rsidR="00CC0A3B">
          <w:t>iem</w:t>
        </w:r>
      </w:ins>
      <w:r w:rsidR="001D673A">
        <w:t xml:space="preserve"> </w:t>
      </w:r>
      <w:r w:rsidR="00B81D3B">
        <w:t>programowania</w:t>
      </w:r>
      <w:r w:rsidR="001D673A">
        <w:t xml:space="preserve"> udostępniony</w:t>
      </w:r>
      <w:ins w:id="1923" w:author="Sebastian Łuczak" w:date="2011-08-31T20:17:00Z">
        <w:r w:rsidR="00CC0A3B">
          <w:t>m</w:t>
        </w:r>
      </w:ins>
      <w:r w:rsidR="001D673A">
        <w:t xml:space="preserve"> </w:t>
      </w:r>
      <w:r>
        <w:t xml:space="preserve">przez </w:t>
      </w:r>
      <w:r w:rsidR="001D673A">
        <w:t>firmę Sun Microsystems w 1995 roku. Dzi</w:t>
      </w:r>
      <w:r w:rsidR="00B81D3B">
        <w:t>ę</w:t>
      </w:r>
      <w:r w:rsidR="001D673A">
        <w:t>ki swojej prostocie</w:t>
      </w:r>
      <w:r w:rsidR="00B81D3B">
        <w:t>,</w:t>
      </w:r>
      <w:r w:rsidR="001D673A">
        <w:t xml:space="preserve"> a jednocześnie zaawansowanym możliwościom</w:t>
      </w:r>
      <w:r w:rsidR="00B81D3B">
        <w:t>,</w:t>
      </w:r>
      <w:r w:rsidR="001D673A">
        <w:t xml:space="preserve"> szybko zyskała miano jednego z najpopularniejszych języków programowania na świecie.</w:t>
      </w:r>
    </w:p>
    <w:p w:rsidR="001D673A" w:rsidRPr="001D673A" w:rsidRDefault="001D673A" w:rsidP="001D673A">
      <w:pPr>
        <w:pStyle w:val="NormalnyIn"/>
      </w:pPr>
      <w:r>
        <w:tab/>
        <w:t>Największą zaletą języka Java</w:t>
      </w:r>
      <w:r w:rsidR="00B81D3B">
        <w:t>,</w:t>
      </w:r>
      <w:r>
        <w:t xml:space="preserve"> jest jego niezależność od platformy sprzętowej. Programy stworzone w tym języku</w:t>
      </w:r>
      <w:r w:rsidR="00B81D3B">
        <w:t>,</w:t>
      </w:r>
      <w:r>
        <w:t xml:space="preserve"> można bez problemu uruchomić na wszystkich systemach operacyjnych np. Windows, Linux, Solaris. Jest to możliwe dzięki stworzeniu środowiska uruchomieniowego JRE (ang. Java </w:t>
      </w:r>
      <w:proofErr w:type="spellStart"/>
      <w:r>
        <w:t>Runtime</w:t>
      </w:r>
      <w:proofErr w:type="spellEnd"/>
      <w:r>
        <w:t xml:space="preserve"> </w:t>
      </w:r>
      <w:proofErr w:type="spellStart"/>
      <w:r>
        <w:t>Enviroment</w:t>
      </w:r>
      <w:proofErr w:type="spellEnd"/>
      <w:r>
        <w:t xml:space="preserve"> ), które składa się z wirtualnej maszyny Java JVM (ang. Java </w:t>
      </w:r>
      <w:proofErr w:type="spellStart"/>
      <w:r>
        <w:t>Virtual</w:t>
      </w:r>
      <w:proofErr w:type="spellEnd"/>
      <w:r>
        <w:t xml:space="preserve"> </w:t>
      </w:r>
      <w:proofErr w:type="spellStart"/>
      <w:r>
        <w:t>Machine</w:t>
      </w:r>
      <w:proofErr w:type="spellEnd"/>
      <w:r>
        <w:t xml:space="preserve"> ).</w:t>
      </w:r>
    </w:p>
    <w:p w:rsidR="002D0E7F" w:rsidRDefault="002D0E7F" w:rsidP="002D0E7F">
      <w:pPr>
        <w:pStyle w:val="NormalnyIn"/>
      </w:pPr>
      <w:r w:rsidRPr="001D673A">
        <w:tab/>
      </w:r>
      <w:r>
        <w:t>Java</w:t>
      </w:r>
      <w:r w:rsidR="002C326A">
        <w:t xml:space="preserve"> 2</w:t>
      </w:r>
      <w:r w:rsidR="00B81D3B">
        <w:t xml:space="preserve"> EE</w:t>
      </w:r>
      <w:r w:rsidR="000370FC">
        <w:t>,</w:t>
      </w:r>
      <w:r w:rsidR="00B81D3B">
        <w:t xml:space="preserve"> jest szeroko rozpowszechnioną oraz używaną platformą programistyczną</w:t>
      </w:r>
      <w:r w:rsidR="001D673A">
        <w:t xml:space="preserve"> opracowaną dla </w:t>
      </w:r>
      <w:r>
        <w:t>języka Java. Definiuje ona standardy oraz wzorce projektowe dla tworzenia oprogramowania opartego o wielowarstwową architekturę komponentową uruchamianego na serwerach aplikacyjnych.</w:t>
      </w:r>
      <w:r w:rsidR="002C326A">
        <w:t xml:space="preserve"> </w:t>
      </w:r>
      <w:r w:rsidR="00B21824" w:rsidRPr="00B21824">
        <w:t xml:space="preserve">Jest to rozwinięcie koncepcji </w:t>
      </w:r>
      <w:commentRangeStart w:id="1924"/>
      <w:r w:rsidR="00B21824" w:rsidRPr="00B21824">
        <w:t>„napisz raz,</w:t>
      </w:r>
      <w:ins w:id="1925" w:author="Sebastian Łuczak" w:date="2011-08-31T20:18:00Z">
        <w:r w:rsidR="00CC0A3B">
          <w:t xml:space="preserve"> a</w:t>
        </w:r>
      </w:ins>
      <w:r w:rsidR="00B21824" w:rsidRPr="00B21824">
        <w:t xml:space="preserve"> uruchomisz wszędzie”, </w:t>
      </w:r>
      <w:commentRangeEnd w:id="1924"/>
      <w:r w:rsidR="00CC0A3B">
        <w:rPr>
          <w:rStyle w:val="Odwoaniedokomentarza"/>
          <w:rFonts w:ascii="Calibri" w:eastAsia="Calibri" w:hAnsi="Calibri"/>
          <w:lang w:eastAsia="en-US"/>
        </w:rPr>
        <w:commentReference w:id="1924"/>
      </w:r>
      <w:r w:rsidR="00B21824" w:rsidRPr="00B21824">
        <w:t xml:space="preserve">obowiązującej w programowaniu aplikacji </w:t>
      </w:r>
      <w:commentRangeStart w:id="1926"/>
      <w:r w:rsidR="00B21824" w:rsidRPr="00B21824">
        <w:t>WWW</w:t>
      </w:r>
      <w:commentRangeEnd w:id="1926"/>
      <w:r w:rsidR="00676162">
        <w:rPr>
          <w:rStyle w:val="Odwoaniedokomentarza"/>
          <w:rFonts w:ascii="Calibri" w:eastAsia="Calibri" w:hAnsi="Calibri"/>
          <w:lang w:eastAsia="en-US"/>
        </w:rPr>
        <w:commentReference w:id="1926"/>
      </w:r>
      <w:ins w:id="1927" w:author="Sebastian Łuczak" w:date="2011-08-31T20:18:00Z">
        <w:r w:rsidR="00CC0A3B">
          <w:t xml:space="preserve"> </w:t>
        </w:r>
      </w:ins>
      <w:sdt>
        <w:sdtPr>
          <w:id w:val="6238179"/>
          <w:citation/>
        </w:sdtPr>
        <w:sdtContent>
          <w:fldSimple w:instr=" CITATION Nac08 \l 1045 ">
            <w:r w:rsidR="00726470">
              <w:rPr>
                <w:noProof/>
              </w:rPr>
              <w:t>[12]</w:t>
            </w:r>
          </w:fldSimple>
        </w:sdtContent>
      </w:sdt>
      <w:r w:rsidR="00E70A90">
        <w:rPr>
          <w:color w:val="FF0000"/>
        </w:rPr>
        <w:t>.</w:t>
      </w:r>
      <w:r w:rsidR="00B21824">
        <w:t xml:space="preserve"> </w:t>
      </w:r>
      <w:r w:rsidR="002C326A">
        <w:t xml:space="preserve">W jej skład wchodzą </w:t>
      </w:r>
      <w:del w:id="1928" w:author="Sebastian Łuczak" w:date="2011-08-31T20:18:00Z">
        <w:r w:rsidR="002C326A" w:rsidDel="00CC0A3B">
          <w:delText>serwety</w:delText>
        </w:r>
      </w:del>
      <w:ins w:id="1929" w:author="Sebastian Łuczak" w:date="2011-08-31T20:18:00Z">
        <w:r w:rsidR="00CC0A3B">
          <w:t>serwery</w:t>
        </w:r>
      </w:ins>
      <w:r w:rsidR="002C326A">
        <w:t xml:space="preserve">, </w:t>
      </w:r>
      <w:r w:rsidR="002C326A">
        <w:lastRenderedPageBreak/>
        <w:t xml:space="preserve">komponenty EJB (ang. </w:t>
      </w:r>
      <w:proofErr w:type="spellStart"/>
      <w:r w:rsidR="002C326A">
        <w:t>Enterprise</w:t>
      </w:r>
      <w:proofErr w:type="spellEnd"/>
      <w:r w:rsidR="002C326A">
        <w:t xml:space="preserve"> </w:t>
      </w:r>
      <w:proofErr w:type="spellStart"/>
      <w:r w:rsidR="002C326A">
        <w:t>JavaBeans</w:t>
      </w:r>
      <w:proofErr w:type="spellEnd"/>
      <w:r w:rsidR="002C326A">
        <w:t>), usługi Web Service, pliki JSP, XML oraz inne elementy ściśle związane z wytwarzaniem aplikacji WWW takie jak HTML</w:t>
      </w:r>
      <w:del w:id="1930" w:author="Sebastian Łuczak" w:date="2011-08-31T20:18:00Z">
        <w:r w:rsidR="002C326A" w:rsidDel="00CC0A3B">
          <w:delText xml:space="preserve">, </w:delText>
        </w:r>
      </w:del>
      <w:ins w:id="1931" w:author="Sebastian Łuczak" w:date="2011-08-31T20:18:00Z">
        <w:r w:rsidR="00CC0A3B">
          <w:t xml:space="preserve"> i </w:t>
        </w:r>
      </w:ins>
      <w:r w:rsidR="002C326A">
        <w:t xml:space="preserve">CSS.  </w:t>
      </w:r>
      <w:r>
        <w:t xml:space="preserve"> </w:t>
      </w:r>
    </w:p>
    <w:p w:rsidR="002D0E7F" w:rsidRDefault="002D0E7F" w:rsidP="002D0E7F">
      <w:pPr>
        <w:pStyle w:val="NormalnyIn"/>
      </w:pPr>
      <w:r>
        <w:t>Standard J</w:t>
      </w:r>
      <w:r w:rsidR="002C326A">
        <w:t>2</w:t>
      </w:r>
      <w:r>
        <w:t xml:space="preserve">EE obejmuje liczne interfejsy wspomagające programistę np. przy zapewnianiu bezpieczeństwa, definiowaniu interfejsu użytkownika czy też wysyłaniu poczty elektronicznej. </w:t>
      </w:r>
    </w:p>
    <w:p w:rsidR="00296627" w:rsidRDefault="00296627" w:rsidP="0082106B">
      <w:pPr>
        <w:pStyle w:val="Nagwek3"/>
      </w:pPr>
      <w:bookmarkStart w:id="1932" w:name="_Toc302723923"/>
      <w:r>
        <w:t xml:space="preserve">Apache </w:t>
      </w:r>
      <w:proofErr w:type="spellStart"/>
      <w:r>
        <w:t>Tomcat</w:t>
      </w:r>
      <w:bookmarkEnd w:id="1932"/>
      <w:proofErr w:type="spellEnd"/>
      <w:r>
        <w:t xml:space="preserve"> </w:t>
      </w:r>
      <w:r>
        <w:tab/>
      </w:r>
    </w:p>
    <w:p w:rsidR="00296627" w:rsidRDefault="00296627" w:rsidP="0082106B">
      <w:pPr>
        <w:pStyle w:val="NormalnyIn"/>
        <w:ind w:firstLine="0"/>
      </w:pPr>
      <w:r>
        <w:t xml:space="preserve">Nierozłącznym elementem aplikacji WWW jest serwer. W naszym </w:t>
      </w:r>
      <w:r w:rsidR="009C3FF7">
        <w:t>projekcie</w:t>
      </w:r>
      <w:r>
        <w:t xml:space="preserve"> wykorzystujemy darmową, rozpowszechnianą na zasadzie </w:t>
      </w:r>
      <w:proofErr w:type="spellStart"/>
      <w:r>
        <w:t>open-source</w:t>
      </w:r>
      <w:proofErr w:type="spellEnd"/>
      <w:r>
        <w:t xml:space="preserve"> </w:t>
      </w:r>
      <w:del w:id="1933" w:author="Sebastian Łuczak" w:date="2011-08-31T20:19:00Z">
        <w:r w:rsidDel="00CC0A3B">
          <w:delText>implementacje</w:delText>
        </w:r>
        <w:r w:rsidR="005D3FA5" w:rsidDel="00CC0A3B">
          <w:delText xml:space="preserve"> </w:delText>
        </w:r>
        <w:r w:rsidDel="00CC0A3B">
          <w:delText xml:space="preserve"> </w:delText>
        </w:r>
      </w:del>
      <w:ins w:id="1934" w:author="Sebastian Łuczak" w:date="2011-08-31T20:19:00Z">
        <w:r w:rsidR="00CC0A3B">
          <w:t xml:space="preserve">implementację </w:t>
        </w:r>
      </w:ins>
      <w:r>
        <w:t xml:space="preserve">Apache </w:t>
      </w:r>
      <w:proofErr w:type="spellStart"/>
      <w:r>
        <w:t>Tomcat</w:t>
      </w:r>
      <w:proofErr w:type="spellEnd"/>
      <w:r>
        <w:t xml:space="preserve"> 6.0.32. Jest to kontener aplikacji webowych </w:t>
      </w:r>
      <w:r w:rsidR="005D3FA5">
        <w:t xml:space="preserve">(ang. Web </w:t>
      </w:r>
      <w:proofErr w:type="spellStart"/>
      <w:r w:rsidR="005D3FA5">
        <w:t>container</w:t>
      </w:r>
      <w:proofErr w:type="spellEnd"/>
      <w:r w:rsidR="005D3FA5">
        <w:t xml:space="preserve">) </w:t>
      </w:r>
      <w:r>
        <w:t xml:space="preserve">będący serwerem, który umożliwia uruchamianie aplikacji internetowych wykonanych w technologiach Java </w:t>
      </w:r>
      <w:proofErr w:type="spellStart"/>
      <w:r>
        <w:t>servlets</w:t>
      </w:r>
      <w:proofErr w:type="spellEnd"/>
      <w:r>
        <w:t xml:space="preserve"> lub te</w:t>
      </w:r>
      <w:r w:rsidR="009C3FF7">
        <w:t xml:space="preserve">ż JSP (ang. Java Server </w:t>
      </w:r>
      <w:proofErr w:type="spellStart"/>
      <w:r w:rsidR="009C3FF7">
        <w:t>Pages</w:t>
      </w:r>
      <w:proofErr w:type="spellEnd"/>
      <w:r w:rsidR="009C3FF7">
        <w:t>).</w:t>
      </w:r>
      <w:r w:rsidR="002A727E">
        <w:t xml:space="preserve"> </w:t>
      </w:r>
      <w:ins w:id="1935" w:author="Sebastian Łuczak" w:date="2011-08-31T23:58:00Z">
        <w:r w:rsidR="00C05C81">
          <w:t>Jest on w pełni kompatybilny z wymaganiami aplikacji opartych na J2EE.</w:t>
        </w:r>
      </w:ins>
    </w:p>
    <w:p w:rsidR="00C138F3" w:rsidRDefault="002B45BF" w:rsidP="00C138F3">
      <w:pPr>
        <w:pStyle w:val="Nagwek3"/>
      </w:pPr>
      <w:bookmarkStart w:id="1936" w:name="_Toc302723924"/>
      <w:r>
        <w:t>Architektura REST</w:t>
      </w:r>
      <w:bookmarkEnd w:id="1936"/>
    </w:p>
    <w:p w:rsidR="00C138F3" w:rsidRDefault="00C138F3" w:rsidP="0082106B">
      <w:pPr>
        <w:pStyle w:val="NormalnyIn"/>
        <w:ind w:firstLine="0"/>
      </w:pPr>
      <w:r w:rsidRPr="00C138F3">
        <w:t xml:space="preserve">REST ( ang. </w:t>
      </w:r>
      <w:proofErr w:type="spellStart"/>
      <w:r w:rsidRPr="00C138F3">
        <w:t>Representational</w:t>
      </w:r>
      <w:proofErr w:type="spellEnd"/>
      <w:r w:rsidRPr="00C138F3">
        <w:t xml:space="preserve"> State Transfer ) jest </w:t>
      </w:r>
      <w:del w:id="1937" w:author="Sebastian Łuczak" w:date="2011-08-31T20:19:00Z">
        <w:r w:rsidRPr="00C138F3" w:rsidDel="00CC0A3B">
          <w:delText xml:space="preserve">to </w:delText>
        </w:r>
      </w:del>
      <w:r w:rsidRPr="00C138F3">
        <w:t>wzor</w:t>
      </w:r>
      <w:del w:id="1938" w:author="Sebastian Łuczak" w:date="2011-08-31T20:19:00Z">
        <w:r w:rsidRPr="00C138F3" w:rsidDel="00CC0A3B">
          <w:delText>ze</w:delText>
        </w:r>
      </w:del>
      <w:r w:rsidRPr="00C138F3">
        <w:t>c</w:t>
      </w:r>
      <w:ins w:id="1939" w:author="Sebastian Łuczak" w:date="2011-08-31T20:19:00Z">
        <w:r w:rsidR="00CC0A3B">
          <w:t>em</w:t>
        </w:r>
      </w:ins>
      <w:r w:rsidRPr="00C138F3">
        <w:t xml:space="preserve"> </w:t>
      </w:r>
      <w:r>
        <w:t>architektoniczny</w:t>
      </w:r>
      <w:ins w:id="1940" w:author="Sebastian Łuczak" w:date="2011-08-31T20:19:00Z">
        <w:r w:rsidR="00CC0A3B">
          <w:t>m</w:t>
        </w:r>
      </w:ins>
      <w:r>
        <w:t xml:space="preserve"> oparty</w:t>
      </w:r>
      <w:ins w:id="1941" w:author="Sebastian Łuczak" w:date="2011-08-31T20:19:00Z">
        <w:r w:rsidR="00CC0A3B">
          <w:t>m</w:t>
        </w:r>
      </w:ins>
      <w:r>
        <w:t xml:space="preserve"> na standardzie aplikacji internetowych</w:t>
      </w:r>
      <w:r w:rsidR="00E603D8">
        <w:t xml:space="preserve"> tworzonych </w:t>
      </w:r>
      <w:r>
        <w:t>w</w:t>
      </w:r>
      <w:r w:rsidR="00E603D8">
        <w:t>e</w:t>
      </w:r>
      <w:r>
        <w:t>dług modelu klient-serwer</w:t>
      </w:r>
      <w:r w:rsidR="00C227F5">
        <w:t>,</w:t>
      </w:r>
      <w:r>
        <w:t xml:space="preserve"> </w:t>
      </w:r>
      <w:r w:rsidR="00E603D8">
        <w:t>komunikujących</w:t>
      </w:r>
      <w:r>
        <w:t xml:space="preserve"> się poprzez protokół HTTP. Wprowadza on szereg usprawnień i udogodnień mających na celu poprawienie wydajności, skalowalności oraz edycyjności usług internetowych (ang. Web Services). </w:t>
      </w:r>
    </w:p>
    <w:p w:rsidR="0071502F" w:rsidRDefault="00C138F3" w:rsidP="00A77C6A">
      <w:pPr>
        <w:pStyle w:val="NormalnyIn"/>
      </w:pPr>
      <w:r>
        <w:t>Podstawowym założeniem wspomnianej architektury</w:t>
      </w:r>
      <w:del w:id="1942" w:author="Sebastian Łuczak" w:date="2011-08-31T20:19:00Z">
        <w:r w:rsidR="00C227F5" w:rsidDel="00CC0A3B">
          <w:delText>,</w:delText>
        </w:r>
      </w:del>
      <w:r>
        <w:t xml:space="preserve"> jest trak</w:t>
      </w:r>
      <w:r w:rsidR="00A77C6A">
        <w:t>towanie danych oraz funkcji</w:t>
      </w:r>
      <w:r>
        <w:t xml:space="preserve"> jako zasobów łatwo dostępnych poprzez identyfikatory URI (ang</w:t>
      </w:r>
      <w:ins w:id="1943" w:author="Sebastian Łuczak" w:date="2011-09-02T10:16:00Z">
        <w:r w:rsidR="009864F9">
          <w:t>.</w:t>
        </w:r>
      </w:ins>
      <w:r>
        <w:t xml:space="preserve"> Uniform Resources </w:t>
      </w:r>
      <w:proofErr w:type="spellStart"/>
      <w:r>
        <w:t>Identifi</w:t>
      </w:r>
      <w:r w:rsidR="00D07A1D">
        <w:t>e</w:t>
      </w:r>
      <w:r>
        <w:t>rs</w:t>
      </w:r>
      <w:proofErr w:type="spellEnd"/>
      <w:r>
        <w:t>), będących najczęściej hiperłączami w sieci.</w:t>
      </w:r>
      <w:r w:rsidR="00D07A1D">
        <w:t xml:space="preserve"> </w:t>
      </w:r>
      <w:r w:rsidR="00B21824" w:rsidRPr="00B21824">
        <w:t>Serwer albo usługa WWW reaguje na żądania i dzięki mechanizmo</w:t>
      </w:r>
      <w:r w:rsidR="00B21824">
        <w:t xml:space="preserve">wi negocjacji zawartości (ang. </w:t>
      </w:r>
      <w:proofErr w:type="spellStart"/>
      <w:r w:rsidR="00B21824">
        <w:t>c</w:t>
      </w:r>
      <w:r w:rsidR="00B21824" w:rsidRPr="00B21824">
        <w:t>ontent</w:t>
      </w:r>
      <w:proofErr w:type="spellEnd"/>
      <w:r w:rsidR="00B21824" w:rsidRPr="00B21824">
        <w:t xml:space="preserve"> </w:t>
      </w:r>
      <w:proofErr w:type="spellStart"/>
      <w:r w:rsidR="00B21824" w:rsidRPr="00B21824">
        <w:t>negotiation</w:t>
      </w:r>
      <w:proofErr w:type="spellEnd"/>
      <w:r w:rsidR="00B21824" w:rsidRPr="00B21824">
        <w:t xml:space="preserve">) dobiera </w:t>
      </w:r>
      <w:r w:rsidR="00B21824">
        <w:t>możliwie najlepszą reprezentację</w:t>
      </w:r>
      <w:r w:rsidR="00B21824" w:rsidRPr="00B21824">
        <w:t xml:space="preserve"> danych spełniającą warunki żądania. Zaletą takiego rozwiązania jest możliwość  przesyłanie zasobów posiadających wiele różnych repr</w:t>
      </w:r>
      <w:r w:rsidR="00B21824">
        <w:t xml:space="preserve">ezentacji np. </w:t>
      </w:r>
      <w:proofErr w:type="spellStart"/>
      <w:ins w:id="1944" w:author="Sebastian Łuczak" w:date="2011-08-31T20:20:00Z">
        <w:r w:rsidR="00CC0A3B">
          <w:t>plain-</w:t>
        </w:r>
      </w:ins>
      <w:r w:rsidR="00B21824">
        <w:t>text</w:t>
      </w:r>
      <w:proofErr w:type="spellEnd"/>
      <w:r w:rsidR="00B21824">
        <w:t xml:space="preserve">, </w:t>
      </w:r>
      <w:proofErr w:type="spellStart"/>
      <w:r w:rsidR="00B21824">
        <w:t>xml</w:t>
      </w:r>
      <w:proofErr w:type="spellEnd"/>
      <w:r w:rsidR="00B21824">
        <w:t xml:space="preserve">, </w:t>
      </w:r>
      <w:proofErr w:type="spellStart"/>
      <w:r w:rsidR="00B21824">
        <w:t>json</w:t>
      </w:r>
      <w:proofErr w:type="spellEnd"/>
      <w:r w:rsidR="00B21824">
        <w:t xml:space="preserve">. </w:t>
      </w:r>
      <w:r w:rsidR="00B21824" w:rsidRPr="00B21824">
        <w:t xml:space="preserve">Innym kluczowym pomysłem wykorzystywanym w architekturze REST jest pojęcie jednorodnego interfejsu (ang. uniform </w:t>
      </w:r>
      <w:proofErr w:type="spellStart"/>
      <w:r w:rsidR="00B21824" w:rsidRPr="00B21824">
        <w:t>interface</w:t>
      </w:r>
      <w:proofErr w:type="spellEnd"/>
      <w:r w:rsidR="00B21824" w:rsidRPr="00B21824">
        <w:t>), czyli standardowego zbioru metod wykorzystywanych do określonych czynności. W protokole HTTP najczęściej stosowane są metody PUT, GET, POST, DELETE odpowiadające operacjom CRUD – (</w:t>
      </w:r>
      <w:proofErr w:type="spellStart"/>
      <w:r w:rsidR="00B21824" w:rsidRPr="00B21824">
        <w:t>Create</w:t>
      </w:r>
      <w:proofErr w:type="spellEnd"/>
      <w:r w:rsidR="00B21824" w:rsidRPr="00B21824">
        <w:t xml:space="preserve">, </w:t>
      </w:r>
      <w:proofErr w:type="spellStart"/>
      <w:r w:rsidR="00B21824" w:rsidRPr="00B21824">
        <w:t>Retrieve</w:t>
      </w:r>
      <w:proofErr w:type="spellEnd"/>
      <w:r w:rsidR="00B21824" w:rsidRPr="00B21824">
        <w:t xml:space="preserve">, </w:t>
      </w:r>
      <w:proofErr w:type="spellStart"/>
      <w:r w:rsidR="00B21824" w:rsidRPr="00B21824">
        <w:t>Update</w:t>
      </w:r>
      <w:proofErr w:type="spellEnd"/>
      <w:r w:rsidR="00B21824" w:rsidRPr="00B21824">
        <w:t xml:space="preserve">, </w:t>
      </w:r>
      <w:proofErr w:type="spellStart"/>
      <w:r w:rsidR="00B21824" w:rsidRPr="00B21824">
        <w:t>Delete</w:t>
      </w:r>
      <w:proofErr w:type="spellEnd"/>
      <w:r w:rsidR="00B21824" w:rsidRPr="00B21824">
        <w:t xml:space="preserve"> ) znanym z baz danych </w:t>
      </w:r>
      <w:sdt>
        <w:sdtPr>
          <w:id w:val="6238183"/>
          <w:citation/>
        </w:sdtPr>
        <w:sdtContent>
          <w:fldSimple w:instr=" CITATION Nac08 \l 1045 ">
            <w:r w:rsidR="00726470">
              <w:rPr>
                <w:noProof/>
              </w:rPr>
              <w:t>[12]</w:t>
            </w:r>
          </w:fldSimple>
        </w:sdtContent>
      </w:sdt>
      <w:r w:rsidR="00B01635">
        <w:t>.</w:t>
      </w:r>
    </w:p>
    <w:p w:rsidR="00CC0A3B" w:rsidRDefault="00CC0A3B" w:rsidP="00CC0A3B">
      <w:pPr>
        <w:pStyle w:val="NormalnyIn"/>
      </w:pPr>
      <w:moveToRangeStart w:id="1945" w:author="Sebastian Łuczak" w:date="2011-08-31T20:20:00Z" w:name="move302585359"/>
      <w:moveTo w:id="1946" w:author="Sebastian Łuczak" w:date="2011-08-31T20:20:00Z">
        <w:r>
          <w:t xml:space="preserve">Udogodnienia te sprawiają, że aplikacje oparte na wzorcu REST stają się proste, lekkie, oraz bardzo wydajne. </w:t>
        </w:r>
      </w:moveTo>
    </w:p>
    <w:moveToRangeEnd w:id="1945"/>
    <w:p w:rsidR="00D07A1D" w:rsidRPr="00A77C6A" w:rsidRDefault="0071502F" w:rsidP="00A77C6A">
      <w:pPr>
        <w:pStyle w:val="NormalnyIn"/>
      </w:pPr>
      <w:r>
        <w:lastRenderedPageBreak/>
        <w:t>Wzorzec REST jest</w:t>
      </w:r>
      <w:r w:rsidR="00D07A1D" w:rsidRPr="00A77C6A">
        <w:t xml:space="preserve"> alternatywą dla dobrze znanego standardu SOAP (ang. Simple </w:t>
      </w:r>
      <w:proofErr w:type="spellStart"/>
      <w:r w:rsidR="00D07A1D" w:rsidRPr="00A77C6A">
        <w:t>Object</w:t>
      </w:r>
      <w:proofErr w:type="spellEnd"/>
      <w:r w:rsidR="00D07A1D" w:rsidRPr="00A77C6A">
        <w:t xml:space="preserve"> Access </w:t>
      </w:r>
      <w:proofErr w:type="spellStart"/>
      <w:r w:rsidR="00D07A1D" w:rsidRPr="00A77C6A">
        <w:t>Protocol</w:t>
      </w:r>
      <w:proofErr w:type="spellEnd"/>
      <w:del w:id="1947" w:author="Sebastian Łuczak" w:date="2011-09-02T10:16:00Z">
        <w:r w:rsidR="00D07A1D" w:rsidRPr="00A77C6A" w:rsidDel="009864F9">
          <w:delText xml:space="preserve"> </w:delText>
        </w:r>
      </w:del>
      <w:r w:rsidR="00D07A1D" w:rsidRPr="00A77C6A">
        <w:t>)</w:t>
      </w:r>
      <w:r w:rsidR="00C227F5" w:rsidRPr="00A77C6A">
        <w:t>,</w:t>
      </w:r>
      <w:r w:rsidR="00D07A1D" w:rsidRPr="00A77C6A">
        <w:t xml:space="preserve"> </w:t>
      </w:r>
      <w:r w:rsidR="00020764" w:rsidRPr="00A77C6A">
        <w:t xml:space="preserve">oferującego cały wachlarz zaawansowanych możliwości, </w:t>
      </w:r>
      <w:r w:rsidR="00A77C6A">
        <w:t>będącego</w:t>
      </w:r>
      <w:r w:rsidR="00020764" w:rsidRPr="00A77C6A">
        <w:t xml:space="preserve"> neutralnym dla protokołów warstwy transportowej. Niestety</w:t>
      </w:r>
      <w:r w:rsidR="00C227F5" w:rsidRPr="00A77C6A">
        <w:t>,</w:t>
      </w:r>
      <w:r w:rsidR="00020764" w:rsidRPr="00A77C6A">
        <w:t xml:space="preserve"> główną wadą </w:t>
      </w:r>
      <w:r w:rsidR="00A77C6A">
        <w:t xml:space="preserve">standardu SOAP </w:t>
      </w:r>
      <w:r w:rsidR="00020764" w:rsidRPr="00A77C6A">
        <w:t>jest potrzeba zło</w:t>
      </w:r>
      <w:r w:rsidR="00317A4A">
        <w:t>żonej konfiguracji oraz opisu.</w:t>
      </w:r>
    </w:p>
    <w:p w:rsidR="00C138F3" w:rsidDel="00CC0A3B" w:rsidRDefault="00D07A1D" w:rsidP="00C138F3">
      <w:pPr>
        <w:pStyle w:val="NormalnyIn"/>
      </w:pPr>
      <w:moveFromRangeStart w:id="1948" w:author="Sebastian Łuczak" w:date="2011-08-31T20:20:00Z" w:name="move302585359"/>
      <w:moveFrom w:id="1949" w:author="Sebastian Łuczak" w:date="2011-08-31T20:20:00Z">
        <w:r w:rsidDel="00CC0A3B">
          <w:t xml:space="preserve">Udogodnienia te sprawiają, że </w:t>
        </w:r>
        <w:r w:rsidR="00C227F5" w:rsidDel="00CC0A3B">
          <w:t>aplikacje oparte na</w:t>
        </w:r>
        <w:r w:rsidR="00C138F3" w:rsidDel="00CC0A3B">
          <w:t xml:space="preserve"> wzorcu</w:t>
        </w:r>
        <w:r w:rsidR="00C227F5" w:rsidDel="00CC0A3B">
          <w:t xml:space="preserve"> REST</w:t>
        </w:r>
        <w:r w:rsidR="00C138F3" w:rsidDel="00CC0A3B">
          <w:t xml:space="preserve"> stają się proste, lekkie, oraz bardzo wydajne. </w:t>
        </w:r>
      </w:moveFrom>
    </w:p>
    <w:moveFromRangeEnd w:id="1948"/>
    <w:p w:rsidR="00E603D8" w:rsidRDefault="00C227F5" w:rsidP="00C138F3">
      <w:pPr>
        <w:pStyle w:val="NormalnyIn"/>
      </w:pPr>
      <w:r>
        <w:t xml:space="preserve">Użyta architektura </w:t>
      </w:r>
      <w:r w:rsidR="00E603D8">
        <w:t>posiada wiele im</w:t>
      </w:r>
      <w:r w:rsidR="004C572A">
        <w:t>plementacji, jedną z nich jest p</w:t>
      </w:r>
      <w:r w:rsidR="00E603D8">
        <w:t xml:space="preserve">rojekt Jersey, wykorzystywany w naszej pracy do stworzenia usługi internetowej komunikującej się z telefonem komórkowym. </w:t>
      </w:r>
    </w:p>
    <w:p w:rsidR="00E7232E" w:rsidRDefault="00E603D8" w:rsidP="00E7232E">
      <w:pPr>
        <w:pStyle w:val="NormalnyIn"/>
      </w:pPr>
      <w:r>
        <w:t xml:space="preserve">Jersey jest wolno dostępną implementacją </w:t>
      </w:r>
      <w:proofErr w:type="spellStart"/>
      <w:r>
        <w:t>JAX-RS</w:t>
      </w:r>
      <w:proofErr w:type="spellEnd"/>
      <w:r>
        <w:t xml:space="preserve"> (ang. Java API for </w:t>
      </w:r>
      <w:proofErr w:type="spellStart"/>
      <w:r>
        <w:t>RESTful</w:t>
      </w:r>
      <w:proofErr w:type="spellEnd"/>
      <w:r>
        <w:t xml:space="preserve"> Web Services)</w:t>
      </w:r>
      <w:r w:rsidR="00C227F5">
        <w:t>,</w:t>
      </w:r>
      <w:r>
        <w:t xml:space="preserve"> udostępniającą mechanizm adnotacji, który to </w:t>
      </w:r>
      <w:r w:rsidR="00C227F5">
        <w:t>znacznie</w:t>
      </w:r>
      <w:r>
        <w:t xml:space="preserve"> ułatwia programistom tworzenie aplikacji. </w:t>
      </w:r>
    </w:p>
    <w:p w:rsidR="00A77C6A" w:rsidRPr="00E7232E" w:rsidRDefault="00A77C6A" w:rsidP="00E7232E">
      <w:pPr>
        <w:pStyle w:val="NormalnyIn"/>
      </w:pPr>
      <w:r>
        <w:t>Dodatkowym atutem przy wyborze tego wzorca jest fakt, iż współcześnie jest to niezwykle popularna architektura przy programowaniu aplikacji na system Android.</w:t>
      </w:r>
    </w:p>
    <w:p w:rsidR="00D07A1D" w:rsidRDefault="00D07A1D" w:rsidP="0082106B">
      <w:pPr>
        <w:pStyle w:val="Nagwek3"/>
        <w:rPr>
          <w:rStyle w:val="apple-style-span"/>
          <w:szCs w:val="16"/>
          <w:shd w:val="clear" w:color="auto" w:fill="FFFFFF"/>
        </w:rPr>
      </w:pPr>
      <w:bookmarkStart w:id="1950" w:name="_Toc302723925"/>
      <w:r w:rsidRPr="00D07A1D">
        <w:t xml:space="preserve">JSON - </w:t>
      </w:r>
      <w:proofErr w:type="spellStart"/>
      <w:r w:rsidRPr="00D07A1D">
        <w:rPr>
          <w:rStyle w:val="apple-style-span"/>
          <w:szCs w:val="16"/>
          <w:shd w:val="clear" w:color="auto" w:fill="FFFFFF"/>
        </w:rPr>
        <w:t>JavaScript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Object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Notation</w:t>
      </w:r>
      <w:bookmarkEnd w:id="1950"/>
      <w:proofErr w:type="spellEnd"/>
    </w:p>
    <w:p w:rsidR="00020764" w:rsidRPr="004843B4" w:rsidRDefault="00A77C6A" w:rsidP="0082106B">
      <w:pPr>
        <w:pStyle w:val="NormalnyIn"/>
        <w:ind w:firstLine="0"/>
      </w:pPr>
      <w:r>
        <w:t xml:space="preserve">Wybierając format danych zależało nam na prostocie, niezależności od platformy i </w:t>
      </w:r>
      <w:del w:id="1951" w:author="Sebastian Łuczak" w:date="2011-08-31T20:20:00Z">
        <w:r w:rsidDel="00CC0A3B">
          <w:delText xml:space="preserve">prostoty </w:delText>
        </w:r>
      </w:del>
      <w:ins w:id="1952" w:author="Sebastian Łuczak" w:date="2011-08-31T20:20:00Z">
        <w:r w:rsidR="00CC0A3B">
          <w:t>ła</w:t>
        </w:r>
      </w:ins>
      <w:ins w:id="1953" w:author="Sebastian Łuczak" w:date="2011-08-31T20:21:00Z">
        <w:r w:rsidR="00CC0A3B">
          <w:t xml:space="preserve">twości </w:t>
        </w:r>
      </w:ins>
      <w:del w:id="1954" w:author="Sebastian Łuczak" w:date="2011-08-31T20:21:00Z">
        <w:r w:rsidDel="00CC0A3B">
          <w:delText xml:space="preserve">przy wyszukiwaniu </w:delText>
        </w:r>
      </w:del>
      <w:ins w:id="1955" w:author="Sebastian Łuczak" w:date="2011-08-31T20:21:00Z">
        <w:r w:rsidR="00CC0A3B">
          <w:t xml:space="preserve">wyszukiwania </w:t>
        </w:r>
      </w:ins>
      <w:r>
        <w:t xml:space="preserve">błędów. Ostatecznie zdecydowaliśmy się na format </w:t>
      </w:r>
      <w:r w:rsidR="00020764">
        <w:t>JSON</w:t>
      </w:r>
      <w:r>
        <w:t>.</w:t>
      </w:r>
      <w:r w:rsidR="00020764">
        <w:t xml:space="preserve"> </w:t>
      </w:r>
      <w:r>
        <w:t>J</w:t>
      </w:r>
      <w:r w:rsidR="00020764">
        <w:t>est to prosty format danych</w:t>
      </w:r>
      <w:r>
        <w:t xml:space="preserve"> służący do wymiany informacji</w:t>
      </w:r>
      <w:r w:rsidR="00020764">
        <w:t>, możliw</w:t>
      </w:r>
      <w:r>
        <w:t>y do odczytania przez człowieka</w:t>
      </w:r>
      <w:r w:rsidR="00020764">
        <w:t xml:space="preserve">. </w:t>
      </w:r>
      <w:r w:rsidR="004843B4">
        <w:t>Początkowo</w:t>
      </w:r>
      <w:r w:rsidR="000E7F93">
        <w:t>,</w:t>
      </w:r>
      <w:r w:rsidR="004843B4">
        <w:t xml:space="preserve"> został stworzony dla języka </w:t>
      </w:r>
      <w:proofErr w:type="spellStart"/>
      <w:r w:rsidR="004843B4">
        <w:t>JavaScript</w:t>
      </w:r>
      <w:proofErr w:type="spellEnd"/>
      <w:r w:rsidR="004843B4">
        <w:t xml:space="preserve"> lecz szybko stał się niezależnym formatem tekstowym posiadającym implementacje w wielu językach programowania</w:t>
      </w:r>
      <w:r>
        <w:t>,</w:t>
      </w:r>
      <w:r w:rsidR="004843B4">
        <w:t xml:space="preserve"> między innymi Java. Jego właści</w:t>
      </w:r>
      <w:r w:rsidR="000E7F93">
        <w:t>wości sprawiają, że staje się</w:t>
      </w:r>
      <w:r w:rsidR="004843B4">
        <w:t xml:space="preserve"> idealnym </w:t>
      </w:r>
      <w:r w:rsidR="004843B4" w:rsidRPr="004843B4">
        <w:t>narzędziem do transmisji uporządkowanych danych poprzez sieć</w:t>
      </w:r>
      <w:r>
        <w:t xml:space="preserve"> </w:t>
      </w:r>
      <w:sdt>
        <w:sdtPr>
          <w:id w:val="6237137"/>
          <w:citation/>
        </w:sdtPr>
        <w:sdtContent>
          <w:fldSimple w:instr=" CITATION Cro06 \l 1045 ">
            <w:r w:rsidR="00726470">
              <w:rPr>
                <w:noProof/>
              </w:rPr>
              <w:t>[14]</w:t>
            </w:r>
          </w:fldSimple>
        </w:sdtContent>
      </w:sdt>
      <w:r w:rsidR="004843B4" w:rsidRPr="004843B4">
        <w:t xml:space="preserve">. </w:t>
      </w:r>
    </w:p>
    <w:p w:rsidR="00C6562C" w:rsidRDefault="000E7F93" w:rsidP="00C6562C">
      <w:pPr>
        <w:pStyle w:val="NormalnyIn"/>
        <w:rPr>
          <w:szCs w:val="20"/>
          <w:shd w:val="clear" w:color="auto" w:fill="FFFFFF"/>
        </w:rPr>
      </w:pPr>
      <w:r>
        <w:t>JSON jest</w:t>
      </w:r>
      <w:r w:rsidR="004843B4" w:rsidRPr="004843B4">
        <w:t xml:space="preserve"> alternatywą dla powszechnie wykorzystywanego w Internecie języka XML (ang. </w:t>
      </w:r>
      <w:proofErr w:type="spellStart"/>
      <w:r w:rsidR="004843B4" w:rsidRPr="004843B4">
        <w:rPr>
          <w:szCs w:val="20"/>
          <w:shd w:val="clear" w:color="auto" w:fill="FFFFFF"/>
        </w:rPr>
        <w:t>eXtensible</w:t>
      </w:r>
      <w:proofErr w:type="spellEnd"/>
      <w:r w:rsidR="004843B4" w:rsidRPr="004843B4">
        <w:rPr>
          <w:szCs w:val="20"/>
          <w:shd w:val="clear" w:color="auto" w:fill="FFFFFF"/>
        </w:rPr>
        <w:t xml:space="preserve"> </w:t>
      </w:r>
      <w:proofErr w:type="spellStart"/>
      <w:r w:rsidR="004843B4" w:rsidRPr="004843B4">
        <w:rPr>
          <w:szCs w:val="20"/>
          <w:shd w:val="clear" w:color="auto" w:fill="FFFFFF"/>
        </w:rPr>
        <w:t>Markup</w:t>
      </w:r>
      <w:proofErr w:type="spellEnd"/>
      <w:r w:rsidR="004843B4" w:rsidRPr="004843B4">
        <w:rPr>
          <w:szCs w:val="20"/>
          <w:shd w:val="clear" w:color="auto" w:fill="FFFFFF"/>
        </w:rPr>
        <w:t xml:space="preserve"> </w:t>
      </w:r>
      <w:proofErr w:type="spellStart"/>
      <w:r w:rsidR="004843B4" w:rsidRPr="004843B4">
        <w:rPr>
          <w:szCs w:val="20"/>
          <w:shd w:val="clear" w:color="auto" w:fill="FFFFFF"/>
        </w:rPr>
        <w:t>Language</w:t>
      </w:r>
      <w:proofErr w:type="spellEnd"/>
      <w:del w:id="1956" w:author="Sebastian Łuczak" w:date="2011-08-31T20:21:00Z">
        <w:r w:rsidR="004843B4" w:rsidRPr="004843B4" w:rsidDel="00CC0A3B">
          <w:rPr>
            <w:szCs w:val="20"/>
            <w:shd w:val="clear" w:color="auto" w:fill="FFFFFF"/>
          </w:rPr>
          <w:delText xml:space="preserve"> </w:delText>
        </w:r>
      </w:del>
      <w:r w:rsidR="004843B4" w:rsidRPr="004843B4">
        <w:rPr>
          <w:szCs w:val="20"/>
          <w:shd w:val="clear" w:color="auto" w:fill="FFFFFF"/>
        </w:rPr>
        <w:t>)</w:t>
      </w:r>
      <w:r w:rsidR="004843B4">
        <w:rPr>
          <w:szCs w:val="20"/>
          <w:shd w:val="clear" w:color="auto" w:fill="FFFFFF"/>
        </w:rPr>
        <w:t>, który wymaga</w:t>
      </w:r>
      <w:r>
        <w:rPr>
          <w:szCs w:val="20"/>
          <w:shd w:val="clear" w:color="auto" w:fill="FFFFFF"/>
        </w:rPr>
        <w:t xml:space="preserve"> znacznie</w:t>
      </w:r>
      <w:r w:rsidR="004843B4">
        <w:rPr>
          <w:szCs w:val="20"/>
          <w:shd w:val="clear" w:color="auto" w:fill="FFFFFF"/>
        </w:rPr>
        <w:t xml:space="preserve"> większych nakładów programistycznych – dodatkowe klasy i obiekty – przy przetwarzaniu danych. </w:t>
      </w:r>
    </w:p>
    <w:p w:rsidR="004C572A" w:rsidRDefault="004C572A" w:rsidP="004C572A">
      <w:pPr>
        <w:pStyle w:val="NormalnyIn"/>
        <w:rPr>
          <w:szCs w:val="20"/>
          <w:shd w:val="clear" w:color="auto" w:fill="FFFFFF"/>
        </w:rPr>
      </w:pPr>
      <w:r>
        <w:rPr>
          <w:szCs w:val="20"/>
          <w:shd w:val="clear" w:color="auto" w:fill="FFFFFF"/>
        </w:rPr>
        <w:t xml:space="preserve">W naszym systemie, po stronie usługi internetowej obsługą wiadomości w formacie JSON zajmuje się </w:t>
      </w:r>
      <w:ins w:id="1957" w:author="Sebastian Łuczak" w:date="2011-08-31T23:59:00Z">
        <w:r w:rsidR="007E6EF2">
          <w:rPr>
            <w:szCs w:val="20"/>
            <w:shd w:val="clear" w:color="auto" w:fill="FFFFFF"/>
          </w:rPr>
          <w:t xml:space="preserve">Framework </w:t>
        </w:r>
      </w:ins>
      <w:r>
        <w:rPr>
          <w:szCs w:val="20"/>
          <w:shd w:val="clear" w:color="auto" w:fill="FFFFFF"/>
        </w:rPr>
        <w:t xml:space="preserve">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6237138"/>
          <w:citation/>
        </w:sdtPr>
        <w:sdtContent>
          <w:r w:rsidR="00C8050F">
            <w:rPr>
              <w:szCs w:val="20"/>
              <w:shd w:val="clear" w:color="auto" w:fill="FFFFFF"/>
            </w:rPr>
            <w:fldChar w:fldCharType="begin"/>
          </w:r>
          <w:r>
            <w:rPr>
              <w:szCs w:val="20"/>
              <w:shd w:val="clear" w:color="auto" w:fill="FFFFFF"/>
            </w:rPr>
            <w:instrText xml:space="preserve"> CITATION Sin11 \l 1045 </w:instrText>
          </w:r>
          <w:r w:rsidR="00C8050F">
            <w:rPr>
              <w:szCs w:val="20"/>
              <w:shd w:val="clear" w:color="auto" w:fill="FFFFFF"/>
            </w:rPr>
            <w:fldChar w:fldCharType="separate"/>
          </w:r>
          <w:r w:rsidR="00726470" w:rsidRPr="00726470">
            <w:rPr>
              <w:noProof/>
              <w:szCs w:val="20"/>
              <w:shd w:val="clear" w:color="auto" w:fill="FFFFFF"/>
            </w:rPr>
            <w:t>[15]</w:t>
          </w:r>
          <w:r w:rsidR="00C8050F">
            <w:rPr>
              <w:szCs w:val="20"/>
              <w:shd w:val="clear" w:color="auto" w:fill="FFFFFF"/>
            </w:rPr>
            <w:fldChar w:fldCharType="end"/>
          </w:r>
        </w:sdtContent>
      </w:sdt>
      <w:r>
        <w:rPr>
          <w:szCs w:val="20"/>
          <w:shd w:val="clear" w:color="auto" w:fill="FFFFFF"/>
        </w:rPr>
        <w:t>.</w:t>
      </w:r>
    </w:p>
    <w:p w:rsidR="004843B4" w:rsidRPr="00245935" w:rsidRDefault="004843B4" w:rsidP="004843B4">
      <w:pPr>
        <w:pStyle w:val="NormalnyIn"/>
        <w:rPr>
          <w:shd w:val="clear" w:color="auto" w:fill="FFFFFF"/>
        </w:rPr>
      </w:pPr>
      <w:r>
        <w:rPr>
          <w:szCs w:val="20"/>
          <w:shd w:val="clear" w:color="auto" w:fill="FFFFFF"/>
        </w:rPr>
        <w:t>Poniżej</w:t>
      </w:r>
      <w:r w:rsidR="000E7F93">
        <w:rPr>
          <w:szCs w:val="20"/>
          <w:shd w:val="clear" w:color="auto" w:fill="FFFFFF"/>
        </w:rPr>
        <w:t>,</w:t>
      </w:r>
      <w:r w:rsidR="00D97606">
        <w:rPr>
          <w:szCs w:val="20"/>
          <w:shd w:val="clear" w:color="auto" w:fill="FFFFFF"/>
        </w:rPr>
        <w:t xml:space="preserve"> prezentujemy</w:t>
      </w:r>
      <w:r>
        <w:rPr>
          <w:szCs w:val="20"/>
          <w:shd w:val="clear" w:color="auto" w:fill="FFFFFF"/>
        </w:rPr>
        <w:t xml:space="preserve"> przykładowy format danych</w:t>
      </w:r>
      <w:r w:rsidR="000E7F93">
        <w:rPr>
          <w:szCs w:val="20"/>
          <w:shd w:val="clear" w:color="auto" w:fill="FFFFFF"/>
        </w:rPr>
        <w:t>,</w:t>
      </w:r>
      <w:r>
        <w:rPr>
          <w:szCs w:val="20"/>
          <w:shd w:val="clear" w:color="auto" w:fill="FFFFFF"/>
        </w:rPr>
        <w:t xml:space="preserve"> przesyłany w naszym systemie </w:t>
      </w:r>
      <w:r w:rsidRPr="00245935">
        <w:rPr>
          <w:shd w:val="clear" w:color="auto" w:fill="FFFFFF"/>
        </w:rPr>
        <w:t xml:space="preserve">pomiędzy telefonem komórkowym a usługą sieciową. </w:t>
      </w:r>
    </w:p>
    <w:p w:rsidR="004843B4" w:rsidRPr="004C6799" w:rsidRDefault="00E94DDA" w:rsidP="004843B4">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004843B4" w:rsidRPr="004C6799">
        <w:rPr>
          <w:rFonts w:ascii="Courier New" w:hAnsi="Courier New" w:cs="Courier New"/>
          <w:sz w:val="22"/>
          <w:szCs w:val="22"/>
          <w:shd w:val="clear" w:color="auto" w:fill="FFFFFF"/>
        </w:rPr>
        <w:t xml:space="preserve"> </w:t>
      </w:r>
      <w:proofErr w:type="spellStart"/>
      <w:r w:rsidR="004843B4" w:rsidRPr="004C6799">
        <w:rPr>
          <w:rFonts w:ascii="Courier New" w:hAnsi="Courier New" w:cs="Courier New"/>
          <w:sz w:val="22"/>
          <w:szCs w:val="22"/>
          <w:shd w:val="clear" w:color="auto" w:fill="FFFFFF"/>
        </w:rPr>
        <w:t>CResponse</w:t>
      </w:r>
      <w:proofErr w:type="spellEnd"/>
      <w:r w:rsidR="000171CD" w:rsidRPr="004C6799">
        <w:rPr>
          <w:rFonts w:ascii="Courier New" w:hAnsi="Courier New" w:cs="Courier New"/>
          <w:sz w:val="22"/>
          <w:szCs w:val="22"/>
          <w:shd w:val="clear" w:color="auto" w:fill="FFFFFF"/>
        </w:rPr>
        <w:t xml:space="preserve"> zapisana w notacji JSON</w:t>
      </w:r>
      <w:r w:rsidR="004843B4" w:rsidRPr="004C6799">
        <w:rPr>
          <w:rFonts w:ascii="Courier New" w:hAnsi="Courier New" w:cs="Courier New"/>
          <w:sz w:val="22"/>
          <w:szCs w:val="22"/>
          <w:shd w:val="clear" w:color="auto" w:fill="FFFFFF"/>
        </w:rPr>
        <w:t>:</w:t>
      </w:r>
    </w:p>
    <w:p w:rsidR="000171CD" w:rsidRPr="004C6799" w:rsidRDefault="004843B4" w:rsidP="000171C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4843B4" w:rsidRPr="004C6799" w:rsidRDefault="000171CD" w:rsidP="000171C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r w:rsidR="004843B4" w:rsidRPr="004C6799">
        <w:rPr>
          <w:rFonts w:ascii="Courier New" w:hAnsi="Courier New" w:cs="Courier New"/>
          <w:sz w:val="22"/>
          <w:szCs w:val="22"/>
          <w:shd w:val="clear" w:color="auto" w:fill="FFFFFF"/>
          <w:lang w:val="en-US"/>
        </w:rPr>
        <w:t>„STATUS” : „EVENT_STATUS_CREATED”,</w:t>
      </w:r>
    </w:p>
    <w:p w:rsidR="004843B4" w:rsidRPr="004C6799" w:rsidRDefault="004843B4" w:rsidP="004843B4">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lastRenderedPageBreak/>
        <w:t xml:space="preserve">  „MESSAGE” : „</w:t>
      </w:r>
      <w:proofErr w:type="spellStart"/>
      <w:r w:rsidRPr="004C6799">
        <w:rPr>
          <w:rFonts w:ascii="Courier New" w:hAnsi="Courier New" w:cs="Courier New"/>
          <w:sz w:val="22"/>
          <w:szCs w:val="22"/>
          <w:shd w:val="clear" w:color="auto" w:fill="FFFFFF"/>
          <w:lang w:val="en-US"/>
        </w:rPr>
        <w:t>przykładowa</w:t>
      </w:r>
      <w:proofErr w:type="spellEnd"/>
      <w:r w:rsidRPr="004C6799">
        <w:rPr>
          <w:rFonts w:ascii="Courier New" w:hAnsi="Courier New" w:cs="Courier New"/>
          <w:sz w:val="22"/>
          <w:szCs w:val="22"/>
          <w:shd w:val="clear" w:color="auto" w:fill="FFFFFF"/>
          <w:lang w:val="en-US"/>
        </w:rPr>
        <w:t xml:space="preserve"> </w:t>
      </w:r>
      <w:proofErr w:type="spellStart"/>
      <w:r w:rsidRPr="004C6799">
        <w:rPr>
          <w:rFonts w:ascii="Courier New" w:hAnsi="Courier New" w:cs="Courier New"/>
          <w:sz w:val="22"/>
          <w:szCs w:val="22"/>
          <w:shd w:val="clear" w:color="auto" w:fill="FFFFFF"/>
          <w:lang w:val="en-US"/>
        </w:rPr>
        <w:t>wiadomość</w:t>
      </w:r>
      <w:proofErr w:type="spellEnd"/>
      <w:r w:rsidRPr="004C6799">
        <w:rPr>
          <w:rFonts w:ascii="Courier New" w:hAnsi="Courier New" w:cs="Courier New"/>
          <w:sz w:val="22"/>
          <w:szCs w:val="22"/>
          <w:shd w:val="clear" w:color="auto" w:fill="FFFFFF"/>
          <w:lang w:val="en-US"/>
        </w:rPr>
        <w:t>”,</w:t>
      </w:r>
    </w:p>
    <w:p w:rsidR="004843B4" w:rsidRPr="004C6799" w:rsidRDefault="004843B4" w:rsidP="004843B4">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C6562C" w:rsidRPr="004C6799" w:rsidRDefault="004843B4" w:rsidP="00C6562C">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B138EA" w:rsidRPr="00C6524B" w:rsidRDefault="00B138EA" w:rsidP="00B138EA">
      <w:pPr>
        <w:pStyle w:val="Nagwek3"/>
      </w:pPr>
      <w:bookmarkStart w:id="1958" w:name="_Toc302291847"/>
      <w:bookmarkStart w:id="1959" w:name="_Toc302723926"/>
      <w:r>
        <w:t xml:space="preserve">System kontroli wersji </w:t>
      </w:r>
      <w:proofErr w:type="spellStart"/>
      <w:r>
        <w:t>Subversion</w:t>
      </w:r>
      <w:proofErr w:type="spellEnd"/>
      <w:r>
        <w:t xml:space="preserve"> </w:t>
      </w:r>
      <w:bookmarkEnd w:id="1958"/>
      <w:r>
        <w:t>1.6</w:t>
      </w:r>
      <w:bookmarkEnd w:id="1959"/>
      <w:r>
        <w:t xml:space="preserve"> </w:t>
      </w:r>
    </w:p>
    <w:p w:rsidR="00B138EA" w:rsidRDefault="00B138EA" w:rsidP="00B138EA">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B138EA" w:rsidRDefault="00B138EA" w:rsidP="00B138EA">
      <w:pPr>
        <w:pStyle w:val="NormalnyIn"/>
        <w:ind w:firstLine="0"/>
      </w:pPr>
      <w:r>
        <w:tab/>
        <w:t xml:space="preserve">W procesie rozwoju naszego projektu zdecydowaliśmy się na darmowe, sprawdzone rozwiązanie w postaci repozytorium </w:t>
      </w:r>
      <w:proofErr w:type="spellStart"/>
      <w:r>
        <w:t>Subversion</w:t>
      </w:r>
      <w:proofErr w:type="spellEnd"/>
      <w:r>
        <w:t xml:space="preserve"> 1.6. Dzięki temu uzyskaliśmy łatwy sposób na współdzielenie kodu aplikacji i nanoszenie </w:t>
      </w:r>
      <w:r w:rsidR="00E94DDA">
        <w:t xml:space="preserve">zmian </w:t>
      </w:r>
      <w:r>
        <w:t>przez dwie osoby w tym samym momencie, jednocześnie zachowując porządek i możliwość wycofania modyfikacji w sytuacji gdy nie przyniosły one oczekiwanych efektów.</w:t>
      </w:r>
    </w:p>
    <w:p w:rsidR="00B138EA" w:rsidRDefault="00B138EA" w:rsidP="00B138EA">
      <w:pPr>
        <w:pStyle w:val="NormalnyIn"/>
        <w:ind w:firstLine="0"/>
      </w:pPr>
      <w:del w:id="1960" w:author="Sebastian Łuczak" w:date="2011-08-31T20:22:00Z">
        <w:r w:rsidDel="00CC0A3B">
          <w:delText xml:space="preserve">Rozwiązanie </w:delText>
        </w:r>
      </w:del>
      <w:proofErr w:type="spellStart"/>
      <w:ins w:id="1961" w:author="Sebastian Łuczak" w:date="2011-08-31T20:22:00Z">
        <w:r w:rsidR="00CC0A3B">
          <w:t>Subversion</w:t>
        </w:r>
        <w:proofErr w:type="spellEnd"/>
        <w:r w:rsidR="00CC0A3B">
          <w:t xml:space="preserve"> to rozwiązanie</w:t>
        </w:r>
      </w:ins>
      <w:del w:id="1962" w:author="Sebastian Łuczak" w:date="2011-08-31T20:22:00Z">
        <w:r w:rsidDel="00CC0A3B">
          <w:delText>to,</w:delText>
        </w:r>
      </w:del>
      <w:r>
        <w:t xml:space="preserve"> oparte o architekturę klient-serwer</w:t>
      </w:r>
      <w:r w:rsidR="00E94DDA">
        <w:rPr>
          <w:b/>
        </w:rPr>
        <w:t xml:space="preserve"> </w:t>
      </w:r>
      <w:sdt>
        <w:sdtPr>
          <w:rPr>
            <w:b/>
          </w:rPr>
          <w:id w:val="6237139"/>
          <w:citation/>
        </w:sdtPr>
        <w:sdtContent>
          <w:r w:rsidR="00C8050F">
            <w:rPr>
              <w:b/>
            </w:rPr>
            <w:fldChar w:fldCharType="begin"/>
          </w:r>
          <w:r w:rsidR="00E94DDA">
            <w:rPr>
              <w:b/>
            </w:rPr>
            <w:instrText xml:space="preserve"> CITATION Col11 \l 1045 </w:instrText>
          </w:r>
          <w:r w:rsidR="00C8050F">
            <w:rPr>
              <w:b/>
            </w:rPr>
            <w:fldChar w:fldCharType="separate"/>
          </w:r>
          <w:r w:rsidR="00726470">
            <w:rPr>
              <w:noProof/>
            </w:rPr>
            <w:t>[16]</w:t>
          </w:r>
          <w:r w:rsidR="00C8050F">
            <w:rPr>
              <w:b/>
            </w:rPr>
            <w:fldChar w:fldCharType="end"/>
          </w:r>
        </w:sdtContent>
      </w:sdt>
      <w:r>
        <w:t>,</w:t>
      </w:r>
      <w:ins w:id="1963" w:author="Sebastian Łuczak" w:date="2011-08-31T20:22:00Z">
        <w:r w:rsidR="00CC0A3B">
          <w:t xml:space="preserve"> które</w:t>
        </w:r>
      </w:ins>
      <w:r>
        <w:t xml:space="preserve"> do bezproblemowej i szybkiej pracy wymaga </w:t>
      </w:r>
      <w:del w:id="1964" w:author="Sebastian Łuczak" w:date="2011-08-31T20:22:00Z">
        <w:r w:rsidDel="00CC0A3B">
          <w:delText xml:space="preserve">jednak </w:delText>
        </w:r>
      </w:del>
      <w:r>
        <w:t xml:space="preserve">hostingu o dużej gwarantowanej przepustowości. Z tego powodu zdecydowaliśmy się na skorzystanie z usługi </w:t>
      </w:r>
      <w:r w:rsidRPr="00E94DDA">
        <w:rPr>
          <w:i/>
        </w:rPr>
        <w:t>code.google.com</w:t>
      </w:r>
      <w:r>
        <w:t>, która prócz innych rozwiązań ułatwiających prowadzenie projektu, udostępnia również repoz</w:t>
      </w:r>
      <w:r w:rsidR="00E94DDA">
        <w:t xml:space="preserve">ytorium </w:t>
      </w:r>
      <w:proofErr w:type="spellStart"/>
      <w:r w:rsidR="00E94DDA">
        <w:t>Subversion</w:t>
      </w:r>
      <w:proofErr w:type="spellEnd"/>
      <w:r w:rsidR="00E94DDA">
        <w:t xml:space="preserve"> w wersji 1.6</w:t>
      </w:r>
      <w:r>
        <w:t>.</w:t>
      </w:r>
    </w:p>
    <w:p w:rsidR="00C66935" w:rsidRDefault="00C66935" w:rsidP="00C66935">
      <w:pPr>
        <w:pStyle w:val="Nagwek3"/>
      </w:pPr>
      <w:bookmarkStart w:id="1965" w:name="_Toc302291846"/>
      <w:bookmarkStart w:id="1966" w:name="_Toc302723927"/>
      <w:proofErr w:type="spellStart"/>
      <w:r w:rsidRPr="00D95E8C">
        <w:t>Eclipse</w:t>
      </w:r>
      <w:proofErr w:type="spellEnd"/>
      <w:r w:rsidRPr="00D95E8C">
        <w:t xml:space="preserve"> SDK 3.</w:t>
      </w:r>
      <w:r>
        <w:t>6.2</w:t>
      </w:r>
      <w:r w:rsidRPr="00D95E8C">
        <w:t xml:space="preserve"> + </w:t>
      </w:r>
      <w:r>
        <w:t>Java EE</w:t>
      </w:r>
      <w:bookmarkEnd w:id="1966"/>
    </w:p>
    <w:p w:rsidR="00C66935" w:rsidRDefault="00C66935" w:rsidP="00C66935">
      <w:pPr>
        <w:pStyle w:val="NormalnyIn"/>
        <w:ind w:firstLine="0"/>
      </w:pPr>
      <w:r>
        <w:t xml:space="preserve">Środowisko programistyczne </w:t>
      </w:r>
      <w:proofErr w:type="spellStart"/>
      <w:r>
        <w:t>Eclipse</w:t>
      </w:r>
      <w:proofErr w:type="spellEnd"/>
      <w:del w:id="1967" w:author="Sebastian Łuczak" w:date="2011-08-31T20:23:00Z">
        <w:r w:rsidDel="00CC0A3B">
          <w:delText>,</w:delText>
        </w:r>
      </w:del>
      <w:r>
        <w:t xml:space="preserve"> powstało w wyniku </w:t>
      </w:r>
      <w:del w:id="1968" w:author="Sebastian Łuczak" w:date="2011-08-31T23:59:00Z">
        <w:r w:rsidDel="00DF7306">
          <w:delText>coraz większego</w:delText>
        </w:r>
      </w:del>
      <w:ins w:id="1969" w:author="Sebastian Łuczak" w:date="2011-08-31T23:59:00Z">
        <w:r w:rsidR="00DF7306">
          <w:t>narastającego</w:t>
        </w:r>
      </w:ins>
      <w:r>
        <w:t xml:space="preserve"> zapotrzebowania programistów na narzędzia wspomagające ich </w:t>
      </w:r>
      <w:del w:id="1970" w:author="Sebastian Łuczak" w:date="2011-08-31T20:23:00Z">
        <w:r w:rsidDel="00CC0A3B">
          <w:delText xml:space="preserve">prace </w:delText>
        </w:r>
      </w:del>
      <w:ins w:id="1971" w:author="Sebastian Łuczak" w:date="2011-08-31T20:23:00Z">
        <w:r w:rsidR="00CC0A3B">
          <w:t xml:space="preserve">pracę </w:t>
        </w:r>
      </w:ins>
      <w:r>
        <w:t xml:space="preserve">przy tworzeniu coraz to bardziej zaawansowanego oprogramowania. Z biegiem czasu, </w:t>
      </w:r>
      <w:proofErr w:type="spellStart"/>
      <w:r>
        <w:t>Eclipse</w:t>
      </w:r>
      <w:proofErr w:type="spellEnd"/>
      <w:r>
        <w:t xml:space="preserve"> stał się najpopularniejszym narzędziem pracy developerów na całym świecie. </w:t>
      </w:r>
    </w:p>
    <w:p w:rsidR="00C66935" w:rsidRDefault="00C66935" w:rsidP="00C66935">
      <w:pPr>
        <w:pStyle w:val="NormalnyIn"/>
      </w:pPr>
      <w:r>
        <w:tab/>
        <w:t xml:space="preserve">Projekt </w:t>
      </w:r>
      <w:proofErr w:type="spellStart"/>
      <w:r>
        <w:t>Eclipse</w:t>
      </w:r>
      <w:proofErr w:type="spellEnd"/>
      <w:del w:id="1972" w:author="Sebastian Łuczak" w:date="2011-08-31T20:23:00Z">
        <w:r w:rsidR="00F9025B" w:rsidDel="00CC0A3B">
          <w:delText>,</w:delText>
        </w:r>
      </w:del>
      <w:r>
        <w:t xml:space="preserve"> stworzony prze firmę IBM w 2001 roku, w 2004 został udostępniony na zasadzie wolnego oprogramowania. Obecnie</w:t>
      </w:r>
      <w:del w:id="1973" w:author="Sebastian Łuczak" w:date="2011-08-31T20:23:00Z">
        <w:r w:rsidDel="009B1224">
          <w:delText>,</w:delText>
        </w:r>
      </w:del>
      <w:r>
        <w:t xml:space="preserve"> jest to platforma wpierająca najpopularniejsze języki programowania. Dzięki możliwościom rozszerzenia </w:t>
      </w:r>
      <w:del w:id="1974" w:author="Sebastian Łuczak" w:date="2011-08-31T20:23:00Z">
        <w:r w:rsidDel="009B1224">
          <w:delText xml:space="preserve">jego </w:delText>
        </w:r>
      </w:del>
      <w:ins w:id="1975" w:author="Sebastian Łuczak" w:date="2011-08-31T20:23:00Z">
        <w:r w:rsidR="009B1224">
          <w:t xml:space="preserve">jej </w:t>
        </w:r>
      </w:ins>
      <w:r>
        <w:t>funkcjonalności, za pomocą l</w:t>
      </w:r>
      <w:r w:rsidR="00F9025B">
        <w:t xml:space="preserve">icznych wtyczek (ang. </w:t>
      </w:r>
      <w:proofErr w:type="spellStart"/>
      <w:r w:rsidR="00F9025B">
        <w:t>Plug-ins</w:t>
      </w:r>
      <w:proofErr w:type="spellEnd"/>
      <w:r w:rsidR="00F9025B">
        <w:t>)</w:t>
      </w:r>
      <w:r>
        <w:t xml:space="preserve"> możliwa jest łatwa współpraca z wieloma </w:t>
      </w:r>
      <w:r w:rsidR="00F9025B">
        <w:t>szkieletami programistycznymi</w:t>
      </w:r>
      <w:r>
        <w:t xml:space="preserve">. </w:t>
      </w:r>
    </w:p>
    <w:p w:rsidR="00C66935" w:rsidRDefault="009B1224" w:rsidP="00C66935">
      <w:pPr>
        <w:pStyle w:val="NormalnyIn"/>
      </w:pPr>
      <w:ins w:id="1976" w:author="Sebastian Łuczak" w:date="2011-08-31T20:23:00Z">
        <w:r>
          <w:t>Przy rozwoju aplikacji s</w:t>
        </w:r>
      </w:ins>
      <w:ins w:id="1977" w:author="Sebastian Łuczak" w:date="2011-08-31T20:24:00Z">
        <w:r>
          <w:t xml:space="preserve">tacjonarnych </w:t>
        </w:r>
      </w:ins>
      <w:del w:id="1978" w:author="Sebastian Łuczak" w:date="2011-08-31T20:24:00Z">
        <w:r w:rsidR="00C66935" w:rsidDel="009B1224">
          <w:delText xml:space="preserve">Zdecydowałem </w:delText>
        </w:r>
      </w:del>
      <w:ins w:id="1979" w:author="Sebastian Łuczak" w:date="2011-08-31T20:24:00Z">
        <w:r>
          <w:t xml:space="preserve">zdecydowałem </w:t>
        </w:r>
      </w:ins>
      <w:r w:rsidR="00C66935">
        <w:t>się na wykorzystanie tego środowiska ze względu na</w:t>
      </w:r>
      <w:r w:rsidR="00C6562C">
        <w:t xml:space="preserve"> możliwość wykorzystania zawartej w nim</w:t>
      </w:r>
      <w:r w:rsidR="00C66935">
        <w:t xml:space="preserve"> platformy Web </w:t>
      </w:r>
      <w:proofErr w:type="spellStart"/>
      <w:r w:rsidR="00C66935">
        <w:t>Tool</w:t>
      </w:r>
      <w:r w:rsidR="00C6562C">
        <w:t>s</w:t>
      </w:r>
      <w:proofErr w:type="spellEnd"/>
      <w:r w:rsidR="00C6562C">
        <w:t xml:space="preserve"> Platform. Projekt ten promuje zasadę neutralności wobec producentów i pozwala na realizowanie aplikacji dla wielu różnych serwerów aplikacyjnych. Dzięki takiemu podejściu możliwe jest dogłębne przetestowani</w:t>
      </w:r>
      <w:ins w:id="1980" w:author="Sebastian Łuczak" w:date="2011-08-31T20:24:00Z">
        <w:r>
          <w:t>e</w:t>
        </w:r>
      </w:ins>
      <w:del w:id="1981" w:author="Sebastian Łuczak" w:date="2011-08-31T20:24:00Z">
        <w:r w:rsidR="00C6562C" w:rsidDel="009B1224">
          <w:delText>a</w:delText>
        </w:r>
      </w:del>
      <w:r w:rsidR="00C6562C">
        <w:t xml:space="preserve"> aplikacji na różnych środowiskach oraz zgodność ze standardem i przenośność pomiędzy nimi. </w:t>
      </w:r>
    </w:p>
    <w:p w:rsidR="00B138EA" w:rsidRPr="00D95E8C" w:rsidRDefault="00B138EA" w:rsidP="00B138EA">
      <w:pPr>
        <w:pStyle w:val="Nagwek3"/>
      </w:pPr>
      <w:bookmarkStart w:id="1982" w:name="_Toc302723928"/>
      <w:proofErr w:type="spellStart"/>
      <w:r w:rsidRPr="00D95E8C">
        <w:lastRenderedPageBreak/>
        <w:t>Eclipse</w:t>
      </w:r>
      <w:proofErr w:type="spellEnd"/>
      <w:r w:rsidRPr="00D95E8C">
        <w:t xml:space="preserve"> </w:t>
      </w:r>
      <w:bookmarkEnd w:id="1965"/>
      <w:r w:rsidRPr="00D95E8C">
        <w:t>SDK 3.</w:t>
      </w:r>
      <w:r>
        <w:t>6.2</w:t>
      </w:r>
      <w:r w:rsidRPr="00D95E8C">
        <w:t xml:space="preserve"> + Android SDK</w:t>
      </w:r>
      <w:bookmarkEnd w:id="1982"/>
    </w:p>
    <w:p w:rsidR="00B138EA" w:rsidRDefault="00B138EA" w:rsidP="00B138EA">
      <w:pPr>
        <w:pStyle w:val="NormalnyIn"/>
        <w:ind w:firstLine="0"/>
      </w:pPr>
      <w:r>
        <w:t>Ponieważ programowanie na system Android wymaga jednoczesnej edycji wielu plików źródłowych i zasobów zapisanych w formacie .</w:t>
      </w:r>
      <w:proofErr w:type="spellStart"/>
      <w:r>
        <w:t>xml</w:t>
      </w:r>
      <w:proofErr w:type="spellEnd"/>
      <w:r>
        <w:t xml:space="preserve">, a dodatkowo </w:t>
      </w:r>
      <w:del w:id="1983" w:author="Sebastian Łuczak" w:date="2011-08-31T20:24:00Z">
        <w:r w:rsidDel="009B1224">
          <w:delText>wymaga korzystania z</w:delText>
        </w:r>
      </w:del>
      <w:ins w:id="1984" w:author="Sebastian Łuczak" w:date="2011-08-31T20:24:00Z">
        <w:r w:rsidR="009B1224">
          <w:t>używania</w:t>
        </w:r>
      </w:ins>
      <w:r>
        <w:t xml:space="preserve"> automatycznie generowanej klasy R (</w:t>
      </w:r>
      <w:proofErr w:type="spellStart"/>
      <w:r>
        <w:t>Resource</w:t>
      </w:r>
      <w:proofErr w:type="spellEnd"/>
      <w:r>
        <w:t>)</w:t>
      </w:r>
      <w:del w:id="1985" w:author="Sebastian Łuczak" w:date="2011-09-02T10:16:00Z">
        <w:r w:rsidR="00F9025B" w:rsidDel="009864F9">
          <w:delText xml:space="preserve"> </w:delText>
        </w:r>
      </w:del>
      <w:customXmlDelRangeStart w:id="1986" w:author="Sebastian Łuczak" w:date="2011-09-02T10:16:00Z"/>
      <w:sdt>
        <w:sdtPr>
          <w:id w:val="6237140"/>
          <w:citation/>
        </w:sdtPr>
        <w:sdtContent>
          <w:customXmlDelRangeEnd w:id="1986"/>
          <w:ins w:id="1987" w:author="Sebastian" w:date="2011-09-01T11:21:00Z">
            <w:del w:id="1988" w:author="Sebastian Łuczak" w:date="2011-09-02T10:16:00Z">
              <w:r w:rsidR="00C8050F" w:rsidDel="009864F9">
                <w:fldChar w:fldCharType="begin"/>
              </w:r>
              <w:r w:rsidR="00F51941" w:rsidDel="009864F9">
                <w:delInstrText xml:space="preserve"> CITATION Goo111 \l 1045  </w:delInstrText>
              </w:r>
            </w:del>
          </w:ins>
          <w:del w:id="1989" w:author="Sebastian Łuczak" w:date="2011-09-02T10:16:00Z">
            <w:r w:rsidR="00C8050F" w:rsidDel="009864F9">
              <w:fldChar w:fldCharType="separate"/>
            </w:r>
            <w:r w:rsidR="00BA4FD2" w:rsidDel="009864F9">
              <w:rPr>
                <w:noProof/>
              </w:rPr>
              <w:delText>[8]</w:delText>
            </w:r>
          </w:del>
          <w:ins w:id="1990" w:author="Sebastian" w:date="2011-09-01T11:21:00Z">
            <w:del w:id="1991" w:author="Sebastian Łuczak" w:date="2011-09-02T10:16:00Z">
              <w:r w:rsidR="00C8050F" w:rsidDel="009864F9">
                <w:fldChar w:fldCharType="end"/>
              </w:r>
            </w:del>
          </w:ins>
          <w:del w:id="1992" w:author="Sebastian Łuczak" w:date="2011-09-02T10:16:00Z">
            <w:r w:rsidR="00C8050F" w:rsidDel="009864F9">
              <w:fldChar w:fldCharType="begin"/>
            </w:r>
            <w:r w:rsidR="00796063" w:rsidDel="009864F9">
              <w:delInstrText xml:space="preserve"> CITATION Goo111 \l 1045 </w:delInstrText>
            </w:r>
            <w:r w:rsidR="00C8050F" w:rsidDel="009864F9">
              <w:fldChar w:fldCharType="separate"/>
            </w:r>
            <w:r w:rsidR="00903DDF" w:rsidDel="009864F9">
              <w:rPr>
                <w:noProof/>
              </w:rPr>
              <w:delText>[8]</w:delText>
            </w:r>
            <w:r w:rsidR="00C8050F" w:rsidDel="009864F9">
              <w:fldChar w:fldCharType="end"/>
            </w:r>
          </w:del>
          <w:ins w:id="1993" w:author="Sebastian" w:date="2011-09-01T11:21:00Z">
            <w:del w:id="1994" w:author="Sebastian Łuczak" w:date="2011-09-02T10:16:00Z">
              <w:r w:rsidR="00C8050F" w:rsidDel="009864F9">
                <w:fldChar w:fldCharType="begin"/>
              </w:r>
              <w:r w:rsidR="00F51941" w:rsidDel="009864F9">
                <w:delInstrText xml:space="preserve"> CITATION Goo111 \l 1045  </w:delInstrText>
              </w:r>
            </w:del>
          </w:ins>
          <w:del w:id="1995" w:author="Sebastian Łuczak" w:date="2011-09-02T10:16:00Z">
            <w:r w:rsidR="00C8050F" w:rsidDel="009864F9">
              <w:fldChar w:fldCharType="separate"/>
            </w:r>
            <w:r w:rsidR="00BA4FD2" w:rsidDel="009864F9">
              <w:rPr>
                <w:noProof/>
              </w:rPr>
              <w:delText xml:space="preserve"> [8]</w:delText>
            </w:r>
          </w:del>
          <w:ins w:id="1996" w:author="Sebastian" w:date="2011-09-01T11:21:00Z">
            <w:del w:id="1997" w:author="Sebastian Łuczak" w:date="2011-09-02T10:16:00Z">
              <w:r w:rsidR="00C8050F" w:rsidDel="009864F9">
                <w:fldChar w:fldCharType="end"/>
              </w:r>
            </w:del>
          </w:ins>
          <w:customXmlDelRangeStart w:id="1998" w:author="Sebastian Łuczak" w:date="2011-09-02T10:16:00Z"/>
        </w:sdtContent>
      </w:sdt>
      <w:customXmlDelRangeEnd w:id="1998"/>
      <w:customXmlInsRangeStart w:id="1999" w:author="Sebastian Łuczak" w:date="2011-09-02T10:16:00Z"/>
      <w:sdt>
        <w:sdtPr>
          <w:id w:val="2196378"/>
          <w:citation/>
        </w:sdtPr>
        <w:sdtContent>
          <w:customXmlInsRangeEnd w:id="1999"/>
          <w:ins w:id="2000" w:author="Sebastian Łuczak" w:date="2011-09-02T10:16:00Z">
            <w:r w:rsidR="009864F9">
              <w:fldChar w:fldCharType="begin"/>
            </w:r>
            <w:r w:rsidR="009864F9">
              <w:instrText xml:space="preserve"> CITATION Goo111 \l 1045 </w:instrText>
            </w:r>
          </w:ins>
          <w:r w:rsidR="009864F9">
            <w:fldChar w:fldCharType="separate"/>
          </w:r>
          <w:r w:rsidR="00726470">
            <w:rPr>
              <w:noProof/>
            </w:rPr>
            <w:t xml:space="preserve"> [9]</w:t>
          </w:r>
          <w:ins w:id="2001" w:author="Sebastian Łuczak" w:date="2011-09-02T10:16:00Z">
            <w:r w:rsidR="009864F9">
              <w:fldChar w:fldCharType="end"/>
            </w:r>
          </w:ins>
          <w:customXmlInsRangeStart w:id="2002" w:author="Sebastian Łuczak" w:date="2011-09-02T10:16:00Z"/>
        </w:sdtContent>
      </w:sdt>
      <w:customXmlInsRangeEnd w:id="2002"/>
      <w:r>
        <w:t xml:space="preserve">, korzystanie z samego </w:t>
      </w:r>
      <w:proofErr w:type="spellStart"/>
      <w:r>
        <w:t>Source</w:t>
      </w:r>
      <w:proofErr w:type="spellEnd"/>
      <w:r>
        <w:t xml:space="preserve"> Development Kit dostarczonego przez Google jest bardzo uciążliwe. W celu usprawnienia pracy nad aplikacjami mobilnymi </w:t>
      </w:r>
      <w:r w:rsidR="00F9025B">
        <w:t>użyłem</w:t>
      </w:r>
      <w:r>
        <w:t xml:space="preserve"> zintegrowanego środowiska programistycznego (IDE – </w:t>
      </w:r>
      <w:proofErr w:type="spellStart"/>
      <w:r>
        <w:t>Integrated</w:t>
      </w:r>
      <w:proofErr w:type="spellEnd"/>
      <w:r>
        <w:t xml:space="preserve"> Development Environment</w:t>
      </w:r>
      <w:r w:rsidRPr="00D95E8C">
        <w:rPr>
          <w:b/>
        </w:rPr>
        <w:t>)</w:t>
      </w:r>
      <w:r>
        <w:t xml:space="preserve"> </w:t>
      </w:r>
      <w:proofErr w:type="spellStart"/>
      <w:r>
        <w:t>Eclipse</w:t>
      </w:r>
      <w:proofErr w:type="spellEnd"/>
      <w:r>
        <w:t xml:space="preserve"> SDK 3.6.2 połączonego ze wspomnianym zestawem narzędzi Android SDK.</w:t>
      </w:r>
    </w:p>
    <w:p w:rsidR="00B138EA" w:rsidRDefault="00B138EA" w:rsidP="00B138EA">
      <w:pPr>
        <w:pStyle w:val="NormalnyIn"/>
        <w:ind w:firstLine="0"/>
      </w:pPr>
      <w:r>
        <w:tab/>
        <w:t>Dzięki temu</w:t>
      </w:r>
      <w:r w:rsidR="003B10C3">
        <w:t xml:space="preserve"> połączeniu</w:t>
      </w:r>
      <w:r>
        <w:t xml:space="preserve"> uzyskałem dostęp do złożonej aplikacji typu </w:t>
      </w:r>
      <w:proofErr w:type="spellStart"/>
      <w:r>
        <w:t>debugger</w:t>
      </w:r>
      <w:proofErr w:type="spellEnd"/>
      <w:r>
        <w:t>, możliwości wglądu w wydruki konsoli systemu Android</w:t>
      </w:r>
      <w:ins w:id="2003" w:author="Sebastian Łuczak" w:date="2011-08-31T20:25:00Z">
        <w:r w:rsidR="009B1224">
          <w:t xml:space="preserve"> poprzez narzędzie </w:t>
        </w:r>
        <w:proofErr w:type="spellStart"/>
        <w:r w:rsidR="009B1224">
          <w:t>LogCat</w:t>
        </w:r>
      </w:ins>
      <w:proofErr w:type="spellEnd"/>
      <w:r>
        <w:t>, a praca z kodem źródłowym została znacznie przyspieszona dzięki narzędziom podpowiadania składni</w:t>
      </w:r>
      <w:r w:rsidR="003B10C3">
        <w:t xml:space="preserve"> </w:t>
      </w:r>
      <w:sdt>
        <w:sdtPr>
          <w:id w:val="6237141"/>
          <w:citation/>
        </w:sdtPr>
        <w:sdtContent>
          <w:fldSimple w:instr=" CITATION Med11 \l 1045 ">
            <w:r w:rsidR="00726470">
              <w:rPr>
                <w:noProof/>
              </w:rPr>
              <w:t>[7]</w:t>
            </w:r>
          </w:fldSimple>
        </w:sdtContent>
      </w:sdt>
      <w:r>
        <w:t>.</w:t>
      </w:r>
    </w:p>
    <w:p w:rsidR="009001C6" w:rsidRDefault="00B138EA" w:rsidP="00C6562C">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9001C6" w:rsidRDefault="009001C6" w:rsidP="00764D0D"/>
    <w:p w:rsidR="009001C6" w:rsidRDefault="009001C6" w:rsidP="00764D0D"/>
    <w:p w:rsidR="0082106B" w:rsidRDefault="0082106B" w:rsidP="00764D0D"/>
    <w:p w:rsidR="00C66935" w:rsidRDefault="00C66935">
      <w:pPr>
        <w:jc w:val="left"/>
        <w:rPr>
          <w:rFonts w:ascii="Times New Roman" w:eastAsiaTheme="majorEastAsia" w:hAnsi="Times New Roman" w:cstheme="majorBidi"/>
          <w:b/>
          <w:bCs/>
          <w:caps/>
          <w:sz w:val="32"/>
          <w:szCs w:val="28"/>
          <w:lang w:eastAsia="pl-PL"/>
        </w:rPr>
      </w:pPr>
      <w:r>
        <w:br w:type="page"/>
      </w:r>
    </w:p>
    <w:p w:rsidR="001C38B6" w:rsidRPr="001C38B6" w:rsidRDefault="001C38B6" w:rsidP="001C38B6">
      <w:pPr>
        <w:pStyle w:val="Nagwek1"/>
      </w:pPr>
      <w:bookmarkStart w:id="2004" w:name="_Toc302723929"/>
      <w:r w:rsidRPr="001C38B6">
        <w:lastRenderedPageBreak/>
        <w:t xml:space="preserve">Koncepcja </w:t>
      </w:r>
      <w:r w:rsidR="0082106B">
        <w:t>Pracy</w:t>
      </w:r>
      <w:bookmarkEnd w:id="2004"/>
    </w:p>
    <w:p w:rsidR="001C38B6" w:rsidRDefault="001C38B6">
      <w:pPr>
        <w:jc w:val="left"/>
      </w:pPr>
    </w:p>
    <w:p w:rsidR="001C38B6" w:rsidRDefault="001C38B6" w:rsidP="00405739">
      <w:pPr>
        <w:pStyle w:val="Nagwek2"/>
      </w:pPr>
      <w:bookmarkStart w:id="2005" w:name="_Toc302723930"/>
      <w:r>
        <w:t>Wstęp</w:t>
      </w:r>
      <w:bookmarkEnd w:id="2005"/>
    </w:p>
    <w:p w:rsidR="003B10C3" w:rsidRDefault="001C38B6" w:rsidP="0082106B">
      <w:pPr>
        <w:pStyle w:val="NormalnyIn"/>
        <w:ind w:firstLine="0"/>
      </w:pPr>
      <w:r>
        <w:t>W poniższym rozdziale</w:t>
      </w:r>
      <w:del w:id="2006" w:author="Sebastian Łuczak" w:date="2011-08-31T20:26:00Z">
        <w:r w:rsidR="00C227F5" w:rsidDel="0075610F">
          <w:delText>,</w:delText>
        </w:r>
      </w:del>
      <w:r>
        <w:t xml:space="preserve"> postaramy się przybliżyć główne założenia</w:t>
      </w:r>
      <w:r w:rsidR="00A360D7">
        <w:t xml:space="preserve"> oraz</w:t>
      </w:r>
      <w:r>
        <w:t xml:space="preserve"> </w:t>
      </w:r>
      <w:r w:rsidR="00A360D7">
        <w:t xml:space="preserve">budowę wymyślonego i zaprojektowanego przez nas systemu.  </w:t>
      </w:r>
    </w:p>
    <w:p w:rsidR="009F0F70" w:rsidDel="001407C5" w:rsidRDefault="003B10C3" w:rsidP="001407C5">
      <w:pPr>
        <w:pStyle w:val="NormalnyIn"/>
        <w:rPr>
          <w:del w:id="2007" w:author="Sebastian" w:date="2011-09-01T13:08:00Z"/>
        </w:rPr>
      </w:pPr>
      <w:r>
        <w:t xml:space="preserve">Głównym </w:t>
      </w:r>
      <w:del w:id="2008" w:author="Sebastian Łuczak" w:date="2011-08-31T20:26:00Z">
        <w:r w:rsidDel="0075610F">
          <w:delText xml:space="preserve">jego </w:delText>
        </w:r>
      </w:del>
      <w:r w:rsidR="00A360D7">
        <w:t>zadanie</w:t>
      </w:r>
      <w:r w:rsidR="00C227F5">
        <w:t xml:space="preserve">m </w:t>
      </w:r>
      <w:ins w:id="2009" w:author="Sebastian Łuczak" w:date="2011-08-31T20:27:00Z">
        <w:r w:rsidR="0075610F">
          <w:t xml:space="preserve">przezeń </w:t>
        </w:r>
      </w:ins>
      <w:ins w:id="2010" w:author="Sebastian Łuczak" w:date="2011-08-31T20:26:00Z">
        <w:r w:rsidR="0075610F">
          <w:t>reali</w:t>
        </w:r>
      </w:ins>
      <w:ins w:id="2011" w:author="Sebastian Łuczak" w:date="2011-08-31T20:27:00Z">
        <w:r w:rsidR="0075610F">
          <w:t xml:space="preserve">zowanym </w:t>
        </w:r>
      </w:ins>
      <w:r w:rsidR="00C227F5">
        <w:t>jest ułatwienie nadzoru</w:t>
      </w:r>
      <w:r w:rsidR="00A360D7">
        <w:t xml:space="preserve"> nad pracownikami mobilnymi</w:t>
      </w:r>
      <w:r w:rsidR="00C227F5">
        <w:t>,</w:t>
      </w:r>
      <w:ins w:id="2012" w:author="Sebastian" w:date="2011-09-01T13:07:00Z">
        <w:r w:rsidR="001407C5">
          <w:t xml:space="preserve"> głównie poprzez umożliwienie</w:t>
        </w:r>
      </w:ins>
      <w:del w:id="2013" w:author="Sebastian" w:date="2011-09-01T13:07:00Z">
        <w:r w:rsidR="00A360D7" w:rsidDel="001407C5">
          <w:delText xml:space="preserve"> jednocześnie umożliwiając</w:delText>
        </w:r>
      </w:del>
      <w:r w:rsidR="00A360D7">
        <w:t xml:space="preserve"> rzetelne</w:t>
      </w:r>
      <w:ins w:id="2014" w:author="Sebastian" w:date="2011-09-01T13:07:00Z">
        <w:r w:rsidR="001407C5">
          <w:t>go</w:t>
        </w:r>
      </w:ins>
      <w:r w:rsidR="00A360D7">
        <w:t xml:space="preserve"> rozliczeni</w:t>
      </w:r>
      <w:ins w:id="2015" w:author="Sebastian" w:date="2011-09-01T13:07:00Z">
        <w:r w:rsidR="001407C5">
          <w:t>a</w:t>
        </w:r>
      </w:ins>
      <w:del w:id="2016" w:author="Sebastian" w:date="2011-09-01T13:07:00Z">
        <w:r w:rsidR="00A360D7" w:rsidDel="001407C5">
          <w:delText>e</w:delText>
        </w:r>
      </w:del>
      <w:r w:rsidR="00A360D7">
        <w:t xml:space="preserve"> ich czasu pracy</w:t>
      </w:r>
      <w:ins w:id="2017" w:author="Sebastian" w:date="2011-09-01T13:07:00Z">
        <w:r w:rsidR="001407C5">
          <w:t>.</w:t>
        </w:r>
      </w:ins>
      <w:r w:rsidR="009F0F70">
        <w:t xml:space="preserve"> </w:t>
      </w:r>
      <w:del w:id="2018" w:author="Sebastian" w:date="2011-09-01T13:07:00Z">
        <w:r w:rsidR="009F0F70" w:rsidDel="001407C5">
          <w:delText>i u</w:delText>
        </w:r>
      </w:del>
      <w:ins w:id="2019" w:author="Sebastian" w:date="2011-09-01T13:07:00Z">
        <w:r w:rsidR="001407C5">
          <w:t xml:space="preserve">Celem  </w:t>
        </w:r>
        <w:proofErr w:type="spellStart"/>
        <w:r w:rsidR="001407C5">
          <w:t>pobocznym</w:t>
        </w:r>
      </w:ins>
      <w:del w:id="2020" w:author="Sebastian" w:date="2011-09-01T13:07:00Z">
        <w:r w:rsidR="009F0F70" w:rsidDel="001407C5">
          <w:delText xml:space="preserve">nikając </w:delText>
        </w:r>
      </w:del>
      <w:del w:id="2021" w:author="Sebastian" w:date="2011-09-01T13:08:00Z">
        <w:r w:rsidR="009F0F70" w:rsidDel="001407C5">
          <w:delText xml:space="preserve">wymuszania </w:delText>
        </w:r>
      </w:del>
      <w:ins w:id="2022" w:author="Sebastian" w:date="2011-09-01T13:08:00Z">
        <w:r w:rsidR="001407C5">
          <w:t>było</w:t>
        </w:r>
        <w:proofErr w:type="spellEnd"/>
        <w:r w:rsidR="001407C5">
          <w:t xml:space="preserve"> maksymalne możliwe uproszczenie interfejsu użytkownika tak, aby </w:t>
        </w:r>
      </w:ins>
      <w:ins w:id="2023" w:author="Sebastian" w:date="2011-09-01T13:09:00Z">
        <w:r w:rsidR="007E0A32">
          <w:t xml:space="preserve">system </w:t>
        </w:r>
      </w:ins>
      <w:ins w:id="2024" w:author="Sebastian" w:date="2011-09-01T13:08:00Z">
        <w:r w:rsidR="001407C5">
          <w:t>nie był</w:t>
        </w:r>
      </w:ins>
      <w:ins w:id="2025" w:author="Sebastian" w:date="2011-09-01T13:09:00Z">
        <w:r w:rsidR="007E0A32">
          <w:t xml:space="preserve"> </w:t>
        </w:r>
      </w:ins>
      <w:ins w:id="2026" w:author="Sebastian" w:date="2011-09-01T13:08:00Z">
        <w:r w:rsidR="001407C5">
          <w:t>uciążliw</w:t>
        </w:r>
      </w:ins>
      <w:ins w:id="2027" w:author="Sebastian" w:date="2011-09-01T13:09:00Z">
        <w:r w:rsidR="007E0A32">
          <w:t>y</w:t>
        </w:r>
      </w:ins>
      <w:ins w:id="2028" w:author="Sebastian" w:date="2011-09-01T13:08:00Z">
        <w:r w:rsidR="001407C5">
          <w:t xml:space="preserve"> dla pracowników mobilnych.</w:t>
        </w:r>
      </w:ins>
      <w:del w:id="2029"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2030" w:author="Sebastian Łuczak" w:date="2011-08-31T20:27:00Z">
        <w:r w:rsidDel="004A73A0">
          <w:t xml:space="preserve"> </w:t>
        </w:r>
      </w:ins>
      <w:moveFromRangeStart w:id="2031" w:author="Sebastian Łuczak" w:date="2011-08-31T20:28:00Z" w:name="move302585820"/>
      <w:moveFrom w:id="2032" w:author="Sebastian Łuczak" w:date="2011-08-31T20:28:00Z">
        <w:r w:rsidR="003B10C3" w:rsidDel="004A73A0">
          <w:t xml:space="preserve">Przez pojęcie pracownik mobilny rozumiemy osobę pracującą głównie poza siedzibą firmy, przemieszczającą się pomiędzy wieloma oddalonymi od siebie lokalizacjami. </w:t>
        </w:r>
      </w:moveFrom>
    </w:p>
    <w:moveFromRangeEnd w:id="2031"/>
    <w:p w:rsidR="003B10C3" w:rsidRDefault="00A360D7" w:rsidP="003B10C3">
      <w:pPr>
        <w:pStyle w:val="NormalnyIn"/>
      </w:pPr>
      <w:r>
        <w:t>W naszym rozwiązaniu dokonaliśmy odwrócenia klasycznego scenariusza</w:t>
      </w:r>
      <w:r w:rsidR="003B10C3">
        <w:t xml:space="preserve"> kontroli czasu pracy</w:t>
      </w:r>
      <w:r w:rsidR="00C227F5">
        <w:t>,</w:t>
      </w:r>
      <w:r>
        <w:t xml:space="preserve"> w którym czytnik RFiD ulokowany jest na stałe w ścianie lub bramce</w:t>
      </w:r>
      <w:r w:rsidR="003B10C3">
        <w:t xml:space="preserve"> wejściowej do obszaru roboczego</w:t>
      </w:r>
      <w:r>
        <w:t xml:space="preserve">, a </w:t>
      </w:r>
      <w:r w:rsidR="003B10C3">
        <w:t>pracownik</w:t>
      </w:r>
      <w:r>
        <w:t xml:space="preserve"> posiada kartę RFiD.</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A360D7">
        <w:t>mówimy o stałej lokalizacji pracowników i ich dużej liczbie</w:t>
      </w:r>
      <w:r w:rsidR="003B10C3">
        <w:t xml:space="preserve"> – biurach, serwisach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2033" w:author="Maciek" w:date="2011-09-01T23:06:00Z"/>
        </w:rPr>
      </w:pPr>
      <w:r>
        <w:t xml:space="preserve">W </w:t>
      </w:r>
      <w:r w:rsidR="003B10C3">
        <w:t>scenariuszu przez nas proponowanym</w:t>
      </w:r>
      <w:r>
        <w:t xml:space="preserve"> czytnikiem jest telefon, a zatem urządzenie w które </w:t>
      </w:r>
      <w:ins w:id="2034" w:author="Sebastian Łuczak" w:date="2011-09-01T00:30:00Z">
        <w:r w:rsidR="006B023F">
          <w:t xml:space="preserve">w dzisiejszych czasach </w:t>
        </w:r>
      </w:ins>
      <w:del w:id="2035"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 xml:space="preserve">ie ma </w:t>
      </w:r>
      <w:r w:rsidR="003B10C3">
        <w:t xml:space="preserve">zatem </w:t>
      </w:r>
      <w:r>
        <w:t>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2036"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kolei niezwykle niską ceną (0.44</w:t>
      </w:r>
      <w:r w:rsidR="003B10C3">
        <w:t xml:space="preserve">$ za sztukę przy </w:t>
      </w:r>
      <w:r w:rsidR="00AA138F">
        <w:t>zakupie 1000-</w:t>
      </w:r>
      <w:r w:rsidR="00C44863">
        <w:t>4999</w:t>
      </w:r>
      <w:r w:rsidR="00AA138F">
        <w:t xml:space="preserve"> sztuk </w:t>
      </w:r>
      <w:sdt>
        <w:sdtPr>
          <w:id w:val="6237142"/>
          <w:citation/>
        </w:sdtPr>
        <w:sdtContent>
          <w:fldSimple w:instr=" CITATION Str11 \l 1045 ">
            <w:r w:rsidR="00726470">
              <w:rPr>
                <w:noProof/>
              </w:rPr>
              <w:t>[3]</w:t>
            </w:r>
          </w:fldSimple>
        </w:sdtContent>
      </w:sdt>
      <w:del w:id="2037" w:author="Sebastian Łuczak" w:date="2011-08-31T20:28:00Z">
        <w:r w:rsidR="00AA138F" w:rsidDel="00A4683B">
          <w:delText xml:space="preserve"> </w:delText>
        </w:r>
      </w:del>
      <w:r w:rsidR="003B10C3">
        <w:t>).</w:t>
      </w:r>
      <w:r w:rsidR="003D4D93">
        <w:t xml:space="preserve"> Ostatni element generujący dodatkowe koszty, czyli kablową infrastrukturę, zastępujemy z kolei wykorzystywaniem gotowej infrastruktury sieci komórkowej i jej technikach pakietowej transmisji danych. </w:t>
      </w:r>
      <w:r w:rsidR="0085109C">
        <w:t xml:space="preserve">Dzięki temu </w:t>
      </w:r>
      <w:r w:rsidR="00F67A8C">
        <w:t xml:space="preserve">drastycznie zmieniamy rozkład kosztów i istotnie </w:t>
      </w:r>
      <w:r w:rsidR="001F4A28">
        <w:t>je obniżamy, jednocześnie osiągając efekt niedostępny wcześniej, czyli możliwość precyzyjnego określenia czasu pracy pracowników rozproszonych poza siedzibą firmy.</w:t>
      </w:r>
    </w:p>
    <w:p w:rsidR="00676162" w:rsidRDefault="00676162" w:rsidP="00676162">
      <w:pPr>
        <w:pStyle w:val="NormalnyIn"/>
        <w:rPr>
          <w:ins w:id="2038" w:author="Maciek" w:date="2011-09-01T23:06:00Z"/>
        </w:rPr>
      </w:pPr>
      <w:ins w:id="2039" w:author="Maciek" w:date="2011-09-01T23:06:00Z">
        <w:r>
          <w:t xml:space="preserve">Dopełnieniem całości systemu jest specjalne oprogramowanie łączące telefon komórkowy z aplikacjami serwerowymi,  Dzięki niemu jest możliwe tworzenie  zdarzeń oraz </w:t>
        </w:r>
        <w:r>
          <w:lastRenderedPageBreak/>
          <w:t xml:space="preserve">ich obsługa. Stworzony przez nas portal administracyjny pozwala na bieżące administrowanie systemem oraz wgląd do danych zgromadzonych w bazie danych.   </w:t>
        </w:r>
      </w:ins>
    </w:p>
    <w:p w:rsidR="00676162" w:rsidRDefault="00676162" w:rsidP="00A360D7">
      <w:pPr>
        <w:pStyle w:val="NormalnyIn"/>
        <w:rPr>
          <w:ins w:id="2040" w:author="Sebastian Łuczak" w:date="2011-08-31T20:29:00Z"/>
        </w:rPr>
      </w:pPr>
    </w:p>
    <w:p w:rsidR="00A4683B" w:rsidRDefault="00A4683B" w:rsidP="00A360D7">
      <w:pPr>
        <w:pStyle w:val="NormalnyIn"/>
      </w:pPr>
      <w:commentRangeStart w:id="2041"/>
      <w:ins w:id="2042" w:author="Sebastian Łuczak" w:date="2011-08-31T20:29:00Z">
        <w:r>
          <w:t>CO Z OPRORGRAMOWANIEM??</w:t>
        </w:r>
        <w:commentRangeEnd w:id="2041"/>
        <w:r>
          <w:rPr>
            <w:rStyle w:val="Odwoaniedokomentarza"/>
            <w:rFonts w:ascii="Calibri" w:eastAsia="Calibri" w:hAnsi="Calibri"/>
            <w:lang w:eastAsia="en-US"/>
          </w:rPr>
          <w:commentReference w:id="2041"/>
        </w:r>
      </w:ins>
    </w:p>
    <w:p w:rsidR="00A360D7" w:rsidRDefault="00A360D7" w:rsidP="001B60FF">
      <w:pPr>
        <w:pStyle w:val="NormalnyIn"/>
        <w:ind w:firstLine="0"/>
        <w:pPrChange w:id="2043" w:author="Sebastian Łuczak" w:date="2011-09-02T10:47:00Z">
          <w:pPr>
            <w:pStyle w:val="NormalnyIn"/>
          </w:pPr>
        </w:pPrChange>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r>
        <w:t>Oczywiście zauważalną wadą zaproponowanego rozwiązania</w:t>
      </w:r>
      <w:r w:rsidR="00C227F5">
        <w:t>,</w:t>
      </w:r>
      <w:r>
        <w:t xml:space="preserve"> jest wrażliwość na dostępno</w:t>
      </w:r>
      <w:r w:rsidR="00C227F5">
        <w:t>ść usług transmisji danych. N</w:t>
      </w:r>
      <w:r w:rsidR="00886677">
        <w:t>iestety</w:t>
      </w:r>
      <w:r>
        <w:t xml:space="preserve"> wprowadzenie opcji pracy w trybie </w:t>
      </w:r>
      <w:proofErr w:type="spellStart"/>
      <w:r>
        <w:t>offline</w:t>
      </w:r>
      <w:proofErr w:type="spellEnd"/>
      <w:r>
        <w:t xml:space="preserve"> mogłoby spowodować ogromną wrażliwość na przekłamanie danych docierających do bazy, a raczej celową modyfikację daty systemowej przez użytkowników. Co prawda baza przechowuje dla każdego wpisu zarówno znacznik czasowy terminala użytkownika jak i se</w:t>
      </w:r>
      <w:r w:rsidR="00886677">
        <w:t>rwera obsługującego zdarzenie. J</w:t>
      </w:r>
      <w:r>
        <w:t xml:space="preserve">ednak zakładając działanie w trybie </w:t>
      </w:r>
      <w:proofErr w:type="spellStart"/>
      <w:r>
        <w:t>offline</w:t>
      </w:r>
      <w:proofErr w:type="spellEnd"/>
      <w:r>
        <w:t xml:space="preserve"> i kolejkowanie wysyłania danych do serwera, użytkownik mógłby celowo emulować przebywanie poza zasięgiem sieci tak, aby zamaskować opóźnione rozpoczęcie lub zakończenie realizacji zlecenia.</w:t>
      </w:r>
    </w:p>
    <w:p w:rsidR="00405739" w:rsidRDefault="00405739" w:rsidP="00405739">
      <w:pPr>
        <w:pStyle w:val="Nagwek2"/>
      </w:pPr>
      <w:bookmarkStart w:id="2044" w:name="_Toc302723931"/>
      <w:r>
        <w:t>Założenia i budowa systemu</w:t>
      </w:r>
      <w:bookmarkEnd w:id="2044"/>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2045" w:author="Sebastian Łuczak" w:date="2011-08-31T20:30:00Z">
        <w:r w:rsidR="00A4683B">
          <w:t xml:space="preserve">w formacie JSON </w:t>
        </w:r>
      </w:ins>
      <w:r>
        <w:t>zapytań</w:t>
      </w:r>
      <w:r w:rsidR="001F4A28">
        <w:t xml:space="preserve"> </w:t>
      </w:r>
      <w:ins w:id="2046" w:author="Sebastian Łuczak" w:date="2011-08-31T20:30:00Z">
        <w:r w:rsidR="00A4683B">
          <w:t xml:space="preserve">i odpowiedzi </w:t>
        </w:r>
      </w:ins>
      <w:r>
        <w:t>POST</w:t>
      </w:r>
      <w:del w:id="2047" w:author="Sebastian Łuczak" w:date="2011-08-31T20:30:00Z">
        <w:r w:rsidDel="00A4683B">
          <w:delText xml:space="preserve"> </w:delText>
        </w:r>
        <w:r w:rsidR="001F4A28" w:rsidDel="00A4683B">
          <w:delText>i odpowiedzi</w:delText>
        </w:r>
      </w:del>
      <w:del w:id="2048"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9445B1" w:rsidRDefault="009445B1"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9445B1" w:rsidRPr="009001C6" w:rsidRDefault="009445B1" w:rsidP="00405739">
      <w:pPr>
        <w:pStyle w:val="NormalnyIn"/>
      </w:pPr>
      <w:r w:rsidRPr="009445B1">
        <w:rPr>
          <w:highlight w:val="green"/>
        </w:rPr>
        <w:t>// to do obrazek</w:t>
      </w:r>
    </w:p>
    <w:p w:rsidR="00A360D7" w:rsidRDefault="00A360D7">
      <w:pPr>
        <w:jc w:val="left"/>
        <w:rPr>
          <w:rFonts w:ascii="Times New Roman" w:eastAsia="Times New Roman" w:hAnsi="Times New Roman"/>
          <w:sz w:val="24"/>
          <w:szCs w:val="24"/>
          <w:lang w:eastAsia="pl-PL"/>
        </w:rPr>
      </w:pPr>
    </w:p>
    <w:p w:rsidR="009B35F9" w:rsidRDefault="009B35F9">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br w:type="page"/>
      </w:r>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lastRenderedPageBreak/>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2049" w:author="Sebastian Łuczak" w:date="2011-08-31T20:30:00Z">
        <w:r w:rsidR="00BB107A">
          <w:t xml:space="preserve">telefonu </w:t>
        </w:r>
      </w:ins>
      <w:r w:rsidR="00130E4A">
        <w:t xml:space="preserve">której </w:t>
      </w:r>
      <w:del w:id="2050"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Jednocześnie</w:t>
      </w:r>
      <w:del w:id="2051" w:author="Sebastian Łuczak" w:date="2011-08-31T20:30:00Z">
        <w:r w:rsidR="00886677" w:rsidDel="00BB107A">
          <w:delText>,</w:delText>
        </w:r>
      </w:del>
      <w:r w:rsidR="00130E4A" w:rsidRPr="00AD6FC8">
        <w:t xml:space="preserve"> jest to zabezpieczenie przed błędami</w:t>
      </w:r>
      <w:ins w:id="2052" w:author="Sebastian Łuczak" w:date="2011-08-31T20:31:00Z">
        <w:r w:rsidR="00BB107A">
          <w:t xml:space="preserve"> o naturze</w:t>
        </w:r>
      </w:ins>
      <w:r w:rsidR="00130E4A" w:rsidRPr="00AD6FC8">
        <w:t xml:space="preserve"> ludzki</w:t>
      </w:r>
      <w:ins w:id="2053" w:author="Sebastian Łuczak" w:date="2011-08-31T20:31:00Z">
        <w:r w:rsidR="00BB107A">
          <w:t>ej</w:t>
        </w:r>
      </w:ins>
      <w:del w:id="2054" w:author="Sebastian Łuczak" w:date="2011-08-31T20:31:00Z">
        <w:r w:rsidR="00130E4A" w:rsidRPr="00AD6FC8" w:rsidDel="00BB107A">
          <w:delText>mi</w:delText>
        </w:r>
      </w:del>
      <w:r w:rsidR="00130E4A" w:rsidRPr="00AD6FC8">
        <w:t xml:space="preserve">.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2055" w:author="Sebastian Łuczak" w:date="2011-09-01T00:32:00Z">
        <w:r w:rsidR="00CD48E8">
          <w:t xml:space="preserve"> </w:t>
        </w:r>
      </w:ins>
      <w:del w:id="2056" w:author="Sebastian Łuczak" w:date="2011-08-31T20:31:00Z">
        <w:r w:rsidR="00886677" w:rsidDel="00BB107A">
          <w:delText>,</w:delText>
        </w:r>
      </w:del>
      <w:del w:id="2057" w:author="Sebastian Łuczak" w:date="2011-09-01T00:32:00Z">
        <w:r w:rsidR="0027176B" w:rsidDel="00CD48E8">
          <w:delText xml:space="preserve"> </w:delText>
        </w:r>
      </w:del>
      <w:ins w:id="2058" w:author="Sebastian Łuczak" w:date="2011-09-01T00:31:00Z">
        <w:r w:rsidR="00CD48E8">
          <w:t>który nie został jeszcze wprowadzony do systemu.</w:t>
        </w:r>
      </w:ins>
      <w:del w:id="2059"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2060" w:author="Sebastian Łuczak" w:date="2011-08-31T20:31:00Z">
        <w:r w:rsidR="00BB107A">
          <w:t xml:space="preserve">posiada </w:t>
        </w:r>
      </w:ins>
      <w:r w:rsidR="00AD6FC8">
        <w:t xml:space="preserve">również </w:t>
      </w:r>
      <w:del w:id="2061"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Pr="00AD6FC8" w:rsidRDefault="0027176B" w:rsidP="0027176B">
      <w:pPr>
        <w:pStyle w:val="NormalnyIn"/>
        <w:ind w:left="1080" w:firstLine="0"/>
      </w:pPr>
    </w:p>
    <w:p w:rsidR="009B35F9" w:rsidRDefault="009B35F9">
      <w:pPr>
        <w:jc w:val="left"/>
        <w:rPr>
          <w:rFonts w:ascii="Times New Roman" w:eastAsia="Times New Roman" w:hAnsi="Times New Roman"/>
          <w:sz w:val="24"/>
          <w:szCs w:val="24"/>
          <w:lang w:eastAsia="pl-PL"/>
        </w:rPr>
      </w:pPr>
      <w:r>
        <w:br w:type="page"/>
      </w:r>
    </w:p>
    <w:p w:rsidR="00130E4A" w:rsidRDefault="00130E4A" w:rsidP="00E26979">
      <w:pPr>
        <w:pStyle w:val="NormalnyIn"/>
        <w:numPr>
          <w:ilvl w:val="0"/>
          <w:numId w:val="33"/>
        </w:numPr>
      </w:pPr>
      <w:r>
        <w:lastRenderedPageBreak/>
        <w:t>Nie może być sytuacji</w:t>
      </w:r>
      <w:r w:rsidR="00886677">
        <w:t>,</w:t>
      </w:r>
      <w:r w:rsidR="0027176B">
        <w:t xml:space="preserve"> w której na ten sam znacznik </w:t>
      </w:r>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p</w:t>
      </w:r>
      <w:r w:rsidR="00E26979">
        <w:t>rzyjmujemy, że 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9864F9" w:rsidRDefault="009864F9" w:rsidP="009864F9">
      <w:pPr>
        <w:pStyle w:val="NormalnyIn"/>
        <w:ind w:firstLine="0"/>
        <w:rPr>
          <w:ins w:id="2062" w:author="Sebastian Łuczak" w:date="2011-09-02T10:17:00Z"/>
        </w:rPr>
        <w:pPrChange w:id="2063" w:author="Sebastian Łuczak" w:date="2011-09-02T10:17:00Z">
          <w:pPr>
            <w:jc w:val="left"/>
          </w:pPr>
        </w:pPrChange>
      </w:pPr>
    </w:p>
    <w:p w:rsidR="001C38B6" w:rsidRDefault="00BB107A" w:rsidP="009864F9">
      <w:pPr>
        <w:pStyle w:val="NormalnyIn"/>
        <w:ind w:firstLine="0"/>
        <w:pPrChange w:id="2064" w:author="Sebastian Łuczak" w:date="2011-09-02T10:17:00Z">
          <w:pPr>
            <w:jc w:val="left"/>
          </w:pPr>
        </w:pPrChange>
      </w:pPr>
      <w:ins w:id="2065" w:author="Sebastian Łuczak" w:date="2011-08-31T20:32:00Z">
        <w:r>
          <w:t>Wszystkie te założenia zostały zaimplementowane w kodzie i logika aplikacji pilnuje aby ich przestrzegać.</w:t>
        </w:r>
      </w:ins>
    </w:p>
    <w:p w:rsidR="0082106B" w:rsidRDefault="0082106B" w:rsidP="009864F9">
      <w:pPr>
        <w:pStyle w:val="NormalnyIn"/>
        <w:pPrChange w:id="2066" w:author="Sebastian Łuczak" w:date="2011-09-02T10:17:00Z">
          <w:pPr>
            <w:jc w:val="left"/>
          </w:pPr>
        </w:pPrChange>
      </w:pPr>
      <w:r>
        <w:br w:type="page"/>
      </w:r>
    </w:p>
    <w:p w:rsidR="0082106B" w:rsidRDefault="0082106B" w:rsidP="0082106B">
      <w:pPr>
        <w:pStyle w:val="Nagwek1"/>
      </w:pPr>
      <w:bookmarkStart w:id="2067" w:name="_Toc302723932"/>
      <w:r>
        <w:lastRenderedPageBreak/>
        <w:t>Opis systemu</w:t>
      </w:r>
      <w:bookmarkEnd w:id="2067"/>
    </w:p>
    <w:p w:rsidR="0082106B" w:rsidRDefault="0082106B" w:rsidP="0082106B">
      <w:pPr>
        <w:pStyle w:val="Nagwek2"/>
      </w:pPr>
      <w:bookmarkStart w:id="2068" w:name="_Toc302723933"/>
      <w:r>
        <w:t>Scenariusz użycia</w:t>
      </w:r>
      <w:bookmarkEnd w:id="2068"/>
    </w:p>
    <w:p w:rsidR="0082106B" w:rsidRDefault="0082106B" w:rsidP="0082106B"/>
    <w:p w:rsidR="00A253C4" w:rsidRDefault="0082106B" w:rsidP="0082106B">
      <w:pPr>
        <w:pStyle w:val="NormalnyIn"/>
        <w:ind w:firstLine="0"/>
        <w:rPr>
          <w:ins w:id="2069"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C8050F" w:rsidRDefault="00886677" w:rsidP="00C8050F">
      <w:pPr>
        <w:pStyle w:val="NormalnyIn"/>
        <w:pPrChange w:id="2070" w:author="Sebastian Łuczak" w:date="2011-08-31T20:33:00Z">
          <w:pPr>
            <w:pStyle w:val="NormalnyIn"/>
            <w:ind w:firstLine="0"/>
          </w:pPr>
        </w:pPrChange>
      </w:pPr>
      <w:r>
        <w:t>Przypuśćmy sytuację</w:t>
      </w:r>
      <w:r w:rsidR="00A6721C">
        <w:t xml:space="preserve"> w której </w:t>
      </w:r>
      <w:r w:rsidR="0082106B">
        <w:t xml:space="preserve">firma </w:t>
      </w:r>
      <w:r w:rsidR="00EA3D56">
        <w:t>X</w:t>
      </w:r>
      <w:r w:rsidR="00A6721C">
        <w:t xml:space="preserve"> </w:t>
      </w:r>
      <w:r w:rsidR="0082106B">
        <w:t xml:space="preserve">zajmuję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2071" w:author="Sebastian Łuczak" w:date="2011-09-01T00:32:00Z">
        <w:r w:rsidDel="002E061E">
          <w:delText xml:space="preserve">internetowej </w:delText>
        </w:r>
      </w:del>
      <w:ins w:id="2072"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2073" w:author="Sebastian Łuczak" w:date="2011-08-31T20:33:00Z">
        <w:r w:rsidR="00A51646">
          <w:t xml:space="preserve"> oraz przydzieloną rolę</w:t>
        </w:r>
      </w:ins>
      <w:del w:id="2074"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2075" w:author="Sebastian Łuczak" w:date="2011-08-31T20:34:00Z">
        <w:r w:rsidR="00062358">
          <w:t xml:space="preserve"> które ma być serwisowane</w:t>
        </w:r>
      </w:ins>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w:t>
      </w:r>
      <w:del w:id="2076"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2077" w:author="Sebastian Łuczak" w:date="2011-08-31T20:35:00Z">
        <w:r w:rsidDel="00062358">
          <w:delText>operator</w:delText>
        </w:r>
      </w:del>
      <w:ins w:id="2078" w:author="Sebastian Łuczak" w:date="2011-08-31T20:36:00Z">
        <w:r w:rsidR="00062358">
          <w:t xml:space="preserve">operator </w:t>
        </w:r>
      </w:ins>
      <w:ins w:id="2079" w:author="Sebastian Łuczak" w:date="2011-08-31T20:37:00Z">
        <w:r w:rsidR="00062358">
          <w:t>– osoba</w:t>
        </w:r>
      </w:ins>
      <w:ins w:id="2080" w:author="Sebastian Łuczak" w:date="2011-08-31T20:35:00Z">
        <w:r w:rsidR="00062358">
          <w:t xml:space="preserve"> posiadająca uprawnienia super </w:t>
        </w:r>
        <w:proofErr w:type="spellStart"/>
        <w:r w:rsidR="00062358">
          <w:t>user</w:t>
        </w:r>
      </w:ins>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lastRenderedPageBreak/>
        <w:t>Telefon sygnalizuje pomyślne zakończenie pracy i przełącza się w tryb oczekiwania na następne działanie.</w:t>
      </w:r>
    </w:p>
    <w:p w:rsidR="0082106B" w:rsidDel="00062358" w:rsidRDefault="0082106B" w:rsidP="0082106B">
      <w:pPr>
        <w:pStyle w:val="NormalnyIn"/>
        <w:rPr>
          <w:del w:id="2081" w:author="Sebastian Łuczak" w:date="2011-08-31T20:36:00Z"/>
        </w:rPr>
      </w:pPr>
      <w:del w:id="2082" w:author="Sebastian Łuczak" w:date="2011-08-31T20:36:00Z">
        <w:r w:rsidDel="00062358">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82106B" w:rsidRPr="009001C6" w:rsidRDefault="0082106B" w:rsidP="0082106B">
      <w:pPr>
        <w:pStyle w:val="NormalnyIn"/>
      </w:pPr>
      <w:r>
        <w:t>Pracodawca</w:t>
      </w:r>
      <w:ins w:id="2083" w:author="Sebastian Łuczak" w:date="2011-08-31T20:37:00Z">
        <w:r w:rsidR="00062358">
          <w:t>,</w:t>
        </w:r>
      </w:ins>
      <w:r>
        <w:t xml:space="preserve"> </w:t>
      </w:r>
      <w:del w:id="2084" w:author="Sebastian Łuczak" w:date="2011-08-31T20:37:00Z">
        <w:r w:rsidDel="00062358">
          <w:delText xml:space="preserve">lub </w:delText>
        </w:r>
      </w:del>
      <w:r>
        <w:t xml:space="preserve">operator </w:t>
      </w:r>
      <w:ins w:id="2085" w:author="Sebastian Łuczak" w:date="2011-08-31T20:37:00Z">
        <w:r w:rsidR="00062358">
          <w:t xml:space="preserve">lub administrator </w:t>
        </w:r>
      </w:ins>
      <w:r>
        <w:t>mo</w:t>
      </w:r>
      <w:ins w:id="2086" w:author="Sebastian Łuczak" w:date="2011-08-31T20:37:00Z">
        <w:r w:rsidR="00062358">
          <w:t>że</w:t>
        </w:r>
      </w:ins>
      <w:del w:id="2087" w:author="Sebastian Łuczak" w:date="2011-08-31T20:37:00Z">
        <w:r w:rsidDel="00062358">
          <w:delText>gą</w:delText>
        </w:r>
      </w:del>
      <w:r>
        <w:t xml:space="preserve"> sprawdzić w panelu administracyjnym stany realizacji wszystkich zleceń oraz czas jaki został poświęcony na realizację konkretnej czynności</w:t>
      </w:r>
      <w:ins w:id="2088" w:author="Sebastian Łuczak" w:date="2011-08-31T20:37:00Z">
        <w:r w:rsidR="00062358">
          <w:t xml:space="preserve"> przez danego pracownika.</w:t>
        </w:r>
      </w:ins>
      <w:del w:id="2089" w:author="Sebastian Łuczak" w:date="2011-08-31T20:37:00Z">
        <w:r w:rsidDel="00062358">
          <w:delText>.</w:delText>
        </w:r>
      </w:del>
    </w:p>
    <w:p w:rsidR="00465A01" w:rsidRDefault="0082106B" w:rsidP="00465A01">
      <w:pPr>
        <w:pStyle w:val="Nagwek2"/>
        <w:rPr>
          <w:ins w:id="2090" w:author="Sebastian Łuczak" w:date="2011-08-31T20:37:00Z"/>
        </w:rPr>
      </w:pPr>
      <w:bookmarkStart w:id="2091" w:name="_Toc302723934"/>
      <w:r>
        <w:t xml:space="preserve">Baza </w:t>
      </w:r>
      <w:r w:rsidR="00465A01">
        <w:t>danych</w:t>
      </w:r>
      <w:bookmarkEnd w:id="2091"/>
    </w:p>
    <w:p w:rsidR="00C8050F" w:rsidRDefault="00062358" w:rsidP="00C8050F">
      <w:pPr>
        <w:pStyle w:val="Nagwek3"/>
        <w:pPrChange w:id="2092" w:author="Sebastian Łuczak" w:date="2011-08-31T20:38:00Z">
          <w:pPr>
            <w:pStyle w:val="Nagwek2"/>
          </w:pPr>
        </w:pPrChange>
      </w:pPr>
      <w:ins w:id="2093" w:author="Sebastian Łuczak" w:date="2011-08-31T20:38:00Z">
        <w:r>
          <w:t xml:space="preserve"> </w:t>
        </w:r>
        <w:bookmarkStart w:id="2094" w:name="_Toc302723935"/>
        <w:r>
          <w:t>Cel powstania</w:t>
        </w:r>
      </w:ins>
      <w:bookmarkEnd w:id="2094"/>
    </w:p>
    <w:p w:rsidR="00062358" w:rsidRDefault="00E35B76" w:rsidP="0082106B">
      <w:pPr>
        <w:pStyle w:val="NormalnyIn"/>
        <w:ind w:firstLine="0"/>
        <w:rPr>
          <w:ins w:id="2095" w:author="Sebastian Łuczak" w:date="2011-08-31T20:38:00Z"/>
        </w:rPr>
      </w:pPr>
      <w:r>
        <w:t>Baza danych</w:t>
      </w:r>
      <w:del w:id="2096" w:author="Sebastian Łuczak" w:date="2011-08-31T20:38:00Z">
        <w:r w:rsidR="00C16F70" w:rsidDel="00062358">
          <w:delText>,</w:delText>
        </w:r>
      </w:del>
      <w:r>
        <w:t xml:space="preserve"> jest podstawowym elementem opracowanego przez nas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C8050F" w:rsidRDefault="00062358" w:rsidP="00C8050F">
      <w:pPr>
        <w:pStyle w:val="Nagwek3"/>
        <w:pPrChange w:id="2097" w:author="Sebastian Łuczak" w:date="2011-08-31T20:38:00Z">
          <w:pPr>
            <w:pStyle w:val="NormalnyIn"/>
            <w:ind w:firstLine="0"/>
          </w:pPr>
        </w:pPrChange>
      </w:pPr>
      <w:bookmarkStart w:id="2098" w:name="_Toc302723936"/>
      <w:ins w:id="2099" w:author="Sebastian Łuczak" w:date="2011-08-31T20:38:00Z">
        <w:r>
          <w:t>Szczegóły implementacji</w:t>
        </w:r>
      </w:ins>
      <w:bookmarkEnd w:id="2098"/>
      <w:r w:rsidR="0074625B">
        <w:t xml:space="preserve"> </w:t>
      </w:r>
    </w:p>
    <w:p w:rsidR="00C8050F" w:rsidRDefault="00E35B76" w:rsidP="00C8050F">
      <w:pPr>
        <w:pStyle w:val="NormalnyIn"/>
        <w:ind w:firstLine="0"/>
        <w:pPrChange w:id="2100" w:author="Sebastian Łuczak" w:date="2011-08-31T20:38:00Z">
          <w:pPr>
            <w:pStyle w:val="NormalnyIn"/>
          </w:pPr>
        </w:pPrChange>
      </w:pPr>
      <w:del w:id="2101" w:author="Sebastian Łuczak" w:date="2011-08-31T20:38:00Z">
        <w:r w:rsidDel="00062358">
          <w:delText xml:space="preserve">Została ona </w:delText>
        </w:r>
      </w:del>
      <w:ins w:id="2102" w:author="Sebastian Łuczak" w:date="2011-08-31T20:38:00Z">
        <w:r w:rsidR="00062358">
          <w:t xml:space="preserve">Baza została </w:t>
        </w:r>
      </w:ins>
      <w:r>
        <w:t>stworzona w języku SQL</w:t>
      </w:r>
      <w:del w:id="2103" w:author="Sebastian Łuczak" w:date="2011-08-31T20:39:00Z">
        <w:r w:rsidR="00C16F70" w:rsidDel="000B2C9A">
          <w:delText>,</w:delText>
        </w:r>
      </w:del>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726470">
              <w:rPr>
                <w:noProof/>
              </w:rPr>
              <w:t>[17]</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2104"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2105" w:author="Sebastian Łuczak" w:date="2011-08-31T20:40:00Z">
        <w:r w:rsidR="007062B9">
          <w:t xml:space="preserve">są </w:t>
        </w:r>
      </w:ins>
      <w:r w:rsidR="007C6995">
        <w:t xml:space="preserve">z </w:t>
      </w:r>
      <w:proofErr w:type="spellStart"/>
      <w:r w:rsidR="007C6995">
        <w:t>kolei</w:t>
      </w:r>
      <w:del w:id="2106" w:author="Sebastian Łuczak" w:date="2011-08-31T20:40:00Z">
        <w:r w:rsidR="007C6995" w:rsidDel="007062B9">
          <w:delText xml:space="preserve"> są </w:delText>
        </w:r>
      </w:del>
      <w:r w:rsidR="007C6995">
        <w:t>kro</w:t>
      </w:r>
      <w:r w:rsidR="00C16F70">
        <w:t>t</w:t>
      </w:r>
      <w:r w:rsidR="007C6995">
        <w:t>ki</w:t>
      </w:r>
      <w:proofErr w:type="spellEnd"/>
      <w:r w:rsidR="007C6995">
        <w:t>. Krotka jest jednoznacznie identyfikowana przez klucz główny</w:t>
      </w:r>
      <w:ins w:id="2107" w:author="Sebastian Łuczak" w:date="2011-09-01T00:38:00Z">
        <w:r w:rsidR="002E061E">
          <w:t xml:space="preserve"> (ang. </w:t>
        </w:r>
        <w:proofErr w:type="spellStart"/>
        <w:r w:rsidR="002E061E">
          <w:t>Primary</w:t>
        </w:r>
        <w:proofErr w:type="spellEnd"/>
        <w:r w:rsidR="002E061E">
          <w:t xml:space="preserve"> </w:t>
        </w:r>
        <w:proofErr w:type="spellStart"/>
        <w:r w:rsidR="002E061E">
          <w:t>Key</w:t>
        </w:r>
        <w:proofErr w:type="spellEnd"/>
        <w:r w:rsidR="002E061E">
          <w:t xml:space="preserve">) </w:t>
        </w:r>
      </w:ins>
      <w:r w:rsidR="007C6995">
        <w:t xml:space="preserve"> będący unikatową wartością.</w:t>
      </w:r>
    </w:p>
    <w:p w:rsidR="007C6995" w:rsidRDefault="002119B5" w:rsidP="00847CA5">
      <w:pPr>
        <w:pStyle w:val="NormalnyIn"/>
      </w:pPr>
      <w:r>
        <w:t>Ważnym elementem przedstawianego modelu</w:t>
      </w:r>
      <w:r w:rsidR="00C16F70">
        <w:t>,</w:t>
      </w:r>
      <w:r>
        <w:t xml:space="preserve"> jest klucz obcy (ang. Foreign </w:t>
      </w:r>
      <w:proofErr w:type="spellStart"/>
      <w: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rsidR="00465A01" w:rsidRDefault="00E35B76" w:rsidP="00847CA5">
      <w:pPr>
        <w:pStyle w:val="NormalnyIn"/>
      </w:pPr>
      <w:r>
        <w:t>Dzięki zaawansowanym możliwościom bazy danych Oracle</w:t>
      </w:r>
      <w:r w:rsidR="00C16F70">
        <w:t>,</w:t>
      </w:r>
      <w:r>
        <w:t xml:space="preserve"> stworzyłem mechanizmy zabezpieczające bazę przed wprowadzeniem błędnych danych, danych niezgodnych z przyjętymi założeniami oraz powtarzających się rekordów. </w:t>
      </w:r>
    </w:p>
    <w:p w:rsidR="00E35B76" w:rsidRPr="00465A01" w:rsidRDefault="00847CA5" w:rsidP="00847CA5">
      <w:pPr>
        <w:pStyle w:val="NormalnyIn"/>
      </w:pPr>
      <w:r>
        <w:lastRenderedPageBreak/>
        <w:tab/>
        <w:t xml:space="preserve">Na rysunku </w:t>
      </w:r>
      <w:r w:rsidRPr="00847CA5">
        <w:rPr>
          <w:highlight w:val="green"/>
        </w:rPr>
        <w:t>…</w:t>
      </w:r>
      <w:r>
        <w:t xml:space="preserve"> został przedstawiony schemat użytej w systemie bazy danych. </w:t>
      </w:r>
    </w:p>
    <w:p w:rsidR="00FC5679" w:rsidRDefault="00134211" w:rsidP="00134211">
      <w:pPr>
        <w:ind w:left="-1440"/>
      </w:pPr>
      <w:r>
        <w:rPr>
          <w:noProof/>
          <w:lang w:eastAsia="pl-PL"/>
        </w:rPr>
        <w:drawing>
          <wp:inline distT="0" distB="0" distL="0" distR="0">
            <wp:extent cx="7068381" cy="6990457"/>
            <wp:effectExtent l="19050" t="0" r="0"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4" cstate="print"/>
                    <a:stretch>
                      <a:fillRect/>
                    </a:stretch>
                  </pic:blipFill>
                  <pic:spPr>
                    <a:xfrm>
                      <a:off x="0" y="0"/>
                      <a:ext cx="7068381" cy="6990457"/>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134211" w:rsidRDefault="00847CA5" w:rsidP="00134211">
      <w:pPr>
        <w:pStyle w:val="Nagwek3"/>
        <w:rPr>
          <w:noProof/>
        </w:rPr>
      </w:pPr>
      <w:r w:rsidRPr="00AC4B25">
        <w:rPr>
          <w:noProof/>
        </w:rPr>
        <w:lastRenderedPageBreak/>
        <w:t xml:space="preserve">  </w:t>
      </w:r>
      <w:bookmarkStart w:id="2108" w:name="_Toc302723937"/>
      <w:r w:rsidR="00CB27C6" w:rsidRPr="00AC4B25">
        <w:rPr>
          <w:noProof/>
        </w:rPr>
        <w:t>Opis tabel</w:t>
      </w:r>
      <w:bookmarkEnd w:id="2108"/>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 ich 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0E7F93">
        <w:t>Secure</w:t>
      </w:r>
      <w:proofErr w:type="spellEnd"/>
      <w:r w:rsidR="000E7F93">
        <w:t xml:space="preserve"> </w:t>
      </w:r>
      <w:proofErr w:type="spellStart"/>
      <w:r w:rsidR="000E7F93">
        <w:t>Hash</w:t>
      </w:r>
      <w:proofErr w:type="spellEnd"/>
      <w:r w:rsidR="000E7F93">
        <w:t xml:space="preserve"> </w:t>
      </w:r>
      <w:proofErr w:type="spellStart"/>
      <w:r w:rsidR="000E7F93">
        <w:t>Algorithm</w:t>
      </w:r>
      <w:proofErr w:type="spellEnd"/>
      <w:r w:rsidR="000E7F93">
        <w:t>)</w:t>
      </w:r>
      <w:r w:rsidR="00752657">
        <w:t xml:space="preserve">, datę zarejestrowania oraz to czy </w:t>
      </w:r>
      <w:r w:rsidR="000E7F93">
        <w:t xml:space="preserve">użytkownik </w:t>
      </w:r>
      <w:r w:rsidR="00752657">
        <w:t xml:space="preserve">jest aktywny czy też nie.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W tabeli</w:t>
      </w:r>
      <w:r w:rsidR="000E7F93">
        <w:t>,</w:t>
      </w:r>
      <w:r w:rsidR="0074625B">
        <w:t xml:space="preserve">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0E7F93" w:rsidRPr="000E7F93">
        <w:t>,</w:t>
      </w:r>
      <w:r w:rsidR="00947535">
        <w:t xml:space="preserve"> jest główną ta</w:t>
      </w:r>
      <w:r>
        <w:t>b</w:t>
      </w:r>
      <w:r w:rsidR="00947535">
        <w:t>e</w:t>
      </w:r>
      <w:r>
        <w:t>lą przechowującą informacje szczegółowe na temat pracowników zarejestrowanych w systemie. Zawiera on</w:t>
      </w:r>
      <w:ins w:id="2109" w:author="Sebastian Łuczak" w:date="2011-08-31T23:04:00Z">
        <w:r w:rsidR="00B8503E">
          <w:t>a</w:t>
        </w:r>
      </w:ins>
      <w:r>
        <w:t xml:space="preserve"> identyfikator użytkownika</w:t>
      </w:r>
      <w:r w:rsidR="000E7F93">
        <w:t>,</w:t>
      </w:r>
      <w:r>
        <w:t xml:space="preserve"> będący kluczem obcym pozwalający na określenie </w:t>
      </w:r>
      <w:proofErr w:type="spellStart"/>
      <w:r>
        <w:t>loginu</w:t>
      </w:r>
      <w:proofErr w:type="spellEnd"/>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w:t>
      </w:r>
      <w:r w:rsidR="000E7F93">
        <w:t>,</w:t>
      </w:r>
      <w:r w:rsidR="00FC5679">
        <w:t xml:space="preserve"> może posiadać wiele urządzeń ale już konkretne urządzenie</w:t>
      </w:r>
      <w:r w:rsidR="000E7F93">
        <w:t>,</w:t>
      </w:r>
      <w:r w:rsidR="00FC5679">
        <w:t xml:space="preserve"> może zostać przypisane tylko jednemu pracownikowi. Każde urządzenie zarejestrowane w systemie</w:t>
      </w:r>
      <w:del w:id="2110"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ins w:id="2111" w:author="Sebastian Łuczak" w:date="2011-09-01T00:39:00Z">
        <w:r w:rsidR="00906073">
          <w:t>znacznika przypisany do danej</w:t>
        </w:r>
      </w:ins>
      <w:del w:id="2112" w:author="Sebastian Łuczak" w:date="2011-08-31T23:04:00Z">
        <w:r w:rsidDel="00B8503E">
          <w:delText xml:space="preserve">Tagu </w:delText>
        </w:r>
      </w:del>
      <w:del w:id="2113" w:author="Sebastian Łuczak" w:date="2011-09-01T00:39:00Z">
        <w:r w:rsidDel="00906073">
          <w:delText>dla</w:delText>
        </w:r>
      </w:del>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2114"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w:t>
      </w:r>
      <w:proofErr w:type="spellStart"/>
      <w:r>
        <w:t>sa</w:t>
      </w:r>
      <w:proofErr w:type="spellEnd"/>
      <w:r>
        <w:t xml:space="preserve"> dane jednoznacznie wiążące </w:t>
      </w:r>
      <w:r w:rsidR="006C2DB7">
        <w:t xml:space="preserve">unikalny </w:t>
      </w:r>
      <w:r>
        <w:t xml:space="preserve">identyfikator </w:t>
      </w:r>
      <w:del w:id="2115" w:author="Sebastian Łuczak" w:date="2011-08-31T23:05:00Z">
        <w:r w:rsidDel="00B8503E">
          <w:delText>Tagu</w:delText>
        </w:r>
      </w:del>
      <w:ins w:id="2116" w:author="Sebastian Łuczak" w:date="2011-08-31T23:05:00Z">
        <w:r w:rsidR="00B8503E">
          <w:t>znacznika</w:t>
        </w:r>
      </w:ins>
      <w:r>
        <w:t xml:space="preserve">, nazwę lokalizacji oraz numer seryjny </w:t>
      </w:r>
      <w:r w:rsidR="008B040E">
        <w:t>urządzenia</w:t>
      </w:r>
      <w:r>
        <w:t xml:space="preserve">. </w:t>
      </w:r>
      <w:r w:rsidR="006C2DB7">
        <w:t>Każda lokalizacja</w:t>
      </w:r>
      <w:del w:id="2117"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2118"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2119" w:name="_Toc302723938"/>
      <w:r>
        <w:t>Integralność danych</w:t>
      </w:r>
      <w:bookmarkEnd w:id="2119"/>
    </w:p>
    <w:p w:rsidR="0019095B" w:rsidRDefault="00134211" w:rsidP="0082106B">
      <w:pPr>
        <w:pStyle w:val="NormalnyIn"/>
        <w:ind w:firstLine="0"/>
      </w:pPr>
      <w:r>
        <w:t>W celu zapewnienia spójności i integralności danych przechowywanych w baz</w:t>
      </w:r>
      <w:r w:rsidR="0019095B">
        <w:t xml:space="preserve">ie stworzyłem 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sprawdzam 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CF256A" w:rsidRPr="00073C2B" w:rsidRDefault="001955C6" w:rsidP="00CF256A">
      <w:pPr>
        <w:pStyle w:val="NormalnyIn"/>
        <w:rPr>
          <w:ins w:id="2120" w:author="Maciek" w:date="2011-09-01T21:55:00Z"/>
        </w:rPr>
      </w:pPr>
      <w:r w:rsidRPr="00073C2B">
        <w:t>Dodatkowo</w:t>
      </w:r>
      <w:r w:rsidR="003E02C1">
        <w:t>,</w:t>
      </w:r>
      <w:r w:rsidRPr="00073C2B">
        <w:t xml:space="preserve"> stworzyłem mechanizm </w:t>
      </w:r>
      <w:r w:rsidR="009A7986" w:rsidRPr="00073C2B">
        <w:t xml:space="preserve">obejmujący tabelę </w:t>
      </w:r>
      <w:proofErr w:type="spellStart"/>
      <w:r w:rsidR="009A7986" w:rsidRPr="003E02C1">
        <w:rPr>
          <w:i/>
        </w:rPr>
        <w:t>events</w:t>
      </w:r>
      <w:proofErr w:type="spellEnd"/>
      <w:r w:rsidR="009A7986" w:rsidRPr="00073C2B">
        <w:t>, niepozwalający na zamieszczenie w</w:t>
      </w:r>
      <w:r w:rsidR="00073C2B" w:rsidRPr="00073C2B">
        <w:t xml:space="preserve"> niej dwóch wpisów z tym samym </w:t>
      </w:r>
      <w:proofErr w:type="spellStart"/>
      <w:r w:rsidR="00073C2B" w:rsidRPr="00073C2B">
        <w:t>TAG_</w:t>
      </w:r>
      <w:r w:rsidR="009A7986" w:rsidRPr="00073C2B">
        <w:t>ID</w:t>
      </w:r>
      <w:proofErr w:type="spellEnd"/>
      <w:r w:rsidR="009A7986" w:rsidRPr="00073C2B">
        <w:t xml:space="preserve"> </w:t>
      </w:r>
      <w:r w:rsidR="00073C2B" w:rsidRPr="00073C2B">
        <w:t xml:space="preserve">będących </w:t>
      </w:r>
      <w:r w:rsidR="009A7986" w:rsidRPr="00073C2B">
        <w:t xml:space="preserve">w statusie </w:t>
      </w:r>
      <w:proofErr w:type="spellStart"/>
      <w:ins w:id="2121" w:author="Sebastian Łuczak" w:date="2011-09-01T00:39:00Z">
        <w:r w:rsidR="00E81751">
          <w:t>EVENT_STATUS_STARTED</w:t>
        </w:r>
        <w:proofErr w:type="spellEnd"/>
        <w:r w:rsidR="00E81751" w:rsidRPr="00073C2B">
          <w:t xml:space="preserve"> lub </w:t>
        </w:r>
        <w:proofErr w:type="spellStart"/>
        <w:r w:rsidR="00E81751">
          <w:t>EVENT_STATUS_CREATED</w:t>
        </w:r>
      </w:ins>
      <w:proofErr w:type="spellEnd"/>
      <w:del w:id="2122"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2123" w:author="Maciek" w:date="2011-09-01T21:55:00Z"/>
        </w:rPr>
      </w:pPr>
      <w:ins w:id="2124" w:author="Maciek" w:date="2011-09-01T21:55:00Z">
        <w:r w:rsidRPr="00073C2B">
          <w:t>Poniż</w:t>
        </w:r>
        <w:r>
          <w:t>sze</w:t>
        </w:r>
        <w:r w:rsidRPr="00073C2B">
          <w:t xml:space="preserve"> diagram</w:t>
        </w:r>
        <w:r>
          <w:t>y</w:t>
        </w:r>
        <w:r w:rsidRPr="00073C2B">
          <w:t xml:space="preserve"> pokazuj</w:t>
        </w:r>
        <w:r>
          <w:t>ą</w:t>
        </w:r>
        <w:r w:rsidRPr="00073C2B">
          <w:t xml:space="preserve"> jakie sytuacje nie mogą mieć </w:t>
        </w:r>
      </w:ins>
      <w:ins w:id="2125" w:author="Maciek" w:date="2011-09-01T21:56:00Z">
        <w:r>
          <w:t>miejsca w bazie danych</w:t>
        </w:r>
      </w:ins>
      <w:ins w:id="2126" w:author="Maciek" w:date="2011-09-01T21:55:00Z">
        <w:r w:rsidRPr="00073C2B">
          <w:t>:</w:t>
        </w:r>
      </w:ins>
    </w:p>
    <w:p w:rsidR="00CF256A" w:rsidRDefault="00CF256A" w:rsidP="00CF256A">
      <w:pPr>
        <w:rPr>
          <w:ins w:id="2127" w:author="Maciek" w:date="2011-09-01T21:56:00Z"/>
        </w:rPr>
        <w:sectPr w:rsidR="00CF256A" w:rsidSect="0011203F">
          <w:footerReference w:type="default" r:id="rId15"/>
          <w:footerReference w:type="first" r:id="rId16"/>
          <w:pgSz w:w="11906" w:h="16838" w:code="9"/>
          <w:pgMar w:top="1134" w:right="1134" w:bottom="1134" w:left="1701" w:header="709" w:footer="709" w:gutter="0"/>
          <w:pgNumType w:start="0"/>
          <w:cols w:space="708"/>
          <w:docGrid w:linePitch="360"/>
          <w:sectPrChange w:id="2133" w:author="Sebastian Łuczak" w:date="2011-09-02T10:09:00Z">
            <w:sectPr w:rsidR="00CF256A" w:rsidSect="0011203F">
              <w:pgBorders>
                <w:top w:val="single" w:sz="18" w:space="24" w:color="auto"/>
                <w:left w:val="single" w:sz="18" w:space="24" w:color="auto"/>
                <w:bottom w:val="single" w:sz="18" w:space="24" w:color="auto"/>
                <w:right w:val="single" w:sz="18" w:space="24" w:color="auto"/>
              </w:pgBorders>
              <w:pgNumType w:start="0"/>
            </w:sectPr>
          </w:sectPrChange>
        </w:sectPr>
      </w:pPr>
    </w:p>
    <w:p w:rsidR="00CF256A" w:rsidRDefault="00CF256A" w:rsidP="00CF256A">
      <w:pPr>
        <w:rPr>
          <w:ins w:id="2134" w:author="Maciek" w:date="2011-09-01T21:55:00Z"/>
        </w:rPr>
      </w:pPr>
    </w:p>
    <w:p w:rsidR="00CF256A" w:rsidRDefault="00CF256A" w:rsidP="00CF256A">
      <w:pPr>
        <w:rPr>
          <w:ins w:id="2135" w:author="Maciek" w:date="2011-09-01T21:55:00Z"/>
        </w:rPr>
      </w:pPr>
    </w:p>
    <w:tbl>
      <w:tblPr>
        <w:tblStyle w:val="Jasnalistaakcent12"/>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Change w:id="2136" w:author="Sebastian Łuczak" w:date="2011-09-02T10:58:00Z">
          <w:tblPr>
            <w:tblStyle w:val="Jasnalistaak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1075"/>
        <w:gridCol w:w="2544"/>
        <w:gridCol w:w="1451"/>
        <w:gridCol w:w="1134"/>
        <w:gridCol w:w="2551"/>
        <w:tblGridChange w:id="2137">
          <w:tblGrid>
            <w:gridCol w:w="1075"/>
            <w:gridCol w:w="2544"/>
            <w:gridCol w:w="537"/>
            <w:gridCol w:w="906"/>
            <w:gridCol w:w="2544"/>
          </w:tblGrid>
        </w:tblGridChange>
      </w:tblGrid>
      <w:tr w:rsidR="006F68EA" w:rsidTr="006F68EA">
        <w:trPr>
          <w:cnfStyle w:val="100000000000"/>
          <w:ins w:id="2138" w:author="Maciek" w:date="2011-09-01T21:55:00Z"/>
        </w:trPr>
        <w:tc>
          <w:tcPr>
            <w:cnfStyle w:val="001000000000"/>
            <w:tcW w:w="1075" w:type="dxa"/>
            <w:tcPrChange w:id="2139" w:author="Sebastian Łuczak" w:date="2011-09-02T10:58:00Z">
              <w:tcPr>
                <w:tcW w:w="1075" w:type="dxa"/>
              </w:tcPr>
            </w:tcPrChange>
          </w:tcPr>
          <w:p w:rsidR="006F68EA" w:rsidRDefault="006F68EA" w:rsidP="00CF256A">
            <w:pPr>
              <w:cnfStyle w:val="101000000000"/>
              <w:rPr>
                <w:ins w:id="2140" w:author="Maciek" w:date="2011-09-01T21:55:00Z"/>
              </w:rPr>
            </w:pPr>
            <w:proofErr w:type="spellStart"/>
            <w:ins w:id="2141" w:author="Maciek" w:date="2011-09-01T21:55:00Z">
              <w:r>
                <w:t>TAG_ID</w:t>
              </w:r>
              <w:proofErr w:type="spellEnd"/>
            </w:ins>
          </w:p>
        </w:tc>
        <w:tc>
          <w:tcPr>
            <w:tcW w:w="2544" w:type="dxa"/>
            <w:tcPrChange w:id="2142" w:author="Sebastian Łuczak" w:date="2011-09-02T10:58:00Z">
              <w:tcPr>
                <w:tcW w:w="2544" w:type="dxa"/>
              </w:tcPr>
            </w:tcPrChange>
          </w:tcPr>
          <w:p w:rsidR="006F68EA" w:rsidRDefault="006F68EA" w:rsidP="00CF256A">
            <w:pPr>
              <w:cnfStyle w:val="100000000000"/>
              <w:rPr>
                <w:ins w:id="2143" w:author="Maciek" w:date="2011-09-01T21:55:00Z"/>
              </w:rPr>
            </w:pPr>
            <w:ins w:id="2144" w:author="Maciek" w:date="2011-09-01T21:55:00Z">
              <w:r>
                <w:t>STATUS</w:t>
              </w:r>
            </w:ins>
          </w:p>
        </w:tc>
        <w:tc>
          <w:tcPr>
            <w:tcW w:w="1451" w:type="dxa"/>
            <w:tcBorders>
              <w:top w:val="nil"/>
              <w:bottom w:val="nil"/>
            </w:tcBorders>
            <w:shd w:val="clear" w:color="auto" w:fill="auto"/>
            <w:tcPrChange w:id="2145" w:author="Sebastian Łuczak" w:date="2011-09-02T10:58:00Z">
              <w:tcPr>
                <w:tcW w:w="537" w:type="dxa"/>
                <w:tcBorders>
                  <w:top w:val="nil"/>
                  <w:bottom w:val="nil"/>
                </w:tcBorders>
                <w:shd w:val="clear" w:color="auto" w:fill="auto"/>
              </w:tcPr>
            </w:tcPrChange>
          </w:tcPr>
          <w:p w:rsidR="006F68EA" w:rsidRDefault="006F68EA" w:rsidP="00CF256A">
            <w:pPr>
              <w:cnfStyle w:val="100000000000"/>
              <w:rPr>
                <w:ins w:id="2146" w:author="Sebastian Łuczak" w:date="2011-09-02T10:56:00Z"/>
              </w:rPr>
            </w:pPr>
          </w:p>
        </w:tc>
        <w:tc>
          <w:tcPr>
            <w:tcW w:w="1134" w:type="dxa"/>
            <w:tcPrChange w:id="2147" w:author="Sebastian Łuczak" w:date="2011-09-02T10:58:00Z">
              <w:tcPr>
                <w:tcW w:w="537" w:type="dxa"/>
              </w:tcPr>
            </w:tcPrChange>
          </w:tcPr>
          <w:p w:rsidR="006F68EA" w:rsidRDefault="006F68EA" w:rsidP="00CF256A">
            <w:pPr>
              <w:cnfStyle w:val="100000000000"/>
              <w:rPr>
                <w:ins w:id="2148" w:author="Sebastian Łuczak" w:date="2011-09-02T10:56:00Z"/>
              </w:rPr>
            </w:pPr>
            <w:proofErr w:type="spellStart"/>
            <w:ins w:id="2149" w:author="Sebastian Łuczak" w:date="2011-09-02T10:56:00Z">
              <w:r>
                <w:t>TAG_ID</w:t>
              </w:r>
              <w:proofErr w:type="spellEnd"/>
            </w:ins>
          </w:p>
        </w:tc>
        <w:tc>
          <w:tcPr>
            <w:tcW w:w="2551" w:type="dxa"/>
            <w:tcPrChange w:id="2150" w:author="Sebastian Łuczak" w:date="2011-09-02T10:58:00Z">
              <w:tcPr>
                <w:tcW w:w="537" w:type="dxa"/>
              </w:tcPr>
            </w:tcPrChange>
          </w:tcPr>
          <w:p w:rsidR="006F68EA" w:rsidRDefault="006F68EA" w:rsidP="00CF256A">
            <w:pPr>
              <w:cnfStyle w:val="100000000000"/>
              <w:rPr>
                <w:ins w:id="2151" w:author="Sebastian Łuczak" w:date="2011-09-02T10:56:00Z"/>
              </w:rPr>
            </w:pPr>
            <w:ins w:id="2152" w:author="Sebastian Łuczak" w:date="2011-09-02T10:59:00Z">
              <w:r>
                <w:t>STATUS</w:t>
              </w:r>
            </w:ins>
          </w:p>
        </w:tc>
      </w:tr>
      <w:tr w:rsidR="006F68EA" w:rsidTr="006F68EA">
        <w:trPr>
          <w:cnfStyle w:val="000000100000"/>
          <w:ins w:id="2153" w:author="Maciek" w:date="2011-09-01T21:55:00Z"/>
        </w:trPr>
        <w:tc>
          <w:tcPr>
            <w:cnfStyle w:val="001000000000"/>
            <w:tcW w:w="1075" w:type="dxa"/>
            <w:tcPrChange w:id="2154" w:author="Sebastian Łuczak" w:date="2011-09-02T10:58:00Z">
              <w:tcPr>
                <w:tcW w:w="1075" w:type="dxa"/>
              </w:tcPr>
            </w:tcPrChange>
          </w:tcPr>
          <w:p w:rsidR="006F68EA" w:rsidRDefault="006F68EA" w:rsidP="00CF256A">
            <w:pPr>
              <w:cnfStyle w:val="001000100000"/>
              <w:rPr>
                <w:ins w:id="2155" w:author="Maciek" w:date="2011-09-01T21:55:00Z"/>
              </w:rPr>
            </w:pPr>
            <w:proofErr w:type="spellStart"/>
            <w:ins w:id="2156" w:author="Maciek" w:date="2011-09-01T21:55:00Z">
              <w:r>
                <w:t>Abc</w:t>
              </w:r>
              <w:proofErr w:type="spellEnd"/>
            </w:ins>
          </w:p>
        </w:tc>
        <w:tc>
          <w:tcPr>
            <w:tcW w:w="2544" w:type="dxa"/>
            <w:tcPrChange w:id="2157" w:author="Sebastian Łuczak" w:date="2011-09-02T10:58:00Z">
              <w:tcPr>
                <w:tcW w:w="2544" w:type="dxa"/>
              </w:tcPr>
            </w:tcPrChange>
          </w:tcPr>
          <w:p w:rsidR="006F68EA" w:rsidRDefault="006F68EA" w:rsidP="00CF256A">
            <w:pPr>
              <w:cnfStyle w:val="000000100000"/>
              <w:rPr>
                <w:ins w:id="2158" w:author="Maciek" w:date="2011-09-01T21:55:00Z"/>
              </w:rPr>
            </w:pPr>
            <w:proofErr w:type="spellStart"/>
            <w:ins w:id="2159" w:author="Maciek" w:date="2011-09-01T21:55:00Z">
              <w:r>
                <w:t>EVENT_STATUS_CREATED</w:t>
              </w:r>
              <w:proofErr w:type="spellEnd"/>
            </w:ins>
          </w:p>
        </w:tc>
        <w:tc>
          <w:tcPr>
            <w:tcW w:w="1451" w:type="dxa"/>
            <w:tcBorders>
              <w:top w:val="nil"/>
              <w:bottom w:val="nil"/>
            </w:tcBorders>
            <w:tcPrChange w:id="2160" w:author="Sebastian Łuczak" w:date="2011-09-02T10:58:00Z">
              <w:tcPr>
                <w:tcW w:w="537" w:type="dxa"/>
                <w:tcBorders>
                  <w:top w:val="nil"/>
                  <w:bottom w:val="nil"/>
                </w:tcBorders>
              </w:tcPr>
            </w:tcPrChange>
          </w:tcPr>
          <w:p w:rsidR="006F68EA" w:rsidRDefault="006F68EA" w:rsidP="00CF256A">
            <w:pPr>
              <w:cnfStyle w:val="000000100000"/>
              <w:rPr>
                <w:ins w:id="2161" w:author="Sebastian Łuczak" w:date="2011-09-02T10:56:00Z"/>
              </w:rPr>
            </w:pPr>
          </w:p>
        </w:tc>
        <w:tc>
          <w:tcPr>
            <w:tcW w:w="1134" w:type="dxa"/>
            <w:tcPrChange w:id="2162" w:author="Sebastian Łuczak" w:date="2011-09-02T10:58:00Z">
              <w:tcPr>
                <w:tcW w:w="537" w:type="dxa"/>
              </w:tcPr>
            </w:tcPrChange>
          </w:tcPr>
          <w:p w:rsidR="006F68EA" w:rsidRPr="006F68EA" w:rsidRDefault="006F68EA" w:rsidP="00CF256A">
            <w:pPr>
              <w:cnfStyle w:val="000000100000"/>
              <w:rPr>
                <w:ins w:id="2163" w:author="Sebastian Łuczak" w:date="2011-09-02T10:56:00Z"/>
                <w:b/>
                <w:rPrChange w:id="2164" w:author="Sebastian Łuczak" w:date="2011-09-02T10:58:00Z">
                  <w:rPr>
                    <w:ins w:id="2165" w:author="Sebastian Łuczak" w:date="2011-09-02T10:56:00Z"/>
                  </w:rPr>
                </w:rPrChange>
              </w:rPr>
            </w:pPr>
            <w:proofErr w:type="spellStart"/>
            <w:ins w:id="2166" w:author="Sebastian Łuczak" w:date="2011-09-02T10:56:00Z">
              <w:r w:rsidRPr="006F68EA">
                <w:rPr>
                  <w:b/>
                  <w:rPrChange w:id="2167" w:author="Sebastian Łuczak" w:date="2011-09-02T10:58:00Z">
                    <w:rPr/>
                  </w:rPrChange>
                </w:rPr>
                <w:t>Abc</w:t>
              </w:r>
              <w:proofErr w:type="spellEnd"/>
            </w:ins>
          </w:p>
        </w:tc>
        <w:tc>
          <w:tcPr>
            <w:tcW w:w="2551" w:type="dxa"/>
            <w:tcPrChange w:id="2168" w:author="Sebastian Łuczak" w:date="2011-09-02T10:58:00Z">
              <w:tcPr>
                <w:tcW w:w="537" w:type="dxa"/>
              </w:tcPr>
            </w:tcPrChange>
          </w:tcPr>
          <w:p w:rsidR="006F68EA" w:rsidRDefault="006F68EA" w:rsidP="00CF256A">
            <w:pPr>
              <w:cnfStyle w:val="000000100000"/>
              <w:rPr>
                <w:ins w:id="2169" w:author="Sebastian Łuczak" w:date="2011-09-02T10:56:00Z"/>
              </w:rPr>
            </w:pPr>
            <w:proofErr w:type="spellStart"/>
            <w:ins w:id="2170" w:author="Sebastian Łuczak" w:date="2011-09-02T10:56:00Z">
              <w:r>
                <w:t>EVENT_STATUS_CREATED</w:t>
              </w:r>
              <w:proofErr w:type="spellEnd"/>
            </w:ins>
          </w:p>
        </w:tc>
      </w:tr>
      <w:tr w:rsidR="006F68EA" w:rsidTr="006F68EA">
        <w:trPr>
          <w:ins w:id="2171" w:author="Maciek" w:date="2011-09-01T21:55:00Z"/>
        </w:trPr>
        <w:tc>
          <w:tcPr>
            <w:cnfStyle w:val="001000000000"/>
            <w:tcW w:w="1075" w:type="dxa"/>
            <w:tcPrChange w:id="2172" w:author="Sebastian Łuczak" w:date="2011-09-02T10:58:00Z">
              <w:tcPr>
                <w:tcW w:w="1075" w:type="dxa"/>
              </w:tcPr>
            </w:tcPrChange>
          </w:tcPr>
          <w:p w:rsidR="006F68EA" w:rsidRDefault="006F68EA" w:rsidP="00CF256A">
            <w:pPr>
              <w:rPr>
                <w:ins w:id="2173" w:author="Maciek" w:date="2011-09-01T21:55:00Z"/>
              </w:rPr>
            </w:pPr>
            <w:proofErr w:type="spellStart"/>
            <w:ins w:id="2174" w:author="Maciek" w:date="2011-09-01T21:55:00Z">
              <w:r>
                <w:t>Abc</w:t>
              </w:r>
              <w:proofErr w:type="spellEnd"/>
            </w:ins>
          </w:p>
        </w:tc>
        <w:tc>
          <w:tcPr>
            <w:tcW w:w="2544" w:type="dxa"/>
            <w:tcPrChange w:id="2175" w:author="Sebastian Łuczak" w:date="2011-09-02T10:58:00Z">
              <w:tcPr>
                <w:tcW w:w="2544" w:type="dxa"/>
              </w:tcPr>
            </w:tcPrChange>
          </w:tcPr>
          <w:p w:rsidR="006F68EA" w:rsidRDefault="006F68EA" w:rsidP="00CF256A">
            <w:pPr>
              <w:cnfStyle w:val="000000000000"/>
              <w:rPr>
                <w:ins w:id="2176" w:author="Maciek" w:date="2011-09-01T21:55:00Z"/>
              </w:rPr>
            </w:pPr>
            <w:proofErr w:type="spellStart"/>
            <w:ins w:id="2177" w:author="Maciek" w:date="2011-09-01T21:55:00Z">
              <w:r>
                <w:t>EVENT_STATUS_STARTED</w:t>
              </w:r>
              <w:proofErr w:type="spellEnd"/>
            </w:ins>
          </w:p>
        </w:tc>
        <w:tc>
          <w:tcPr>
            <w:tcW w:w="1451" w:type="dxa"/>
            <w:tcBorders>
              <w:top w:val="nil"/>
              <w:bottom w:val="nil"/>
            </w:tcBorders>
            <w:tcPrChange w:id="2178" w:author="Sebastian Łuczak" w:date="2011-09-02T10:58:00Z">
              <w:tcPr>
                <w:tcW w:w="537" w:type="dxa"/>
                <w:tcBorders>
                  <w:top w:val="nil"/>
                  <w:bottom w:val="nil"/>
                </w:tcBorders>
              </w:tcPr>
            </w:tcPrChange>
          </w:tcPr>
          <w:p w:rsidR="006F68EA" w:rsidRDefault="006F68EA" w:rsidP="00CF256A">
            <w:pPr>
              <w:cnfStyle w:val="000000000000"/>
              <w:rPr>
                <w:ins w:id="2179" w:author="Sebastian Łuczak" w:date="2011-09-02T10:56:00Z"/>
              </w:rPr>
            </w:pPr>
          </w:p>
        </w:tc>
        <w:tc>
          <w:tcPr>
            <w:tcW w:w="1134" w:type="dxa"/>
            <w:tcPrChange w:id="2180" w:author="Sebastian Łuczak" w:date="2011-09-02T10:58:00Z">
              <w:tcPr>
                <w:tcW w:w="537" w:type="dxa"/>
              </w:tcPr>
            </w:tcPrChange>
          </w:tcPr>
          <w:p w:rsidR="006F68EA" w:rsidRPr="006F68EA" w:rsidRDefault="006F68EA" w:rsidP="00CF256A">
            <w:pPr>
              <w:cnfStyle w:val="000000000000"/>
              <w:rPr>
                <w:ins w:id="2181" w:author="Sebastian Łuczak" w:date="2011-09-02T10:56:00Z"/>
                <w:b/>
                <w:rPrChange w:id="2182" w:author="Sebastian Łuczak" w:date="2011-09-02T10:58:00Z">
                  <w:rPr>
                    <w:ins w:id="2183" w:author="Sebastian Łuczak" w:date="2011-09-02T10:56:00Z"/>
                  </w:rPr>
                </w:rPrChange>
              </w:rPr>
            </w:pPr>
            <w:proofErr w:type="spellStart"/>
            <w:ins w:id="2184" w:author="Sebastian Łuczak" w:date="2011-09-02T10:56:00Z">
              <w:r w:rsidRPr="006F68EA">
                <w:rPr>
                  <w:b/>
                  <w:rPrChange w:id="2185" w:author="Sebastian Łuczak" w:date="2011-09-02T10:58:00Z">
                    <w:rPr/>
                  </w:rPrChange>
                </w:rPr>
                <w:t>Abc</w:t>
              </w:r>
              <w:proofErr w:type="spellEnd"/>
            </w:ins>
          </w:p>
        </w:tc>
        <w:tc>
          <w:tcPr>
            <w:tcW w:w="2551" w:type="dxa"/>
            <w:tcPrChange w:id="2186" w:author="Sebastian Łuczak" w:date="2011-09-02T10:58:00Z">
              <w:tcPr>
                <w:tcW w:w="537" w:type="dxa"/>
              </w:tcPr>
            </w:tcPrChange>
          </w:tcPr>
          <w:p w:rsidR="006F68EA" w:rsidRDefault="006F68EA" w:rsidP="00CF256A">
            <w:pPr>
              <w:cnfStyle w:val="000000000000"/>
              <w:rPr>
                <w:ins w:id="2187" w:author="Sebastian Łuczak" w:date="2011-09-02T10:56:00Z"/>
              </w:rPr>
            </w:pPr>
            <w:proofErr w:type="spellStart"/>
            <w:ins w:id="2188" w:author="Sebastian Łuczak" w:date="2011-09-02T10:56:00Z">
              <w:r>
                <w:t>EVENT_STATUS_CREATED</w:t>
              </w:r>
              <w:proofErr w:type="spellEnd"/>
            </w:ins>
          </w:p>
        </w:tc>
      </w:tr>
      <w:tr w:rsidR="006F68EA" w:rsidTr="006F68EA">
        <w:trPr>
          <w:cnfStyle w:val="000000100000"/>
          <w:ins w:id="2189" w:author="Maciek" w:date="2011-09-01T21:55:00Z"/>
        </w:trPr>
        <w:tc>
          <w:tcPr>
            <w:cnfStyle w:val="001000000000"/>
            <w:tcW w:w="1075" w:type="dxa"/>
            <w:tcPrChange w:id="2190" w:author="Sebastian Łuczak" w:date="2011-09-02T10:58:00Z">
              <w:tcPr>
                <w:tcW w:w="1075" w:type="dxa"/>
              </w:tcPr>
            </w:tcPrChange>
          </w:tcPr>
          <w:p w:rsidR="006F68EA" w:rsidRDefault="006F68EA" w:rsidP="00CF256A">
            <w:pPr>
              <w:cnfStyle w:val="001000100000"/>
              <w:rPr>
                <w:ins w:id="2191" w:author="Maciek" w:date="2011-09-01T21:55:00Z"/>
              </w:rPr>
            </w:pPr>
            <w:proofErr w:type="spellStart"/>
            <w:ins w:id="2192" w:author="Maciek" w:date="2011-09-01T21:55:00Z">
              <w:r>
                <w:t>Abc</w:t>
              </w:r>
              <w:proofErr w:type="spellEnd"/>
            </w:ins>
          </w:p>
        </w:tc>
        <w:tc>
          <w:tcPr>
            <w:tcW w:w="2544" w:type="dxa"/>
            <w:tcPrChange w:id="2193" w:author="Sebastian Łuczak" w:date="2011-09-02T10:58:00Z">
              <w:tcPr>
                <w:tcW w:w="2544" w:type="dxa"/>
              </w:tcPr>
            </w:tcPrChange>
          </w:tcPr>
          <w:p w:rsidR="006F68EA" w:rsidRDefault="006F68EA" w:rsidP="00CF256A">
            <w:pPr>
              <w:cnfStyle w:val="000000100000"/>
              <w:rPr>
                <w:ins w:id="2194" w:author="Maciek" w:date="2011-09-01T21:55:00Z"/>
              </w:rPr>
            </w:pPr>
            <w:proofErr w:type="spellStart"/>
            <w:ins w:id="2195" w:author="Maciek" w:date="2011-09-01T21:55:00Z">
              <w:r>
                <w:t>EVENT_STATUS_FINISHED</w:t>
              </w:r>
              <w:proofErr w:type="spellEnd"/>
            </w:ins>
          </w:p>
        </w:tc>
        <w:tc>
          <w:tcPr>
            <w:tcW w:w="1451" w:type="dxa"/>
            <w:tcBorders>
              <w:top w:val="nil"/>
              <w:bottom w:val="nil"/>
            </w:tcBorders>
            <w:tcPrChange w:id="2196" w:author="Sebastian Łuczak" w:date="2011-09-02T10:58:00Z">
              <w:tcPr>
                <w:tcW w:w="537" w:type="dxa"/>
                <w:tcBorders>
                  <w:top w:val="nil"/>
                  <w:bottom w:val="nil"/>
                </w:tcBorders>
              </w:tcPr>
            </w:tcPrChange>
          </w:tcPr>
          <w:p w:rsidR="006F68EA" w:rsidRDefault="006F68EA" w:rsidP="00CF256A">
            <w:pPr>
              <w:cnfStyle w:val="000000100000"/>
              <w:rPr>
                <w:ins w:id="2197" w:author="Sebastian Łuczak" w:date="2011-09-02T10:56:00Z"/>
              </w:rPr>
            </w:pPr>
          </w:p>
        </w:tc>
        <w:tc>
          <w:tcPr>
            <w:tcW w:w="1134" w:type="dxa"/>
            <w:tcPrChange w:id="2198" w:author="Sebastian Łuczak" w:date="2011-09-02T10:58:00Z">
              <w:tcPr>
                <w:tcW w:w="537" w:type="dxa"/>
              </w:tcPr>
            </w:tcPrChange>
          </w:tcPr>
          <w:p w:rsidR="006F68EA" w:rsidRPr="006F68EA" w:rsidRDefault="006F68EA" w:rsidP="00CF256A">
            <w:pPr>
              <w:cnfStyle w:val="000000100000"/>
              <w:rPr>
                <w:ins w:id="2199" w:author="Sebastian Łuczak" w:date="2011-09-02T10:56:00Z"/>
                <w:b/>
                <w:rPrChange w:id="2200" w:author="Sebastian Łuczak" w:date="2011-09-02T10:58:00Z">
                  <w:rPr>
                    <w:ins w:id="2201" w:author="Sebastian Łuczak" w:date="2011-09-02T10:56:00Z"/>
                  </w:rPr>
                </w:rPrChange>
              </w:rPr>
            </w:pPr>
            <w:proofErr w:type="spellStart"/>
            <w:ins w:id="2202" w:author="Sebastian Łuczak" w:date="2011-09-02T10:56:00Z">
              <w:r w:rsidRPr="006F68EA">
                <w:rPr>
                  <w:b/>
                  <w:rPrChange w:id="2203" w:author="Sebastian Łuczak" w:date="2011-09-02T10:58:00Z">
                    <w:rPr/>
                  </w:rPrChange>
                </w:rPr>
                <w:t>Abc</w:t>
              </w:r>
              <w:proofErr w:type="spellEnd"/>
            </w:ins>
          </w:p>
        </w:tc>
        <w:tc>
          <w:tcPr>
            <w:tcW w:w="2551" w:type="dxa"/>
            <w:tcPrChange w:id="2204" w:author="Sebastian Łuczak" w:date="2011-09-02T10:58:00Z">
              <w:tcPr>
                <w:tcW w:w="537" w:type="dxa"/>
              </w:tcPr>
            </w:tcPrChange>
          </w:tcPr>
          <w:p w:rsidR="006F68EA" w:rsidRDefault="006F68EA" w:rsidP="00CF256A">
            <w:pPr>
              <w:cnfStyle w:val="000000100000"/>
              <w:rPr>
                <w:ins w:id="2205" w:author="Sebastian Łuczak" w:date="2011-09-02T10:56:00Z"/>
              </w:rPr>
            </w:pPr>
            <w:proofErr w:type="spellStart"/>
            <w:ins w:id="2206" w:author="Sebastian Łuczak" w:date="2011-09-02T10:56:00Z">
              <w:r>
                <w:t>EVENT_STATUS_FINISHED</w:t>
              </w:r>
              <w:proofErr w:type="spellEnd"/>
            </w:ins>
          </w:p>
        </w:tc>
      </w:tr>
    </w:tbl>
    <w:p w:rsidR="006F68EA" w:rsidRDefault="00CF256A" w:rsidP="006F68EA">
      <w:pPr>
        <w:ind w:left="-142"/>
        <w:rPr>
          <w:ins w:id="2207" w:author="Sebastian Łuczak" w:date="2011-09-02T10:55:00Z"/>
        </w:rPr>
        <w:pPrChange w:id="2208" w:author="Sebastian Łuczak" w:date="2011-09-02T10:59:00Z">
          <w:pPr/>
        </w:pPrChange>
      </w:pPr>
      <w:ins w:id="2209" w:author="Maciek" w:date="2011-09-01T21:55:00Z">
        <w:del w:id="2210" w:author="Sebastian Łuczak" w:date="2011-09-02T10:58:00Z">
          <w:r w:rsidDel="006F68EA">
            <w:tab/>
          </w:r>
        </w:del>
        <w:r>
          <w:t xml:space="preserve">Tabela </w:t>
        </w:r>
        <w:r w:rsidRPr="00F55A7E">
          <w:rPr>
            <w:highlight w:val="green"/>
          </w:rPr>
          <w:t>…</w:t>
        </w:r>
        <w:r>
          <w:t xml:space="preserve"> Przedstawia sytuacje poprawną</w:t>
        </w:r>
      </w:ins>
      <w:ins w:id="2211" w:author="Sebastian Łuczak" w:date="2011-09-02T10:58:00Z">
        <w:r w:rsidR="006F68EA">
          <w:t xml:space="preserve">   </w:t>
        </w:r>
      </w:ins>
      <w:ins w:id="2212" w:author="Sebastian Łuczak" w:date="2011-09-02T10:59:00Z">
        <w:r w:rsidR="006F68EA">
          <w:t xml:space="preserve">                 </w:t>
        </w:r>
      </w:ins>
      <w:ins w:id="2213" w:author="Sebastian Łuczak" w:date="2011-09-02T10:55:00Z">
        <w:r w:rsidR="006F68EA">
          <w:t xml:space="preserve"> </w:t>
        </w:r>
      </w:ins>
      <w:ins w:id="2214" w:author="Sebastian Łuczak" w:date="2011-09-02T10:59:00Z">
        <w:r w:rsidR="006F68EA">
          <w:t xml:space="preserve">  </w:t>
        </w:r>
      </w:ins>
      <w:ins w:id="2215" w:author="Sebastian Łuczak" w:date="2011-09-02T10:55:00Z">
        <w:r w:rsidR="006F68EA">
          <w:t xml:space="preserve">Tabela </w:t>
        </w:r>
        <w:r w:rsidR="006F68EA" w:rsidRPr="00F55A7E">
          <w:rPr>
            <w:highlight w:val="green"/>
          </w:rPr>
          <w:t>…</w:t>
        </w:r>
        <w:r w:rsidR="006F68EA">
          <w:t xml:space="preserve"> przedstawia sytuacje niepoprawną</w:t>
        </w:r>
      </w:ins>
    </w:p>
    <w:p w:rsidR="00CF256A" w:rsidRDefault="006F68EA" w:rsidP="00CF256A">
      <w:pPr>
        <w:rPr>
          <w:ins w:id="2216" w:author="Maciek" w:date="2011-09-01T21:55:00Z"/>
        </w:rPr>
      </w:pPr>
      <w:ins w:id="2217" w:author="Sebastian Łuczak" w:date="2011-09-02T10:54:00Z">
        <w:r>
          <w:t xml:space="preserve">  </w:t>
        </w:r>
      </w:ins>
      <w:ins w:id="2218" w:author="Sebastian Łuczak" w:date="2011-09-02T10:55:00Z">
        <w:r>
          <w:t xml:space="preserve">  </w:t>
        </w:r>
      </w:ins>
      <w:ins w:id="2219" w:author="Sebastian Łuczak" w:date="2011-09-02T10:54:00Z">
        <w:r>
          <w:t xml:space="preserve"> </w:t>
        </w:r>
      </w:ins>
      <w:ins w:id="2220" w:author="Maciek" w:date="2011-09-01T21:55:00Z">
        <w:r w:rsidR="00CF256A">
          <w:tab/>
        </w:r>
      </w:ins>
    </w:p>
    <w:p w:rsidR="00CF256A" w:rsidRDefault="00CF256A" w:rsidP="00CF256A">
      <w:pPr>
        <w:rPr>
          <w:ins w:id="2221" w:author="Maciek" w:date="2011-09-01T21:55:00Z"/>
        </w:rPr>
      </w:pPr>
    </w:p>
    <w:p w:rsidR="00CF256A" w:rsidRDefault="00CF256A" w:rsidP="00CF256A">
      <w:pPr>
        <w:rPr>
          <w:ins w:id="2222" w:author="Maciek" w:date="2011-09-01T21:55:00Z"/>
        </w:rPr>
      </w:pP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2223" w:author="Maciek" w:date="2011-09-01T21:55:00Z"/>
          <w:del w:id="2224" w:author="Sebastian Łuczak" w:date="2011-09-02T10:56:00Z"/>
        </w:trPr>
        <w:tc>
          <w:tcPr>
            <w:cnfStyle w:val="001000000000"/>
            <w:tcW w:w="2112" w:type="dxa"/>
          </w:tcPr>
          <w:p w:rsidR="00CF256A" w:rsidDel="006F68EA" w:rsidRDefault="00CF256A" w:rsidP="00CF256A">
            <w:pPr>
              <w:rPr>
                <w:ins w:id="2225" w:author="Maciek" w:date="2011-09-01T21:55:00Z"/>
                <w:del w:id="2226" w:author="Sebastian Łuczak" w:date="2011-09-02T10:56:00Z"/>
              </w:rPr>
            </w:pPr>
            <w:ins w:id="2227" w:author="Maciek" w:date="2011-09-01T21:55:00Z">
              <w:del w:id="2228" w:author="Sebastian Łuczak" w:date="2011-09-02T10:56:00Z">
                <w:r w:rsidDel="006F68EA">
                  <w:delText>TAG_ID</w:delText>
                </w:r>
              </w:del>
            </w:ins>
          </w:p>
        </w:tc>
        <w:tc>
          <w:tcPr>
            <w:tcW w:w="2544" w:type="dxa"/>
          </w:tcPr>
          <w:p w:rsidR="00CF256A" w:rsidDel="006F68EA" w:rsidRDefault="00CF256A" w:rsidP="00CF256A">
            <w:pPr>
              <w:cnfStyle w:val="100000000000"/>
              <w:rPr>
                <w:ins w:id="2229" w:author="Maciek" w:date="2011-09-01T21:55:00Z"/>
                <w:del w:id="2230" w:author="Sebastian Łuczak" w:date="2011-09-02T10:56:00Z"/>
              </w:rPr>
            </w:pPr>
            <w:ins w:id="2231" w:author="Maciek" w:date="2011-09-01T21:55:00Z">
              <w:del w:id="2232" w:author="Sebastian Łuczak" w:date="2011-09-02T10:56:00Z">
                <w:r w:rsidDel="006F68EA">
                  <w:delText>STATUS</w:delText>
                </w:r>
              </w:del>
            </w:ins>
          </w:p>
        </w:tc>
      </w:tr>
      <w:tr w:rsidR="00CF256A" w:rsidDel="006F68EA" w:rsidTr="00CF256A">
        <w:trPr>
          <w:cnfStyle w:val="000000100000"/>
          <w:ins w:id="2233" w:author="Maciek" w:date="2011-09-01T21:55:00Z"/>
          <w:del w:id="2234" w:author="Sebastian Łuczak" w:date="2011-09-02T10:56:00Z"/>
        </w:trPr>
        <w:tc>
          <w:tcPr>
            <w:cnfStyle w:val="001000000000"/>
            <w:tcW w:w="2112" w:type="dxa"/>
            <w:tcBorders>
              <w:top w:val="none" w:sz="0" w:space="0" w:color="auto"/>
              <w:left w:val="none" w:sz="0" w:space="0" w:color="auto"/>
              <w:bottom w:val="none" w:sz="0" w:space="0" w:color="auto"/>
            </w:tcBorders>
          </w:tcPr>
          <w:p w:rsidR="00CF256A" w:rsidDel="006F68EA" w:rsidRDefault="00CF256A" w:rsidP="00CF256A">
            <w:pPr>
              <w:rPr>
                <w:ins w:id="2235" w:author="Maciek" w:date="2011-09-01T21:55:00Z"/>
                <w:del w:id="2236" w:author="Sebastian Łuczak" w:date="2011-09-02T10:56:00Z"/>
              </w:rPr>
            </w:pPr>
            <w:ins w:id="2237" w:author="Maciek" w:date="2011-09-01T21:55:00Z">
              <w:del w:id="2238" w:author="Sebastian Łuczak" w:date="2011-09-02T10:56:00Z">
                <w:r w:rsidDel="006F68EA">
                  <w:delText>Abc</w:delText>
                </w:r>
              </w:del>
            </w:ins>
          </w:p>
        </w:tc>
        <w:tc>
          <w:tcPr>
            <w:tcW w:w="2544" w:type="dxa"/>
            <w:tcBorders>
              <w:top w:val="none" w:sz="0" w:space="0" w:color="auto"/>
              <w:bottom w:val="none" w:sz="0" w:space="0" w:color="auto"/>
              <w:right w:val="none" w:sz="0" w:space="0" w:color="auto"/>
            </w:tcBorders>
          </w:tcPr>
          <w:p w:rsidR="00CF256A" w:rsidDel="006F68EA" w:rsidRDefault="00CF256A" w:rsidP="00CF256A">
            <w:pPr>
              <w:cnfStyle w:val="000000100000"/>
              <w:rPr>
                <w:ins w:id="2239" w:author="Maciek" w:date="2011-09-01T21:55:00Z"/>
                <w:del w:id="2240" w:author="Sebastian Łuczak" w:date="2011-09-02T10:56:00Z"/>
              </w:rPr>
            </w:pPr>
            <w:ins w:id="2241" w:author="Maciek" w:date="2011-09-01T21:55:00Z">
              <w:del w:id="2242" w:author="Sebastian Łuczak" w:date="2011-09-02T10:56:00Z">
                <w:r w:rsidDel="006F68EA">
                  <w:delText>EVENT_STATUS_CREATED</w:delText>
                </w:r>
              </w:del>
            </w:ins>
          </w:p>
        </w:tc>
      </w:tr>
      <w:tr w:rsidR="00CF256A" w:rsidDel="006F68EA" w:rsidTr="00CF256A">
        <w:trPr>
          <w:ins w:id="2243" w:author="Maciek" w:date="2011-09-01T21:55:00Z"/>
          <w:del w:id="2244" w:author="Sebastian Łuczak" w:date="2011-09-02T10:56:00Z"/>
        </w:trPr>
        <w:tc>
          <w:tcPr>
            <w:cnfStyle w:val="001000000000"/>
            <w:tcW w:w="2112" w:type="dxa"/>
          </w:tcPr>
          <w:p w:rsidR="00CF256A" w:rsidDel="006F68EA" w:rsidRDefault="00CF256A" w:rsidP="00CF256A">
            <w:pPr>
              <w:rPr>
                <w:ins w:id="2245" w:author="Maciek" w:date="2011-09-01T21:55:00Z"/>
                <w:del w:id="2246" w:author="Sebastian Łuczak" w:date="2011-09-02T10:56:00Z"/>
              </w:rPr>
            </w:pPr>
            <w:ins w:id="2247" w:author="Maciek" w:date="2011-09-01T21:55:00Z">
              <w:del w:id="2248" w:author="Sebastian Łuczak" w:date="2011-09-02T10:56:00Z">
                <w:r w:rsidDel="006F68EA">
                  <w:delText>Abc</w:delText>
                </w:r>
              </w:del>
            </w:ins>
          </w:p>
        </w:tc>
        <w:tc>
          <w:tcPr>
            <w:tcW w:w="2544" w:type="dxa"/>
          </w:tcPr>
          <w:p w:rsidR="00CF256A" w:rsidDel="006F68EA" w:rsidRDefault="00CF256A" w:rsidP="00CF256A">
            <w:pPr>
              <w:cnfStyle w:val="000000000000"/>
              <w:rPr>
                <w:ins w:id="2249" w:author="Maciek" w:date="2011-09-01T21:55:00Z"/>
                <w:del w:id="2250" w:author="Sebastian Łuczak" w:date="2011-09-02T10:56:00Z"/>
              </w:rPr>
            </w:pPr>
            <w:ins w:id="2251" w:author="Maciek" w:date="2011-09-01T21:55:00Z">
              <w:del w:id="2252" w:author="Sebastian Łuczak" w:date="2011-09-02T10:56:00Z">
                <w:r w:rsidDel="006F68EA">
                  <w:delText>EVENT_STATUS_CREATED</w:delText>
                </w:r>
              </w:del>
            </w:ins>
          </w:p>
        </w:tc>
      </w:tr>
      <w:tr w:rsidR="00CF256A" w:rsidDel="006F68EA" w:rsidTr="00CF256A">
        <w:trPr>
          <w:cnfStyle w:val="000000100000"/>
          <w:ins w:id="2253" w:author="Maciek" w:date="2011-09-01T21:55:00Z"/>
          <w:del w:id="2254" w:author="Sebastian Łuczak" w:date="2011-09-02T10:56:00Z"/>
        </w:trPr>
        <w:tc>
          <w:tcPr>
            <w:cnfStyle w:val="001000000000"/>
            <w:tcW w:w="2112" w:type="dxa"/>
            <w:tcBorders>
              <w:top w:val="none" w:sz="0" w:space="0" w:color="auto"/>
              <w:left w:val="none" w:sz="0" w:space="0" w:color="auto"/>
              <w:bottom w:val="none" w:sz="0" w:space="0" w:color="auto"/>
            </w:tcBorders>
          </w:tcPr>
          <w:p w:rsidR="00CF256A" w:rsidDel="006F68EA" w:rsidRDefault="00CF256A" w:rsidP="00CF256A">
            <w:pPr>
              <w:rPr>
                <w:ins w:id="2255" w:author="Maciek" w:date="2011-09-01T21:55:00Z"/>
                <w:del w:id="2256" w:author="Sebastian Łuczak" w:date="2011-09-02T10:56:00Z"/>
              </w:rPr>
            </w:pPr>
            <w:ins w:id="2257" w:author="Maciek" w:date="2011-09-01T21:55:00Z">
              <w:del w:id="2258" w:author="Sebastian Łuczak" w:date="2011-09-02T10:56:00Z">
                <w:r w:rsidDel="006F68EA">
                  <w:delText>Abc</w:delText>
                </w:r>
              </w:del>
            </w:ins>
          </w:p>
        </w:tc>
        <w:tc>
          <w:tcPr>
            <w:tcW w:w="2544" w:type="dxa"/>
            <w:tcBorders>
              <w:top w:val="none" w:sz="0" w:space="0" w:color="auto"/>
              <w:bottom w:val="none" w:sz="0" w:space="0" w:color="auto"/>
              <w:right w:val="none" w:sz="0" w:space="0" w:color="auto"/>
            </w:tcBorders>
          </w:tcPr>
          <w:p w:rsidR="00CF256A" w:rsidDel="006F68EA" w:rsidRDefault="00CF256A" w:rsidP="00CF256A">
            <w:pPr>
              <w:cnfStyle w:val="000000100000"/>
              <w:rPr>
                <w:ins w:id="2259" w:author="Maciek" w:date="2011-09-01T21:55:00Z"/>
                <w:del w:id="2260" w:author="Sebastian Łuczak" w:date="2011-09-02T10:56:00Z"/>
              </w:rPr>
            </w:pPr>
            <w:ins w:id="2261" w:author="Maciek" w:date="2011-09-01T21:55:00Z">
              <w:del w:id="2262" w:author="Sebastian Łuczak" w:date="2011-09-02T10:56:00Z">
                <w:r w:rsidDel="006F68EA">
                  <w:delText>EVENT_STATUS_FINISHED</w:delText>
                </w:r>
              </w:del>
            </w:ins>
          </w:p>
        </w:tc>
      </w:tr>
    </w:tbl>
    <w:p w:rsidR="00CF256A" w:rsidDel="006F68EA" w:rsidRDefault="00CF256A" w:rsidP="00CF256A">
      <w:pPr>
        <w:rPr>
          <w:ins w:id="2263" w:author="Maciek" w:date="2011-09-01T21:55:00Z"/>
          <w:del w:id="2264" w:author="Sebastian Łuczak" w:date="2011-09-02T10:54:00Z"/>
        </w:rPr>
      </w:pPr>
      <w:ins w:id="2265" w:author="Maciek" w:date="2011-09-01T21:55:00Z">
        <w:del w:id="2266" w:author="Sebastian Łuczak" w:date="2011-09-02T10:54:00Z">
          <w:r w:rsidDel="006F68EA">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2267" w:author="Maciek" w:date="2011-09-01T21:55:00Z"/>
        </w:rPr>
      </w:pPr>
    </w:p>
    <w:p w:rsidR="00CF256A" w:rsidDel="00C4448E" w:rsidRDefault="00CF256A" w:rsidP="00CF256A">
      <w:pPr>
        <w:rPr>
          <w:ins w:id="2268" w:author="Maciek" w:date="2011-09-01T21:56:00Z"/>
          <w:del w:id="2269" w:author="Sebastian Łuczak" w:date="2011-09-02T10:53:00Z"/>
        </w:rPr>
        <w:sectPr w:rsidR="00CF256A" w:rsidDel="00C4448E" w:rsidSect="0011203F">
          <w:type w:val="continuous"/>
          <w:pgSz w:w="11906" w:h="16838" w:code="9"/>
          <w:pgMar w:top="1134" w:right="1134" w:bottom="1134" w:left="1701" w:header="709" w:footer="709" w:gutter="0"/>
          <w:pgNumType w:start="0"/>
          <w:cols w:num="2" w:space="708"/>
          <w:docGrid w:linePitch="360"/>
          <w:sectPrChange w:id="2270" w:author="Sebastian Łuczak" w:date="2011-09-02T10:09:00Z">
            <w:sectPr w:rsidR="00CF256A" w:rsidDel="00C4448E" w:rsidSect="0011203F">
              <w:pgBorders>
                <w:top w:val="single" w:sz="18" w:space="24" w:color="auto"/>
                <w:left w:val="single" w:sz="18" w:space="24" w:color="auto"/>
                <w:bottom w:val="single" w:sz="18" w:space="24" w:color="auto"/>
                <w:right w:val="single" w:sz="18" w:space="24" w:color="auto"/>
              </w:pgBorders>
              <w:cols w:num="1"/>
            </w:sectPr>
          </w:sectPrChange>
        </w:sectPr>
      </w:pPr>
    </w:p>
    <w:p w:rsidR="00CF256A" w:rsidRDefault="00CF256A" w:rsidP="00CF256A">
      <w:pPr>
        <w:rPr>
          <w:ins w:id="2271" w:author="Maciek" w:date="2011-09-01T21:55:00Z"/>
        </w:rPr>
      </w:pPr>
    </w:p>
    <w:p w:rsidR="00CF256A" w:rsidDel="006F68EA" w:rsidRDefault="00CF256A" w:rsidP="00CF256A">
      <w:pPr>
        <w:rPr>
          <w:ins w:id="2272" w:author="Maciek" w:date="2011-09-01T21:55:00Z"/>
          <w:del w:id="2273" w:author="Sebastian Łuczak" w:date="2011-09-02T10:54:00Z"/>
        </w:rPr>
      </w:pPr>
    </w:p>
    <w:p w:rsidR="00CF256A" w:rsidDel="006F68EA" w:rsidRDefault="00CF256A" w:rsidP="00CF256A">
      <w:pPr>
        <w:rPr>
          <w:ins w:id="2274" w:author="Maciek" w:date="2011-09-01T21:55:00Z"/>
          <w:del w:id="2275" w:author="Sebastian Łuczak" w:date="2011-09-02T10:53:00Z"/>
        </w:rPr>
      </w:pPr>
    </w:p>
    <w:p w:rsidR="00CF256A" w:rsidDel="006F68EA" w:rsidRDefault="00CF256A" w:rsidP="00CF256A">
      <w:pPr>
        <w:rPr>
          <w:ins w:id="2276" w:author="Maciek" w:date="2011-09-01T21:55:00Z"/>
          <w:del w:id="2277" w:author="Sebastian Łuczak" w:date="2011-09-02T10:54:00Z"/>
        </w:rPr>
      </w:pPr>
    </w:p>
    <w:p w:rsidR="001955C6" w:rsidRPr="00073C2B" w:rsidDel="00CF256A" w:rsidRDefault="009A7986" w:rsidP="00CF256A">
      <w:pPr>
        <w:pStyle w:val="NormalnyIn"/>
        <w:rPr>
          <w:del w:id="2278" w:author="Maciek" w:date="2011-09-01T21:55:00Z"/>
        </w:rPr>
      </w:pPr>
      <w:del w:id="2279"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2280"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2281"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2282" w:author="Maciek" w:date="2011-09-01T21:55:00Z"/>
              </w:rPr>
            </w:pPr>
            <w:del w:id="2283"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2284" w:author="Maciek" w:date="2011-09-01T21:55:00Z"/>
              </w:rPr>
            </w:pPr>
            <w:del w:id="2285"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2286" w:author="Maciek" w:date="2011-09-01T21:55:00Z"/>
              </w:rPr>
            </w:pPr>
          </w:p>
        </w:tc>
      </w:tr>
      <w:tr w:rsidR="009A7986" w:rsidDel="00CF256A" w:rsidTr="00073C2B">
        <w:trPr>
          <w:cnfStyle w:val="000000100000"/>
          <w:jc w:val="center"/>
          <w:del w:id="2287"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2288" w:author="Maciek" w:date="2011-09-01T21:55:00Z"/>
              </w:rPr>
            </w:pPr>
            <w:del w:id="2289"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2290" w:author="Maciek" w:date="2011-09-01T21:55:00Z"/>
              </w:rPr>
            </w:pPr>
            <w:del w:id="2291"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30698E" w:rsidP="00CF256A">
            <w:pPr>
              <w:pStyle w:val="NormalnyIn"/>
              <w:cnfStyle w:val="000000100000"/>
              <w:rPr>
                <w:del w:id="2292" w:author="Maciek" w:date="2011-09-01T21:55:00Z"/>
              </w:rPr>
            </w:pPr>
            <w:del w:id="2293" w:author="Maciek" w:date="2011-09-01T21:55:00Z">
              <w:r>
                <w:rPr>
                  <w:noProof/>
                  <w:rPrChange w:id="2294" w:author="Unknown">
                    <w:rPr>
                      <w:noProof/>
                      <w:color w:val="0000FF"/>
                      <w:u w:val="single"/>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7"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2295"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2296" w:author="Maciek" w:date="2011-09-01T21:55:00Z"/>
              </w:rPr>
            </w:pPr>
            <w:del w:id="2297"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2298" w:author="Maciek" w:date="2011-09-01T21:55:00Z"/>
              </w:rPr>
            </w:pPr>
            <w:del w:id="2299"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30698E" w:rsidP="00CF256A">
            <w:pPr>
              <w:pStyle w:val="NormalnyIn"/>
              <w:cnfStyle w:val="000000000000"/>
              <w:rPr>
                <w:del w:id="2300" w:author="Maciek" w:date="2011-09-01T21:55:00Z"/>
              </w:rPr>
            </w:pPr>
            <w:del w:id="2301" w:author="Maciek" w:date="2011-09-01T21:55:00Z">
              <w:r>
                <w:rPr>
                  <w:noProof/>
                  <w:rPrChange w:id="2302" w:author="Unknown">
                    <w:rPr>
                      <w:noProof/>
                      <w:color w:val="0000FF"/>
                      <w:u w:val="single"/>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7"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2303"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2304" w:author="Maciek" w:date="2011-09-01T21:55:00Z"/>
              </w:rPr>
            </w:pPr>
            <w:del w:id="2305"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2306" w:author="Maciek" w:date="2011-09-01T21:55:00Z"/>
              </w:rPr>
            </w:pPr>
            <w:del w:id="2307"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30698E" w:rsidP="00CF256A">
            <w:pPr>
              <w:pStyle w:val="NormalnyIn"/>
              <w:cnfStyle w:val="000000100000"/>
              <w:rPr>
                <w:del w:id="2308" w:author="Maciek" w:date="2011-09-01T21:55:00Z"/>
              </w:rPr>
            </w:pPr>
            <w:del w:id="2309" w:author="Maciek" w:date="2011-09-01T21:55:00Z">
              <w:r>
                <w:rPr>
                  <w:noProof/>
                  <w:rPrChange w:id="2310" w:author="Unknown">
                    <w:rPr>
                      <w:noProof/>
                      <w:color w:val="0000FF"/>
                      <w:u w:val="single"/>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7"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2311"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2312" w:author="Maciek" w:date="2011-09-01T21:55:00Z"/>
              </w:rPr>
            </w:pPr>
            <w:del w:id="2313"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2314" w:author="Maciek" w:date="2011-09-01T21:55:00Z"/>
              </w:rPr>
            </w:pPr>
            <w:del w:id="2315"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30698E" w:rsidP="00CF256A">
            <w:pPr>
              <w:pStyle w:val="NormalnyIn"/>
              <w:cnfStyle w:val="000000000000"/>
              <w:rPr>
                <w:del w:id="2316" w:author="Maciek" w:date="2011-09-01T21:55:00Z"/>
              </w:rPr>
            </w:pPr>
            <w:del w:id="2317" w:author="Maciek" w:date="2011-09-01T21:55:00Z">
              <w:r>
                <w:rPr>
                  <w:noProof/>
                  <w:rPrChange w:id="2318" w:author="Unknown">
                    <w:rPr>
                      <w:noProof/>
                      <w:color w:val="0000FF"/>
                      <w:u w:val="single"/>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7"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2319"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2320" w:author="Maciek" w:date="2011-09-01T21:55:00Z"/>
              </w:rPr>
            </w:pPr>
            <w:del w:id="2321"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2322" w:author="Maciek" w:date="2011-09-01T21:55:00Z"/>
              </w:rPr>
            </w:pPr>
            <w:del w:id="2323"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30698E" w:rsidP="00CF256A">
            <w:pPr>
              <w:pStyle w:val="NormalnyIn"/>
              <w:cnfStyle w:val="000000100000"/>
              <w:rPr>
                <w:del w:id="2324" w:author="Maciek" w:date="2011-09-01T21:55:00Z"/>
              </w:rPr>
            </w:pPr>
            <w:del w:id="2325" w:author="Maciek" w:date="2011-09-01T21:55:00Z">
              <w:r>
                <w:rPr>
                  <w:noProof/>
                  <w:rPrChange w:id="2326" w:author="Unknown">
                    <w:rPr>
                      <w:noProof/>
                      <w:color w:val="0000FF"/>
                      <w:u w:val="single"/>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7"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2327"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2328" w:author="Maciek" w:date="2011-09-01T21:55:00Z"/>
              </w:rPr>
            </w:pPr>
            <w:del w:id="2329"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2330" w:author="Maciek" w:date="2011-09-01T21:55:00Z"/>
              </w:rPr>
            </w:pPr>
            <w:del w:id="2331"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30698E" w:rsidP="00CF256A">
            <w:pPr>
              <w:pStyle w:val="NormalnyIn"/>
              <w:cnfStyle w:val="000000000000"/>
              <w:rPr>
                <w:del w:id="2332" w:author="Maciek" w:date="2011-09-01T21:55:00Z"/>
              </w:rPr>
            </w:pPr>
            <w:del w:id="2333" w:author="Maciek" w:date="2011-09-01T21:55:00Z">
              <w:r>
                <w:rPr>
                  <w:noProof/>
                  <w:rPrChange w:id="2334" w:author="Unknown">
                    <w:rPr>
                      <w:noProof/>
                      <w:color w:val="0000FF"/>
                      <w:u w:val="single"/>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7"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2335"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2336" w:author="Maciek" w:date="2011-09-01T21:55:00Z"/>
              </w:rPr>
            </w:pPr>
            <w:del w:id="2337"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2338" w:author="Maciek" w:date="2011-09-01T21:55:00Z"/>
              </w:rPr>
            </w:pPr>
            <w:del w:id="2339"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30698E" w:rsidP="00CF256A">
            <w:pPr>
              <w:pStyle w:val="NormalnyIn"/>
              <w:cnfStyle w:val="000000100000"/>
              <w:rPr>
                <w:del w:id="2340" w:author="Maciek" w:date="2011-09-01T21:55:00Z"/>
              </w:rPr>
            </w:pPr>
            <w:del w:id="2341" w:author="Maciek" w:date="2011-09-01T21:55:00Z">
              <w:r>
                <w:rPr>
                  <w:noProof/>
                  <w:rPrChange w:id="2342" w:author="Unknown">
                    <w:rPr>
                      <w:noProof/>
                      <w:color w:val="0000FF"/>
                      <w:u w:val="single"/>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8"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2343"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2344" w:author="Maciek" w:date="2011-09-01T21:55:00Z"/>
              </w:rPr>
            </w:pPr>
            <w:commentRangeStart w:id="2345"/>
            <w:del w:id="2346"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2347" w:author="Maciek" w:date="2011-09-01T21:55:00Z"/>
              </w:rPr>
            </w:pPr>
            <w:del w:id="2348"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30698E" w:rsidP="00CF256A">
            <w:pPr>
              <w:pStyle w:val="NormalnyIn"/>
              <w:cnfStyle w:val="000000000000"/>
              <w:rPr>
                <w:del w:id="2349" w:author="Maciek" w:date="2011-09-01T21:55:00Z"/>
              </w:rPr>
            </w:pPr>
            <w:del w:id="2350" w:author="Maciek" w:date="2011-09-01T21:55:00Z">
              <w:r>
                <w:rPr>
                  <w:noProof/>
                  <w:rPrChange w:id="2351" w:author="Unknown">
                    <w:rPr>
                      <w:noProof/>
                      <w:color w:val="0000FF"/>
                      <w:u w:val="single"/>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8" cstate="print"/>
                            <a:stretch>
                              <a:fillRect/>
                            </a:stretch>
                          </pic:blipFill>
                          <pic:spPr>
                            <a:xfrm>
                              <a:off x="0" y="0"/>
                              <a:ext cx="171450" cy="171450"/>
                            </a:xfrm>
                            <a:prstGeom prst="rect">
                              <a:avLst/>
                            </a:prstGeom>
                          </pic:spPr>
                        </pic:pic>
                      </a:graphicData>
                    </a:graphic>
                  </wp:inline>
                </w:drawing>
              </w:r>
              <w:commentRangeEnd w:id="2345"/>
              <w:r w:rsidR="00E438ED" w:rsidDel="00CF256A">
                <w:rPr>
                  <w:rStyle w:val="Odwoaniedokomentarza"/>
                </w:rPr>
                <w:commentReference w:id="2345"/>
              </w:r>
            </w:del>
          </w:p>
        </w:tc>
      </w:tr>
    </w:tbl>
    <w:p w:rsidR="006F68EA" w:rsidRDefault="006F68EA" w:rsidP="006F68EA">
      <w:pPr>
        <w:jc w:val="left"/>
        <w:rPr>
          <w:ins w:id="2352" w:author="Sebastian Łuczak" w:date="2011-09-02T10:54:00Z"/>
          <w:i/>
        </w:rPr>
      </w:pPr>
    </w:p>
    <w:p w:rsidR="006F68EA" w:rsidRDefault="006F68EA">
      <w:pPr>
        <w:jc w:val="left"/>
        <w:rPr>
          <w:ins w:id="2353" w:author="Sebastian Łuczak" w:date="2011-09-02T10:54:00Z"/>
          <w:i/>
        </w:rPr>
      </w:pPr>
      <w:ins w:id="2354" w:author="Sebastian Łuczak" w:date="2011-09-02T10:54:00Z">
        <w:r>
          <w:rPr>
            <w:i/>
          </w:rPr>
          <w:br w:type="page"/>
        </w:r>
      </w:ins>
    </w:p>
    <w:p w:rsidR="000171CD" w:rsidDel="00CF256A" w:rsidRDefault="000171CD" w:rsidP="00CF256A">
      <w:pPr>
        <w:pStyle w:val="NormalnyIn"/>
        <w:rPr>
          <w:del w:id="2355" w:author="Maciek" w:date="2011-09-01T21:55:00Z"/>
          <w:i/>
        </w:rPr>
      </w:pPr>
      <w:del w:id="2356" w:author="Maciek" w:date="2011-09-01T21:55:00Z">
        <w:r w:rsidRPr="000171CD" w:rsidDel="00CF256A">
          <w:rPr>
            <w:i/>
          </w:rPr>
          <w:lastRenderedPageBreak/>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2357" w:author="Sebastian Łuczak" w:date="2011-09-02T10:54:00Z"/>
          <w:rFonts w:ascii="Times New Roman" w:eastAsia="Times New Roman" w:hAnsi="Times New Roman"/>
          <w:color w:val="00B050"/>
          <w:sz w:val="24"/>
          <w:szCs w:val="24"/>
          <w:lang w:eastAsia="pl-PL"/>
        </w:rPr>
      </w:pPr>
      <w:del w:id="2358" w:author="Sebastian Łuczak" w:date="2011-09-02T10:54:00Z">
        <w:r w:rsidDel="006F68EA">
          <w:rPr>
            <w:color w:val="00B050"/>
          </w:rPr>
          <w:br w:type="page"/>
        </w:r>
      </w:del>
    </w:p>
    <w:p w:rsidR="00C271CD" w:rsidRPr="00C271CD" w:rsidRDefault="00C271CD" w:rsidP="006F68EA">
      <w:pPr>
        <w:jc w:val="left"/>
        <w:pPrChange w:id="2359" w:author="Sebastian Łuczak" w:date="2011-09-02T10:54:00Z">
          <w:pPr>
            <w:pStyle w:val="NormalnyIn"/>
            <w:ind w:firstLine="0"/>
          </w:pPr>
        </w:pPrChange>
      </w:pPr>
      <w:r w:rsidRPr="00C271CD">
        <w:t xml:space="preserve">Poniżej zamieszczam kod źródłowy SQL tworzący opisany przed chwilą mechanizm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event_created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'EVENT_STATUS_CREATED'THEN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rPr>
          <w:rFonts w:ascii="Courier New" w:hAnsi="Courier New" w:cs="Courier New"/>
          <w:sz w:val="22"/>
          <w:szCs w:val="22"/>
          <w:lang w:val="en-US"/>
        </w:rPr>
      </w:pP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event_started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'EVENT_STATUS_STARTED' 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jc w:val="center"/>
        <w:rPr>
          <w:i/>
        </w:rPr>
      </w:pPr>
      <w:proofErr w:type="spellStart"/>
      <w:r w:rsidRPr="00C271CD">
        <w:rPr>
          <w:i/>
          <w:lang w:val="en-US"/>
        </w:rPr>
        <w:t>Kod</w:t>
      </w:r>
      <w:proofErr w:type="spellEnd"/>
      <w:r w:rsidRPr="00C271CD">
        <w:rPr>
          <w:i/>
          <w:lang w:val="en-US"/>
        </w:rPr>
        <w:t xml:space="preserve"> </w:t>
      </w:r>
      <w:proofErr w:type="spellStart"/>
      <w:r w:rsidRPr="00C271CD">
        <w:rPr>
          <w:i/>
          <w:lang w:val="en-US"/>
        </w:rPr>
        <w:t>źródłowy</w:t>
      </w:r>
      <w:proofErr w:type="spellEnd"/>
      <w:r w:rsidRPr="00C271CD">
        <w:rPr>
          <w:i/>
          <w:lang w:val="en-US"/>
        </w:rPr>
        <w:t xml:space="preserve">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2360" w:name="_Toc302723939"/>
      <w:r>
        <w:t>Wyzwalacze i sekwencje</w:t>
      </w:r>
      <w:bookmarkEnd w:id="2360"/>
    </w:p>
    <w:p w:rsidR="00073C2B" w:rsidRDefault="00073C2B" w:rsidP="0082106B">
      <w:pPr>
        <w:pStyle w:val="NormalnyIn"/>
        <w:ind w:firstLine="0"/>
      </w:pPr>
      <w:r>
        <w:t xml:space="preserve">W celu zapewnienia unikalności kluczy głównych stworzyłem dla każdej tabeli wyzwalacz (ang. </w:t>
      </w:r>
      <w:proofErr w:type="spellStart"/>
      <w:r>
        <w:t>Trigger</w:t>
      </w:r>
      <w:proofErr w:type="spellEnd"/>
      <w:r>
        <w:t xml:space="preserve"> ) oraz sekwencję które mają na celu zadbanie o generowanie pól ID. </w:t>
      </w:r>
    </w:p>
    <w:p w:rsidR="00073C2B" w:rsidRDefault="00073C2B" w:rsidP="00073C2B">
      <w:pPr>
        <w:pStyle w:val="NormalnyIn"/>
      </w:pPr>
      <w:r>
        <w:t xml:space="preserve">Poniżej </w:t>
      </w:r>
      <w:r w:rsidR="003E02C1">
        <w:t>przedstawiam</w:t>
      </w:r>
      <w:r>
        <w:t xml:space="preserve"> przykładowy kod sekwencji oraz wyzwalacza :</w:t>
      </w:r>
    </w:p>
    <w:p w:rsidR="00073C2B" w:rsidRPr="00073C2B" w:rsidRDefault="00073C2B" w:rsidP="00073C2B">
      <w:pPr>
        <w:pStyle w:val="NormalnyIn"/>
        <w:rPr>
          <w:rFonts w:ascii="Courier New" w:hAnsi="Courier New" w:cs="Courier New"/>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sequence </w:t>
      </w:r>
      <w:proofErr w:type="spellStart"/>
      <w:r w:rsidRPr="00245935">
        <w:rPr>
          <w:rFonts w:ascii="Courier New" w:hAnsi="Courier New" w:cs="Courier New"/>
          <w:sz w:val="22"/>
          <w:szCs w:val="22"/>
          <w:lang w:val="en-US"/>
        </w:rPr>
        <w:t>events_id_seq</w:t>
      </w:r>
      <w:proofErr w:type="spellEnd"/>
      <w:r w:rsidRPr="00245935">
        <w:rPr>
          <w:rFonts w:ascii="Courier New" w:hAnsi="Courier New" w:cs="Courier New"/>
          <w:sz w:val="22"/>
          <w:szCs w:val="22"/>
          <w:lang w:val="en-US"/>
        </w:rPr>
        <w:t xml:space="preserve"> start with 1 increment by 1;</w:t>
      </w:r>
    </w:p>
    <w:p w:rsidR="00073C2B" w:rsidRPr="00245935" w:rsidRDefault="00073C2B" w:rsidP="00073C2B">
      <w:pPr>
        <w:pStyle w:val="NormalnyIn"/>
        <w:rPr>
          <w:rFonts w:ascii="Courier New" w:hAnsi="Courier New" w:cs="Courier New"/>
          <w:sz w:val="22"/>
          <w:szCs w:val="22"/>
          <w:lang w:val="en-US"/>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or replace trigger </w:t>
      </w:r>
      <w:proofErr w:type="spellStart"/>
      <w:r w:rsidRPr="00245935">
        <w:rPr>
          <w:rFonts w:ascii="Courier New" w:hAnsi="Courier New" w:cs="Courier New"/>
          <w:sz w:val="22"/>
          <w:szCs w:val="22"/>
          <w:lang w:val="en-US"/>
        </w:rPr>
        <w:t>events_insert</w:t>
      </w:r>
      <w:proofErr w:type="spellEnd"/>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before insert on events</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for each row</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begin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if :new.id is null then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select </w:t>
      </w:r>
      <w:proofErr w:type="spellStart"/>
      <w:r w:rsidRPr="00245935">
        <w:rPr>
          <w:rFonts w:ascii="Courier New" w:hAnsi="Courier New" w:cs="Courier New"/>
          <w:sz w:val="22"/>
          <w:szCs w:val="22"/>
          <w:lang w:val="en-US"/>
        </w:rPr>
        <w:t>events_id_seq.nextval</w:t>
      </w:r>
      <w:proofErr w:type="spellEnd"/>
      <w:r w:rsidRPr="00245935">
        <w:rPr>
          <w:rFonts w:ascii="Courier New" w:hAnsi="Courier New" w:cs="Courier New"/>
          <w:sz w:val="22"/>
          <w:szCs w:val="22"/>
          <w:lang w:val="en-US"/>
        </w:rPr>
        <w:t xml:space="preserve"> into :new.id from dual;</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 if;</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w:t>
      </w:r>
    </w:p>
    <w:p w:rsidR="00E35B76" w:rsidRPr="00255736" w:rsidRDefault="00255736" w:rsidP="00255736">
      <w:pPr>
        <w:jc w:val="center"/>
        <w:rPr>
          <w:rFonts w:ascii="Times New Roman" w:hAnsi="Times New Roman"/>
          <w:i/>
          <w:sz w:val="24"/>
          <w:szCs w:val="24"/>
        </w:rPr>
      </w:pPr>
      <w:proofErr w:type="spellStart"/>
      <w:r w:rsidRPr="00263D19">
        <w:rPr>
          <w:rFonts w:ascii="Times New Roman" w:hAnsi="Times New Roman"/>
          <w:i/>
          <w:sz w:val="24"/>
          <w:szCs w:val="24"/>
          <w:lang w:val="en-US"/>
        </w:rPr>
        <w:t>Kod</w:t>
      </w:r>
      <w:proofErr w:type="spellEnd"/>
      <w:r w:rsidRPr="00263D19">
        <w:rPr>
          <w:rFonts w:ascii="Times New Roman" w:hAnsi="Times New Roman"/>
          <w:i/>
          <w:sz w:val="24"/>
          <w:szCs w:val="24"/>
          <w:lang w:val="en-US"/>
        </w:rPr>
        <w:t xml:space="preserve"> </w:t>
      </w:r>
      <w:proofErr w:type="spellStart"/>
      <w:r w:rsidRPr="00263D19">
        <w:rPr>
          <w:rFonts w:ascii="Times New Roman" w:hAnsi="Times New Roman"/>
          <w:i/>
          <w:sz w:val="24"/>
          <w:szCs w:val="24"/>
          <w:lang w:val="en-US"/>
        </w:rPr>
        <w:t>źródłowy</w:t>
      </w:r>
      <w:proofErr w:type="spellEnd"/>
      <w:r w:rsidRPr="00263D19">
        <w:rPr>
          <w:rFonts w:ascii="Times New Roman" w:hAnsi="Times New Roman"/>
          <w:i/>
          <w:sz w:val="24"/>
          <w:szCs w:val="24"/>
          <w:lang w:val="en-US"/>
        </w:rPr>
        <w:t xml:space="preserve">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 xml:space="preserve">Przykład wyzwalacza oraz sekwencji tabeli </w:t>
      </w:r>
      <w:proofErr w:type="spellStart"/>
      <w:r w:rsidRPr="00255736">
        <w:rPr>
          <w:rFonts w:ascii="Times New Roman" w:hAnsi="Times New Roman"/>
          <w:i/>
          <w:sz w:val="24"/>
          <w:szCs w:val="24"/>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2361" w:name="_Toc302723940"/>
      <w:r w:rsidRPr="00263D19">
        <w:lastRenderedPageBreak/>
        <w:t>Opis usługi sieciowej – Web Service</w:t>
      </w:r>
      <w:bookmarkEnd w:id="2361"/>
    </w:p>
    <w:p w:rsidR="00EA1D0C" w:rsidRDefault="00EA1D0C" w:rsidP="00EA1D0C">
      <w:pPr>
        <w:pStyle w:val="Nagwek3"/>
      </w:pPr>
      <w:bookmarkStart w:id="2362" w:name="_Toc302723941"/>
      <w:r>
        <w:t>Cel powstania</w:t>
      </w:r>
      <w:bookmarkEnd w:id="2362"/>
    </w:p>
    <w:p w:rsidR="00EA1D0C" w:rsidRPr="00F039EA" w:rsidRDefault="00F039EA" w:rsidP="00F039EA">
      <w:pPr>
        <w:pStyle w:val="NormalnyIn"/>
        <w:ind w:firstLine="0"/>
      </w:pPr>
      <w:r w:rsidRPr="00F039EA">
        <w:t xml:space="preserve">Usługa sieciowa jest elementem zapewniającym komunikację pomiędzy </w:t>
      </w:r>
      <w:ins w:id="2363" w:author="Sebastian Łuczak" w:date="2011-08-31T23:22:00Z">
        <w:r w:rsidR="00B6661E" w:rsidRPr="00F039EA">
          <w:t xml:space="preserve">zainstalowanymi na telefonach komórkowych </w:t>
        </w:r>
      </w:ins>
      <w:r w:rsidRPr="00F039EA">
        <w:t xml:space="preserve">aplikacjami mobilnymi </w:t>
      </w:r>
      <w:del w:id="2364" w:author="Sebastian Łuczak" w:date="2011-08-31T23:22:00Z">
        <w:r w:rsidRPr="00F039EA" w:rsidDel="00B6661E">
          <w:delText xml:space="preserve">zainstalowanymi na telefonach komórkowych </w:delText>
        </w:r>
      </w:del>
      <w:r w:rsidRPr="00F039EA">
        <w:t xml:space="preserve">a bazą danych i dalszymi partiami systemu. </w:t>
      </w:r>
    </w:p>
    <w:p w:rsidR="00EA1D0C" w:rsidRPr="00EA1D0C" w:rsidRDefault="00EA1D0C" w:rsidP="00EA1D0C">
      <w:pPr>
        <w:pStyle w:val="Nagwek3"/>
      </w:pPr>
      <w:bookmarkStart w:id="2365" w:name="_Toc302723942"/>
      <w:r>
        <w:t>Szczegóły implementacyjne</w:t>
      </w:r>
      <w:bookmarkEnd w:id="2365"/>
    </w:p>
    <w:p w:rsidR="00764D0D" w:rsidRDefault="00764D0D" w:rsidP="0082106B">
      <w:pPr>
        <w:pStyle w:val="NormalnyIn"/>
        <w:ind w:firstLine="0"/>
      </w:pPr>
      <w:r>
        <w:t>Stworzona przeze mnie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2366" w:author="Sebastian Łuczak" w:date="2011-08-31T23:22:00Z">
        <w:r w:rsidR="00B6661E">
          <w:t>e</w:t>
        </w:r>
      </w:ins>
      <w:del w:id="2367" w:author="Sebastian Łuczak" w:date="2011-08-31T23:22:00Z">
        <w:r w:rsidDel="00B6661E">
          <w:delText>onalności</w:delText>
        </w:r>
      </w:del>
      <w:r>
        <w:t xml:space="preserve"> pozwalające kolejno na :</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2368" w:author="Sebastian Łuczak" w:date="2011-08-31T23:22:00Z">
        <w:r w:rsidDel="00B6661E">
          <w:delText xml:space="preserve">aplikacje </w:delText>
        </w:r>
      </w:del>
      <w:ins w:id="2369"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2370" w:author="Sebastian Łuczak" w:date="2011-08-31T23:22:00Z">
        <w:r w:rsidDel="00B6661E">
          <w:delText>Tagu</w:delText>
        </w:r>
      </w:del>
      <w:ins w:id="2371"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2372"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Data Access </w:t>
      </w:r>
      <w:proofErr w:type="spellStart"/>
      <w: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zawierających się </w:t>
      </w:r>
      <w:del w:id="2373" w:author="Sebastian Łuczak" w:date="2011-08-31T23:22:00Z">
        <w:r w:rsidR="006C7C39" w:rsidDel="00B6661E">
          <w:delText xml:space="preserve">z </w:delText>
        </w:r>
      </w:del>
      <w:ins w:id="2374" w:author="Sebastian Łuczak" w:date="2011-08-31T23:22:00Z">
        <w:r w:rsidR="00B6661E">
          <w:t xml:space="preserve">w </w:t>
        </w:r>
      </w:ins>
      <w:r w:rsidR="006C7C39">
        <w:t xml:space="preserve">module </w:t>
      </w:r>
      <w:proofErr w:type="spellStart"/>
      <w:r w:rsidR="006C7C39">
        <w:t>Entity</w:t>
      </w:r>
      <w:proofErr w:type="spellEnd"/>
      <w:r>
        <w:t xml:space="preserve"> 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C8050F" w:rsidRDefault="00C6569D" w:rsidP="00C8050F">
      <w:pPr>
        <w:pStyle w:val="NormalnyIn"/>
        <w:pPrChange w:id="2375" w:author="Sebastian Łuczak" w:date="2011-09-01T00:41:00Z">
          <w:pPr>
            <w:pStyle w:val="NormalnyIn"/>
            <w:ind w:firstLine="0"/>
          </w:pPr>
        </w:pPrChange>
      </w:pPr>
      <w:ins w:id="2376" w:author="Sebastian Łuczak" w:date="2011-09-01T00:41:00Z">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pół, oraz ich typy są mapowane na nazwy kolumn z encji bazy danych. Kolejną istotnym elementem tego pliku jest zaznaczenie w jaki </w:t>
        </w:r>
        <w:r>
          <w:lastRenderedPageBreak/>
          <w:t xml:space="preserve">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ins>
    </w:p>
    <w:p w:rsidR="00F039EA" w:rsidRDefault="00F039EA" w:rsidP="00F039EA">
      <w:pPr>
        <w:pStyle w:val="NormalnyIn"/>
        <w:ind w:firstLine="0"/>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&lt;?xml version=</w:t>
      </w:r>
      <w:r w:rsidRPr="00F039EA">
        <w:rPr>
          <w:rFonts w:ascii="Courier New" w:hAnsi="Courier New" w:cs="Courier New"/>
          <w:i/>
          <w:iCs/>
          <w:lang w:val="en-US" w:eastAsia="pl-PL"/>
        </w:rPr>
        <w:t>"1.0"</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&lt;!DOCTYPE hibernate-mapping PUBLIC "-//Hibernate/Hibernate Mapping DTD 3.0//EN"</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"http://hibernate.sourceforge.net/hibernate-mapping-3.0.dtd"&gt;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&lt;!-- Generated 2011-06-22 19:16:38 by </w:t>
      </w:r>
      <w:r w:rsidRPr="00F039EA">
        <w:rPr>
          <w:rFonts w:ascii="Courier New" w:hAnsi="Courier New" w:cs="Courier New"/>
          <w:u w:val="single"/>
          <w:lang w:val="en-US" w:eastAsia="pl-PL"/>
        </w:rPr>
        <w:t>Hibernate</w:t>
      </w:r>
      <w:r w:rsidRPr="00F039EA">
        <w:rPr>
          <w:rFonts w:ascii="Courier New" w:hAnsi="Courier New" w:cs="Courier New"/>
          <w:lang w:val="en-US" w:eastAsia="pl-PL"/>
        </w:rPr>
        <w:t xml:space="preserve"> Tools 3.4.0.CR1 --&gt;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db.entity.CUsers</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table=</w:t>
      </w:r>
      <w:r w:rsidRPr="00F039EA">
        <w:rPr>
          <w:rFonts w:ascii="Courier New" w:hAnsi="Courier New" w:cs="Courier New"/>
          <w:i/>
          <w:iCs/>
          <w:lang w:val="en-US" w:eastAsia="pl-PL"/>
        </w:rPr>
        <w:t>"USERS"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 name=</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"long"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 class=</w:t>
      </w:r>
      <w:r w:rsidRPr="00F039EA">
        <w:rPr>
          <w:rFonts w:ascii="Courier New" w:hAnsi="Courier New" w:cs="Courier New"/>
          <w:i/>
          <w:iCs/>
          <w:lang w:val="en-US" w:eastAsia="pl-PL"/>
        </w:rPr>
        <w:t>"sequence"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 xml:space="preserve"> name=</w:t>
      </w:r>
      <w:r w:rsidRPr="00F039EA">
        <w:rPr>
          <w:rFonts w:ascii="Courier New" w:hAnsi="Courier New" w:cs="Courier New"/>
          <w:i/>
          <w:iCs/>
          <w:lang w:val="en-US" w:eastAsia="pl-PL"/>
        </w:rPr>
        <w:t>"sequence"</w:t>
      </w:r>
      <w:r w:rsidRPr="00F039EA">
        <w:rPr>
          <w:rFonts w:ascii="Courier New" w:hAnsi="Courier New" w:cs="Courier New"/>
          <w:lang w:val="en-US" w:eastAsia="pl-PL"/>
        </w:rPr>
        <w:t>&gt;</w:t>
      </w:r>
      <w:proofErr w:type="spellStart"/>
      <w:r w:rsidRPr="00F039EA">
        <w:rPr>
          <w:rFonts w:ascii="Courier New" w:hAnsi="Courier New" w:cs="Courier New"/>
          <w:lang w:val="en-US" w:eastAsia="pl-PL"/>
        </w:rPr>
        <w:t>users_id_seq</w:t>
      </w:r>
      <w:proofErr w:type="spellEnd"/>
      <w:r w:rsidRPr="00F039EA">
        <w:rPr>
          <w:rFonts w:ascii="Courier New" w:hAnsi="Courier New" w:cs="Courier New"/>
          <w:lang w:val="en-US" w:eastAsia="pl-PL"/>
        </w:rPr>
        <w:t>&lt;/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&lt;/id&gt;</w:t>
      </w:r>
    </w:p>
    <w:p w:rsidR="00F039EA" w:rsidRPr="00F039EA" w:rsidRDefault="00F039EA" w:rsidP="00F039EA">
      <w:pPr>
        <w:autoSpaceDE w:val="0"/>
        <w:autoSpaceDN w:val="0"/>
        <w:adjustRightInd w:val="0"/>
        <w:jc w:val="left"/>
        <w:rPr>
          <w:rFonts w:ascii="Courier New" w:hAnsi="Courier New" w:cs="Courier New"/>
          <w:lang w:val="en-US" w:eastAsia="pl-PL"/>
        </w:rPr>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userName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"USER_NAME"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userPassword</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"USER_PASS"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creationDate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java.sql.Timestamp</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"USER_CREATION_DATE"</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generated=</w:t>
      </w:r>
      <w:r w:rsidRPr="00F039EA">
        <w:rPr>
          <w:rFonts w:ascii="Courier New" w:hAnsi="Courier New" w:cs="Courier New"/>
          <w:i/>
          <w:iCs/>
          <w:lang w:val="en-US" w:eastAsia="pl-PL"/>
        </w:rPr>
        <w:t>"never"</w:t>
      </w:r>
      <w:r w:rsidRPr="00F039EA">
        <w:rPr>
          <w:rFonts w:ascii="Courier New" w:hAnsi="Courier New" w:cs="Courier New"/>
          <w:lang w:val="en-US" w:eastAsia="pl-PL"/>
        </w:rPr>
        <w:t xml:space="preserve"> lazy=</w:t>
      </w:r>
      <w:r w:rsidRPr="00F039EA">
        <w:rPr>
          <w:rFonts w:ascii="Courier New" w:hAnsi="Courier New" w:cs="Courier New"/>
          <w:i/>
          <w:iCs/>
          <w:lang w:val="en-US" w:eastAsia="pl-PL"/>
        </w:rPr>
        <w:t>"false"</w:t>
      </w:r>
      <w:r w:rsidRPr="00F039EA">
        <w:rPr>
          <w:rFonts w:ascii="Courier New" w:hAnsi="Courier New" w:cs="Courier New"/>
          <w:lang w:val="en-US" w:eastAsia="pl-PL"/>
        </w:rPr>
        <w:t xml:space="preserve">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isActive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java.lang.Character</w:t>
      </w:r>
      <w:proofErr w:type="spellEnd"/>
      <w:r w:rsidRPr="00F039EA">
        <w:rPr>
          <w:rFonts w:ascii="Courier New" w:hAnsi="Courier New" w:cs="Courier New"/>
          <w:i/>
          <w:iCs/>
          <w:lang w:val="en-US" w:eastAsia="pl-PL"/>
        </w:rPr>
        <w:t>" column="ACTIVE"</w:t>
      </w:r>
      <w:r w:rsidRPr="00F039EA">
        <w:rPr>
          <w:rFonts w:ascii="Courier New" w:hAnsi="Courier New" w:cs="Courier New"/>
          <w:lang w:val="en-US" w:eastAsia="pl-PL"/>
        </w:rPr>
        <w:t xml:space="preserve"> </w:t>
      </w:r>
      <w:proofErr w:type="spellStart"/>
      <w:r w:rsidRPr="00F039EA">
        <w:rPr>
          <w:rFonts w:ascii="Courier New" w:hAnsi="Courier New" w:cs="Courier New"/>
          <w:lang w:val="en-US" w:eastAsia="pl-PL"/>
        </w:rPr>
        <w:t>sql</w:t>
      </w:r>
      <w:proofErr w:type="spellEnd"/>
      <w:r w:rsidRPr="00F039EA">
        <w:rPr>
          <w:rFonts w:ascii="Courier New" w:hAnsi="Courier New" w:cs="Courier New"/>
          <w:lang w:val="en-US" w:eastAsia="pl-PL"/>
        </w:rPr>
        <w:t>-type=</w:t>
      </w:r>
      <w:r w:rsidRPr="00F039EA">
        <w:rPr>
          <w:rFonts w:ascii="Courier New" w:hAnsi="Courier New" w:cs="Courier New"/>
          <w:i/>
          <w:iCs/>
          <w:lang w:val="en-US" w:eastAsia="pl-PL"/>
        </w:rPr>
        <w:t>"CHAR"</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Default="00F039EA" w:rsidP="00F039EA">
      <w:pPr>
        <w:jc w:val="center"/>
        <w:rPr>
          <w:i/>
          <w:sz w:val="24"/>
          <w:szCs w:val="24"/>
        </w:rPr>
      </w:pPr>
      <w:proofErr w:type="spellStart"/>
      <w:r w:rsidRPr="00E70A90">
        <w:rPr>
          <w:i/>
          <w:sz w:val="24"/>
          <w:szCs w:val="24"/>
          <w:lang w:val="en-US"/>
        </w:rPr>
        <w:t>Kod</w:t>
      </w:r>
      <w:proofErr w:type="spellEnd"/>
      <w:r w:rsidRPr="00E70A90">
        <w:rPr>
          <w:i/>
          <w:sz w:val="24"/>
          <w:szCs w:val="24"/>
          <w:lang w:val="en-US"/>
        </w:rPr>
        <w:t xml:space="preserve"> </w:t>
      </w:r>
      <w:proofErr w:type="spellStart"/>
      <w:r w:rsidRPr="00E70A90">
        <w:rPr>
          <w:i/>
          <w:sz w:val="24"/>
          <w:szCs w:val="24"/>
          <w:lang w:val="en-US"/>
        </w:rPr>
        <w:t>źródłowy</w:t>
      </w:r>
      <w:proofErr w:type="spellEnd"/>
      <w:r w:rsidRPr="00E70A90">
        <w:rPr>
          <w:i/>
          <w:sz w:val="24"/>
          <w:szCs w:val="24"/>
          <w:lang w:val="en-US"/>
        </w:rPr>
        <w:t xml:space="preserve"> </w:t>
      </w:r>
      <w:r w:rsidRPr="00E70A90">
        <w:rPr>
          <w:i/>
          <w:sz w:val="24"/>
          <w:szCs w:val="24"/>
          <w:highlight w:val="green"/>
          <w:lang w:val="en-US"/>
        </w:rPr>
        <w:t>…</w:t>
      </w:r>
      <w:r w:rsidRPr="00E70A90">
        <w:rPr>
          <w:i/>
          <w:sz w:val="24"/>
          <w:szCs w:val="24"/>
          <w:lang w:val="en-US"/>
        </w:rPr>
        <w:t xml:space="preserve"> </w:t>
      </w:r>
      <w:r w:rsidRPr="00F039EA">
        <w:rPr>
          <w:i/>
          <w:sz w:val="24"/>
          <w:szCs w:val="24"/>
        </w:rPr>
        <w:t xml:space="preserve">Plik </w:t>
      </w:r>
      <w:proofErr w:type="spellStart"/>
      <w:r w:rsidRPr="00F039EA">
        <w:rPr>
          <w:i/>
          <w:sz w:val="24"/>
          <w:szCs w:val="24"/>
        </w:rPr>
        <w:t>mapowań</w:t>
      </w:r>
      <w:proofErr w:type="spellEnd"/>
      <w:r w:rsidRPr="00F039EA">
        <w:rPr>
          <w:i/>
          <w:sz w:val="24"/>
          <w:szCs w:val="24"/>
        </w:rPr>
        <w:t xml:space="preserve"> </w:t>
      </w:r>
      <w:proofErr w:type="spellStart"/>
      <w:r w:rsidRPr="00F039EA">
        <w:rPr>
          <w:i/>
          <w:sz w:val="24"/>
          <w:szCs w:val="24"/>
        </w:rPr>
        <w:t>hibernate</w:t>
      </w:r>
      <w:proofErr w:type="spellEnd"/>
      <w:r w:rsidRPr="00F039EA">
        <w:rPr>
          <w:i/>
          <w:sz w:val="24"/>
          <w:szCs w:val="24"/>
        </w:rPr>
        <w:t xml:space="preserve"> klasy </w:t>
      </w:r>
      <w:proofErr w:type="spellStart"/>
      <w:r w:rsidRPr="00F039EA">
        <w:rPr>
          <w:i/>
          <w:sz w:val="24"/>
          <w:szCs w:val="24"/>
        </w:rPr>
        <w:t>CUsers</w:t>
      </w:r>
      <w:proofErr w:type="spellEnd"/>
    </w:p>
    <w:p w:rsidR="00F039EA" w:rsidRPr="00F039EA" w:rsidRDefault="00F039EA" w:rsidP="00F039EA">
      <w:pPr>
        <w:jc w:val="center"/>
        <w:rPr>
          <w:i/>
          <w:sz w:val="24"/>
          <w:szCs w:val="24"/>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Pr="00F039EA">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ins w:id="2377" w:author="Sebastian Łuczak" w:date="2011-08-31T23:23:00Z">
        <w:r w:rsidR="00B6661E">
          <w:t>ń</w:t>
        </w:r>
      </w:ins>
      <w:del w:id="2378"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opiszę każdą z wyżej wymienionych wcześniej </w:t>
      </w:r>
      <w:del w:id="2379" w:author="Sebastian Łuczak" w:date="2011-08-31T23:23:00Z">
        <w:r w:rsidDel="00B6661E">
          <w:delText xml:space="preserve">funkcjonalności </w:delText>
        </w:r>
      </w:del>
      <w:ins w:id="2380" w:author="Sebastian Łuczak" w:date="2011-08-31T23:23:00Z">
        <w:r w:rsidR="00B6661E">
          <w:t xml:space="preserve">funkcji </w:t>
        </w:r>
      </w:ins>
      <w:r>
        <w:t xml:space="preserve">a także zaprezentuje 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2381"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2382" w:author="Sebastian Łuczak" w:date="2011-09-02T10:47:00Z">
        <w:r w:rsidDel="000033FC">
          <w:br w:type="page"/>
        </w:r>
      </w:del>
    </w:p>
    <w:p w:rsidR="00764D0D" w:rsidRDefault="00764D0D" w:rsidP="0082106B">
      <w:pPr>
        <w:pStyle w:val="Nagwek3"/>
      </w:pPr>
      <w:bookmarkStart w:id="2383" w:name="_Toc302723943"/>
      <w:r>
        <w:lastRenderedPageBreak/>
        <w:t xml:space="preserve">Mechanizm </w:t>
      </w:r>
      <w:r w:rsidR="00223E9B">
        <w:t>u</w:t>
      </w:r>
      <w:r>
        <w:t>wierzytelnienia</w:t>
      </w:r>
      <w:bookmarkEnd w:id="2383"/>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C8050F" w:rsidRPr="00C8050F">
        <w:rPr>
          <w:i/>
          <w:rPrChange w:id="2384" w:author="Sebastian Łuczak" w:date="2011-09-01T00:41:00Z">
            <w:rPr>
              <w:color w:val="0000FF"/>
              <w:u w:val="single"/>
            </w:rPr>
          </w:rPrChange>
        </w:rPr>
        <w:t>/</w:t>
      </w:r>
      <w:proofErr w:type="spellStart"/>
      <w:r w:rsidR="00C8050F" w:rsidRPr="00C8050F">
        <w:rPr>
          <w:i/>
          <w:rPrChange w:id="2385" w:author="Sebastian Łuczak" w:date="2011-09-01T00:41:00Z">
            <w:rPr>
              <w:color w:val="0000FF"/>
              <w:u w:val="single"/>
            </w:rPr>
          </w:rPrChange>
        </w:rPr>
        <w:t>nfcTimeControll</w:t>
      </w:r>
      <w:proofErr w:type="spellEnd"/>
      <w:r w:rsidR="00C8050F" w:rsidRPr="00C8050F">
        <w:rPr>
          <w:i/>
          <w:rPrChange w:id="2386" w:author="Sebastian Łuczak" w:date="2011-09-01T00:41:00Z">
            <w:rPr>
              <w:color w:val="0000FF"/>
              <w:u w:val="single"/>
            </w:rPr>
          </w:rPrChange>
        </w:rPr>
        <w:t>/service/</w:t>
      </w:r>
      <w:proofErr w:type="spellStart"/>
      <w:r w:rsidR="00C8050F" w:rsidRPr="00C8050F">
        <w:rPr>
          <w:i/>
          <w:rPrChange w:id="2387" w:author="Sebastian Łuczak" w:date="2011-09-01T00:41:00Z">
            <w:rPr>
              <w:color w:val="0000FF"/>
              <w:u w:val="single"/>
            </w:rPr>
          </w:rPrChange>
        </w:rPr>
        <w:t>auth</w:t>
      </w:r>
      <w:proofErr w:type="spellEnd"/>
      <w:r w:rsidRPr="00A83708">
        <w:t xml:space="preserve"> które</w:t>
      </w:r>
      <w:r>
        <w:t xml:space="preserve"> zawiera</w:t>
      </w:r>
      <w:del w:id="2388"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2389"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2390"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2391"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2392"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2393" w:name="_Toc302723944"/>
      <w:r>
        <w:t>Mechanizm sprawdzania statusu zdarzenia</w:t>
      </w:r>
      <w:bookmarkEnd w:id="2393"/>
    </w:p>
    <w:p w:rsidR="00FE2166" w:rsidRDefault="00947535" w:rsidP="0082106B">
      <w:pPr>
        <w:pStyle w:val="NormalnyIn"/>
        <w:ind w:firstLine="0"/>
      </w:pPr>
      <w:r>
        <w:t>Z</w:t>
      </w:r>
      <w:r w:rsidR="00764D0D">
        <w:t>aimplementowany</w:t>
      </w:r>
      <w:r>
        <w:t xml:space="preserve"> został</w:t>
      </w:r>
      <w:r w:rsidR="00764D0D">
        <w:t xml:space="preserve"> mechanizm</w:t>
      </w:r>
      <w:del w:id="2394"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2395"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2396" w:author="Sebastian" w:date="2011-09-01T13:13:00Z"/>
        </w:rPr>
      </w:pPr>
      <w:ins w:id="2397" w:author="Sebastian" w:date="2011-09-01T13:10:00Z">
        <w:r>
          <w:t xml:space="preserve">Przyczyną </w:t>
        </w:r>
      </w:ins>
      <w:ins w:id="2398" w:author="Sebastian" w:date="2011-09-01T13:11:00Z">
        <w:r>
          <w:t xml:space="preserve">jego powstania jest fakt iż dane aplikacji mobilnej mogą zostać wyczyszczone przez pracownika z poziomu systemu operacyjnego </w:t>
        </w:r>
      </w:ins>
      <w:ins w:id="2399" w:author="Sebastian" w:date="2011-09-01T13:12:00Z">
        <w:r>
          <w:t xml:space="preserve">telefonu </w:t>
        </w:r>
      </w:ins>
      <w:ins w:id="2400" w:author="Sebastian" w:date="2011-09-01T13:11:00Z">
        <w:r>
          <w:t>lub podczas zmiany urządzenia</w:t>
        </w:r>
      </w:ins>
      <w:ins w:id="2401" w:author="Sebastian" w:date="2011-09-01T13:12:00Z">
        <w:r>
          <w:t>, co mogłoby spowodować nieprawidłowe działanie systemu.</w:t>
        </w:r>
      </w:ins>
      <w:ins w:id="2402" w:author="Sebastian" w:date="2011-09-01T13:13:00Z">
        <w:r w:rsidDel="007E0A32">
          <w:t xml:space="preserve"> </w:t>
        </w:r>
      </w:ins>
      <w:del w:id="2403"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2404" w:author="Sebastian" w:date="2011-09-01T13:13:00Z">
        <w:r w:rsidR="007E0A32">
          <w:t xml:space="preserve"> informacje</w:t>
        </w:r>
      </w:ins>
      <w:r>
        <w:t xml:space="preserve"> potrzebne mu do dalszego funkcjonowania</w:t>
      </w:r>
      <w:del w:id="2405"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AC343C" w:rsidRPr="001E4D1A">
        <w:rPr>
          <w:highlight w:val="green"/>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t>EVENT_STATUS_</w:t>
      </w:r>
      <w:r w:rsidR="00947535">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2406" w:name="_Toc302723945"/>
      <w:r>
        <w:lastRenderedPageBreak/>
        <w:t>Rejestracja nowego zdarzenia</w:t>
      </w:r>
      <w:bookmarkEnd w:id="2406"/>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jest podstawową funkcjonalnością systemu.</w:t>
      </w:r>
      <w:r>
        <w:t xml:space="preserve"> Usługa sieciowa nasłuchuje na adresie </w:t>
      </w:r>
      <w:r w:rsidR="00C8050F" w:rsidRPr="00C8050F">
        <w:rPr>
          <w:i/>
          <w:rPrChange w:id="2407" w:author="Sebastian Łuczak" w:date="2011-09-01T00:42:00Z">
            <w:rPr>
              <w:color w:val="0000FF"/>
              <w:u w:val="single"/>
            </w:rPr>
          </w:rPrChange>
        </w:rPr>
        <w:t>/</w:t>
      </w:r>
      <w:proofErr w:type="spellStart"/>
      <w:r w:rsidR="00C8050F" w:rsidRPr="00C8050F">
        <w:rPr>
          <w:i/>
          <w:rPrChange w:id="2408" w:author="Sebastian Łuczak" w:date="2011-09-01T00:42:00Z">
            <w:rPr>
              <w:color w:val="0000FF"/>
              <w:u w:val="single"/>
            </w:rPr>
          </w:rPrChange>
        </w:rPr>
        <w:t>nfcTimeControl</w:t>
      </w:r>
      <w:proofErr w:type="spellEnd"/>
      <w:r w:rsidR="00C8050F" w:rsidRPr="00C8050F">
        <w:rPr>
          <w:i/>
          <w:rPrChange w:id="2409" w:author="Sebastian Łuczak" w:date="2011-09-01T00:42:00Z">
            <w:rPr>
              <w:color w:val="0000FF"/>
              <w:u w:val="single"/>
            </w:rPr>
          </w:rPrChange>
        </w:rPr>
        <w:t>/service/</w:t>
      </w:r>
      <w:proofErr w:type="spellStart"/>
      <w:r w:rsidR="00C8050F" w:rsidRPr="00C8050F">
        <w:rPr>
          <w:i/>
          <w:rPrChange w:id="2410" w:author="Sebastian Łuczak" w:date="2011-09-01T00:42:00Z">
            <w:rPr>
              <w:color w:val="0000FF"/>
              <w:u w:val="single"/>
            </w:rPr>
          </w:rPrChange>
        </w:rPr>
        <w:t>reg</w:t>
      </w:r>
      <w:proofErr w:type="spellEnd"/>
      <w:r>
        <w:t xml:space="preserve"> zgłoszenia przychodzące z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 na temat rozpoczętego czy też zakończonego zdarzenia. Dzięki unikalnemu identyfikatorowi</w:t>
      </w:r>
      <w:r w:rsidR="00947535">
        <w:t>, znacznik</w:t>
      </w:r>
      <w:del w:id="2411" w:author="Sebastian Łuczak" w:date="2011-08-31T23:25:00Z">
        <w:r w:rsidR="00947535" w:rsidDel="00B6661E">
          <w:delText>,</w:delText>
        </w:r>
      </w:del>
      <w:r w:rsidR="00947535">
        <w:t xml:space="preserve"> który jednoznacznie określa lokalizację oraz dacie rozpoczęcia,</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ins w:id="2412" w:author="Sebastian Łuczak" w:date="2011-08-31T23:26:00Z">
        <w:r w:rsidR="00B6661E">
          <w:t>k</w:t>
        </w:r>
      </w:ins>
      <w:r w:rsidR="005C1791">
        <w:t xml:space="preserve">a zajmującego się zdarzeniem, datę utworzenia oraz identyfikator </w:t>
      </w:r>
      <w:del w:id="2413" w:author="Sebastian Łuczak" w:date="2011-08-31T23:25:00Z">
        <w:r w:rsidR="005C1791" w:rsidDel="00B6661E">
          <w:delText>Tagu</w:delText>
        </w:r>
      </w:del>
      <w:ins w:id="2414"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9"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del w:id="2415" w:author="Sebastian Łuczak" w:date="2011-08-31T23:26:00Z">
        <w:r w:rsidR="002631BC" w:rsidDel="00B6661E">
          <w:delText xml:space="preserve">Tagu </w:delText>
        </w:r>
      </w:del>
      <w:ins w:id="2416"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2417" w:author="Sebastian Łuczak" w:date="2011-08-31T23:26:00Z">
        <w:r w:rsidR="00064EA2" w:rsidDel="00B6661E">
          <w:delText xml:space="preserve">Tagu </w:delText>
        </w:r>
      </w:del>
      <w:ins w:id="2418"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2419" w:author="Sebastian Łuczak" w:date="2011-08-31T23:26:00Z">
        <w:r w:rsidR="001B3156" w:rsidDel="00B6661E">
          <w:delText>Tagu</w:delText>
        </w:r>
      </w:del>
      <w:ins w:id="2420"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2421" w:author="Sebastian Łuczak" w:date="2011-08-31T23:26:00Z">
        <w:r w:rsidR="00947535" w:rsidDel="00B6661E">
          <w:delText>,</w:delText>
        </w:r>
      </w:del>
      <w:r>
        <w:t xml:space="preserve"> kończy się przesłaniem odpowiednio sformułowanej odpowiedzi będącej klasą </w:t>
      </w:r>
      <w:proofErr w:type="spellStart"/>
      <w: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ins w:id="2422" w:author="Sebastian Łuczak" w:date="2011-08-31T23:26:00Z">
        <w:r w:rsidR="00B6661E">
          <w:t>po</w:t>
        </w:r>
      </w:ins>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zostało przedstawiony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0"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2423" w:name="_Toc302723946"/>
      <w:r>
        <w:lastRenderedPageBreak/>
        <w:t>W</w:t>
      </w:r>
      <w:r w:rsidR="00E27E90">
        <w:t>prowadzanie nowej lokalizacji i znacznika</w:t>
      </w:r>
      <w:bookmarkEnd w:id="2423"/>
      <w:r w:rsidR="00E27E90">
        <w:t xml:space="preserve"> </w:t>
      </w:r>
    </w:p>
    <w:p w:rsidR="00211B4B" w:rsidRDefault="00764D0D" w:rsidP="0082106B">
      <w:pPr>
        <w:pStyle w:val="NormalnyIn"/>
        <w:ind w:firstLine="0"/>
      </w:pPr>
      <w:r>
        <w:t>Funkcj</w:t>
      </w:r>
      <w:ins w:id="2424" w:author="Sebastian Łuczak" w:date="2011-08-31T23:27:00Z">
        <w:r w:rsidR="00AB2B44">
          <w:t>a</w:t>
        </w:r>
      </w:ins>
      <w:del w:id="2425" w:author="Sebastian Łuczak" w:date="2011-08-31T23:27:00Z">
        <w:r w:rsidDel="00AB2B44">
          <w:delText>onalność</w:delText>
        </w:r>
      </w:del>
      <w:r>
        <w:t xml:space="preserve"> </w:t>
      </w:r>
      <w:r w:rsidR="00211B4B">
        <w:t xml:space="preserve">rejestracji nowej lokalizacji jest </w:t>
      </w:r>
      <w:del w:id="2426" w:author="Sebastian Łuczak" w:date="2011-08-31T23:27:00Z">
        <w:r w:rsidR="00211B4B" w:rsidDel="00AB2B44">
          <w:delText xml:space="preserve">przeznaczone </w:delText>
        </w:r>
      </w:del>
      <w:ins w:id="2427" w:author="Sebastian Łuczak" w:date="2011-08-31T23:27:00Z">
        <w:r w:rsidR="00AB2B44">
          <w:t xml:space="preserve">przeznaczona </w:t>
        </w:r>
      </w:ins>
      <w:r w:rsidR="00211B4B">
        <w:t xml:space="preserve">dla pracowników posiadających odpowiednio wysokie uprawnienia, takie jak </w:t>
      </w:r>
      <w:proofErr w:type="spellStart"/>
      <w:r w:rsidR="00211B4B">
        <w:t>ROLE_SUPER_USER</w:t>
      </w:r>
      <w:proofErr w:type="spellEnd"/>
      <w:r w:rsidR="00211B4B">
        <w:t xml:space="preserve"> czy też </w:t>
      </w:r>
      <w:proofErr w:type="spellStart"/>
      <w:r w:rsidR="00211B4B">
        <w:t>ROLE_ADMIN</w:t>
      </w:r>
      <w:proofErr w:type="spellEnd"/>
      <w:r w:rsidR="00211B4B">
        <w:t xml:space="preserve">. </w:t>
      </w:r>
    </w:p>
    <w:p w:rsidR="00211B4B" w:rsidRDefault="00211B4B" w:rsidP="00764D0D">
      <w:pPr>
        <w:pStyle w:val="NormalnyIn"/>
      </w:pPr>
      <w:r>
        <w:t>Mechanizm ten</w:t>
      </w:r>
      <w:del w:id="2428"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2429" w:author="Sebastian Łuczak" w:date="2011-08-31T23:27:00Z">
        <w:r w:rsidR="004C045B" w:rsidDel="00AB2B44">
          <w:delText xml:space="preserve">lokalizacje </w:delText>
        </w:r>
      </w:del>
      <w:ins w:id="2430"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2431"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Pr="009864F9">
        <w:rPr>
          <w:i/>
          <w:rPrChange w:id="2432" w:author="Sebastian Łuczak" w:date="2011-09-02T10:18:00Z">
            <w:rPr/>
          </w:rPrChange>
        </w:rPr>
        <w:t>/</w:t>
      </w:r>
      <w:proofErr w:type="spellStart"/>
      <w:r w:rsidRPr="009864F9">
        <w:rPr>
          <w:i/>
          <w:rPrChange w:id="2433" w:author="Sebastian Łuczak" w:date="2011-09-02T10:18:00Z">
            <w:rPr/>
          </w:rPrChange>
        </w:rPr>
        <w:t>nfcTimeContorl</w:t>
      </w:r>
      <w:proofErr w:type="spellEnd"/>
      <w:r w:rsidRPr="009864F9">
        <w:rPr>
          <w:i/>
          <w:rPrChange w:id="2434" w:author="Sebastian Łuczak" w:date="2011-09-02T10:18:00Z">
            <w:rPr/>
          </w:rPrChange>
        </w:rPr>
        <w:t>/service/</w:t>
      </w:r>
      <w:proofErr w:type="spellStart"/>
      <w:r w:rsidRPr="009864F9">
        <w:rPr>
          <w:i/>
          <w:rPrChange w:id="2435" w:author="Sebastian Łuczak" w:date="2011-09-02T10:18:00Z">
            <w:rPr/>
          </w:rPrChange>
        </w:rP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2436" w:author="Sebastian Łuczak" w:date="2011-08-31T23:27:00Z">
        <w:r w:rsidR="00B147A9" w:rsidDel="00AB2B44">
          <w:delText xml:space="preserve">nip </w:delText>
        </w:r>
      </w:del>
      <w:ins w:id="2437" w:author="Sebastian Łuczak" w:date="2011-08-31T23:27:00Z">
        <w:r w:rsidR="00AB2B44">
          <w:t xml:space="preserve">NIP </w:t>
        </w:r>
      </w:ins>
      <w:r w:rsidR="00B147A9">
        <w:t xml:space="preserve">i nazwę firmy do której należy dana lokalizacja. </w:t>
      </w:r>
      <w:ins w:id="2438" w:author="Sebastian" w:date="2011-09-01T13:15:00Z">
        <w:r w:rsidR="007E0A32">
          <w:t xml:space="preserve">Ponieważ w sposób jednoznaczny identyfikuje on firmę, </w:t>
        </w:r>
      </w:ins>
      <w:ins w:id="2439" w:author="Sebastian" w:date="2011-09-01T13:13:00Z">
        <w:r w:rsidR="007E0A32">
          <w:t>Numer Identyfikacji Podat</w:t>
        </w:r>
      </w:ins>
      <w:ins w:id="2440" w:author="Sebastian" w:date="2011-09-01T13:14:00Z">
        <w:r w:rsidR="007E0A32">
          <w:t>kowej</w:t>
        </w:r>
      </w:ins>
      <w:ins w:id="2441" w:author="Sebastian" w:date="2011-09-01T13:13:00Z">
        <w:r w:rsidR="007E0A32">
          <w:t xml:space="preserve"> jest </w:t>
        </w:r>
      </w:ins>
      <w:ins w:id="2442"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2443" w:author="Sebastian" w:date="2011-09-01T13:15:00Z">
        <w:r w:rsidDel="007E0A32">
          <w:delText xml:space="preserve">system </w:delText>
        </w:r>
      </w:del>
      <w:ins w:id="2444"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już w bazie – wtedy </w:t>
      </w:r>
      <w:del w:id="2445" w:author="Sebastian" w:date="2011-09-01T13:18:00Z">
        <w:r w:rsidDel="007E0A32">
          <w:delText xml:space="preserve">aplikacja </w:delText>
        </w:r>
      </w:del>
      <w:ins w:id="2446" w:author="Sebastian" w:date="2011-09-01T13:18:00Z">
        <w:r w:rsidR="007E0A32">
          <w:t xml:space="preserve">usługa </w:t>
        </w:r>
      </w:ins>
      <w:r>
        <w:t xml:space="preserve">odmawia </w:t>
      </w:r>
      <w:del w:id="2447" w:author="Sebastian Łuczak" w:date="2011-08-31T23:28:00Z">
        <w:r w:rsidDel="00AB2B44">
          <w:delText xml:space="preserve">jej </w:delText>
        </w:r>
      </w:del>
      <w:ins w:id="2448"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wtedy rejestruje nową lokalizacje</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FE1FE4">
        <w:t>,</w:t>
      </w:r>
      <w:r>
        <w:t xml:space="preserve"> wtedy 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1"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Algorytm rejestrowania nowej lokalizacji</w:t>
      </w:r>
    </w:p>
    <w:p w:rsidR="004C6799" w:rsidRDefault="004C6799" w:rsidP="00764D0D">
      <w:pPr>
        <w:pStyle w:val="NormalnyIn"/>
      </w:pPr>
    </w:p>
    <w:p w:rsidR="00764D0D" w:rsidRPr="00764D0D" w:rsidRDefault="00835055" w:rsidP="00764D0D">
      <w:pPr>
        <w:pStyle w:val="NormalnyIn"/>
      </w:pPr>
      <w:r>
        <w:t xml:space="preserve">Ze schematu możemy </w:t>
      </w:r>
      <w:r w:rsidR="009D55B8">
        <w:t>odczytać jak wygląda algorytm tworzenia nowej lokalizacji. Na początku</w:t>
      </w:r>
      <w:del w:id="2449"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2450" w:author="Sebastian Łuczak" w:date="2011-08-31T23:28:00Z">
        <w:r w:rsidR="00FE1FE4" w:rsidDel="000C1024">
          <w:delText xml:space="preserve">Tag </w:delText>
        </w:r>
      </w:del>
      <w:ins w:id="2451" w:author="Sebastian Łuczak" w:date="2011-08-31T23:28:00Z">
        <w:r w:rsidR="000C1024">
          <w:t xml:space="preserve">znacznik </w:t>
        </w:r>
      </w:ins>
      <w:r w:rsidR="00FE1FE4">
        <w:t>istnieje</w:t>
      </w:r>
      <w:r w:rsidR="009D55B8">
        <w:t xml:space="preserve"> w bazie danych. Jeżeli istnieje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 i podpięta pod istniejącą już firmę</w:t>
      </w:r>
      <w:del w:id="2452" w:author="Sebastian Łuczak" w:date="2011-08-31T23:29:00Z">
        <w:r w:rsidR="00465A01" w:rsidDel="000C1024">
          <w:delText xml:space="preserve">, </w:delText>
        </w:r>
      </w:del>
      <w:ins w:id="2453" w:author="Sebastian Łuczak" w:date="2011-08-31T23:29:00Z">
        <w:r w:rsidR="000C1024">
          <w:t xml:space="preserve">. </w:t>
        </w:r>
      </w:ins>
      <w:del w:id="2454" w:author="Sebastian Łuczak" w:date="2011-08-31T23:29:00Z">
        <w:r w:rsidR="00465A01" w:rsidDel="000C1024">
          <w:delText xml:space="preserve">w </w:delText>
        </w:r>
      </w:del>
      <w:ins w:id="2455"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2456" w:name="_Toc302291862"/>
      <w:bookmarkStart w:id="2457" w:name="_Toc302723947"/>
      <w:r>
        <w:lastRenderedPageBreak/>
        <w:t xml:space="preserve">Opis </w:t>
      </w:r>
      <w:r w:rsidRPr="008A3B8F">
        <w:t>aplikacji</w:t>
      </w:r>
      <w:r>
        <w:t xml:space="preserve"> klienckiej na telefon komórkowy</w:t>
      </w:r>
      <w:bookmarkEnd w:id="2456"/>
      <w:bookmarkEnd w:id="2457"/>
    </w:p>
    <w:p w:rsidR="00B138EA" w:rsidRPr="00591542" w:rsidRDefault="00B138EA" w:rsidP="00B138EA">
      <w:pPr>
        <w:pStyle w:val="Nagwek3"/>
      </w:pPr>
      <w:bookmarkStart w:id="2458" w:name="_Toc302723948"/>
      <w:r>
        <w:t>Cel powstania</w:t>
      </w:r>
      <w:bookmarkEnd w:id="2458"/>
    </w:p>
    <w:p w:rsidR="00B138EA" w:rsidRDefault="00B138EA" w:rsidP="00B138EA">
      <w:pPr>
        <w:pStyle w:val="NormalnyIn"/>
        <w:ind w:firstLine="0"/>
      </w:pPr>
      <w:r>
        <w:t>Przeznaczeniem aplikacji klienckiej dla pracownika mobilnego jest pełnić funkcję intuicyjnego i prostego w obsłudze interfejsu do systemu monitorowania stanu realizacji zleceń.</w:t>
      </w:r>
    </w:p>
    <w:p w:rsidR="00B138EA" w:rsidRDefault="00B138EA" w:rsidP="00B138EA">
      <w:pPr>
        <w:pStyle w:val="Nagwek3"/>
      </w:pPr>
      <w:bookmarkStart w:id="2459" w:name="_Toc302291863"/>
      <w:bookmarkStart w:id="2460" w:name="_Toc302723949"/>
      <w:r>
        <w:t>Założenia</w:t>
      </w:r>
      <w:bookmarkEnd w:id="2459"/>
      <w:bookmarkEnd w:id="2460"/>
    </w:p>
    <w:p w:rsidR="00B138EA" w:rsidRDefault="00B138EA" w:rsidP="00B138EA">
      <w:pPr>
        <w:pStyle w:val="NormalnyIn"/>
        <w:ind w:firstLine="0"/>
      </w:pPr>
      <w:r>
        <w:t>Główne założenia które stanowiły podstawę przy projektowaniu tej części systemu to możliwie jak największa szybkość wywołania i działania aplikacji, oszczędność baterii,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B138EA" w:rsidP="00B138EA">
      <w:pPr>
        <w:pStyle w:val="NormalnyIn"/>
        <w:numPr>
          <w:ilvl w:val="0"/>
          <w:numId w:val="1"/>
        </w:numPr>
      </w:pPr>
      <w:r>
        <w:t>Komunikacja z użytkownikiem w oparciu o graficzny interfejs</w:t>
      </w:r>
    </w:p>
    <w:p w:rsidR="00B138EA" w:rsidRDefault="00B138EA" w:rsidP="00B138EA">
      <w:pPr>
        <w:pStyle w:val="NormalnyIn"/>
        <w:numPr>
          <w:ilvl w:val="0"/>
          <w:numId w:val="1"/>
        </w:numPr>
      </w:pPr>
      <w:r>
        <w:t>Duża szybkość reakcji na działania użytkownika</w:t>
      </w:r>
    </w:p>
    <w:p w:rsidR="00B138EA" w:rsidRDefault="00B138EA" w:rsidP="00B138EA">
      <w:pPr>
        <w:pStyle w:val="NormalnyIn"/>
        <w:numPr>
          <w:ilvl w:val="0"/>
          <w:numId w:val="1"/>
        </w:numPr>
      </w:pPr>
      <w:r>
        <w:t>Komunikacja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proofErr w:type="spellStart"/>
      <w:r>
        <w:t>Representational</w:t>
      </w:r>
      <w:proofErr w:type="spellEnd"/>
      <w:r>
        <w:t xml:space="preserve"> State Transfer) opiera się o zapytania w formie JSON </w:t>
      </w:r>
      <w:r w:rsidRPr="00C30DEC">
        <w:t>(</w:t>
      </w:r>
      <w:proofErr w:type="spellStart"/>
      <w:r w:rsidRPr="00C30DEC">
        <w:rPr>
          <w:rStyle w:val="apple-style-span"/>
          <w:bCs/>
          <w:color w:val="000000"/>
          <w:shd w:val="clear" w:color="auto" w:fill="FFFFFF"/>
        </w:rPr>
        <w:t>JavaScript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Object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commentRangeStart w:id="2461"/>
      <w:del w:id="2462" w:author="Sebastian" w:date="2011-09-01T13:18:00Z">
        <w:r w:rsidDel="007E0A32">
          <w:delText xml:space="preserve">sposób </w:delText>
        </w:r>
        <w:r w:rsidR="00853DF0" w:rsidDel="007E0A32">
          <w:delText>jawny</w:delText>
        </w:r>
        <w:r w:rsidDel="007E0A32">
          <w:delText xml:space="preserve"> </w:delText>
        </w:r>
        <w:commentRangeEnd w:id="2461"/>
        <w:r w:rsidR="000C1024" w:rsidDel="007E0A32">
          <w:rPr>
            <w:rStyle w:val="Odwoaniedokomentarza"/>
            <w:rFonts w:ascii="Calibri" w:eastAsia="Calibri" w:hAnsi="Calibri"/>
            <w:lang w:eastAsia="en-US"/>
          </w:rPr>
          <w:commentReference w:id="2461"/>
        </w:r>
        <w:r w:rsidDel="007E0A32">
          <w:delText xml:space="preserve">w </w:delText>
        </w:r>
      </w:del>
      <w:r>
        <w:t>formacie JSON. Zaletą tego formatu jest ogólnodostępność i niezależność od języka programowania, idące jednak w parze z kompletnym wsparciem</w:t>
      </w:r>
      <w:r w:rsidR="00DA0773">
        <w:t xml:space="preserve"> </w:t>
      </w:r>
      <w:sdt>
        <w:sdtPr>
          <w:id w:val="6237144"/>
          <w:citation/>
        </w:sdtPr>
        <w:sdtContent>
          <w:fldSimple w:instr=" CITATION Cro06 \l 1045 ">
            <w:r w:rsidR="00726470">
              <w:rPr>
                <w:noProof/>
              </w:rPr>
              <w:t>[14]</w:t>
            </w:r>
          </w:fldSimple>
        </w:sdtContent>
      </w:sdt>
      <w:r>
        <w:t>.</w:t>
      </w:r>
    </w:p>
    <w:p w:rsidR="000C1024" w:rsidRDefault="000C1024" w:rsidP="00B138EA">
      <w:pPr>
        <w:jc w:val="left"/>
        <w:rPr>
          <w:ins w:id="2463" w:author="Sebastian Łuczak" w:date="2011-08-31T23:29:00Z"/>
        </w:rPr>
      </w:pPr>
    </w:p>
    <w:p w:rsidR="000C1024" w:rsidRDefault="000C1024" w:rsidP="00B138EA">
      <w:pPr>
        <w:jc w:val="left"/>
        <w:rPr>
          <w:ins w:id="2464" w:author="Sebastian Łuczak" w:date="2011-08-31T23:29:00Z"/>
        </w:rPr>
      </w:pPr>
    </w:p>
    <w:p w:rsidR="000C1024" w:rsidRDefault="000C1024" w:rsidP="00B138EA">
      <w:pPr>
        <w:jc w:val="left"/>
        <w:rPr>
          <w:ins w:id="2465" w:author="Sebastian Łuczak" w:date="2011-08-31T23:29:00Z"/>
        </w:rPr>
      </w:pPr>
    </w:p>
    <w:p w:rsidR="000C1024" w:rsidRDefault="000C1024" w:rsidP="00B138EA">
      <w:pPr>
        <w:jc w:val="left"/>
        <w:rPr>
          <w:ins w:id="2466"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2467" w:name="_Toc302291864"/>
      <w:bookmarkStart w:id="2468" w:name="_Toc302723950"/>
      <w:r>
        <w:lastRenderedPageBreak/>
        <w:t>Komunikacja pomiędzy usługą internetową a użytkownikiem aplikacji</w:t>
      </w:r>
      <w:bookmarkEnd w:id="2467"/>
      <w:bookmarkEnd w:id="2468"/>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B47A64" w:rsidRDefault="00B138EA" w:rsidP="00B138EA">
      <w:pPr>
        <w:pStyle w:val="NormalnyIn"/>
        <w:ind w:left="1776" w:firstLine="0"/>
      </w:pPr>
      <w:proofErr w:type="spellStart"/>
      <w:r w:rsidRPr="00B47A64">
        <w:t>ACCESS_DENIED</w:t>
      </w:r>
      <w:proofErr w:type="spellEnd"/>
      <w:r w:rsidRPr="00B47A64">
        <w:t>,</w:t>
      </w:r>
    </w:p>
    <w:p w:rsidR="00B138EA" w:rsidRPr="00B47A64" w:rsidRDefault="00B138EA" w:rsidP="00B138EA">
      <w:pPr>
        <w:pStyle w:val="NormalnyIn"/>
        <w:ind w:left="1776" w:firstLine="0"/>
      </w:pPr>
      <w:proofErr w:type="spellStart"/>
      <w:r w:rsidRPr="00B47A64">
        <w:t>WRONG_PASSWORD_ERROR</w:t>
      </w:r>
      <w:proofErr w:type="spellEnd"/>
      <w:r w:rsidRPr="00B47A64">
        <w:t xml:space="preserve">, </w:t>
      </w:r>
    </w:p>
    <w:p w:rsidR="00B138EA" w:rsidRPr="00B47A64" w:rsidRDefault="00B138EA" w:rsidP="00B138EA">
      <w:pPr>
        <w:pStyle w:val="NormalnyIn"/>
        <w:ind w:left="1776" w:firstLine="0"/>
      </w:pPr>
      <w:proofErr w:type="spellStart"/>
      <w:r w:rsidRPr="00B47A64">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B47A64" w:rsidRDefault="00B138EA" w:rsidP="00B138EA">
      <w:pPr>
        <w:pStyle w:val="NormalnyIn"/>
        <w:ind w:left="1776" w:firstLine="0"/>
      </w:pPr>
      <w:proofErr w:type="spellStart"/>
      <w:r w:rsidRPr="00B47A64">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B47A64" w:rsidRDefault="00B138EA" w:rsidP="00B138EA">
      <w:pPr>
        <w:pStyle w:val="NormalnyIn"/>
        <w:ind w:left="1776" w:firstLine="0"/>
      </w:pPr>
      <w:proofErr w:type="spellStart"/>
      <w:r w:rsidRPr="00B47A64">
        <w:t>EVENT_ALREADY_STARTED_ERROR</w:t>
      </w:r>
      <w:proofErr w:type="spellEnd"/>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2469" w:name="_Toc302291865"/>
      <w:bookmarkStart w:id="2470" w:name="_Toc302723951"/>
      <w:r>
        <w:t>Tryby uruchomienia</w:t>
      </w:r>
      <w:bookmarkEnd w:id="2469"/>
      <w:bookmarkEnd w:id="2470"/>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t>foreground</w:t>
      </w:r>
      <w:proofErr w:type="spellEnd"/>
      <w:r>
        <w:t xml:space="preserve"> </w:t>
      </w:r>
      <w:proofErr w:type="spellStart"/>
      <w: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0A6DFC">
        <w:t>SharedPreferences</w:t>
      </w:r>
      <w:proofErr w:type="spellEnd"/>
      <w:r w:rsidR="000A6DFC">
        <w:t xml:space="preserve"> </w:t>
      </w:r>
      <w:customXmlInsRangeStart w:id="2471" w:author="Sebastian" w:date="2011-09-01T19:36:00Z"/>
      <w:sdt>
        <w:sdtPr>
          <w:id w:val="1430514"/>
          <w:citation/>
        </w:sdtPr>
        <w:sdtContent>
          <w:customXmlInsRangeEnd w:id="2471"/>
          <w:ins w:id="2472" w:author="Sebastian" w:date="2011-09-01T19:36:00Z">
            <w:r w:rsidR="00C8050F">
              <w:fldChar w:fldCharType="begin"/>
            </w:r>
            <w:r w:rsidR="003F2DDD">
              <w:instrText xml:space="preserve"> CITATION Goo111 \l 1045 </w:instrText>
            </w:r>
          </w:ins>
          <w:r w:rsidR="00C8050F">
            <w:fldChar w:fldCharType="separate"/>
          </w:r>
          <w:r w:rsidR="00726470">
            <w:rPr>
              <w:noProof/>
            </w:rPr>
            <w:t>[9]</w:t>
          </w:r>
          <w:ins w:id="2473" w:author="Sebastian" w:date="2011-09-01T19:36:00Z">
            <w:r w:rsidR="00C8050F">
              <w:fldChar w:fldCharType="end"/>
            </w:r>
          </w:ins>
          <w:customXmlInsRangeStart w:id="2474" w:author="Sebastian" w:date="2011-09-01T19:36:00Z"/>
        </w:sdtContent>
      </w:sdt>
      <w:customXmlInsRangeEnd w:id="2474"/>
      <w:customXmlDelRangeStart w:id="2475" w:author="Sebastian" w:date="2011-09-01T19:36:00Z"/>
      <w:sdt>
        <w:sdtPr>
          <w:id w:val="6237145"/>
          <w:citation/>
        </w:sdtPr>
        <w:sdtContent>
          <w:customXmlDelRangeEnd w:id="2475"/>
          <w:del w:id="2476" w:author="Sebastian" w:date="2011-09-01T11:21:00Z">
            <w:r w:rsidR="00C8050F" w:rsidDel="00F51941">
              <w:fldChar w:fldCharType="begin"/>
            </w:r>
            <w:r w:rsidR="00796063" w:rsidDel="00F51941">
              <w:delInstrText xml:space="preserve"> CITATION Goo111 \l 1045 </w:delInstrText>
            </w:r>
            <w:r w:rsidR="00C8050F" w:rsidDel="00F51941">
              <w:fldChar w:fldCharType="separate"/>
            </w:r>
            <w:r w:rsidR="00903DDF" w:rsidDel="00F51941">
              <w:rPr>
                <w:noProof/>
              </w:rPr>
              <w:delText>[8]</w:delText>
            </w:r>
            <w:r w:rsidR="00C8050F" w:rsidDel="00F51941">
              <w:fldChar w:fldCharType="end"/>
            </w:r>
          </w:del>
          <w:customXmlDelRangeStart w:id="2477" w:author="Sebastian" w:date="2011-09-01T19:36:00Z"/>
        </w:sdtContent>
      </w:sdt>
      <w:customXmlDelRangeEnd w:id="2477"/>
      <w:r>
        <w:t xml:space="preserve"> dane logowania i jeśli nie może ich znaleźć, oferuje użytkownikowi</w:t>
      </w:r>
      <w:ins w:id="2478" w:author="Sebastian Łuczak" w:date="2011-08-31T23:30:00Z">
        <w:r w:rsidR="000C1024">
          <w:t xml:space="preserve"> możliwość</w:t>
        </w:r>
      </w:ins>
      <w:r>
        <w:t xml:space="preserve"> </w:t>
      </w:r>
      <w:del w:id="2479" w:author="Sebastian Łuczak" w:date="2011-08-31T23:30:00Z">
        <w:r w:rsidDel="000C1024">
          <w:delText xml:space="preserve">wprowadzenie </w:delText>
        </w:r>
      </w:del>
      <w:ins w:id="2480" w:author="Sebastian Łuczak" w:date="2011-08-31T23:30:00Z">
        <w:r w:rsidR="000C1024">
          <w:t xml:space="preserve">wprowadzenia </w:t>
        </w:r>
      </w:ins>
      <w:r>
        <w:t xml:space="preserve">ich bądź opuszczenie aplikacji. Ponieważ przy </w:t>
      </w:r>
      <w:r>
        <w:lastRenderedPageBreak/>
        <w:t xml:space="preserve">każdym odczytaniu znacznika dane zdarzenia transmitowane do serwera opatrzone są kompletem danych identyfikacyjnych (z racji </w:t>
      </w:r>
      <w:r w:rsidR="006B6E61">
        <w:t>przyjętej architektury</w:t>
      </w:r>
      <w:r>
        <w:t xml:space="preserve"> aplikacji typu </w:t>
      </w:r>
      <w:proofErr w:type="spellStart"/>
      <w:r>
        <w:t>RESTful</w:t>
      </w:r>
      <w:proofErr w:type="spellEnd"/>
      <w:r>
        <w:t xml:space="preserve"> nie posługujemy się sesjami dla użytkowników tylko wymianą zapytań i odpowiedzi), w sytuacji zgłoszenia jednego ze statusów braku dostępu</w:t>
      </w:r>
      <w:ins w:id="2481" w:author="Sebastian Łuczak" w:date="2011-08-31T23:32:00Z">
        <w:r w:rsidR="000C1024">
          <w:t>,</w:t>
        </w:r>
      </w:ins>
      <w:r>
        <w:t xml:space="preserve"> zachodzi przekierowanie do aktywności wprowadzania danych logowania.</w:t>
      </w:r>
    </w:p>
    <w:p w:rsidR="00B138EA" w:rsidRDefault="00B138EA" w:rsidP="00B138EA">
      <w:pPr>
        <w:pStyle w:val="NormalnyIn"/>
        <w:ind w:firstLine="708"/>
      </w:pPr>
      <w:r>
        <w:t xml:space="preserve">Zmiana danych logowania jest </w:t>
      </w:r>
      <w:del w:id="2482" w:author="Sebastian Łuczak" w:date="2011-08-31T23:32:00Z">
        <w:r w:rsidDel="000C1024">
          <w:delText xml:space="preserve">też </w:delText>
        </w:r>
      </w:del>
      <w:r>
        <w:t xml:space="preserve">dostępna z poziomu menu aplikacji w każdej chwili. Hasło do logowania przechowywane jest w aplikacji </w:t>
      </w:r>
      <w:ins w:id="2483" w:author="Sebastian Łuczak" w:date="2011-08-31T23:32:00Z">
        <w:r w:rsidR="000C1024">
          <w:t xml:space="preserve">tylko </w:t>
        </w:r>
      </w:ins>
      <w:r>
        <w:t xml:space="preserve">w formie skrótu </w:t>
      </w:r>
      <w:r w:rsidRPr="001417C4">
        <w:rPr>
          <w:i/>
        </w:rPr>
        <w:t>SHA-1</w:t>
      </w:r>
      <w:r w:rsidR="00994639">
        <w:t xml:space="preserve"> w celu uniemożliwienia przechwycenia jego prawdziwej 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2484" w:author="Sebastian" w:date="2011-09-01T13:19:00Z">
        <w:r w:rsidDel="00CA1A2C">
          <w:delText xml:space="preserve">, ten ostatni </w:delText>
        </w:r>
      </w:del>
      <w:ins w:id="2485" w:author="Sebastian" w:date="2011-09-01T13:20:00Z">
        <w:r w:rsidR="00CA1A2C">
          <w:t xml:space="preserve"> </w:t>
        </w:r>
      </w:ins>
      <w:r>
        <w:t>jest</w:t>
      </w:r>
      <w:ins w:id="2486"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2487"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2488"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2489" w:author="Sebastian Łuczak" w:date="2011-08-31T23:33:00Z">
        <w:r w:rsidR="000C1024">
          <w:t xml:space="preserve"> użytkownika.</w:t>
        </w:r>
      </w:ins>
      <w:del w:id="2490" w:author="Sebastian Łuczak" w:date="2011-08-31T23:33:00Z">
        <w:r w:rsidDel="000C1024">
          <w:delText>.</w:delText>
        </w:r>
      </w:del>
    </w:p>
    <w:p w:rsidR="00B138EA" w:rsidRDefault="00B138EA" w:rsidP="00B138EA">
      <w:pPr>
        <w:pStyle w:val="Nagwek3"/>
      </w:pPr>
      <w:bookmarkStart w:id="2491" w:name="_Toc302291866"/>
      <w:bookmarkStart w:id="2492" w:name="_Toc302723952"/>
      <w:r>
        <w:t>Odczyt znacznika</w:t>
      </w:r>
      <w:bookmarkEnd w:id="2491"/>
      <w:bookmarkEnd w:id="2492"/>
    </w:p>
    <w:p w:rsidR="00B138EA" w:rsidRDefault="00B138EA" w:rsidP="00B138EA">
      <w:pPr>
        <w:pStyle w:val="NormalnyIn"/>
        <w:ind w:firstLine="0"/>
        <w:rPr>
          <w:ins w:id="2493" w:author="Maciek" w:date="2011-09-01T21:49:00Z"/>
        </w:rPr>
      </w:pPr>
      <w:commentRangeStart w:id="2494"/>
      <w:del w:id="2495" w:author="Sebastian Łuczak" w:date="2011-08-31T23:34:00Z">
        <w:r w:rsidDel="000C1024">
          <w:delText>Co prawda s</w:delText>
        </w:r>
      </w:del>
      <w:ins w:id="2496" w:author="Sebastian Łuczak" w:date="2011-08-31T23:34:00Z">
        <w:r w:rsidR="000C1024">
          <w:t>S</w:t>
        </w:r>
      </w:ins>
      <w:r>
        <w:t xml:space="preserve">tandard NFC dla znaczników NFC Forum </w:t>
      </w:r>
      <w:proofErr w:type="spellStart"/>
      <w:r>
        <w:t>Type</w:t>
      </w:r>
      <w:proofErr w:type="spellEnd"/>
      <w:r>
        <w:t xml:space="preserve"> 2 zapewnia prędkość transmisji 106 kbit/s, a sam znacznik posiada zaledwie 384 bitów pamięci na dane użytkownika</w:t>
      </w:r>
      <w:del w:id="2497" w:author="Sebastian" w:date="2011-09-01T13:20:00Z">
        <w:r w:rsidDel="00CA1A2C">
          <w:delText>,</w:delText>
        </w:r>
      </w:del>
      <w:ins w:id="2498" w:author="Sebastian" w:date="2011-09-01T13:20:00Z">
        <w:r w:rsidR="00CA1A2C">
          <w:t>.</w:t>
        </w:r>
      </w:ins>
      <w:r>
        <w:t xml:space="preserve"> </w:t>
      </w:r>
      <w:del w:id="2499" w:author="Sebastian" w:date="2011-09-01T13:21:00Z">
        <w:r w:rsidDel="00CA1A2C">
          <w:delText xml:space="preserve">na </w:delText>
        </w:r>
      </w:del>
      <w:ins w:id="2500" w:author="Sebastian" w:date="2011-09-01T13:21:00Z">
        <w:r w:rsidR="00CA1A2C">
          <w:t xml:space="preserve">Na </w:t>
        </w:r>
      </w:ins>
      <w:r>
        <w:t xml:space="preserve">drodze testów okazało </w:t>
      </w:r>
      <w:proofErr w:type="spellStart"/>
      <w:r>
        <w:t>się</w:t>
      </w:r>
      <w:ins w:id="2501" w:author="Sebastian" w:date="2011-09-01T13:21:00Z">
        <w:r w:rsidR="00CA1A2C">
          <w:t>,</w:t>
        </w:r>
      </w:ins>
      <w:ins w:id="2502" w:author="Sebastian Łuczak" w:date="2011-08-31T23:34:00Z">
        <w:del w:id="2503" w:author="Sebastian" w:date="2011-09-01T13:21:00Z">
          <w:r w:rsidR="000C1024" w:rsidDel="00CA1A2C">
            <w:delText xml:space="preserve"> </w:delText>
          </w:r>
        </w:del>
      </w:ins>
      <w:del w:id="2504" w:author="Sebastian" w:date="2011-09-01T13:21:00Z">
        <w:r w:rsidDel="00CA1A2C">
          <w:delText xml:space="preserve">, </w:delText>
        </w:r>
      </w:del>
      <w:ins w:id="2505" w:author="Sebastian Łuczak" w:date="2011-08-31T23:34:00Z">
        <w:del w:id="2506" w:author="Sebastian" w:date="2011-09-01T13:21:00Z">
          <w:r w:rsidR="000C1024" w:rsidDel="00CA1A2C">
            <w:delText xml:space="preserve">jednak </w:delText>
          </w:r>
        </w:del>
      </w:ins>
      <w:r>
        <w:t>że</w:t>
      </w:r>
      <w:proofErr w:type="spellEnd"/>
      <w:r>
        <w:t xml:space="preserve"> zapis </w:t>
      </w:r>
      <w:del w:id="2507" w:author="Sebastian" w:date="2011-09-01T13:22:00Z">
        <w:r w:rsidDel="00CA1A2C">
          <w:delText xml:space="preserve">i odczyt </w:delText>
        </w:r>
      </w:del>
      <w:r>
        <w:t>jakichkolwiek danych na samym znaczniku mija się z celem. Przyczyna leży w niewielkiej pojemności pamięci wybranego przez nas znacznika i unikaniu rozpraszania danych. Przechowywanie kompletu informacji w bazie danych zapewnia ich integralność</w:t>
      </w:r>
      <w:commentRangeEnd w:id="2494"/>
      <w:r w:rsidR="000C1024">
        <w:rPr>
          <w:rStyle w:val="Odwoaniedokomentarza"/>
          <w:rFonts w:ascii="Calibri" w:eastAsia="Calibri" w:hAnsi="Calibri"/>
          <w:lang w:eastAsia="en-US"/>
        </w:rPr>
        <w:commentReference w:id="2494"/>
      </w:r>
      <w:r w:rsidR="00307CEA">
        <w:t xml:space="preserve"> </w:t>
      </w:r>
      <w:sdt>
        <w:sdtPr>
          <w:id w:val="6237146"/>
          <w:citation/>
        </w:sdtPr>
        <w:sdtContent>
          <w:fldSimple w:instr=" CITATION NFC11 \l 1045 ">
            <w:r w:rsidR="00726470">
              <w:rPr>
                <w:noProof/>
              </w:rPr>
              <w:t>[18]</w:t>
            </w:r>
          </w:fldSimple>
        </w:sdtContent>
      </w:sdt>
      <w:r>
        <w:t>.</w:t>
      </w:r>
      <w:del w:id="2508" w:author="Sebastian" w:date="2011-09-01T13:22:00Z">
        <w:r w:rsidDel="00CA1A2C">
          <w:delText xml:space="preserve"> </w:delText>
        </w:r>
      </w:del>
    </w:p>
    <w:p w:rsidR="00CF256A" w:rsidRDefault="00CF256A" w:rsidP="00B138EA">
      <w:pPr>
        <w:pStyle w:val="NormalnyIn"/>
        <w:ind w:firstLine="0"/>
      </w:pPr>
      <w:ins w:id="2509" w:author="Maciek" w:date="2011-09-01T21:49:00Z">
        <w:r>
          <w:t xml:space="preserve">Standard NFC znaczników typu NFC Forum </w:t>
        </w:r>
        <w:proofErr w:type="spellStart"/>
        <w:r>
          <w:t>Type</w:t>
        </w:r>
        <w:proofErr w:type="spellEnd"/>
        <w:r>
          <w:t xml:space="preserve"> 2 </w:t>
        </w:r>
      </w:ins>
      <w:ins w:id="2510" w:author="Maciek" w:date="2011-09-01T21:50:00Z">
        <w:r>
          <w:t>posiada jedynie 384 bitów pamięci dostępnych do przechowywania danych użytkownika. Po przepr</w:t>
        </w:r>
      </w:ins>
      <w:ins w:id="2511" w:author="Maciek" w:date="2011-09-01T21:51:00Z">
        <w:r>
          <w:t xml:space="preserve">owadzeniu szeregu testów jasny stał się fakt, że przechowywanie szczegółowych danych na znaczniku </w:t>
        </w:r>
      </w:ins>
      <w:ins w:id="2512" w:author="Maciek" w:date="2011-09-01T21:53:00Z">
        <w:r>
          <w:t xml:space="preserve">jest </w:t>
        </w:r>
        <w:proofErr w:type="spellStart"/>
        <w:r>
          <w:t>nieporządane</w:t>
        </w:r>
        <w:proofErr w:type="spellEnd"/>
        <w:r>
          <w:t xml:space="preserve"> z punktu widzenia założeń systemu. Chcąc zapewnić pełną integralność danych </w:t>
        </w:r>
        <w:r>
          <w:lastRenderedPageBreak/>
          <w:t>przechowujemy komplet informacji w bazie danych. Tym samym unikamy możliwości</w:t>
        </w:r>
      </w:ins>
      <w:ins w:id="2513" w:author="Maciek" w:date="2011-09-01T21:54:00Z">
        <w:r>
          <w:t xml:space="preserve"> ich udostępnienia osobom </w:t>
        </w:r>
        <w:commentRangeStart w:id="2514"/>
        <w:r>
          <w:t>trzecim</w:t>
        </w:r>
        <w:commentRangeEnd w:id="2514"/>
        <w:r>
          <w:rPr>
            <w:rStyle w:val="Odwoaniedokomentarza"/>
            <w:rFonts w:ascii="Calibri" w:eastAsia="Calibri" w:hAnsi="Calibri"/>
            <w:lang w:eastAsia="en-US"/>
          </w:rPr>
          <w:commentReference w:id="2514"/>
        </w:r>
        <w:r>
          <w:t xml:space="preserve">.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2515" w:author="Sebastian" w:date="2011-09-01T13:23:00Z">
        <w:r w:rsidDel="00CA1A2C">
          <w:delText>z niego</w:delText>
        </w:r>
      </w:del>
      <w:ins w:id="2516" w:author="Sebastian" w:date="2011-09-01T13:23:00Z">
        <w:r w:rsidR="00CA1A2C">
          <w:t>jego</w:t>
        </w:r>
      </w:ins>
      <w:r>
        <w:t xml:space="preserve"> unikatowy identyfikator </w:t>
      </w:r>
      <w:del w:id="2517" w:author="Sebastian Łuczak" w:date="2011-08-31T23:37:00Z">
        <w:r w:rsidDel="000C1024">
          <w:delText xml:space="preserve">i </w:delText>
        </w:r>
      </w:del>
      <w:ins w:id="2518" w:author="Sebastian Łuczak" w:date="2011-08-31T23:37:00Z">
        <w:r w:rsidR="000C1024">
          <w:t xml:space="preserve">oraz </w:t>
        </w:r>
      </w:ins>
      <w:r>
        <w:t>wiadomości NDEF i umieszcza w intencji, która w dalszej kolejności przekazywana jest do odpowiedniej aplikacji w celu ich przetworzenia</w:t>
      </w:r>
      <w:del w:id="2519" w:author="Sebastian" w:date="2011-09-01T19:36:00Z">
        <w:r w:rsidR="00ED5F76" w:rsidDel="003F2DDD">
          <w:delText xml:space="preserve"> </w:delText>
        </w:r>
      </w:del>
      <w:customXmlDelRangeStart w:id="2520" w:author="Sebastian" w:date="2011-09-01T19:36:00Z"/>
      <w:sdt>
        <w:sdtPr>
          <w:id w:val="6237147"/>
          <w:citation/>
        </w:sdtPr>
        <w:sdtContent>
          <w:customXmlDelRangeEnd w:id="2520"/>
          <w:del w:id="2521" w:author="Sebastian" w:date="2011-09-01T11:21:00Z">
            <w:r w:rsidR="00C8050F" w:rsidDel="00F51941">
              <w:fldChar w:fldCharType="begin"/>
            </w:r>
            <w:r w:rsidR="00796063" w:rsidDel="00F51941">
              <w:delInstrText xml:space="preserve"> CITATION Goo111 \l 1045 </w:delInstrText>
            </w:r>
            <w:r w:rsidR="00C8050F" w:rsidDel="00F51941">
              <w:fldChar w:fldCharType="separate"/>
            </w:r>
            <w:r w:rsidR="00903DDF" w:rsidDel="00F51941">
              <w:rPr>
                <w:noProof/>
              </w:rPr>
              <w:delText>[8]</w:delText>
            </w:r>
            <w:r w:rsidR="00C8050F" w:rsidDel="00F51941">
              <w:fldChar w:fldCharType="end"/>
            </w:r>
          </w:del>
          <w:customXmlDelRangeStart w:id="2522" w:author="Sebastian" w:date="2011-09-01T19:36:00Z"/>
        </w:sdtContent>
      </w:sdt>
      <w:customXmlDelRangeEnd w:id="2522"/>
      <w:customXmlInsRangeStart w:id="2523" w:author="Sebastian" w:date="2011-09-01T19:36:00Z"/>
      <w:sdt>
        <w:sdtPr>
          <w:id w:val="1430512"/>
          <w:citation/>
        </w:sdtPr>
        <w:sdtContent>
          <w:customXmlInsRangeEnd w:id="2523"/>
          <w:ins w:id="2524" w:author="Sebastian" w:date="2011-09-01T19:36:00Z">
            <w:r w:rsidR="00C8050F">
              <w:fldChar w:fldCharType="begin"/>
            </w:r>
            <w:r w:rsidR="003F2DDD">
              <w:instrText xml:space="preserve"> CITATION Goo111 \l 1045 </w:instrText>
            </w:r>
          </w:ins>
          <w:r w:rsidR="00C8050F">
            <w:fldChar w:fldCharType="separate"/>
          </w:r>
          <w:r w:rsidR="00726470">
            <w:rPr>
              <w:noProof/>
            </w:rPr>
            <w:t xml:space="preserve"> [9]</w:t>
          </w:r>
          <w:ins w:id="2525" w:author="Sebastian" w:date="2011-09-01T19:36:00Z">
            <w:r w:rsidR="00C8050F">
              <w:fldChar w:fldCharType="end"/>
            </w:r>
          </w:ins>
          <w:customXmlInsRangeStart w:id="2526" w:author="Sebastian" w:date="2011-09-01T19:36:00Z"/>
        </w:sdtContent>
      </w:sdt>
      <w:customXmlInsRangeEnd w:id="2526"/>
      <w:r>
        <w:t xml:space="preserve">. W przypadku naszej aplikacji przetwarzamy jedynie unikatowy identyfikator znacznika, który przesyłany jest do bazy danych. Odczyt wiadomości NDEF ma miejsce jedynie do konsoli w celach testowych. </w:t>
      </w:r>
    </w:p>
    <w:p w:rsidR="00B138EA" w:rsidRDefault="00B138EA" w:rsidP="00B138EA">
      <w:pPr>
        <w:pStyle w:val="Nagwek3"/>
      </w:pPr>
      <w:bookmarkStart w:id="2527" w:name="_Toc302291867"/>
      <w:bookmarkStart w:id="2528" w:name="_Toc302723953"/>
      <w:r>
        <w:t>Dobór aplikacji do obsługi znacznika</w:t>
      </w:r>
      <w:bookmarkEnd w:id="2527"/>
      <w:bookmarkEnd w:id="2528"/>
    </w:p>
    <w:p w:rsidR="00B138EA" w:rsidRDefault="00B138EA" w:rsidP="006032E0">
      <w:pPr>
        <w:pStyle w:val="NormalnyIn"/>
        <w:ind w:firstLine="0"/>
      </w:pPr>
      <w:r>
        <w:t>W wersji Android 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726470">
              <w:rPr>
                <w:noProof/>
              </w:rPr>
              <w:t>[7]</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w:t>
      </w:r>
      <w:ins w:id="2529" w:author="Sebastian Łuczak" w:date="2011-08-31T23:37:00Z">
        <w:r w:rsidR="000C1024">
          <w:t>s</w:t>
        </w:r>
      </w:ins>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2530" w:author="Sebastian" w:date="2011-09-01T19:30:00Z">
        <w:r w:rsidR="00282E19" w:rsidDel="003F2DDD">
          <w:delText xml:space="preserve"> </w:delText>
        </w:r>
      </w:del>
      <w:ins w:id="2531" w:author="Sebastian" w:date="2011-09-01T19:30:00Z">
        <w:r w:rsidR="003F2DDD">
          <w:t xml:space="preserve"> </w:t>
        </w:r>
      </w:ins>
      <w:customXmlInsRangeStart w:id="2532" w:author="Sebastian" w:date="2011-09-01T19:34:00Z"/>
      <w:sdt>
        <w:sdtPr>
          <w:id w:val="1429947"/>
          <w:citation/>
        </w:sdtPr>
        <w:sdtContent>
          <w:customXmlInsRangeEnd w:id="2532"/>
          <w:ins w:id="2533" w:author="Sebastian" w:date="2011-09-01T19:34:00Z">
            <w:r w:rsidR="00C8050F">
              <w:fldChar w:fldCharType="begin"/>
            </w:r>
            <w:r w:rsidR="003F2DDD">
              <w:instrText xml:space="preserve"> CITATION Goo11 \l 1045 </w:instrText>
            </w:r>
          </w:ins>
          <w:r w:rsidR="00C8050F">
            <w:fldChar w:fldCharType="separate"/>
          </w:r>
          <w:r w:rsidR="00726470">
            <w:rPr>
              <w:noProof/>
            </w:rPr>
            <w:t>[10]</w:t>
          </w:r>
          <w:ins w:id="2534" w:author="Sebastian" w:date="2011-09-01T19:34:00Z">
            <w:r w:rsidR="00C8050F">
              <w:fldChar w:fldCharType="end"/>
            </w:r>
          </w:ins>
          <w:customXmlInsRangeStart w:id="2535" w:author="Sebastian" w:date="2011-09-01T19:34:00Z"/>
        </w:sdtContent>
      </w:sdt>
      <w:customXmlInsRangeEnd w:id="2535"/>
      <w:customXmlDelRangeStart w:id="2536" w:author="Sebastian" w:date="2011-09-01T19:30:00Z"/>
      <w:sdt>
        <w:sdtPr>
          <w:id w:val="6237149"/>
          <w:citation/>
        </w:sdtPr>
        <w:sdtContent>
          <w:customXmlDelRangeEnd w:id="2536"/>
          <w:del w:id="2537" w:author="Sebastian" w:date="2011-09-01T11:20:00Z">
            <w:r w:rsidR="00C8050F" w:rsidDel="00F51941">
              <w:fldChar w:fldCharType="begin"/>
            </w:r>
            <w:r w:rsidR="00796063" w:rsidDel="00F51941">
              <w:delInstrText xml:space="preserve"> CITATION Goo11 \l 1045 </w:delInstrText>
            </w:r>
            <w:r w:rsidR="00C8050F" w:rsidDel="00F51941">
              <w:fldChar w:fldCharType="separate"/>
            </w:r>
            <w:r w:rsidR="00903DDF" w:rsidDel="00F51941">
              <w:rPr>
                <w:noProof/>
              </w:rPr>
              <w:delText>[18]</w:delText>
            </w:r>
            <w:r w:rsidR="00C8050F" w:rsidDel="00F51941">
              <w:fldChar w:fldCharType="end"/>
            </w:r>
          </w:del>
          <w:customXmlDelRangeStart w:id="2538" w:author="Sebastian" w:date="2011-09-01T19:30:00Z"/>
        </w:sdtContent>
      </w:sdt>
      <w:customXmlDelRangeEnd w:id="2538"/>
      <w:r>
        <w:t>. Poniżej przedstawię pokrótce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rPr>
          <w:ins w:id="2539" w:author="Sebastian Łuczak" w:date="2011-09-02T11:00:00Z"/>
        </w:rPr>
      </w:pPr>
      <w:r>
        <w:t xml:space="preserve">Akcja ta wywoływana jest w sytuacji gdy powyższe filtry zawiodły, lub znacznik jest </w:t>
      </w:r>
      <w:commentRangeStart w:id="2540"/>
      <w:r>
        <w:t>nieznanego</w:t>
      </w:r>
      <w:commentRangeEnd w:id="2540"/>
      <w:r w:rsidR="000C1024">
        <w:rPr>
          <w:rStyle w:val="Odwoaniedokomentarza"/>
          <w:rFonts w:ascii="Calibri" w:eastAsia="Calibri" w:hAnsi="Calibri"/>
          <w:lang w:eastAsia="en-US"/>
        </w:rPr>
        <w:commentReference w:id="2540"/>
      </w:r>
      <w:r>
        <w:t xml:space="preserve"> typu. </w:t>
      </w:r>
    </w:p>
    <w:p w:rsidR="009179B0" w:rsidRDefault="009179B0" w:rsidP="00B138EA">
      <w:pPr>
        <w:pStyle w:val="NormalnyIn"/>
        <w:rPr>
          <w:ins w:id="2541" w:author="Sebastian Łuczak" w:date="2011-09-02T11:00:00Z"/>
        </w:rPr>
      </w:pPr>
    </w:p>
    <w:p w:rsidR="009179B0" w:rsidRDefault="009179B0" w:rsidP="00B138EA">
      <w:pPr>
        <w:pStyle w:val="NormalnyIn"/>
        <w:rPr>
          <w:ins w:id="2542" w:author="Sebastian Łuczak" w:date="2011-09-02T11:00:00Z"/>
        </w:rPr>
      </w:pPr>
    </w:p>
    <w:p w:rsidR="009179B0" w:rsidRDefault="009179B0" w:rsidP="00B138EA">
      <w:pPr>
        <w:pStyle w:val="NormalnyIn"/>
        <w:rPr>
          <w:ins w:id="2543" w:author="Sebastian Łuczak" w:date="2011-09-02T11:00:00Z"/>
        </w:rPr>
      </w:pPr>
    </w:p>
    <w:p w:rsidR="009179B0" w:rsidRDefault="009179B0" w:rsidP="00B138EA">
      <w:pPr>
        <w:pStyle w:val="NormalnyIn"/>
        <w:rPr>
          <w:ins w:id="2544" w:author="Sebastian Łuczak" w:date="2011-09-02T11:00:00Z"/>
        </w:rPr>
      </w:pPr>
      <w:ins w:id="2545" w:author="Sebastian Łuczak" w:date="2011-09-02T11:00:00Z">
        <w:r>
          <w:lastRenderedPageBreak/>
          <w:t>OBRAZEK</w:t>
        </w:r>
      </w:ins>
    </w:p>
    <w:p w:rsidR="009179B0" w:rsidRDefault="009179B0" w:rsidP="00B138EA">
      <w:pPr>
        <w:pStyle w:val="NormalnyIn"/>
        <w:rPr>
          <w:ins w:id="2546" w:author="Sebastian Łuczak" w:date="2011-09-02T11:00:00Z"/>
        </w:rPr>
      </w:pPr>
    </w:p>
    <w:p w:rsidR="009179B0" w:rsidRDefault="009179B0" w:rsidP="00B138EA">
      <w:pPr>
        <w:pStyle w:val="NormalnyIn"/>
        <w:rPr>
          <w:ins w:id="2547" w:author="Sebastian Łuczak" w:date="2011-09-02T11:00:00Z"/>
        </w:rPr>
      </w:pPr>
    </w:p>
    <w:p w:rsidR="009179B0" w:rsidRDefault="009179B0" w:rsidP="00B138EA">
      <w:pPr>
        <w:pStyle w:val="NormalnyIn"/>
        <w:rPr>
          <w:ins w:id="2548" w:author="Sebastian Łuczak" w:date="2011-09-02T11:00:00Z"/>
        </w:rPr>
      </w:pPr>
    </w:p>
    <w:p w:rsidR="009179B0" w:rsidRDefault="009179B0" w:rsidP="00B138EA">
      <w:pPr>
        <w:pStyle w:val="NormalnyIn"/>
        <w:rPr>
          <w:ins w:id="2549" w:author="Sebastian Łuczak" w:date="2011-09-02T11:00:00Z"/>
        </w:rPr>
      </w:pPr>
    </w:p>
    <w:p w:rsidR="009179B0" w:rsidRDefault="009179B0" w:rsidP="00B138EA">
      <w:pPr>
        <w:pStyle w:val="NormalnyIn"/>
        <w:rPr>
          <w:ins w:id="2550" w:author="Sebastian Łuczak" w:date="2011-09-02T11:00:00Z"/>
        </w:rPr>
      </w:pPr>
    </w:p>
    <w:p w:rsidR="009179B0" w:rsidRDefault="009179B0" w:rsidP="00B138EA">
      <w:pPr>
        <w:pStyle w:val="NormalnyIn"/>
        <w:rPr>
          <w:ins w:id="2551" w:author="Sebastian Łuczak" w:date="2011-09-02T11:00:00Z"/>
        </w:rPr>
      </w:pPr>
    </w:p>
    <w:p w:rsidR="009179B0" w:rsidRDefault="009179B0" w:rsidP="00B138EA">
      <w:pPr>
        <w:pStyle w:val="NormalnyIn"/>
        <w:rPr>
          <w:ins w:id="2552" w:author="Sebastian Łuczak" w:date="2011-09-02T11:00:00Z"/>
        </w:rPr>
      </w:pPr>
    </w:p>
    <w:p w:rsidR="009179B0" w:rsidRDefault="009179B0" w:rsidP="00B138EA">
      <w:pPr>
        <w:pStyle w:val="NormalnyIn"/>
        <w:rPr>
          <w:ins w:id="2553" w:author="Sebastian Łuczak" w:date="2011-09-02T11:00:00Z"/>
        </w:rPr>
      </w:pPr>
    </w:p>
    <w:p w:rsidR="009179B0" w:rsidRDefault="009179B0" w:rsidP="00B138EA">
      <w:pPr>
        <w:pStyle w:val="NormalnyIn"/>
        <w:rPr>
          <w:ins w:id="2554" w:author="Sebastian Łuczak" w:date="2011-09-02T11:00:00Z"/>
        </w:rPr>
      </w:pPr>
    </w:p>
    <w:p w:rsidR="009179B0" w:rsidRDefault="009179B0" w:rsidP="00B138EA">
      <w:pPr>
        <w:pStyle w:val="NormalnyIn"/>
        <w:rPr>
          <w:ins w:id="2555" w:author="Sebastian Łuczak" w:date="2011-09-02T11:00:00Z"/>
        </w:rPr>
      </w:pPr>
    </w:p>
    <w:p w:rsidR="009179B0" w:rsidRDefault="009179B0" w:rsidP="00B138EA">
      <w:pPr>
        <w:pStyle w:val="NormalnyIn"/>
        <w:rPr>
          <w:ins w:id="2556" w:author="Sebastian Łuczak" w:date="2011-09-02T11:00:00Z"/>
        </w:rPr>
      </w:pPr>
    </w:p>
    <w:p w:rsidR="009179B0" w:rsidRDefault="009179B0" w:rsidP="00B138EA">
      <w:pPr>
        <w:pStyle w:val="NormalnyIn"/>
        <w:rPr>
          <w:ins w:id="2557" w:author="Sebastian Łuczak" w:date="2011-09-02T11:00:00Z"/>
        </w:rPr>
      </w:pPr>
    </w:p>
    <w:p w:rsidR="009179B0" w:rsidRDefault="009179B0" w:rsidP="00B138EA">
      <w:pPr>
        <w:pStyle w:val="NormalnyIn"/>
        <w:rPr>
          <w:ins w:id="2558" w:author="Sebastian Łuczak" w:date="2011-09-02T11:00:00Z"/>
        </w:rPr>
      </w:pPr>
    </w:p>
    <w:p w:rsidR="009179B0" w:rsidRDefault="009179B0" w:rsidP="00B138EA">
      <w:pPr>
        <w:pStyle w:val="NormalnyIn"/>
      </w:pPr>
    </w:p>
    <w:p w:rsidR="009B7F80" w:rsidRDefault="00400359" w:rsidP="00410E8E">
      <w:pPr>
        <w:pStyle w:val="Nagwek4"/>
      </w:pPr>
      <w:proofErr w:type="spellStart"/>
      <w:r>
        <w:t>Foreground</w:t>
      </w:r>
      <w:proofErr w:type="spellEnd"/>
      <w:r>
        <w:t xml:space="preserve"> </w:t>
      </w:r>
      <w:del w:id="2559" w:author="Sebastian Łuczak" w:date="2011-08-31T23:38:00Z">
        <w:r w:rsidDel="000C1024">
          <w:delText>Dispatch</w:delText>
        </w:r>
      </w:del>
      <w:proofErr w:type="spellStart"/>
      <w:ins w:id="2560" w:author="Sebastian Łuczak" w:date="2011-08-31T23:38:00Z">
        <w:r w:rsidR="000C1024">
          <w:t>dispatch</w:t>
        </w:r>
      </w:ins>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del w:id="2561" w:author="Sebastian Łuczak" w:date="2011-09-02T10:19:00Z">
        <w:r w:rsidR="009B7F80" w:rsidDel="009864F9">
          <w:delText xml:space="preserve"> </w:delText>
        </w:r>
      </w:del>
      <w:customXmlDelRangeStart w:id="2562" w:author="Sebastian Łuczak" w:date="2011-09-02T10:19:00Z"/>
      <w:sdt>
        <w:sdtPr>
          <w:id w:val="6237150"/>
          <w:citation/>
        </w:sdtPr>
        <w:sdtContent>
          <w:customXmlDelRangeEnd w:id="2562"/>
          <w:ins w:id="2563" w:author="Sebastian" w:date="2011-09-01T11:20:00Z">
            <w:del w:id="2564" w:author="Sebastian Łuczak" w:date="2011-09-02T10:19:00Z">
              <w:r w:rsidR="00C8050F" w:rsidDel="009864F9">
                <w:fldChar w:fldCharType="begin"/>
              </w:r>
              <w:r w:rsidR="00F51941" w:rsidDel="009864F9">
                <w:delInstrText xml:space="preserve"> CITATION Goo11 \l 1045  </w:delInstrText>
              </w:r>
            </w:del>
          </w:ins>
          <w:del w:id="2565" w:author="Sebastian Łuczak" w:date="2011-09-02T10:19:00Z">
            <w:r w:rsidR="00C8050F" w:rsidDel="009864F9">
              <w:fldChar w:fldCharType="separate"/>
            </w:r>
            <w:r w:rsidR="00BA4FD2" w:rsidDel="009864F9">
              <w:rPr>
                <w:noProof/>
              </w:rPr>
              <w:delText>[18]</w:delText>
            </w:r>
          </w:del>
          <w:ins w:id="2566" w:author="Sebastian" w:date="2011-09-01T11:20:00Z">
            <w:del w:id="2567" w:author="Sebastian Łuczak" w:date="2011-09-02T10:19:00Z">
              <w:r w:rsidR="00C8050F" w:rsidDel="009864F9">
                <w:fldChar w:fldCharType="end"/>
              </w:r>
            </w:del>
          </w:ins>
          <w:del w:id="2568" w:author="Sebastian Łuczak" w:date="2011-09-02T10:19:00Z">
            <w:r w:rsidR="00C8050F" w:rsidDel="009864F9">
              <w:fldChar w:fldCharType="begin"/>
            </w:r>
            <w:r w:rsidR="00796063" w:rsidDel="009864F9">
              <w:delInstrText xml:space="preserve"> CITATION Goo11 \l 1045 </w:delInstrText>
            </w:r>
            <w:r w:rsidR="00C8050F" w:rsidDel="009864F9">
              <w:fldChar w:fldCharType="separate"/>
            </w:r>
            <w:r w:rsidR="00903DDF" w:rsidDel="009864F9">
              <w:rPr>
                <w:noProof/>
              </w:rPr>
              <w:delText>[18]</w:delText>
            </w:r>
            <w:r w:rsidR="00C8050F" w:rsidDel="009864F9">
              <w:fldChar w:fldCharType="end"/>
            </w:r>
          </w:del>
          <w:ins w:id="2569" w:author="Sebastian" w:date="2011-09-01T11:20:00Z">
            <w:del w:id="2570" w:author="Sebastian Łuczak" w:date="2011-09-02T10:19:00Z">
              <w:r w:rsidR="00C8050F" w:rsidDel="009864F9">
                <w:fldChar w:fldCharType="begin"/>
              </w:r>
              <w:r w:rsidR="00F51941" w:rsidDel="009864F9">
                <w:delInstrText xml:space="preserve"> CITATION Goo11 \l 1045  </w:delInstrText>
              </w:r>
            </w:del>
          </w:ins>
          <w:del w:id="2571" w:author="Sebastian Łuczak" w:date="2011-09-02T10:19:00Z">
            <w:r w:rsidR="00C8050F" w:rsidDel="009864F9">
              <w:fldChar w:fldCharType="separate"/>
            </w:r>
            <w:r w:rsidR="00BA4FD2" w:rsidDel="009864F9">
              <w:rPr>
                <w:noProof/>
              </w:rPr>
              <w:delText xml:space="preserve"> [18]</w:delText>
            </w:r>
          </w:del>
          <w:ins w:id="2572" w:author="Sebastian" w:date="2011-09-01T11:20:00Z">
            <w:del w:id="2573" w:author="Sebastian Łuczak" w:date="2011-09-02T10:19:00Z">
              <w:r w:rsidR="00C8050F" w:rsidDel="009864F9">
                <w:fldChar w:fldCharType="end"/>
              </w:r>
            </w:del>
          </w:ins>
          <w:customXmlDelRangeStart w:id="2574" w:author="Sebastian Łuczak" w:date="2011-09-02T10:19:00Z"/>
        </w:sdtContent>
      </w:sdt>
      <w:customXmlDelRangeEnd w:id="2574"/>
      <w:ins w:id="2575" w:author="Sebastian Łuczak" w:date="2011-09-02T10:19:00Z">
        <w:r w:rsidR="009864F9">
          <w:t xml:space="preserve"> </w:t>
        </w:r>
      </w:ins>
      <w:customXmlInsRangeStart w:id="2576" w:author="Sebastian Łuczak" w:date="2011-09-02T10:19:00Z"/>
      <w:sdt>
        <w:sdtPr>
          <w:id w:val="2196380"/>
          <w:citation/>
        </w:sdtPr>
        <w:sdtContent>
          <w:customXmlInsRangeEnd w:id="2576"/>
          <w:ins w:id="2577" w:author="Sebastian Łuczak" w:date="2011-09-02T10:19:00Z">
            <w:r w:rsidR="009864F9">
              <w:fldChar w:fldCharType="begin"/>
            </w:r>
            <w:r w:rsidR="009864F9">
              <w:instrText xml:space="preserve"> CITATION Goo111 \l 1045 </w:instrText>
            </w:r>
          </w:ins>
          <w:r w:rsidR="009864F9">
            <w:fldChar w:fldCharType="separate"/>
          </w:r>
          <w:r w:rsidR="00726470">
            <w:rPr>
              <w:noProof/>
            </w:rPr>
            <w:t>[9]</w:t>
          </w:r>
          <w:ins w:id="2578" w:author="Sebastian Łuczak" w:date="2011-09-02T10:19:00Z">
            <w:r w:rsidR="009864F9">
              <w:fldChar w:fldCharType="end"/>
            </w:r>
          </w:ins>
          <w:customXmlInsRangeStart w:id="2579" w:author="Sebastian Łuczak" w:date="2011-09-02T10:19:00Z"/>
        </w:sdtContent>
      </w:sdt>
      <w:customXmlInsRangeEnd w:id="2579"/>
      <w:r>
        <w:t xml:space="preserve">. Oczywiście znacznik spełniać musi wymogi określone w filtrach typu danych i </w:t>
      </w:r>
      <w:commentRangeStart w:id="2580"/>
      <w:r>
        <w:t>technologii jego wykonania.</w:t>
      </w:r>
      <w:commentRangeEnd w:id="2580"/>
      <w:r w:rsidR="00173B6A">
        <w:rPr>
          <w:rStyle w:val="Odwoaniedokomentarza"/>
          <w:rFonts w:ascii="Calibri" w:eastAsia="Calibri" w:hAnsi="Calibri"/>
          <w:lang w:eastAsia="en-US"/>
        </w:rPr>
        <w:commentReference w:id="2580"/>
      </w:r>
    </w:p>
    <w:p w:rsidR="00B138EA" w:rsidRDefault="00B138EA" w:rsidP="00B138EA">
      <w:pPr>
        <w:pStyle w:val="NormalnyIn"/>
      </w:pPr>
      <w:r>
        <w:t>Jak było wspomniane wcześniej, aplikacja kliencka wykorzystuje obie te metody.</w:t>
      </w:r>
    </w:p>
    <w:p w:rsidR="00B138EA" w:rsidRDefault="00B138EA" w:rsidP="00B138EA">
      <w:pPr>
        <w:pStyle w:val="NormalnyIn"/>
      </w:pPr>
    </w:p>
    <w:p w:rsidR="00B138EA" w:rsidRDefault="00B138EA" w:rsidP="00B138EA">
      <w:pPr>
        <w:pStyle w:val="Nagwek3"/>
      </w:pPr>
      <w:bookmarkStart w:id="2581" w:name="_Toc302291868"/>
      <w:bookmarkStart w:id="2582" w:name="_Toc302723954"/>
      <w:r>
        <w:t>Wprowadzenie danych i komunikacja z usługą internetową</w:t>
      </w:r>
      <w:bookmarkEnd w:id="2581"/>
      <w:bookmarkEnd w:id="2582"/>
    </w:p>
    <w:p w:rsidR="00B138EA" w:rsidRDefault="00B138EA" w:rsidP="00B138EA">
      <w:pPr>
        <w:pStyle w:val="NormalnyIn"/>
        <w:ind w:firstLine="0"/>
        <w:rPr>
          <w:ins w:id="2583" w:author="Sebastian Łuczak" w:date="2011-09-02T10:43:00Z"/>
        </w:rPr>
      </w:pPr>
      <w:r>
        <w:t>Weryfikacja autentyczności użytkownika, z powodu upatrywanych zagrożeń w postaci ludzkiej pomysłowości i złej woli, nie może przebiegać z użyciem samej nazwy użytkownika i hasła. Z tego powodu do grupy danych którymi musi się uwierzytelnić aplikacja kliencka, doszły numer IMEI</w:t>
      </w:r>
      <w:ins w:id="2584" w:author="Sebastian Łuczak" w:date="2011-08-31T23:39:00Z">
        <w:r w:rsidR="00FB6215">
          <w:t xml:space="preserve"> (International Mobile </w:t>
        </w:r>
        <w:proofErr w:type="spellStart"/>
        <w:r w:rsidR="00FB6215">
          <w:t>Equipment</w:t>
        </w:r>
        <w:proofErr w:type="spellEnd"/>
        <w:r w:rsidR="00FB6215">
          <w:t xml:space="preserve"> </w:t>
        </w:r>
        <w:proofErr w:type="spellStart"/>
        <w:r w:rsidR="00FB6215">
          <w:t>Identi</w:t>
        </w:r>
      </w:ins>
      <w:ins w:id="2585" w:author="Sebastian Łuczak" w:date="2011-08-31T23:40:00Z">
        <w:r w:rsidR="00FB6215">
          <w:t>ty</w:t>
        </w:r>
      </w:ins>
      <w:proofErr w:type="spellEnd"/>
      <w:ins w:id="2586" w:author="Sebastian Łuczak" w:date="2011-08-31T23:39:00Z">
        <w:r w:rsidR="00FB6215">
          <w:t>)</w:t>
        </w:r>
      </w:ins>
      <w:r>
        <w:t xml:space="preserve"> oraz IMSI</w:t>
      </w:r>
      <w:ins w:id="2587" w:author="Sebastian Łuczak" w:date="2011-08-31T23:39:00Z">
        <w:r w:rsidR="00FB6215">
          <w:t xml:space="preserve"> (</w:t>
        </w:r>
      </w:ins>
      <w:ins w:id="2588" w:author="Sebastian Łuczak" w:date="2011-08-31T23:40:00Z">
        <w:r w:rsidR="00FB6215">
          <w:t xml:space="preserve">International Mobile </w:t>
        </w:r>
        <w:proofErr w:type="spellStart"/>
        <w:r w:rsidR="00FB6215">
          <w:t>Subscriber</w:t>
        </w:r>
        <w:proofErr w:type="spellEnd"/>
        <w:r w:rsidR="00FB6215">
          <w:t xml:space="preserve"> </w:t>
        </w:r>
        <w:proofErr w:type="spellStart"/>
        <w:r w:rsidR="00FB6215">
          <w:t>Identity</w:t>
        </w:r>
        <w:proofErr w:type="spellEnd"/>
        <w:r w:rsidR="00FB6215">
          <w:t>)</w:t>
        </w:r>
      </w:ins>
      <w:del w:id="2589" w:author="Sebastian Łuczak" w:date="2011-08-31T23:39:00Z">
        <w:r w:rsidDel="00FB6215">
          <w:delText xml:space="preserve"> (rozwinięcie skrótów)</w:delText>
        </w:r>
      </w:del>
      <w:r>
        <w:t xml:space="preserve">, dzięki czemu upewniamy się, że użytkownik o danym identyfikatorze zgłasza swoją aktywność przy pomocy swojego telefonu (numer IMEI) oraz swojej karty SIM (numer IMSI), co eliminuje zagrożenia płynące z wymiany telefonami i danymi autoryzacyjnymi pomiędzy użytkownikami systemu. </w:t>
      </w:r>
    </w:p>
    <w:p w:rsidR="00726470" w:rsidRDefault="00726470" w:rsidP="00B138EA">
      <w:pPr>
        <w:pStyle w:val="NormalnyIn"/>
        <w:ind w:firstLine="0"/>
      </w:pP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r>
              <w:lastRenderedPageBreak/>
              <w:t>Parametr</w:t>
            </w:r>
          </w:p>
        </w:tc>
        <w:tc>
          <w:tcPr>
            <w:tcW w:w="7402" w:type="dxa"/>
          </w:tcPr>
          <w:p w:rsidR="00B138EA" w:rsidRDefault="00B138EA" w:rsidP="00C06A08">
            <w:pPr>
              <w:pStyle w:val="NormalnyIn"/>
              <w:ind w:firstLine="0"/>
              <w:cnfStyle w:val="100000000000"/>
            </w:pPr>
            <w:r>
              <w:t>Opis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C06A08">
            <w:pPr>
              <w:pStyle w:val="NormalnyIn"/>
              <w:ind w:firstLine="0"/>
              <w:cnfStyle w:val="000000000000"/>
            </w:pPr>
            <w:r>
              <w:t xml:space="preserve">Spełniające wymogi bezpieczeństwa </w:t>
            </w:r>
            <w:commentRangeStart w:id="2590"/>
            <w:r w:rsidRPr="005F34C4">
              <w:rPr>
                <w:b/>
              </w:rPr>
              <w:t>WYMOGI</w:t>
            </w:r>
            <w:commentRangeEnd w:id="2590"/>
            <w:r w:rsidR="00FB6215">
              <w:rPr>
                <w:rStyle w:val="Odwoaniedokomentarza"/>
                <w:rFonts w:ascii="Calibri" w:eastAsia="Calibri" w:hAnsi="Calibri"/>
                <w:lang w:eastAsia="en-US"/>
              </w:rPr>
              <w:commentReference w:id="2590"/>
            </w:r>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9A0228">
            <w:pPr>
              <w:pStyle w:val="NormalnyIn"/>
              <w:ind w:firstLine="0"/>
              <w:cnfStyle w:val="000000000000"/>
            </w:pPr>
            <w:del w:id="2591" w:author="Sebastian Łuczak" w:date="2011-08-31T23:40:00Z">
              <w:r w:rsidDel="00FB6215">
                <w:delText>(IMSI Guidelines v12!!)</w:delText>
              </w:r>
              <w:r w:rsidDel="009A0228">
                <w:br/>
              </w:r>
            </w:del>
            <w: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RDefault="00B138EA" w:rsidP="00B138EA">
      <w:pPr>
        <w:pStyle w:val="NormalnyIn"/>
      </w:pPr>
      <w:r>
        <w:t xml:space="preserve">Dodatkowo dane przesyłane do serwera są poddane działaniom kryptograficznym w postaci szyfrowania symetrycznego </w:t>
      </w:r>
      <w:r w:rsidRPr="00D441CC">
        <w:rPr>
          <w:i/>
        </w:rPr>
        <w:t>AES 256bit</w:t>
      </w:r>
      <w:r>
        <w:t xml:space="preserve">, dzięki czemu użytkownik nie może z poziomu innego terminala </w:t>
      </w:r>
      <w:r w:rsidRPr="00BB6D26">
        <w:rPr>
          <w:i/>
        </w:rPr>
        <w:t>udawać</w:t>
      </w:r>
      <w:r>
        <w:t>, że jest użytkownikiem systemu.</w:t>
      </w:r>
    </w:p>
    <w:p w:rsidR="00B138EA" w:rsidRDefault="00B138EA" w:rsidP="00B138EA">
      <w:pPr>
        <w:pStyle w:val="Nagwek3"/>
      </w:pPr>
      <w:bookmarkStart w:id="2592" w:name="_Toc302291869"/>
      <w:bookmarkStart w:id="2593" w:name="_Toc302723955"/>
      <w:r>
        <w:t>Działanie aplikacji</w:t>
      </w:r>
      <w:bookmarkEnd w:id="2592"/>
      <w:bookmarkEnd w:id="2593"/>
    </w:p>
    <w:p w:rsidR="00B138EA" w:rsidRDefault="00B138EA" w:rsidP="00B138EA">
      <w:pPr>
        <w:pStyle w:val="NormalnyIn"/>
        <w:ind w:firstLine="0"/>
      </w:pPr>
      <w:r>
        <w:tab/>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2594" w:author="Sebastian Łuczak" w:date="2011-08-31T23:41:00Z">
        <w:r w:rsidR="009A0228">
          <w:t xml:space="preserve"> „Odświeżanie…” jeśli informacje z serwera jeszcze nie dotarły,</w:t>
        </w:r>
      </w:ins>
      <w:r>
        <w:t xml:space="preserve"> „W trakcie zlecenia…” lub „Oczekiwanie</w:t>
      </w:r>
      <w:ins w:id="2595"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godzina </w:t>
      </w:r>
      <w:ins w:id="2596"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 xml:space="preserve">W sytuacji chęci rozpoczęcia zlecenia, użytkownik musi jedynie zbliżyć telefon do znacznika przyklejonego na obudowie urządzenia. Na podstawie kompletu danych użytkownika, identyfikatora i daty systemowej formułowane jest zapytanie wysyłane do </w:t>
      </w:r>
      <w:r>
        <w:lastRenderedPageBreak/>
        <w:t xml:space="preserve">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2" cstate="print"/>
                    <a:stretch>
                      <a:fillRect/>
                    </a:stretch>
                  </pic:blipFill>
                  <pic:spPr>
                    <a:xfrm>
                      <a:off x="0" y="0"/>
                      <a:ext cx="1877093" cy="3128489"/>
                    </a:xfrm>
                    <a:prstGeom prst="rect">
                      <a:avLst/>
                    </a:prstGeom>
                  </pic:spPr>
                </pic:pic>
              </a:graphicData>
            </a:graphic>
          </wp:inline>
        </w:drawing>
      </w:r>
      <w:r>
        <w:rPr>
          <w:noProof/>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3" cstate="print"/>
                    <a:stretch>
                      <a:fillRect/>
                    </a:stretch>
                  </pic:blipFill>
                  <pic:spPr>
                    <a:xfrm>
                      <a:off x="0" y="0"/>
                      <a:ext cx="1876671" cy="3127786"/>
                    </a:xfrm>
                    <a:prstGeom prst="rect">
                      <a:avLst/>
                    </a:prstGeom>
                  </pic:spPr>
                </pic:pic>
              </a:graphicData>
            </a:graphic>
          </wp:inline>
        </w:drawing>
      </w:r>
      <w:r>
        <w:rPr>
          <w:noProof/>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4" cstate="print"/>
                    <a:stretch>
                      <a:fillRect/>
                    </a:stretch>
                  </pic:blipFill>
                  <pic:spPr>
                    <a:xfrm>
                      <a:off x="0" y="0"/>
                      <a:ext cx="1871977" cy="3119961"/>
                    </a:xfrm>
                    <a:prstGeom prst="rect">
                      <a:avLst/>
                    </a:prstGeom>
                  </pic:spPr>
                </pic:pic>
              </a:graphicData>
            </a:graphic>
          </wp:inline>
        </w:drawing>
      </w:r>
    </w:p>
    <w:p w:rsidR="00B138EA" w:rsidDel="00726470" w:rsidRDefault="00C759F9" w:rsidP="00726470">
      <w:pPr>
        <w:pStyle w:val="NormalnyIn"/>
        <w:ind w:firstLine="0"/>
        <w:rPr>
          <w:del w:id="2597" w:author="Sebastian Łuczak" w:date="2011-09-02T10:43:00Z"/>
        </w:rPr>
        <w:pPrChange w:id="2598" w:author="Sebastian Łuczak" w:date="2011-09-02T10:43:00Z">
          <w:pPr>
            <w:jc w:val="left"/>
          </w:pPr>
        </w:pPrChange>
      </w:pPr>
      <w:r>
        <w:t>PODPIS</w:t>
      </w:r>
    </w:p>
    <w:p w:rsidR="00726470" w:rsidRDefault="00726470" w:rsidP="00B138EA">
      <w:pPr>
        <w:pStyle w:val="NormalnyIn"/>
        <w:ind w:firstLine="0"/>
        <w:rPr>
          <w:ins w:id="2599" w:author="Sebastian Łuczak" w:date="2011-09-02T10:43:00Z"/>
        </w:rPr>
      </w:pPr>
    </w:p>
    <w:p w:rsidR="00B138EA" w:rsidDel="00726470" w:rsidRDefault="00B138EA" w:rsidP="00B138EA">
      <w:pPr>
        <w:pStyle w:val="NormalnyIn"/>
        <w:ind w:firstLine="0"/>
        <w:rPr>
          <w:del w:id="2600" w:author="Sebastian Łuczak" w:date="2011-09-02T10:43:00Z"/>
        </w:rPr>
      </w:pPr>
    </w:p>
    <w:p w:rsidR="00C759F9" w:rsidDel="00726470" w:rsidRDefault="00C759F9" w:rsidP="00B138EA">
      <w:pPr>
        <w:pStyle w:val="NormalnyIn"/>
        <w:ind w:firstLine="0"/>
        <w:rPr>
          <w:del w:id="2601" w:author="Sebastian Łuczak" w:date="2011-09-02T10:43:00Z"/>
        </w:rPr>
      </w:pPr>
    </w:p>
    <w:p w:rsidR="00275BF1" w:rsidRDefault="00275BF1" w:rsidP="00726470">
      <w:pPr>
        <w:pStyle w:val="NormalnyIn"/>
        <w:ind w:firstLine="0"/>
        <w:pPrChange w:id="2602" w:author="Sebastian Łuczak" w:date="2011-09-02T10:43:00Z">
          <w:pPr>
            <w:jc w:val="left"/>
          </w:pPr>
        </w:pPrChange>
      </w:pPr>
      <w:del w:id="2603" w:author="Sebastian Łuczak" w:date="2011-09-02T10:43:00Z">
        <w:r w:rsidDel="00726470">
          <w:br w:type="page"/>
        </w:r>
      </w:del>
    </w:p>
    <w:p w:rsidR="00B138EA" w:rsidRDefault="00B138EA" w:rsidP="00B138EA">
      <w:pPr>
        <w:pStyle w:val="NormalnyIn"/>
        <w:ind w:firstLine="0"/>
      </w:pPr>
      <w:r>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w:t>
      </w:r>
      <w:del w:id="2604"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Usiłowanie rozpoczęcia realizacji drugiego zlecenia przed zamknięciem poprzedniego zakończy się fiaskiem, gdyż logika aplikacji serwerowej na to nie dopuści.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2605" w:author="Sebastian Łuczak" w:date="2011-09-02T11:00:00Z"/>
        </w:rPr>
      </w:pPr>
      <w:r>
        <w:t xml:space="preserve">Wszystkie procesy komunikacji z usługą internetową przeniesione są do wątku roboczego, toteż problemy z połączeniem lub wydłużony czas realizacji zapytania nie wpływa na interfejs graficzny, dzięki czemu nawet przy wystąpieniu problemów z zasięgiem nie </w:t>
      </w:r>
      <w:r>
        <w:lastRenderedPageBreak/>
        <w:t>dochodzi do zjawiska tzw. braku odpowiedzi ze strony aplikacji</w:t>
      </w:r>
      <w:ins w:id="2606" w:author="Sebastian Łuczak" w:date="2011-08-31T23:42:00Z">
        <w:r w:rsidR="00425FBC">
          <w:t xml:space="preserve"> (</w:t>
        </w:r>
      </w:ins>
      <w:ins w:id="2607" w:author="Sebastian Łuczak" w:date="2011-08-31T23:43:00Z">
        <w:r w:rsidR="00425FBC">
          <w:t xml:space="preserve">ANR - </w:t>
        </w:r>
        <w:proofErr w:type="spellStart"/>
        <w:r w:rsidR="00425FBC">
          <w:t>Application</w:t>
        </w:r>
        <w:proofErr w:type="spellEnd"/>
        <w:r w:rsidR="00425FBC">
          <w:t xml:space="preserve"> Not </w:t>
        </w:r>
        <w:proofErr w:type="spellStart"/>
        <w:r w:rsidR="00425FBC">
          <w:t>Responding</w:t>
        </w:r>
      </w:ins>
      <w:proofErr w:type="spellEnd"/>
      <w:ins w:id="2608" w:author="Sebastian Łuczak" w:date="2011-08-31T23:42:00Z">
        <w:r w:rsidR="00425FBC">
          <w:t>)</w:t>
        </w:r>
      </w:ins>
      <w:r>
        <w:t>.</w:t>
      </w:r>
    </w:p>
    <w:p w:rsidR="00B138EA" w:rsidDel="00940286" w:rsidRDefault="00B138EA" w:rsidP="002E623B">
      <w:pPr>
        <w:pStyle w:val="NormalnyIn"/>
        <w:rPr>
          <w:del w:id="2609" w:author="Sebastian Łuczak" w:date="2011-08-31T23:44:00Z"/>
        </w:rPr>
        <w:pPrChange w:id="2610" w:author="Sebastian Łuczak" w:date="2011-09-02T11:00:00Z">
          <w:pPr>
            <w:pStyle w:val="Nagwek3"/>
          </w:pPr>
        </w:pPrChange>
      </w:pPr>
      <w:bookmarkStart w:id="2611" w:name="_Toc302291870"/>
      <w:del w:id="2612" w:author="Sebastian Łuczak" w:date="2011-08-31T23:44:00Z">
        <w:r w:rsidDel="00940286">
          <w:delText>Wpływ na zużycie baterii</w:delText>
        </w:r>
        <w:bookmarkEnd w:id="2611"/>
      </w:del>
    </w:p>
    <w:p w:rsidR="00B138EA" w:rsidDel="00940286" w:rsidRDefault="00B138EA" w:rsidP="002E623B">
      <w:pPr>
        <w:pStyle w:val="NormalnyIn"/>
        <w:rPr>
          <w:del w:id="2613" w:author="Sebastian Łuczak" w:date="2011-08-31T23:44:00Z"/>
        </w:rPr>
        <w:pPrChange w:id="2614" w:author="Sebastian Łuczak" w:date="2011-09-02T11:00:00Z">
          <w:pPr>
            <w:pStyle w:val="NormalnyIn"/>
            <w:ind w:firstLine="0"/>
          </w:pPr>
        </w:pPrChange>
      </w:pPr>
      <w:del w:id="2615"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B138EA" w:rsidRDefault="00B138EA" w:rsidP="002E623B">
      <w:pPr>
        <w:pStyle w:val="NormalnyIn"/>
        <w:rPr>
          <w:rFonts w:eastAsiaTheme="majorEastAsia" w:cstheme="majorBidi"/>
          <w:b/>
          <w:bCs/>
          <w:caps/>
          <w:szCs w:val="26"/>
        </w:rPr>
        <w:pPrChange w:id="2616" w:author="Sebastian Łuczak" w:date="2011-09-02T11:00:00Z">
          <w:pPr>
            <w:jc w:val="left"/>
          </w:pPr>
        </w:pPrChange>
      </w:pPr>
      <w:bookmarkStart w:id="2617" w:name="_Toc302291871"/>
      <w:del w:id="2618" w:author="Sebastian Łuczak" w:date="2011-09-02T11:00:00Z">
        <w:r w:rsidDel="002E623B">
          <w:br w:type="page"/>
        </w:r>
      </w:del>
    </w:p>
    <w:p w:rsidR="00B138EA" w:rsidRDefault="00B138EA" w:rsidP="00B138EA">
      <w:pPr>
        <w:pStyle w:val="Nagwek2"/>
      </w:pPr>
      <w:bookmarkStart w:id="2619" w:name="_Toc302723956"/>
      <w:r>
        <w:t>Opis aplikacji administracyjnej na telefon komórkowy</w:t>
      </w:r>
      <w:bookmarkEnd w:id="2617"/>
      <w:bookmarkEnd w:id="2619"/>
    </w:p>
    <w:p w:rsidR="00B138EA" w:rsidRDefault="00B138EA" w:rsidP="00B138EA">
      <w:pPr>
        <w:pStyle w:val="Nagwek3"/>
      </w:pPr>
      <w:bookmarkStart w:id="2620" w:name="_Toc302723957"/>
      <w:r>
        <w:t>Cel powstania</w:t>
      </w:r>
      <w:bookmarkEnd w:id="2620"/>
    </w:p>
    <w:p w:rsidR="00B138EA" w:rsidRDefault="00B138EA" w:rsidP="00B138EA">
      <w:pPr>
        <w:pStyle w:val="NormalnyIn"/>
        <w:ind w:firstLine="0"/>
      </w:pPr>
      <w:r>
        <w:t xml:space="preserve">Aplikacja administracyjna używana jest do rejestracji lokalizacji usługowych przez </w:t>
      </w:r>
      <w:ins w:id="2621"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2622" w:name="_Toc302723958"/>
      <w:r>
        <w:t>Główne założenia</w:t>
      </w:r>
      <w:bookmarkEnd w:id="2622"/>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2623" w:name="_Toc302723959"/>
      <w:r>
        <w:t>Działanie aplikacji</w:t>
      </w:r>
      <w:bookmarkEnd w:id="2623"/>
    </w:p>
    <w:p w:rsidR="00B138EA" w:rsidRDefault="00B138EA" w:rsidP="00B138EA">
      <w:pPr>
        <w:pStyle w:val="NormalnyIn"/>
        <w:ind w:firstLine="0"/>
      </w:pPr>
      <w:r>
        <w:t>Po uruchomieniu aplikacji użytkownik proszony jest o wprowadzenie nazwy użytkownika i hasła. Przy procesie autoryzacji</w:t>
      </w:r>
      <w:ins w:id="2624" w:author="Sebastian" w:date="2011-09-01T11:17:00Z">
        <w:r w:rsidR="00E85A6F">
          <w:t>,</w:t>
        </w:r>
      </w:ins>
      <w:r>
        <w:t xml:space="preserve"> prócz zestawu danych wspomnianych w rozdziale opisującym aplikację kliencką, weryfikowana jest również rola przydzielona użytkownikowi w systemie. Użytkownicy typu </w:t>
      </w:r>
      <w:proofErr w:type="spellStart"/>
      <w:r>
        <w:t>ROLE_USER</w:t>
      </w:r>
      <w:proofErr w:type="spellEnd"/>
      <w:r>
        <w:t xml:space="preserve"> nie mogą używać tej aplikacji i ich próby są odrzucane przez system. Po poprawn</w:t>
      </w:r>
      <w:del w:id="2625" w:author="Sebastian" w:date="2011-09-01T11:17:00Z">
        <w:r w:rsidDel="00E85A6F">
          <w:delText>ej autoryzacji</w:delText>
        </w:r>
      </w:del>
      <w:ins w:id="2626" w:author="Sebastian" w:date="2011-09-01T11:17:00Z">
        <w:r w:rsidR="00E85A6F">
          <w:t>ym</w:t>
        </w:r>
      </w:ins>
      <w:ins w:id="2627" w:author="Sebastian" w:date="2011-09-01T11:18:00Z">
        <w:r w:rsidR="00E85A6F">
          <w:t xml:space="preserve"> uwierzytelnieniu</w:t>
        </w:r>
      </w:ins>
      <w:del w:id="2628" w:author="Sebastian" w:date="2011-09-01T11:17:00Z">
        <w:r w:rsidDel="00E85A6F">
          <w:delText xml:space="preserve"> </w:delText>
        </w:r>
      </w:del>
      <w:del w:id="2629" w:author="Sebastian" w:date="2011-09-01T11:18:00Z">
        <w:r w:rsidDel="00E85A6F">
          <w:delText>w systemie</w:delText>
        </w:r>
      </w:del>
      <w:ins w:id="2630"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2631" w:author="Sebastian" w:date="2011-09-01T11:18:00Z"/>
        </w:rPr>
      </w:pPr>
      <w:r>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2632" w:author="Sebastian" w:date="2011-09-01T11:18:00Z">
        <w:r w:rsidDel="00E85A6F">
          <w:delText xml:space="preserve">orientacyjną </w:delText>
        </w:r>
      </w:del>
      <w:ins w:id="2633" w:author="Sebastian" w:date="2011-09-01T11:18:00Z">
        <w:r w:rsidR="00E85A6F">
          <w:t xml:space="preserve">skrótową </w:t>
        </w:r>
      </w:ins>
      <w:r>
        <w:t xml:space="preserve">nazwę kontrahenta i jego numer NIP. Pola formularza podlegają walidacji, a </w:t>
      </w:r>
      <w:ins w:id="2634" w:author="Sebastian" w:date="2011-09-01T11:18:00Z">
        <w:r w:rsidR="00E85A6F">
          <w:t>skrótowa</w:t>
        </w:r>
      </w:ins>
      <w:del w:id="2635" w:author="Sebastian" w:date="2011-09-01T11:18:00Z">
        <w:r w:rsidDel="00E85A6F">
          <w:delText>orientacyjna</w:delText>
        </w:r>
      </w:del>
      <w:r>
        <w:t xml:space="preserve"> nazwa kontrahenta brana jest pod uwagę jedynie w sytuacji w której ma miejsce rejestracja nowego klienta. </w:t>
      </w:r>
    </w:p>
    <w:p w:rsidR="00C8050F" w:rsidRDefault="00B138EA" w:rsidP="00C8050F">
      <w:pPr>
        <w:pStyle w:val="NormalnyIn"/>
        <w:ind w:firstLine="708"/>
        <w:pPrChange w:id="2636"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2637" w:author="Sebastian" w:date="2011-09-01T11:18:00Z">
        <w:r w:rsidR="00E85A6F">
          <w:t xml:space="preserve">, </w:t>
        </w:r>
      </w:ins>
      <w:del w:id="2638"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2639" w:author="Sebastian" w:date="2011-09-01T11:19:00Z">
        <w:r w:rsidDel="00E85A6F">
          <w:delText xml:space="preserve">użytkownika </w:delText>
        </w:r>
      </w:del>
      <w:ins w:id="2640"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lastRenderedPageBreak/>
        <w:t>Ponieważ często może mieć miejsce rejestracja wielu urządzeń u jednego kontrahenta, pole zawierające NIP nie czyści się w jednej sesji działania aplikacji, tylko po jej wyłączeniu i ponownym włączeniu. Dzięki temu proces ten podlega kolejnemu uproszczeniu. Wybranie przycisku „Zapisz</w:t>
      </w:r>
      <w:r w:rsidR="00132F5A">
        <w:t xml:space="preserve"> na </w:t>
      </w:r>
      <w:del w:id="2641" w:author="Sebastian" w:date="2011-09-01T11:19:00Z">
        <w:r w:rsidR="00132F5A" w:rsidDel="00E85A6F">
          <w:delText>Tag</w:delText>
        </w:r>
      </w:del>
      <w:ins w:id="2642" w:author="Sebastian" w:date="2011-09-01T11:19:00Z">
        <w:r w:rsidR="00E85A6F">
          <w:t>znacznik</w:t>
        </w:r>
      </w:ins>
      <w:r>
        <w:t>” rozpoczyna walidację formularza.</w:t>
      </w:r>
    </w:p>
    <w:p w:rsidR="00DF19F3" w:rsidRDefault="00B138EA" w:rsidP="00B138EA">
      <w:pPr>
        <w:pStyle w:val="NormalnyIn"/>
        <w:ind w:firstLine="708"/>
      </w:pPr>
      <w:r>
        <w:t xml:space="preserve">Po pomyślnym przejściu walidacji pól, aplikacja zwraca się do użytkownika z prośbą o zbliżenie znacznika i korzystając z systemu </w:t>
      </w:r>
      <w:del w:id="2643" w:author="Sebastian" w:date="2011-09-01T11:19:00Z">
        <w:r w:rsidDel="00E85A6F">
          <w:delText xml:space="preserve">foreground </w:delText>
        </w:r>
      </w:del>
      <w:proofErr w:type="spellStart"/>
      <w:ins w:id="2644" w:author="Sebastian" w:date="2011-09-01T11:19:00Z">
        <w:r w:rsidR="00E85A6F">
          <w:t>Foreground</w:t>
        </w:r>
        <w:proofErr w:type="spellEnd"/>
        <w:r w:rsidR="00E85A6F">
          <w:t xml:space="preserve"> </w:t>
        </w:r>
      </w:ins>
      <w:proofErr w:type="spellStart"/>
      <w:r>
        <w:t>dispatch</w:t>
      </w:r>
      <w:proofErr w:type="spellEnd"/>
      <w:del w:id="2645" w:author="Sebastian" w:date="2011-09-01T11:29:00Z">
        <w:r w:rsidDel="00DC5CFE">
          <w:delText>ing</w:delText>
        </w:r>
      </w:del>
      <w:r>
        <w:t xml:space="preserve"> </w:t>
      </w:r>
      <w:customXmlInsRangeStart w:id="2646" w:author="Sebastian" w:date="2011-09-01T11:19:00Z"/>
      <w:sdt>
        <w:sdtPr>
          <w:id w:val="1428767"/>
          <w:citation/>
        </w:sdtPr>
        <w:sdtContent>
          <w:customXmlInsRangeEnd w:id="2646"/>
          <w:ins w:id="2647" w:author="Sebastian" w:date="2011-09-01T11:19:00Z">
            <w:r w:rsidR="00C8050F">
              <w:fldChar w:fldCharType="begin"/>
            </w:r>
            <w:r w:rsidR="00E85A6F">
              <w:instrText xml:space="preserve"> CITATION Goo11 \l 1045 </w:instrText>
            </w:r>
          </w:ins>
          <w:r w:rsidR="00C8050F">
            <w:fldChar w:fldCharType="separate"/>
          </w:r>
          <w:r w:rsidR="00726470">
            <w:rPr>
              <w:noProof/>
            </w:rPr>
            <w:t>[10]</w:t>
          </w:r>
          <w:ins w:id="2648" w:author="Sebastian" w:date="2011-09-01T11:19:00Z">
            <w:r w:rsidR="00C8050F">
              <w:fldChar w:fldCharType="end"/>
            </w:r>
          </w:ins>
          <w:customXmlInsRangeStart w:id="2649" w:author="Sebastian" w:date="2011-09-01T11:19:00Z"/>
        </w:sdtContent>
      </w:sdt>
      <w:customXmlInsRangeEnd w:id="2649"/>
      <w:ins w:id="2650" w:author="Sebastian" w:date="2011-09-01T11:22:00Z">
        <w:r w:rsidR="00B6632E">
          <w:t xml:space="preserve"> dostrojonego tak, aby reagował tylko na znaczniki typ</w:t>
        </w:r>
      </w:ins>
      <w:ins w:id="2651" w:author="Sebastian" w:date="2011-09-01T11:23:00Z">
        <w:r w:rsidR="00B6632E">
          <w:t xml:space="preserve">u </w:t>
        </w:r>
        <w:proofErr w:type="spellStart"/>
        <w:r w:rsidR="00B6632E">
          <w:t>Mifare</w:t>
        </w:r>
        <w:proofErr w:type="spellEnd"/>
        <w:r w:rsidR="00B6632E">
          <w:t xml:space="preserve"> </w:t>
        </w:r>
        <w:proofErr w:type="spellStart"/>
        <w:r w:rsidR="00B6632E">
          <w:t>Ultralight</w:t>
        </w:r>
        <w:proofErr w:type="spellEnd"/>
        <w:r w:rsidR="00B6632E">
          <w:t>,</w:t>
        </w:r>
      </w:ins>
      <w:del w:id="2652" w:author="Sebastian" w:date="2011-09-01T11:19:00Z">
        <w:r w:rsidDel="00E85A6F">
          <w:delText>(ANDROID)</w:delText>
        </w:r>
      </w:del>
      <w:r>
        <w:t xml:space="preserve"> uzyskuje najwyższy priorytet przy jego obsłu</w:t>
      </w:r>
      <w:r w:rsidR="00075026">
        <w:t xml:space="preserve">dze. </w:t>
      </w:r>
    </w:p>
    <w:p w:rsidR="00DC5CFE" w:rsidRDefault="00B138EA" w:rsidP="00A55E3E">
      <w:pPr>
        <w:pStyle w:val="NormalnyIn"/>
        <w:ind w:firstLine="708"/>
        <w:rPr>
          <w:ins w:id="2653" w:author="Sebastian" w:date="2011-09-01T11:26:00Z"/>
        </w:rPr>
      </w:pPr>
      <w:r>
        <w:t xml:space="preserve">W następnym kroku, jeśli użytkownik zbliży znacznik, </w:t>
      </w:r>
      <w:ins w:id="2654" w:author="Sebastian" w:date="2011-09-01T11:22:00Z">
        <w:r w:rsidR="00B6632E">
          <w:t xml:space="preserve">aplikacja </w:t>
        </w:r>
      </w:ins>
      <w:r>
        <w:t xml:space="preserve">odczytuje jego unikatowy identyfikator, wysyła zapytanie do usługi internetowej i, jeśli operacja przebiegnie pomyślnie, zapisuje na znaczniku nazwę aplikacji oraz </w:t>
      </w:r>
      <w:r w:rsidR="00C8050F" w:rsidRPr="00C8050F">
        <w:rPr>
          <w:rPrChange w:id="2655" w:author="Sebastian" w:date="2011-09-01T11:23:00Z">
            <w:rPr>
              <w:b/>
              <w:color w:val="0000FF"/>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2656" w:author="Sebastian" w:date="2011-09-01T11:24:00Z">
        <w:r w:rsidR="00DC5CFE">
          <w:t>.</w:t>
        </w:r>
        <w:r w:rsidR="00A55E3E">
          <w:t xml:space="preserve"> </w:t>
        </w:r>
      </w:ins>
      <w:ins w:id="2657" w:author="Sebastian" w:date="2011-09-01T11:25:00Z">
        <w:r w:rsidR="00DC5CFE">
          <w:t>Wniosek taki wynika z faktu, i</w:t>
        </w:r>
      </w:ins>
      <w:ins w:id="2658" w:author="Sebastian" w:date="2011-09-01T11:24:00Z">
        <w:r w:rsidR="00A55E3E">
          <w:t xml:space="preserve">ż </w:t>
        </w:r>
      </w:ins>
      <w:ins w:id="2659" w:author="Sebastian" w:date="2011-09-01T11:25:00Z">
        <w:r w:rsidR="00DC5CFE">
          <w:t>ograniczony rozmiar pamięci znacznika nie pozwalał zapisać kompletu danych, a częst</w:t>
        </w:r>
      </w:ins>
      <w:ins w:id="2660" w:author="Sebastian" w:date="2011-09-01T11:26:00Z">
        <w:r w:rsidR="00DC5CFE">
          <w:t>o nawet jednego, długiego pola</w:t>
        </w:r>
      </w:ins>
      <w:r>
        <w:t>.</w:t>
      </w:r>
      <w:ins w:id="2661" w:author="Sebastian" w:date="2011-09-01T11:26:00Z">
        <w:r w:rsidR="00DC5CFE">
          <w:t xml:space="preserve"> Opieranie zatem weryfikacji danych na zawartości znacznika było zawodne</w:t>
        </w:r>
      </w:ins>
      <w:r>
        <w:t xml:space="preserve"> </w:t>
      </w:r>
    </w:p>
    <w:p w:rsidR="00B138EA" w:rsidRDefault="00B138EA" w:rsidP="00DC5CFE">
      <w:pPr>
        <w:pStyle w:val="NormalnyIn"/>
        <w:ind w:firstLine="708"/>
        <w:rPr>
          <w:ins w:id="2662" w:author="Sebastian" w:date="2011-09-01T11:37:00Z"/>
        </w:rPr>
      </w:pPr>
      <w:r>
        <w:t xml:space="preserve">Z tego powodu </w:t>
      </w:r>
      <w:ins w:id="2663" w:author="Sebastian" w:date="2011-09-01T11:27:00Z">
        <w:r w:rsidR="00DC5CFE">
          <w:t xml:space="preserve">rejestracja kompletu danych odbywa się po stronie usługi internetowej, </w:t>
        </w:r>
      </w:ins>
      <w:ins w:id="2664" w:author="Sebastian" w:date="2011-09-01T11:28:00Z">
        <w:r w:rsidR="00DC5CFE">
          <w:t>a</w:t>
        </w:r>
      </w:ins>
      <w:del w:id="2665" w:author="Sebastian" w:date="2011-09-01T11:28:00Z">
        <w:r w:rsidDel="00DC5CFE">
          <w:delText>w procesie rejestracji</w:delText>
        </w:r>
      </w:del>
      <w:del w:id="2666" w:author="Sebastian" w:date="2011-09-01T11:27:00Z">
        <w:r w:rsidDel="00DC5CFE">
          <w:delText>,</w:delText>
        </w:r>
      </w:del>
      <w:r>
        <w:t xml:space="preserve"> na znaczniku zapisywana jest tylko nazwa aplikacji</w:t>
      </w:r>
      <w:del w:id="2667" w:author="Sebastian" w:date="2011-09-01T11:27:00Z">
        <w:r w:rsidDel="00DC5CFE">
          <w:delText>, a cała rejestracja zachodzi po stronie usługi internetowej</w:delText>
        </w:r>
      </w:del>
      <w:r>
        <w:t>.</w:t>
      </w:r>
      <w:ins w:id="2668" w:author="Sebastian" w:date="2011-09-01T11:28:00Z">
        <w:r w:rsidR="00DC5CFE">
          <w:t xml:space="preserve"> Zapis ten</w:t>
        </w:r>
      </w:ins>
      <w:ins w:id="2669" w:author="Sebastian" w:date="2011-09-01T11:29:00Z">
        <w:r w:rsidR="00DC5CFE">
          <w:t>, choć również wydaje się zbędnym,</w:t>
        </w:r>
      </w:ins>
      <w:ins w:id="2670" w:author="Sebastian" w:date="2011-09-01T11:28:00Z">
        <w:r w:rsidR="00DC5CFE">
          <w:t xml:space="preserve"> powodowany jest przyczynami technicznymi</w:t>
        </w:r>
      </w:ins>
      <w:ins w:id="2671" w:author="Sebastian" w:date="2011-09-01T11:29:00Z">
        <w:r w:rsidR="00DC5CFE">
          <w:t>. J</w:t>
        </w:r>
      </w:ins>
      <w:ins w:id="2672" w:author="Sebastian" w:date="2011-09-01T11:28:00Z">
        <w:r w:rsidR="00DC5CFE">
          <w:t>ak zaznaczyłem w rozdziale opisującym aplikację kliencką, system</w:t>
        </w:r>
      </w:ins>
      <w:ins w:id="2673" w:author="Sebastian" w:date="2011-09-01T11:29:00Z">
        <w:r w:rsidR="00DC5CFE">
          <w:t xml:space="preserve"> </w:t>
        </w:r>
        <w:proofErr w:type="spellStart"/>
        <w:r w:rsidR="00DC5CFE">
          <w:t>Foreground</w:t>
        </w:r>
        <w:proofErr w:type="spellEnd"/>
        <w:r w:rsidR="00DC5CFE">
          <w:t xml:space="preserve"> </w:t>
        </w:r>
        <w:proofErr w:type="spellStart"/>
        <w:r w:rsidR="00DC5CFE">
          <w:t>dispatch</w:t>
        </w:r>
        <w:proofErr w:type="spellEnd"/>
        <w:r w:rsidR="00DC5CFE">
          <w:t xml:space="preserve"> pierwszą filtrację </w:t>
        </w:r>
      </w:ins>
      <w:ins w:id="2674" w:author="Sebastian" w:date="2011-09-01T11:30:00Z">
        <w:r w:rsidR="00DC5CFE">
          <w:t xml:space="preserve">aplikacji do obsłużenia znacznika </w:t>
        </w:r>
      </w:ins>
      <w:ins w:id="2675" w:author="Sebastian" w:date="2011-09-01T11:29:00Z">
        <w:r w:rsidR="00DC5CFE">
          <w:t>wykonuje na podstawie typu danych przechowywanych przez znacznik.</w:t>
        </w:r>
      </w:ins>
      <w:ins w:id="2676" w:author="Sebastian" w:date="2011-09-01T11:30:00Z">
        <w:r w:rsidR="00DC5CFE">
          <w:t xml:space="preserve"> Jedną z możliwości jest określenie typu </w:t>
        </w:r>
      </w:ins>
      <w:ins w:id="2677" w:author="Sebastian" w:date="2011-09-01T11:31:00Z">
        <w:r w:rsidR="00DC5CFE">
          <w:t xml:space="preserve">danych </w:t>
        </w:r>
      </w:ins>
      <w:ins w:id="2678" w:author="Sebastian" w:date="2011-09-01T11:30:00Z">
        <w:r w:rsidR="00DC5CFE">
          <w:t>MI</w:t>
        </w:r>
      </w:ins>
      <w:ins w:id="2679" w:author="Sebastian" w:date="2011-09-01T11:31:00Z">
        <w:r w:rsidR="00DC5CFE">
          <w:t>ME</w:t>
        </w:r>
      </w:ins>
      <w:del w:id="2680" w:author="Sebastian" w:date="2011-09-01T11:27:00Z">
        <w:r w:rsidDel="00DC5CFE">
          <w:delText xml:space="preserve"> </w:delText>
        </w:r>
      </w:del>
      <w:ins w:id="2681" w:author="Sebastian" w:date="2011-09-01T11:31:00Z">
        <w:r w:rsidR="00DC5CFE">
          <w:t xml:space="preserve"> na jaki ma reagować dana aplikacja</w:t>
        </w:r>
      </w:ins>
      <w:ins w:id="2682" w:author="Sebastian" w:date="2011-09-01T11:33:00Z">
        <w:r w:rsidR="00DC5CFE">
          <w:t xml:space="preserve">. Ponieważ typy </w:t>
        </w:r>
      </w:ins>
      <w:ins w:id="2683" w:author="Sebastian" w:date="2011-09-01T11:35:00Z">
        <w:r w:rsidR="005D049A">
          <w:t xml:space="preserve">te </w:t>
        </w:r>
      </w:ins>
      <w:ins w:id="2684" w:author="Sebastian" w:date="2011-09-01T11:34:00Z">
        <w:r w:rsidR="00DC5CFE">
          <w:t xml:space="preserve">można niezwykle łatwo tworzyć (ale nie rejestrować!), postanowiłem </w:t>
        </w:r>
      </w:ins>
      <w:ins w:id="2685" w:author="Sebastian" w:date="2011-09-01T11:35:00Z">
        <w:r w:rsidR="005D049A">
          <w:t xml:space="preserve">zapisywać </w:t>
        </w:r>
      </w:ins>
      <w:ins w:id="2686" w:author="Sebastian" w:date="2011-09-01T11:37:00Z">
        <w:r w:rsidR="005D049A">
          <w:t xml:space="preserve">na znaczniku </w:t>
        </w:r>
      </w:ins>
      <w:ins w:id="2687" w:author="Sebastian" w:date="2011-09-01T11:35:00Z">
        <w:r w:rsidR="005D049A">
          <w:t xml:space="preserve">nazwę aplikacji przy użyciu własnego typu </w:t>
        </w:r>
      </w:ins>
      <w:proofErr w:type="spellStart"/>
      <w:ins w:id="2688" w:author="Sebastian" w:date="2011-09-01T11:36:00Z">
        <w:r w:rsidR="00C8050F" w:rsidRPr="00C8050F">
          <w:rPr>
            <w:i/>
            <w:rPrChange w:id="2689" w:author="Sebastian" w:date="2011-09-01T11:37:00Z">
              <w:rPr>
                <w:color w:val="0000FF"/>
                <w:u w:val="single"/>
              </w:rPr>
            </w:rPrChange>
          </w:rPr>
          <w:t>text</w:t>
        </w:r>
        <w:proofErr w:type="spellEnd"/>
        <w:r w:rsidR="00C8050F" w:rsidRPr="00C8050F">
          <w:rPr>
            <w:i/>
            <w:rPrChange w:id="2690" w:author="Sebastian" w:date="2011-09-01T11:37:00Z">
              <w:rPr>
                <w:color w:val="0000FF"/>
                <w:u w:val="single"/>
              </w:rPr>
            </w:rPrChange>
          </w:rPr>
          <w:t>/</w:t>
        </w:r>
        <w:proofErr w:type="spellStart"/>
        <w:r w:rsidR="00C8050F" w:rsidRPr="00C8050F">
          <w:rPr>
            <w:i/>
            <w:rPrChange w:id="2691" w:author="Sebastian" w:date="2011-09-01T11:37:00Z">
              <w:rPr>
                <w:color w:val="0000FF"/>
                <w:u w:val="single"/>
              </w:rPr>
            </w:rPrChange>
          </w:rPr>
          <w:t>vnd.</w:t>
        </w:r>
      </w:ins>
      <w:ins w:id="2692" w:author="Sebastian" w:date="2011-09-01T11:37:00Z">
        <w:r w:rsidR="00C8050F" w:rsidRPr="00C8050F">
          <w:rPr>
            <w:i/>
            <w:rPrChange w:id="2693" w:author="Sebastian" w:date="2011-09-01T11:37:00Z">
              <w:rPr>
                <w:color w:val="0000FF"/>
                <w:u w:val="single"/>
              </w:rPr>
            </w:rPrChange>
          </w:rPr>
          <w:t>timecontrol</w:t>
        </w:r>
        <w:proofErr w:type="spellEnd"/>
        <w:r w:rsidR="005D049A">
          <w:t>.</w:t>
        </w:r>
      </w:ins>
    </w:p>
    <w:p w:rsidR="005D049A" w:rsidRPr="005D049A" w:rsidRDefault="005D049A" w:rsidP="00DC5CFE">
      <w:pPr>
        <w:pStyle w:val="NormalnyIn"/>
        <w:ind w:firstLine="708"/>
        <w:rPr>
          <w:b/>
          <w:rPrChange w:id="2694" w:author="Sebastian" w:date="2011-09-01T11:37:00Z">
            <w:rPr/>
          </w:rPrChange>
        </w:rPr>
      </w:pPr>
      <w:ins w:id="2695" w:author="Sebastian" w:date="2011-09-01T11:37:00Z">
        <w:r>
          <w:t>W efekcie jedyną aplikacją która zgłasza się do obsłużenia tego znacznika jest moja aplikacja kliencka. Skraca to czas wyw</w:t>
        </w:r>
      </w:ins>
      <w:ins w:id="2696" w:author="Sebastian" w:date="2011-09-01T11:38:00Z">
        <w:r>
          <w:t>ołania i powoduje, że użytkownik nie musi ręcznie wybierać aplikacji z listy.</w:t>
        </w:r>
      </w:ins>
    </w:p>
    <w:p w:rsidR="00DF19F3" w:rsidRDefault="00DF19F3" w:rsidP="00B138EA">
      <w:pPr>
        <w:pStyle w:val="NormalnyIn"/>
        <w:ind w:firstLine="708"/>
      </w:pPr>
    </w:p>
    <w:p w:rsidR="00B138EA" w:rsidRDefault="00DF19F3" w:rsidP="00B138EA">
      <w:pPr>
        <w:pStyle w:val="NormalnyIn"/>
        <w:ind w:firstLine="708"/>
      </w:pPr>
      <w:r>
        <w:rPr>
          <w:noProof/>
        </w:rPr>
        <w:lastRenderedPageBreak/>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5"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6"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Del="005D049A" w:rsidRDefault="00B138EA" w:rsidP="00B138EA">
      <w:pPr>
        <w:pStyle w:val="NormalnyIn"/>
        <w:ind w:firstLine="708"/>
        <w:rPr>
          <w:del w:id="2697" w:author="Sebastian" w:date="2011-09-01T11:38:00Z"/>
        </w:rPr>
      </w:pPr>
    </w:p>
    <w:p w:rsidR="00B138EA" w:rsidRDefault="00B138EA" w:rsidP="00B138EA">
      <w:pPr>
        <w:pStyle w:val="NormalnyIn"/>
        <w:ind w:firstLine="708"/>
      </w:pPr>
      <w:del w:id="2698" w:author="Sebastian" w:date="2011-09-01T11:38:00Z">
        <w:r w:rsidDel="005D049A">
          <w:delText>W chwili obecnej, z przyczyn finansowych (nie mamy dostępu do nieograniczonej liczby znaczników), funkcja blokowania zapisu na znaczniku jest wyłączona. Za</w:delText>
        </w:r>
      </w:del>
      <w:ins w:id="2699"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2700" w:author="Sebastian" w:date="2011-09-01T11:38:00Z">
        <w:r w:rsidDel="005D049A">
          <w:delText xml:space="preserve"> i</w:delText>
        </w:r>
      </w:del>
      <w:ins w:id="2701" w:author="Sebastian" w:date="2011-09-01T11:38:00Z">
        <w:r w:rsidR="005D049A">
          <w:t xml:space="preserve"> or</w:t>
        </w:r>
      </w:ins>
      <w:ins w:id="2702"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5D049A" w:rsidRDefault="005D049A">
      <w:pPr>
        <w:jc w:val="left"/>
        <w:rPr>
          <w:ins w:id="2703" w:author="Sebastian" w:date="2011-09-01T11:39:00Z"/>
          <w:rFonts w:ascii="Times New Roman" w:eastAsiaTheme="majorEastAsia" w:hAnsi="Times New Roman" w:cstheme="majorBidi"/>
          <w:b/>
          <w:bCs/>
          <w:caps/>
          <w:sz w:val="24"/>
          <w:szCs w:val="26"/>
          <w:lang w:eastAsia="pl-PL"/>
        </w:rPr>
      </w:pPr>
      <w:ins w:id="2704" w:author="Sebastian" w:date="2011-09-01T11:39:00Z">
        <w:r>
          <w:br w:type="page"/>
        </w:r>
      </w:ins>
    </w:p>
    <w:p w:rsidR="0074625B" w:rsidRDefault="0074625B" w:rsidP="008A3B8F">
      <w:pPr>
        <w:pStyle w:val="Nagwek2"/>
      </w:pPr>
      <w:bookmarkStart w:id="2705" w:name="_Toc302723960"/>
      <w:r>
        <w:lastRenderedPageBreak/>
        <w:t xml:space="preserve">Opis panelu </w:t>
      </w:r>
      <w:r w:rsidR="00155EC5">
        <w:t>administracyjnego</w:t>
      </w:r>
      <w:bookmarkEnd w:id="2705"/>
    </w:p>
    <w:p w:rsidR="001417C4" w:rsidRDefault="001417C4" w:rsidP="001417C4">
      <w:pPr>
        <w:pStyle w:val="Nagwek3"/>
      </w:pPr>
      <w:bookmarkStart w:id="2706" w:name="_Toc302723961"/>
      <w:r>
        <w:t>Cel powstania</w:t>
      </w:r>
      <w:bookmarkEnd w:id="2706"/>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naszym rozwiązaniem. </w:t>
      </w:r>
    </w:p>
    <w:p w:rsidR="00A83708" w:rsidRPr="00A83708" w:rsidRDefault="00A83708" w:rsidP="00A83708">
      <w:pPr>
        <w:pStyle w:val="NormalnyIn"/>
      </w:pPr>
      <w:r w:rsidRPr="00A83708">
        <w:t>Użytkownik</w:t>
      </w:r>
      <w:ins w:id="2707" w:author="Sebastian" w:date="2011-09-01T11:39:00Z">
        <w:r w:rsidR="005D049A">
          <w:t xml:space="preserve">ami </w:t>
        </w:r>
      </w:ins>
      <w:del w:id="2708"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2709" w:author="Sebastian" w:date="2011-09-01T11:39:00Z">
        <w:r w:rsidRPr="00A83708" w:rsidDel="005D049A">
          <w:delText>funkcjonalnością</w:delText>
        </w:r>
      </w:del>
      <w:ins w:id="2710" w:author="Sebastian" w:date="2011-09-01T11:39:00Z">
        <w:r w:rsidR="005D049A" w:rsidRPr="00A83708">
          <w:t>funkcj</w:t>
        </w:r>
        <w:r w:rsidR="005D049A">
          <w:t>o</w:t>
        </w:r>
      </w:ins>
      <w:ins w:id="2711" w:author="Sebastian" w:date="2011-09-01T11:40:00Z">
        <w:r w:rsidR="005D049A">
          <w:t>m</w:t>
        </w:r>
      </w:ins>
      <w:r w:rsidRPr="00A83708">
        <w:t xml:space="preserve">, mogą </w:t>
      </w:r>
      <w:ins w:id="2712"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2713"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2714" w:name="_Toc302723962"/>
      <w:r>
        <w:t>Szczegóły implementacyjne</w:t>
      </w:r>
      <w:bookmarkEnd w:id="2714"/>
    </w:p>
    <w:p w:rsidR="00135903" w:rsidRDefault="00135903" w:rsidP="008A3B8F">
      <w:pPr>
        <w:pStyle w:val="NormalnyIn"/>
        <w:ind w:firstLine="0"/>
      </w:pPr>
      <w:r>
        <w:t xml:space="preserve">Aplikacja webowa do poprawnego działania wymaga obecności dowolnego serwera aplikacyjnego zgodnego ze standardem Java </w:t>
      </w:r>
      <w:del w:id="2715" w:author="Sebastian" w:date="2011-09-01T11:40:00Z">
        <w:r w:rsidDel="005D049A">
          <w:delText xml:space="preserve">Enetrpriese </w:delText>
        </w:r>
      </w:del>
      <w:proofErr w:type="spellStart"/>
      <w:ins w:id="2716" w:author="Sebastian" w:date="2011-09-01T11:40:00Z">
        <w:r w:rsidR="005D049A">
          <w:t>Enterprise</w:t>
        </w:r>
        <w:proofErr w:type="spellEnd"/>
        <w:r w:rsidR="005D049A">
          <w:t xml:space="preserve"> </w:t>
        </w:r>
      </w:ins>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W naszym przypadku</w:t>
      </w:r>
      <w:r w:rsidR="00FE1FE4">
        <w:t>,</w:t>
      </w:r>
      <w:r>
        <w:t xml:space="preserve"> zdecydowałem się na użycie serwera aplikacyjnego Apache </w:t>
      </w:r>
      <w:proofErr w:type="spellStart"/>
      <w:r>
        <w:t>Tomcat</w:t>
      </w:r>
      <w:proofErr w:type="spellEnd"/>
      <w:r>
        <w:t xml:space="preserve"> w wersji 6.0.32. Dzięki niemu mogłem stworzyć warstwę prezentacji opartą na stronach JSP współpracujących z bibliotekami JSTL (ang. Java Standard Tag </w:t>
      </w:r>
      <w:proofErr w:type="spellStart"/>
      <w:r>
        <w:t>Library</w:t>
      </w:r>
      <w:proofErr w:type="spellEnd"/>
      <w:del w:id="2717" w:author="Sebastian" w:date="2011-09-01T11:40:00Z">
        <w:r w:rsidDel="005D049A">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A83708" w:rsidRPr="00A83708" w:rsidRDefault="00A83708" w:rsidP="00A83708">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347211" w:rsidRDefault="00347211" w:rsidP="00347211">
      <w:pPr>
        <w:pStyle w:val="NormalnyIn"/>
      </w:pPr>
    </w:p>
    <w:p w:rsidR="00BE4FBF" w:rsidDel="005D049A" w:rsidRDefault="00BE4FBF" w:rsidP="005D049A">
      <w:pPr>
        <w:pStyle w:val="NormalnyIn"/>
        <w:rPr>
          <w:del w:id="2718" w:author="Sebastian" w:date="2011-09-01T11:41:00Z"/>
        </w:rPr>
      </w:pPr>
      <w:r>
        <w:t xml:space="preserve">Dodatkowo, panel administracyjny został wykonany w oparciu o szkielet aplikacji Spring w wersji 3.0.1, pakiet Spring Security w wersji 3.0.5 oraz technologię ORM (ang. </w:t>
      </w:r>
      <w:proofErr w:type="spellStart"/>
      <w:r>
        <w:t>Object</w:t>
      </w:r>
      <w:proofErr w:type="spellEnd"/>
      <w:r>
        <w:t xml:space="preserve"> </w:t>
      </w:r>
      <w:proofErr w:type="spellStart"/>
      <w:r>
        <w:t>Relational</w:t>
      </w:r>
      <w:proofErr w:type="spellEnd"/>
      <w:r>
        <w:t xml:space="preserve"> </w:t>
      </w:r>
      <w:proofErr w:type="spellStart"/>
      <w:r>
        <w:t>Mapping</w:t>
      </w:r>
      <w:proofErr w:type="spellEnd"/>
      <w:r>
        <w:t xml:space="preserve"> )</w:t>
      </w:r>
      <w:r w:rsidR="00FE1FE4">
        <w:t>,</w:t>
      </w:r>
      <w:r>
        <w:t xml:space="preserve"> którą dostarcza Hibernate 3. W celu zapewnienia poprawności logowania zdarzeń aplikacji oraz ewentualnych wyjątków zawarty został również Framework </w:t>
      </w:r>
      <w:del w:id="2719" w:author="Sebastian" w:date="2011-09-01T11:41:00Z">
        <w:r w:rsidDel="005D049A">
          <w:delText>Log4j</w:delText>
        </w:r>
      </w:del>
      <w:ins w:id="2720" w:author="Sebastian" w:date="2011-09-01T11:41:00Z">
        <w:r w:rsidR="005D049A">
          <w:t>Log4J</w:t>
        </w:r>
      </w:ins>
      <w:r>
        <w:t xml:space="preserve">. </w:t>
      </w:r>
    </w:p>
    <w:p w:rsidR="005D049A" w:rsidRDefault="005D049A" w:rsidP="00347211">
      <w:pPr>
        <w:pStyle w:val="NormalnyIn"/>
        <w:rPr>
          <w:ins w:id="2721" w:author="Sebastian" w:date="2011-09-01T11:41:00Z"/>
        </w:rPr>
      </w:pPr>
    </w:p>
    <w:p w:rsidR="00605F72" w:rsidDel="005D049A" w:rsidRDefault="00605F72" w:rsidP="008A3B8F">
      <w:pPr>
        <w:pStyle w:val="NormalnyIn"/>
        <w:rPr>
          <w:del w:id="2722" w:author="Sebastian" w:date="2011-09-01T11:41:00Z"/>
        </w:rPr>
      </w:pPr>
    </w:p>
    <w:p w:rsidR="00D57AA2" w:rsidRDefault="00D57AA2" w:rsidP="005D049A">
      <w:pPr>
        <w:pStyle w:val="NormalnyIn"/>
      </w:pPr>
      <w:r>
        <w:t xml:space="preserve">Aplikacja webowa implementuje wzorzec MVC – Model Widok Kontroler który to został już opisany </w:t>
      </w:r>
      <w:r w:rsidR="00FE1FE4">
        <w:t xml:space="preserve">we </w:t>
      </w:r>
      <w:r>
        <w:t>wcześni</w:t>
      </w:r>
      <w:r w:rsidR="00605F72">
        <w:t>ejszej części pracy. Poniżej pre</w:t>
      </w:r>
      <w:r>
        <w:t xml:space="preserve">zentuje opis struktury stworzonego przeze mnie panelu. </w:t>
      </w:r>
    </w:p>
    <w:p w:rsidR="00C8050F" w:rsidRDefault="000C1024" w:rsidP="00C8050F">
      <w:pPr>
        <w:pStyle w:val="Nagwek3"/>
        <w:rPr>
          <w:ins w:id="2723" w:author="Sebastian Łuczak" w:date="2011-08-31T23:31:00Z"/>
        </w:rPr>
        <w:pPrChange w:id="2724" w:author="Sebastian Łuczak" w:date="2011-08-31T23:31:00Z">
          <w:pPr>
            <w:pStyle w:val="NormalnyIn"/>
            <w:ind w:firstLine="0"/>
          </w:pPr>
        </w:pPrChange>
      </w:pPr>
      <w:bookmarkStart w:id="2725" w:name="_Toc302723963"/>
      <w:ins w:id="2726" w:author="Sebastian Łuczak" w:date="2011-08-31T23:31:00Z">
        <w:r>
          <w:lastRenderedPageBreak/>
          <w:t>Warstwa biznesowa</w:t>
        </w:r>
        <w:bookmarkEnd w:id="2725"/>
      </w:ins>
    </w:p>
    <w:p w:rsidR="00D57AA2" w:rsidRPr="00EC2E89" w:rsidDel="000C1024" w:rsidRDefault="008A3B8F" w:rsidP="00EC2E89">
      <w:pPr>
        <w:pStyle w:val="Nagwek3"/>
        <w:rPr>
          <w:del w:id="2727" w:author="Sebastian Łuczak" w:date="2011-08-31T23:31:00Z"/>
        </w:rPr>
      </w:pPr>
      <w:del w:id="2728"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C8050F" w:rsidP="00A83708">
      <w:pPr>
        <w:pStyle w:val="NormalnyIn"/>
        <w:numPr>
          <w:ilvl w:val="0"/>
          <w:numId w:val="16"/>
        </w:numPr>
        <w:rPr>
          <w:i/>
          <w:rPrChange w:id="2729" w:author="Maciek" w:date="2011-09-01T21:46:00Z">
            <w:rPr/>
          </w:rPrChange>
        </w:rPr>
      </w:pPr>
      <w:proofErr w:type="spellStart"/>
      <w:r w:rsidRPr="00C8050F">
        <w:rPr>
          <w:i/>
          <w:rPrChange w:id="2730" w:author="Maciek" w:date="2011-09-01T21:46:00Z">
            <w:rPr>
              <w:color w:val="0000FF"/>
              <w:u w:val="single"/>
            </w:rPr>
          </w:rPrChange>
        </w:rPr>
        <w:t>net.nfc.web.controller</w:t>
      </w:r>
      <w:proofErr w:type="spellEnd"/>
    </w:p>
    <w:p w:rsidR="00A83708" w:rsidRPr="00A26295" w:rsidRDefault="00C8050F" w:rsidP="00A83708">
      <w:pPr>
        <w:pStyle w:val="NormalnyIn"/>
        <w:numPr>
          <w:ilvl w:val="0"/>
          <w:numId w:val="16"/>
        </w:numPr>
        <w:rPr>
          <w:i/>
          <w:rPrChange w:id="2731" w:author="Maciek" w:date="2011-09-01T21:46:00Z">
            <w:rPr/>
          </w:rPrChange>
        </w:rPr>
      </w:pPr>
      <w:proofErr w:type="spellStart"/>
      <w:r w:rsidRPr="00C8050F">
        <w:rPr>
          <w:i/>
          <w:rPrChange w:id="2732" w:author="Maciek" w:date="2011-09-01T21:46:00Z">
            <w:rPr>
              <w:color w:val="0000FF"/>
              <w:u w:val="single"/>
            </w:rPr>
          </w:rPrChange>
        </w:rPr>
        <w:t>net.nfc.web.forms</w:t>
      </w:r>
      <w:proofErr w:type="spellEnd"/>
    </w:p>
    <w:p w:rsidR="00A83708" w:rsidRPr="00A26295" w:rsidRDefault="00C8050F" w:rsidP="00A83708">
      <w:pPr>
        <w:pStyle w:val="NormalnyIn"/>
        <w:numPr>
          <w:ilvl w:val="0"/>
          <w:numId w:val="16"/>
        </w:numPr>
        <w:rPr>
          <w:i/>
          <w:rPrChange w:id="2733" w:author="Maciek" w:date="2011-09-01T21:46:00Z">
            <w:rPr/>
          </w:rPrChange>
        </w:rPr>
      </w:pPr>
      <w:proofErr w:type="spellStart"/>
      <w:r w:rsidRPr="00C8050F">
        <w:rPr>
          <w:i/>
          <w:rPrChange w:id="2734" w:author="Maciek" w:date="2011-09-01T21:46:00Z">
            <w:rPr>
              <w:color w:val="0000FF"/>
              <w:u w:val="single"/>
            </w:rPr>
          </w:rPrChange>
        </w:rPr>
        <w:t>net.nfc.web.mailservice</w:t>
      </w:r>
      <w:proofErr w:type="spellEnd"/>
    </w:p>
    <w:p w:rsidR="00A83708" w:rsidRPr="00A26295" w:rsidRDefault="00C8050F" w:rsidP="00A83708">
      <w:pPr>
        <w:pStyle w:val="NormalnyIn"/>
        <w:numPr>
          <w:ilvl w:val="0"/>
          <w:numId w:val="16"/>
        </w:numPr>
        <w:rPr>
          <w:i/>
          <w:rPrChange w:id="2735" w:author="Maciek" w:date="2011-09-01T21:46:00Z">
            <w:rPr/>
          </w:rPrChange>
        </w:rPr>
      </w:pPr>
      <w:proofErr w:type="spellStart"/>
      <w:r w:rsidRPr="00C8050F">
        <w:rPr>
          <w:i/>
          <w:rPrChange w:id="2736" w:author="Maciek" w:date="2011-09-01T21:46:00Z">
            <w:rPr>
              <w:color w:val="0000FF"/>
              <w:u w:val="single"/>
            </w:rPr>
          </w:rPrChange>
        </w:rPr>
        <w:t>net.nfc.web.scheduler</w:t>
      </w:r>
      <w:proofErr w:type="spellEnd"/>
    </w:p>
    <w:p w:rsidR="00A83708" w:rsidRPr="00A26295" w:rsidRDefault="00C8050F" w:rsidP="00A83708">
      <w:pPr>
        <w:pStyle w:val="NormalnyIn"/>
        <w:numPr>
          <w:ilvl w:val="0"/>
          <w:numId w:val="16"/>
        </w:numPr>
        <w:rPr>
          <w:i/>
          <w:rPrChange w:id="2737" w:author="Maciek" w:date="2011-09-01T21:46:00Z">
            <w:rPr/>
          </w:rPrChange>
        </w:rPr>
      </w:pPr>
      <w:proofErr w:type="spellStart"/>
      <w:r w:rsidRPr="00C8050F">
        <w:rPr>
          <w:i/>
          <w:rPrChange w:id="2738" w:author="Maciek" w:date="2011-09-01T21:46:00Z">
            <w:rPr>
              <w:color w:val="0000FF"/>
              <w:u w:val="single"/>
            </w:rPr>
          </w:rPrChange>
        </w:rPr>
        <w:t>net.nfc.web.service</w:t>
      </w:r>
      <w:proofErr w:type="spellEnd"/>
    </w:p>
    <w:p w:rsidR="00A83708" w:rsidRPr="00A26295" w:rsidRDefault="00C8050F" w:rsidP="00A83708">
      <w:pPr>
        <w:pStyle w:val="NormalnyIn"/>
        <w:numPr>
          <w:ilvl w:val="0"/>
          <w:numId w:val="16"/>
        </w:numPr>
        <w:rPr>
          <w:i/>
          <w:rPrChange w:id="2739" w:author="Maciek" w:date="2011-09-01T21:46:00Z">
            <w:rPr/>
          </w:rPrChange>
        </w:rPr>
      </w:pPr>
      <w:proofErr w:type="spellStart"/>
      <w:r w:rsidRPr="00C8050F">
        <w:rPr>
          <w:i/>
          <w:rPrChange w:id="2740" w:author="Maciek" w:date="2011-09-01T21:46:00Z">
            <w:rPr>
              <w:color w:val="0000FF"/>
              <w:u w:val="single"/>
            </w:rPr>
          </w:rPrChange>
        </w:rPr>
        <w:t>net.nfc.web.validator</w:t>
      </w:r>
      <w:proofErr w:type="spellEnd"/>
    </w:p>
    <w:p w:rsidR="00A83708" w:rsidRPr="00A83708" w:rsidRDefault="00A83708" w:rsidP="00A83708">
      <w:pPr>
        <w:pStyle w:val="NormalnyIn"/>
      </w:pPr>
      <w:r w:rsidRPr="00A83708">
        <w:tab/>
      </w:r>
    </w:p>
    <w:p w:rsidR="00A83708" w:rsidRPr="00A83708" w:rsidRDefault="00A83708" w:rsidP="00A83708">
      <w:pPr>
        <w:pStyle w:val="NormalnyIn"/>
      </w:pPr>
      <w:del w:id="2741" w:author="Sebastian" w:date="2011-09-01T11:41:00Z">
        <w:r w:rsidRPr="00A83708" w:rsidDel="00171D77">
          <w:delText xml:space="preserve">Moduł </w:delText>
        </w:r>
      </w:del>
      <w:proofErr w:type="spellStart"/>
      <w:r w:rsidR="00C8050F" w:rsidRPr="00C8050F">
        <w:rPr>
          <w:i/>
          <w:rPrChange w:id="2742" w:author="Sebastian" w:date="2011-09-01T11:41:00Z">
            <w:rPr>
              <w:color w:val="0000FF"/>
              <w:u w:val="single"/>
            </w:rPr>
          </w:rPrChange>
        </w:rPr>
        <w:t>net.nfc.web.controller</w:t>
      </w:r>
      <w:proofErr w:type="spellEnd"/>
      <w:r w:rsidR="00C8050F" w:rsidRPr="00C8050F">
        <w:rPr>
          <w:i/>
          <w:rPrChange w:id="2743" w:author="Sebastian" w:date="2011-09-01T11:41:00Z">
            <w:rPr>
              <w:color w:val="0000FF"/>
              <w:u w:val="single"/>
            </w:rPr>
          </w:rPrChange>
        </w:rPr>
        <w:t xml:space="preserve">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C8050F" w:rsidP="00A83708">
      <w:pPr>
        <w:pStyle w:val="NormalnyIn"/>
      </w:pPr>
      <w:proofErr w:type="spellStart"/>
      <w:r w:rsidRPr="00C8050F">
        <w:rPr>
          <w:i/>
          <w:rPrChange w:id="2744" w:author="Sebastian" w:date="2011-09-01T11:41:00Z">
            <w:rPr>
              <w:color w:val="0000FF"/>
              <w:u w:val="single"/>
            </w:rPr>
          </w:rPrChange>
        </w:rPr>
        <w:t>net.nfc.web.form</w:t>
      </w:r>
      <w:proofErr w:type="spellEnd"/>
      <w:r w:rsidR="00A83708" w:rsidRPr="00A83708">
        <w:t xml:space="preserve"> grupuje klasy potrzebne do obsługi formularzy wyświetlanych na stronach JSP. </w:t>
      </w:r>
    </w:p>
    <w:p w:rsidR="00A83708" w:rsidRPr="00A83708" w:rsidRDefault="00C8050F" w:rsidP="00A83708">
      <w:pPr>
        <w:pStyle w:val="NormalnyIn"/>
      </w:pPr>
      <w:proofErr w:type="spellStart"/>
      <w:r w:rsidRPr="00C8050F">
        <w:rPr>
          <w:i/>
          <w:rPrChange w:id="2745" w:author="Sebastian" w:date="2011-09-01T11:41:00Z">
            <w:rPr>
              <w:color w:val="0000FF"/>
              <w:u w:val="single"/>
            </w:rPr>
          </w:rPrChange>
        </w:rPr>
        <w:t>net.nfc.web.mailservice</w:t>
      </w:r>
      <w:proofErr w:type="spellEnd"/>
      <w:r w:rsidR="00A83708" w:rsidRPr="00A83708">
        <w:t xml:space="preserve"> odpowiada za klasy potrzebne do obsługi wysyłki wiadomości elektronicznych, mających na celu informowanie pracowników o nowo utworzonych zdarzeniach. </w:t>
      </w:r>
    </w:p>
    <w:p w:rsidR="00A83708" w:rsidRPr="00A83708" w:rsidRDefault="00C8050F" w:rsidP="00A83708">
      <w:pPr>
        <w:pStyle w:val="NormalnyIn"/>
      </w:pPr>
      <w:proofErr w:type="spellStart"/>
      <w:r w:rsidRPr="00C8050F">
        <w:rPr>
          <w:i/>
          <w:rPrChange w:id="2746" w:author="Sebastian" w:date="2011-09-01T11:41:00Z">
            <w:rPr>
              <w:color w:val="0000FF"/>
              <w:u w:val="single"/>
            </w:rPr>
          </w:rPrChange>
        </w:rPr>
        <w:t>net.nfc.web.scheduler</w:t>
      </w:r>
      <w:proofErr w:type="spellEnd"/>
      <w:r w:rsidR="00A83708" w:rsidRPr="00A83708">
        <w:t xml:space="preserve"> jest odpowiedzialny za zarządzanie procesem wysyłki maili powiadamiających pracowników o nowo wprowadzonych do systemu zdarzeniach wymagających ich reakcji.</w:t>
      </w:r>
    </w:p>
    <w:p w:rsidR="00A83708" w:rsidRPr="00A83708" w:rsidRDefault="00C8050F" w:rsidP="00A83708">
      <w:pPr>
        <w:pStyle w:val="NormalnyIn"/>
      </w:pPr>
      <w:proofErr w:type="spellStart"/>
      <w:r w:rsidRPr="00C8050F">
        <w:rPr>
          <w:i/>
          <w:rPrChange w:id="2747" w:author="Sebastian" w:date="2011-09-01T11:41:00Z">
            <w:rPr>
              <w:color w:val="0000FF"/>
              <w:u w:val="single"/>
            </w:rPr>
          </w:rPrChange>
        </w:rPr>
        <w:t>net.nfc.web.service</w:t>
      </w:r>
      <w:proofErr w:type="spellEnd"/>
      <w:r w:rsidR="00A83708" w:rsidRPr="00A83708">
        <w:t xml:space="preserve"> jest modułem, który znajduję się na granicy pomiędzy warstwą modelu – czyli utrwalania danych, a warstwą biznesową. Jego zadaniem jest przesyłanie obiektów do odpowiednich klas DAO (ang. Data Access </w:t>
      </w:r>
      <w:proofErr w:type="spellStart"/>
      <w:r w:rsidR="00A83708" w:rsidRPr="00A83708">
        <w:t>Object</w:t>
      </w:r>
      <w:proofErr w:type="spellEnd"/>
      <w:del w:id="2748" w:author="Sebastian" w:date="2011-09-01T11:41:00Z">
        <w:r w:rsidR="00A83708" w:rsidRPr="00A83708" w:rsidDel="00171D77">
          <w:delText xml:space="preserve"> </w:delText>
        </w:r>
      </w:del>
      <w:r w:rsidR="00A83708" w:rsidRPr="00A83708">
        <w:t>) tak, aby te zapisały informacje w bazie danych.</w:t>
      </w:r>
    </w:p>
    <w:p w:rsidR="0031211F" w:rsidRPr="003D6CDA" w:rsidRDefault="00C8050F" w:rsidP="00347211">
      <w:pPr>
        <w:pStyle w:val="NormalnyIn"/>
      </w:pPr>
      <w:proofErr w:type="spellStart"/>
      <w:r w:rsidRPr="00C8050F">
        <w:rPr>
          <w:i/>
          <w:rPrChange w:id="2749" w:author="Sebastian" w:date="2011-09-01T11:41:00Z">
            <w:rPr>
              <w:color w:val="0000FF"/>
              <w:u w:val="single"/>
            </w:rPr>
          </w:rPrChange>
        </w:rPr>
        <w:t>net.nfc.web.validator</w:t>
      </w:r>
      <w:proofErr w:type="spellEnd"/>
      <w:r w:rsidR="0031211F">
        <w:t xml:space="preserve"> zawiera klasy odpowiadające za poprawność danych przesyłanych w formularza</w:t>
      </w:r>
      <w:r w:rsidR="00FE1FE4">
        <w:t>ch</w:t>
      </w:r>
      <w:r w:rsidR="0031211F">
        <w:t xml:space="preserve"> przez użytkownika końcowego. To jego zadaniem</w:t>
      </w:r>
      <w:r w:rsidR="00FE1FE4">
        <w:t>,</w:t>
      </w:r>
      <w:r w:rsidR="0031211F">
        <w:t xml:space="preserve"> jest powstrzymanie przed </w:t>
      </w:r>
      <w:r w:rsidR="0031211F">
        <w:lastRenderedPageBreak/>
        <w:t xml:space="preserve">wpisaniem do bazy niepoprawnych wartości czy też zadbanie o wypełnienie wszystkich obowiązkowych pól. </w:t>
      </w:r>
    </w:p>
    <w:p w:rsidR="003D6CDA" w:rsidRDefault="0031211F" w:rsidP="002A727E">
      <w:pPr>
        <w:pStyle w:val="Nagwek3"/>
      </w:pPr>
      <w:bookmarkStart w:id="2750" w:name="_Toc302723964"/>
      <w:r>
        <w:t xml:space="preserve">Warstwa </w:t>
      </w:r>
      <w:r w:rsidR="00605F72">
        <w:t>modelu</w:t>
      </w:r>
      <w:r>
        <w:t xml:space="preserve"> danych</w:t>
      </w:r>
      <w:bookmarkEnd w:id="2750"/>
    </w:p>
    <w:p w:rsidR="0031211F" w:rsidRDefault="0031211F" w:rsidP="008A3B8F">
      <w:pPr>
        <w:pStyle w:val="NormalnyIn"/>
        <w:ind w:firstLine="0"/>
      </w:pPr>
      <w:r>
        <w:t>Warstwa ta</w:t>
      </w:r>
      <w:del w:id="2751"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C8050F" w:rsidP="00115E84">
      <w:pPr>
        <w:pStyle w:val="NormalnyIn"/>
        <w:numPr>
          <w:ilvl w:val="0"/>
          <w:numId w:val="17"/>
        </w:numPr>
        <w:rPr>
          <w:i/>
          <w:rPrChange w:id="2752" w:author="Maciek" w:date="2011-09-01T21:47:00Z">
            <w:rPr/>
          </w:rPrChange>
        </w:rPr>
      </w:pPr>
      <w:proofErr w:type="spellStart"/>
      <w:r w:rsidRPr="00C8050F">
        <w:rPr>
          <w:i/>
          <w:rPrChange w:id="2753" w:author="Maciek" w:date="2011-09-01T21:47:00Z">
            <w:rPr>
              <w:color w:val="0000FF"/>
              <w:u w:val="single"/>
            </w:rPr>
          </w:rPrChange>
        </w:rPr>
        <w:t>net.nfc.db.dao</w:t>
      </w:r>
      <w:proofErr w:type="spellEnd"/>
      <w:r w:rsidRPr="00C8050F">
        <w:rPr>
          <w:i/>
          <w:rPrChange w:id="2754" w:author="Maciek" w:date="2011-09-01T21:47:00Z">
            <w:rPr>
              <w:color w:val="0000FF"/>
              <w:u w:val="single"/>
            </w:rPr>
          </w:rPrChange>
        </w:rPr>
        <w:t xml:space="preserve"> </w:t>
      </w:r>
    </w:p>
    <w:p w:rsidR="00CF256A" w:rsidRDefault="00C8050F" w:rsidP="00CF256A">
      <w:pPr>
        <w:pStyle w:val="NormalnyIn"/>
        <w:numPr>
          <w:ilvl w:val="0"/>
          <w:numId w:val="17"/>
        </w:numPr>
        <w:rPr>
          <w:ins w:id="2755" w:author="Maciek" w:date="2011-09-01T21:47:00Z"/>
          <w:i/>
        </w:rPr>
      </w:pPr>
      <w:proofErr w:type="spellStart"/>
      <w:r w:rsidRPr="00C8050F">
        <w:rPr>
          <w:i/>
          <w:rPrChange w:id="2756" w:author="Maciek" w:date="2011-09-01T21:47:00Z">
            <w:rPr>
              <w:color w:val="0000FF"/>
              <w:u w:val="single"/>
            </w:rPr>
          </w:rPrChange>
        </w:rPr>
        <w:t>net.nfc.db.entity</w:t>
      </w:r>
      <w:proofErr w:type="spellEnd"/>
    </w:p>
    <w:p w:rsidR="00C8050F" w:rsidRPr="00C8050F" w:rsidRDefault="00C8050F" w:rsidP="00C8050F">
      <w:pPr>
        <w:pStyle w:val="NormalnyIn"/>
        <w:ind w:firstLine="0"/>
        <w:rPr>
          <w:i/>
          <w:rPrChange w:id="2757" w:author="Maciek" w:date="2011-09-01T21:47:00Z">
            <w:rPr/>
          </w:rPrChange>
        </w:rPr>
        <w:pPrChange w:id="2758" w:author="Maciek" w:date="2011-09-01T21:48:00Z">
          <w:pPr>
            <w:pStyle w:val="NormalnyIn"/>
            <w:numPr>
              <w:numId w:val="17"/>
            </w:numPr>
            <w:ind w:left="1287" w:hanging="360"/>
          </w:pPr>
        </w:pPrChange>
      </w:pPr>
    </w:p>
    <w:p w:rsidR="00115E84" w:rsidDel="00171D77" w:rsidRDefault="00115E84" w:rsidP="00171D77">
      <w:pPr>
        <w:pStyle w:val="NormalnyIn"/>
        <w:rPr>
          <w:del w:id="2759" w:author="Sebastian" w:date="2011-09-01T11:42:00Z"/>
        </w:rPr>
      </w:pPr>
      <w:r>
        <w:t xml:space="preserve">Paczka </w:t>
      </w:r>
      <w:proofErr w:type="spellStart"/>
      <w:r w:rsidR="00C8050F" w:rsidRPr="00C8050F">
        <w:rPr>
          <w:i/>
          <w:rPrChange w:id="2760" w:author="Sebastian" w:date="2011-09-01T11:42:00Z">
            <w:rPr>
              <w:color w:val="0000FF"/>
              <w:u w:val="single"/>
            </w:rPr>
          </w:rPrChange>
        </w:rP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proofErr w:type="spellStart"/>
      <w:r w:rsidR="00C8050F" w:rsidRPr="00C8050F">
        <w:rPr>
          <w:i/>
          <w:rPrChange w:id="2761" w:author="Sebastian" w:date="2011-09-01T11:42:00Z">
            <w:rPr>
              <w:color w:val="0000FF"/>
              <w:u w:val="single"/>
            </w:rPr>
          </w:rPrChange>
        </w:rPr>
        <w:t>net.nfc.db.entity</w:t>
      </w:r>
      <w:proofErr w:type="spellEnd"/>
      <w:r>
        <w:t xml:space="preserve"> zawiera klasy mapowane </w:t>
      </w:r>
      <w:r w:rsidR="00FB320D">
        <w:t xml:space="preserve">na encje bazy danych. Są to podstawowe obiekty biznesowe reprezentujące np. pracownika, zdarzenie, </w:t>
      </w:r>
      <w:del w:id="2762" w:author="Sebastian" w:date="2011-09-01T11:42:00Z">
        <w:r w:rsidR="00FB320D" w:rsidDel="00171D77">
          <w:delText xml:space="preserve">lokalizacje </w:delText>
        </w:r>
      </w:del>
      <w:ins w:id="2763" w:author="Sebastian" w:date="2011-09-01T11:42:00Z">
        <w:r w:rsidR="00171D77">
          <w:t xml:space="preserve">lokalizację </w:t>
        </w:r>
      </w:ins>
      <w:r w:rsidR="00FB320D">
        <w:t xml:space="preserve">czy też </w:t>
      </w:r>
      <w:del w:id="2764" w:author="Sebastian" w:date="2011-09-01T11:42:00Z">
        <w:r w:rsidR="00FB320D" w:rsidDel="00171D77">
          <w:delText>firmę</w:delText>
        </w:r>
      </w:del>
      <w:ins w:id="2765" w:author="Sebastian" w:date="2011-09-01T11:42:00Z">
        <w:r w:rsidR="00171D77">
          <w:t>kontrahenta</w:t>
        </w:r>
      </w:ins>
      <w:r w:rsidR="00FB320D">
        <w:t xml:space="preserve">. W paczce tej zawarte są dodatkowo pliki konfiguracyjne </w:t>
      </w:r>
      <w:del w:id="2766" w:author="Sebastian" w:date="2011-09-01T11:42:00Z">
        <w:r w:rsidR="00FB320D" w:rsidDel="00171D77">
          <w:delText>hibernate</w:delText>
        </w:r>
      </w:del>
      <w:ins w:id="2767"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2768" w:name="_Toc302723965"/>
      <w:r>
        <w:t>Warstwa prezentacji</w:t>
      </w:r>
      <w:bookmarkEnd w:id="2768"/>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2769" w:author="Sebastian" w:date="2011-09-01T11:42:00Z">
        <w:r w:rsidR="00B30D0A" w:rsidDel="00171D77">
          <w:delText xml:space="preserve"> </w:delText>
        </w:r>
      </w:del>
      <w:r w:rsidR="00B30D0A">
        <w:t xml:space="preserve">.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2770" w:author="Sebastian" w:date="2011-09-01T11:43:00Z">
        <w:r w:rsidR="00605F72" w:rsidDel="00171D77">
          <w:delText xml:space="preserve">edycje </w:delText>
        </w:r>
      </w:del>
      <w:ins w:id="2771" w:author="Sebastian" w:date="2011-09-01T11:43:00Z">
        <w:r w:rsidR="00171D77">
          <w:t xml:space="preserve">edycję </w:t>
        </w:r>
      </w:ins>
      <w:r w:rsidR="00605F72">
        <w:t xml:space="preserve">danych bez odpowiednich uprawnień. </w:t>
      </w:r>
    </w:p>
    <w:p w:rsidR="00A83708" w:rsidRPr="00A83708" w:rsidRDefault="00A83708" w:rsidP="00A83708">
      <w:pPr>
        <w:pStyle w:val="NormalnyIn"/>
        <w:ind w:firstLine="0"/>
      </w:pPr>
      <w:r w:rsidRPr="00A83708">
        <w:tab/>
        <w:t xml:space="preserve">Podczas jej tworzenia położyłem 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A83708" w:rsidRDefault="00A83708" w:rsidP="00FB320D">
      <w:pPr>
        <w:pStyle w:val="NormalnyIn"/>
        <w:ind w:firstLine="0"/>
      </w:pPr>
    </w:p>
    <w:p w:rsidR="00605F72" w:rsidRDefault="0074147F" w:rsidP="00446162">
      <w:pPr>
        <w:pStyle w:val="Nagwek3"/>
      </w:pPr>
      <w:bookmarkStart w:id="2772" w:name="_Toc302723966"/>
      <w:r>
        <w:lastRenderedPageBreak/>
        <w:t>Budowa panelu a</w:t>
      </w:r>
      <w:r w:rsidR="00162DB9">
        <w:t>dministracyjnego</w:t>
      </w:r>
      <w:bookmarkEnd w:id="2772"/>
    </w:p>
    <w:p w:rsidR="00A83708" w:rsidRDefault="00162DB9" w:rsidP="00A83708">
      <w:pPr>
        <w:pStyle w:val="NormalnyIn"/>
        <w:ind w:firstLine="0"/>
      </w:pPr>
      <w:r>
        <w:t xml:space="preserve">Panel </w:t>
      </w:r>
      <w:del w:id="2773" w:author="Sebastian" w:date="2011-09-01T11:43:00Z">
        <w:r w:rsidDel="00171D77">
          <w:delText xml:space="preserve">Administracyjny </w:delText>
        </w:r>
      </w:del>
      <w:ins w:id="2774"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2775" w:author="Sebastian" w:date="2011-09-01T11:43:00Z">
        <w:r w:rsidDel="00171D77">
          <w:delText xml:space="preserve">funkcję </w:delText>
        </w:r>
      </w:del>
      <w:ins w:id="2776"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rPr>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7"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Schemat budowy panelu administracyjnego</w:t>
      </w:r>
    </w:p>
    <w:p w:rsidR="005817CE" w:rsidRDefault="005817CE" w:rsidP="005817CE">
      <w:pPr>
        <w:pStyle w:val="Nagwek3"/>
      </w:pPr>
      <w:bookmarkStart w:id="2777" w:name="_Toc302723967"/>
      <w:r>
        <w:lastRenderedPageBreak/>
        <w:t>Role użytkowników oraz zabezpieczenie portalu</w:t>
      </w:r>
      <w:bookmarkEnd w:id="2777"/>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w:t>
      </w:r>
      <w:commentRangeStart w:id="2778"/>
      <w:r>
        <w:t xml:space="preserve">użytkownik mógł być zalogowany tylko raz do </w:t>
      </w:r>
      <w:commentRangeStart w:id="2779"/>
      <w:r>
        <w:t>systemu</w:t>
      </w:r>
      <w:commentRangeEnd w:id="2778"/>
      <w:r w:rsidR="00171D77">
        <w:rPr>
          <w:rStyle w:val="Odwoaniedokomentarza"/>
          <w:rFonts w:ascii="Calibri" w:eastAsia="Calibri" w:hAnsi="Calibri"/>
          <w:lang w:eastAsia="en-US"/>
        </w:rPr>
        <w:commentReference w:id="2778"/>
      </w:r>
      <w:commentRangeEnd w:id="2779"/>
      <w:r w:rsidR="00A26295">
        <w:rPr>
          <w:rStyle w:val="Odwoaniedokomentarza"/>
          <w:rFonts w:ascii="Calibri" w:eastAsia="Calibri" w:hAnsi="Calibri"/>
          <w:lang w:eastAsia="en-US"/>
        </w:rPr>
        <w:commentReference w:id="2779"/>
      </w:r>
      <w:r>
        <w:t xml:space="preserve">. </w:t>
      </w:r>
      <w:r w:rsidR="009922FB">
        <w:t xml:space="preserve">Dodatkowo </w:t>
      </w:r>
      <w:r>
        <w:t>zaimplementowana</w:t>
      </w:r>
      <w:ins w:id="2780" w:author="Sebastian" w:date="2011-09-01T11:44:00Z">
        <w:r w:rsidR="00171D77">
          <w:t xml:space="preserve"> jest</w:t>
        </w:r>
      </w:ins>
      <w:r>
        <w:t xml:space="preserve"> funkcja</w:t>
      </w:r>
      <w:r w:rsidR="009922FB">
        <w:t>,</w:t>
      </w:r>
      <w:r>
        <w:t xml:space="preserve"> która </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t>ROLE_USER</w:t>
      </w:r>
      <w:proofErr w:type="spellEnd"/>
      <w:r>
        <w:t xml:space="preserve"> – posiada wgląd do danych zgromadzonych w bazie na zasadzie </w:t>
      </w:r>
      <w:proofErr w:type="spellStart"/>
      <w:r>
        <w:t>read-only</w:t>
      </w:r>
      <w:proofErr w:type="spellEnd"/>
      <w:r>
        <w:t>. Użytkownik z tym uprawnieniem</w:t>
      </w:r>
      <w:del w:id="2781" w:author="Sebastian" w:date="2011-09-01T11:44:00Z">
        <w:r w:rsidR="009922FB" w:rsidDel="00171D77">
          <w:delText>,</w:delText>
        </w:r>
      </w:del>
      <w:r>
        <w:t xml:space="preserve"> może również edytować zdarzenie</w:t>
      </w:r>
      <w:r w:rsidR="009922FB">
        <w:t>,</w:t>
      </w:r>
      <w:r>
        <w:t xml:space="preserve"> którym się zajmował</w:t>
      </w:r>
      <w:ins w:id="2782" w:author="Sebastian" w:date="2011-09-01T11:44:00Z">
        <w:r w:rsidR="00171D77">
          <w:t>.</w:t>
        </w:r>
      </w:ins>
      <w:del w:id="2783" w:author="Sebastian" w:date="2011-09-01T11:44:00Z">
        <w:r w:rsidR="009922FB" w:rsidDel="00171D77">
          <w:delText>,</w:delText>
        </w:r>
      </w:del>
      <w:r>
        <w:t xml:space="preserve"> </w:t>
      </w:r>
      <w:del w:id="2784" w:author="Sebastian" w:date="2011-09-01T11:44:00Z">
        <w:r w:rsidDel="00171D77">
          <w:delText xml:space="preserve">poprzez </w:delText>
        </w:r>
      </w:del>
      <w:ins w:id="2785" w:author="Sebastian" w:date="2011-09-01T11:44:00Z">
        <w:r w:rsidR="00171D77">
          <w:t xml:space="preserve">Modyfikacja taka polega na </w:t>
        </w:r>
      </w:ins>
      <w:r>
        <w:t>ustawieni</w:t>
      </w:r>
      <w:ins w:id="2786" w:author="Sebastian" w:date="2011-09-01T11:44:00Z">
        <w:r w:rsidR="00171D77">
          <w:t>u</w:t>
        </w:r>
      </w:ins>
      <w:del w:id="2787" w:author="Sebastian" w:date="2011-09-01T11:44:00Z">
        <w:r w:rsidDel="00171D77">
          <w:delText>e</w:delText>
        </w:r>
      </w:del>
      <w:r>
        <w:t xml:space="preserve"> go w statusie </w:t>
      </w:r>
      <w:ins w:id="2788" w:author="Sebastian" w:date="2011-09-01T11:45:00Z">
        <w:r w:rsidR="00C64361">
          <w:t>„</w:t>
        </w:r>
      </w:ins>
      <w:r>
        <w:t>zamknięte</w:t>
      </w:r>
      <w:ins w:id="2789" w:author="Sebastian" w:date="2011-09-01T11:45:00Z">
        <w:r w:rsidR="00C64361">
          <w:t>”</w:t>
        </w:r>
      </w:ins>
      <w:del w:id="2790" w:author="Sebastian" w:date="2011-09-01T11:45:00Z">
        <w:r w:rsidDel="00C64361">
          <w:delText>,</w:delText>
        </w:r>
      </w:del>
      <w:ins w:id="2791" w:author="Sebastian" w:date="2011-09-01T11:45:00Z">
        <w:r w:rsidR="00C64361">
          <w:t xml:space="preserve"> i</w:t>
        </w:r>
      </w:ins>
      <w:r>
        <w:t xml:space="preserve"> doda</w:t>
      </w:r>
      <w:ins w:id="2792" w:author="Sebastian" w:date="2011-09-01T11:45:00Z">
        <w:r w:rsidR="00C64361">
          <w:t>niu</w:t>
        </w:r>
      </w:ins>
      <w:del w:id="2793" w:author="Sebastian" w:date="2011-09-01T11:45:00Z">
        <w:r w:rsidDel="00C64361">
          <w:delText>jąc</w:delText>
        </w:r>
      </w:del>
      <w:r>
        <w:t xml:space="preserve"> opcjonaln</w:t>
      </w:r>
      <w:ins w:id="2794" w:author="Sebastian" w:date="2011-09-01T11:45:00Z">
        <w:r w:rsidR="00C64361">
          <w:t>ego,</w:t>
        </w:r>
      </w:ins>
      <w:del w:id="2795" w:author="Sebastian" w:date="2011-09-01T11:45:00Z">
        <w:r w:rsidDel="00C64361">
          <w:delText>y</w:delText>
        </w:r>
      </w:del>
      <w:r>
        <w:t xml:space="preserve"> dodatkow</w:t>
      </w:r>
      <w:ins w:id="2796" w:author="Sebastian" w:date="2011-09-01T11:45:00Z">
        <w:r w:rsidR="00C64361">
          <w:t>ego</w:t>
        </w:r>
      </w:ins>
      <w:del w:id="2797" w:author="Sebastian" w:date="2011-09-01T11:45:00Z">
        <w:r w:rsidDel="00C64361">
          <w:delText>y</w:delText>
        </w:r>
      </w:del>
      <w:r>
        <w:t xml:space="preserve"> komentarz</w:t>
      </w:r>
      <w:ins w:id="2798" w:author="Sebastian" w:date="2011-09-01T11:45:00Z">
        <w:r w:rsidR="00C64361">
          <w:t>a</w:t>
        </w:r>
      </w:ins>
      <w:r>
        <w:t>.</w:t>
      </w:r>
      <w:del w:id="2799" w:author="Sebastian" w:date="2011-09-01T11:46:00Z">
        <w:r w:rsidDel="00C64361">
          <w:delText xml:space="preserve"> </w:delText>
        </w:r>
      </w:del>
    </w:p>
    <w:p w:rsidR="00A50D88" w:rsidRDefault="00A50D88" w:rsidP="005817CE">
      <w:pPr>
        <w:pStyle w:val="NormalnyIn"/>
        <w:ind w:firstLine="0"/>
      </w:pPr>
      <w:r>
        <w:tab/>
      </w:r>
      <w:proofErr w:type="spellStart"/>
      <w: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t>ROLE_ADMIN</w:t>
      </w:r>
      <w:proofErr w:type="spellEnd"/>
      <w:r>
        <w:t xml:space="preserve"> – jest to uprawnienie przypisane administratorowi systemu. Posiada on te same uprawnienia co użytkownik z rolą </w:t>
      </w:r>
      <w:proofErr w:type="spellStart"/>
      <w:ins w:id="2800" w:author="Sebastian" w:date="2011-09-01T11:46:00Z">
        <w:r w:rsidR="00C64361">
          <w:t>ROLE_</w:t>
        </w:r>
      </w:ins>
      <w:r>
        <w:t>SUPER_USER</w:t>
      </w:r>
      <w:proofErr w:type="spellEnd"/>
      <w:r>
        <w:t xml:space="preserve"> i dodatkowo ma udostępnioną zakładkę „</w:t>
      </w:r>
      <w:del w:id="2801" w:author="Sebastian" w:date="2011-09-01T11:46:00Z">
        <w:r w:rsidDel="00C64361">
          <w:delText>ADMINISTRACJA</w:delText>
        </w:r>
      </w:del>
      <w:ins w:id="2802"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2803" w:author="Sebastian" w:date="2011-09-01T11:46:00Z">
        <w:r w:rsidR="00CC0B41" w:rsidDel="00C64361">
          <w:delText xml:space="preserve">uprawnieniem </w:delText>
        </w:r>
      </w:del>
      <w:ins w:id="2804" w:author="Sebastian" w:date="2011-09-01T11:46:00Z">
        <w:r w:rsidR="00C64361">
          <w:t xml:space="preserve">przywilejem </w:t>
        </w:r>
      </w:ins>
      <w:r w:rsidR="00CC0B41">
        <w:t xml:space="preserve">jest także nadawanie dostępu do panelu. </w:t>
      </w:r>
    </w:p>
    <w:p w:rsidR="00CC0B41" w:rsidRDefault="00CC0B41" w:rsidP="00CC0B41">
      <w:pPr>
        <w:pStyle w:val="Nagwek3"/>
      </w:pPr>
      <w:bookmarkStart w:id="2805" w:name="_Toc302723968"/>
      <w:r>
        <w:t>Opis zakładek</w:t>
      </w:r>
      <w:bookmarkEnd w:id="2805"/>
    </w:p>
    <w:p w:rsidR="00347211"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010A89" w:rsidRDefault="00CC0B41" w:rsidP="00E87AB8">
      <w:pPr>
        <w:pStyle w:val="NormalnyIn"/>
        <w:ind w:firstLine="0"/>
        <w:rPr>
          <w:ins w:id="2806" w:author="Sebastian" w:date="2011-09-01T11:55:00Z"/>
        </w:rPr>
      </w:pPr>
      <w:r>
        <w:tab/>
        <w:t xml:space="preserve">Po wybraniu zakładki „Zdarzenia” operator zostaje przeniesiony do strony wyświetlającej wszystkie zdarzenia zarejestrowane w systemie. Możliwe jest wybranie kryteriów filtru w celu </w:t>
      </w:r>
      <w:r w:rsidR="009922FB">
        <w:t xml:space="preserve">zawężenia wyświetlanych wyników oraz, </w:t>
      </w:r>
      <w:del w:id="2807"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2808" w:author="Sebastian" w:date="2011-09-01T11:47:00Z">
        <w:r w:rsidR="00C64361">
          <w:t>ę</w:t>
        </w:r>
      </w:ins>
      <w:del w:id="2809" w:author="Sebastian" w:date="2011-09-01T11:47:00Z">
        <w:r w:rsidDel="00C64361">
          <w:delText>e</w:delText>
        </w:r>
      </w:del>
      <w:r>
        <w:t xml:space="preserve"> usługi. </w:t>
      </w:r>
    </w:p>
    <w:p w:rsidR="00010A89" w:rsidRDefault="00010A89">
      <w:pPr>
        <w:jc w:val="left"/>
        <w:rPr>
          <w:ins w:id="2810" w:author="Sebastian" w:date="2011-09-01T11:55:00Z"/>
          <w:rFonts w:ascii="Times New Roman" w:eastAsia="Times New Roman" w:hAnsi="Times New Roman"/>
          <w:sz w:val="24"/>
          <w:szCs w:val="24"/>
          <w:lang w:eastAsia="pl-PL"/>
        </w:rPr>
      </w:pPr>
      <w:ins w:id="2811" w:author="Sebastian" w:date="2011-09-01T11:55:00Z">
        <w:r>
          <w:br w:type="page"/>
        </w:r>
      </w:ins>
    </w:p>
    <w:p w:rsidR="00E87AB8" w:rsidRDefault="00E87AB8" w:rsidP="00E87AB8">
      <w:pPr>
        <w:pStyle w:val="NormalnyIn"/>
        <w:ind w:firstLine="0"/>
      </w:pPr>
    </w:p>
    <w:p w:rsidR="0074625B" w:rsidRDefault="00E87AB8" w:rsidP="00E87AB8">
      <w:pPr>
        <w:pStyle w:val="NormalnyIn"/>
        <w:ind w:firstLine="0"/>
      </w:pPr>
      <w:r>
        <w:t>Każdy wyświetlany na liście wynik</w:t>
      </w:r>
      <w:del w:id="2812" w:author="Sebastian" w:date="2011-09-01T11:47:00Z">
        <w:r w:rsidR="009922FB" w:rsidDel="00C64361">
          <w:delText>,</w:delText>
        </w:r>
      </w:del>
      <w:r>
        <w:t xml:space="preserve"> jest hiperłączem do zakładki wyświetlającej szczegółowe dane o danej pozycji z możliwością ich edycji. </w:t>
      </w:r>
      <w:ins w:id="2813" w:author="Maciek" w:date="2011-09-01T21:46:00Z">
        <w:r w:rsidR="00CF256A">
          <w:t>Operator ma możliwość wyeksportowania szczegółowych danych zdarzenia do</w:t>
        </w:r>
      </w:ins>
      <w:ins w:id="2814" w:author="Maciek" w:date="2011-09-01T21:47:00Z">
        <w:r w:rsidR="00CF256A">
          <w:t xml:space="preserve"> pliku PDF. </w:t>
        </w:r>
      </w:ins>
    </w:p>
    <w:p w:rsidR="003B21BC" w:rsidRDefault="003B21BC" w:rsidP="00E87AB8">
      <w:pPr>
        <w:pStyle w:val="NormalnyIn"/>
        <w:ind w:firstLine="0"/>
      </w:pPr>
    </w:p>
    <w:p w:rsidR="00A76B71" w:rsidRDefault="00A76B71" w:rsidP="00E87AB8">
      <w:pPr>
        <w:pStyle w:val="NormalnyIn"/>
        <w:ind w:firstLine="0"/>
      </w:pPr>
      <w:proofErr w:type="spellStart"/>
      <w:r>
        <w:t>screen</w:t>
      </w:r>
      <w:proofErr w:type="spellEnd"/>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E87AB8" w:rsidRDefault="00E87AB8" w:rsidP="00E87AB8">
      <w:pPr>
        <w:pStyle w:val="NormalnyIn"/>
        <w:ind w:firstLine="360"/>
      </w:pPr>
      <w:r>
        <w:t xml:space="preserve">Zakładka „Lokalizacje” ma </w:t>
      </w:r>
      <w:del w:id="2815" w:author="Sebastian" w:date="2011-09-01T11:55:00Z">
        <w:r w:rsidDel="00010A89">
          <w:delText>za zadanie wyświetlenie użytkownikowi</w:delText>
        </w:r>
      </w:del>
      <w:ins w:id="2816" w:author="Sebastian" w:date="2011-09-01T11:55:00Z">
        <w:r w:rsidR="00010A89">
          <w:t>użytkownikowi przedstawia listę</w:t>
        </w:r>
      </w:ins>
      <w:r>
        <w:t xml:space="preserve"> wszystkich lokalizacji wprowadzonych do systemu. Pozwala na wgląd do szczegółowych danych o wybran</w:t>
      </w:r>
      <w:ins w:id="2817" w:author="Sebastian" w:date="2011-09-01T11:55:00Z">
        <w:r w:rsidR="00010A89">
          <w:t>ej lokalizacji</w:t>
        </w:r>
      </w:ins>
      <w:del w:id="2818" w:author="Sebastian" w:date="2011-09-01T11:55:00Z">
        <w:r w:rsidDel="00010A89">
          <w:delText>ym miejscu</w:delText>
        </w:r>
      </w:del>
      <w:r>
        <w:t xml:space="preserve">.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A76B71" w:rsidRDefault="00A76B71">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Po wybraniu pozycji „Urządzenia” z menu</w:t>
      </w:r>
      <w:r w:rsidR="009922FB">
        <w:t>,</w:t>
      </w:r>
      <w:r>
        <w:t xml:space="preserve"> zostaje przedstawiona lista </w:t>
      </w:r>
      <w:del w:id="2819" w:author="Sebastian" w:date="2011-09-01T11:55:00Z">
        <w:r w:rsidDel="00010A89">
          <w:delText>urządzeń</w:delText>
        </w:r>
      </w:del>
      <w:ins w:id="2820"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Del="00594997" w:rsidRDefault="0030698E" w:rsidP="00E87AB8">
      <w:pPr>
        <w:pStyle w:val="NormalnyIn"/>
        <w:ind w:firstLine="360"/>
        <w:rPr>
          <w:del w:id="2821" w:author="Maciek" w:date="2011-09-01T21:28:00Z"/>
        </w:rPr>
      </w:pPr>
      <w:ins w:id="2822" w:author="Maciek" w:date="2011-09-01T21:28:00Z">
        <w:r>
          <w:rPr>
            <w:noProof/>
            <w:rPrChange w:id="2823" w:author="Unknown">
              <w:rPr>
                <w:noProof/>
                <w:color w:val="0000FF"/>
                <w:u w:val="single"/>
              </w:rPr>
            </w:rPrChange>
          </w:rPr>
          <w:drawing>
            <wp:inline distT="0" distB="0" distL="0" distR="0">
              <wp:extent cx="5760085" cy="3497194"/>
              <wp:effectExtent l="19050" t="0" r="0"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C8050F" w:rsidRPr="00C8050F" w:rsidRDefault="00C8050F" w:rsidP="00C8050F">
      <w:pPr>
        <w:pStyle w:val="NormalnyIn"/>
        <w:ind w:firstLine="360"/>
        <w:jc w:val="center"/>
        <w:rPr>
          <w:del w:id="2824" w:author="Maciek" w:date="2011-09-01T21:28:00Z"/>
          <w:i/>
          <w:rPrChange w:id="2825" w:author="Maciek" w:date="2011-09-01T21:41:00Z">
            <w:rPr>
              <w:del w:id="2826" w:author="Maciek" w:date="2011-09-01T21:28:00Z"/>
            </w:rPr>
          </w:rPrChange>
        </w:rPr>
        <w:pPrChange w:id="2827" w:author="Maciek" w:date="2011-09-01T21:41:00Z">
          <w:pPr>
            <w:pStyle w:val="NormalnyIn"/>
            <w:ind w:firstLine="360"/>
          </w:pPr>
        </w:pPrChange>
      </w:pPr>
      <w:del w:id="2828" w:author="Maciek" w:date="2011-09-01T21:28:00Z">
        <w:r w:rsidRPr="00C8050F">
          <w:rPr>
            <w:i/>
            <w:rPrChange w:id="2829" w:author="Maciek" w:date="2011-09-01T21:41:00Z">
              <w:rPr>
                <w:color w:val="0000FF"/>
                <w:u w:val="single"/>
              </w:rPr>
            </w:rPrChange>
          </w:rPr>
          <w:delText>screen</w:delText>
        </w:r>
      </w:del>
      <w:ins w:id="2830" w:author="Maciek" w:date="2011-09-01T21:38:00Z">
        <w:r w:rsidRPr="00C8050F">
          <w:rPr>
            <w:i/>
            <w:rPrChange w:id="2831" w:author="Maciek" w:date="2011-09-01T21:41:00Z">
              <w:rPr>
                <w:color w:val="0000FF"/>
                <w:u w:val="single"/>
              </w:rPr>
            </w:rPrChange>
          </w:rPr>
          <w:t>Rysunek … Widok zakładki „</w:t>
        </w:r>
        <w:r w:rsidR="00A26295" w:rsidRPr="00A26295">
          <w:rPr>
            <w:i/>
          </w:rPr>
          <w:t>Urządzenia”</w:t>
        </w:r>
      </w:ins>
    </w:p>
    <w:p w:rsidR="00EC7C9D" w:rsidRDefault="00EC7C9D" w:rsidP="00E87AB8">
      <w:pPr>
        <w:pStyle w:val="NormalnyIn"/>
        <w:ind w:firstLine="360"/>
      </w:pPr>
    </w:p>
    <w:p w:rsidR="00EC7C9D" w:rsidRDefault="0030698E" w:rsidP="00E87AB8">
      <w:pPr>
        <w:pStyle w:val="NormalnyIn"/>
        <w:ind w:firstLine="360"/>
      </w:pPr>
      <w:ins w:id="2832" w:author="Maciek" w:date="2011-09-01T21:28:00Z">
        <w:r>
          <w:rPr>
            <w:noProof/>
            <w:rPrChange w:id="2833" w:author="Unknown">
              <w:rPr>
                <w:noProof/>
                <w:color w:val="0000FF"/>
                <w:u w:val="single"/>
              </w:rPr>
            </w:rPrChange>
          </w:rPr>
          <w:drawing>
            <wp:inline distT="0" distB="0" distL="0" distR="0">
              <wp:extent cx="5760085" cy="3497194"/>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C8050F" w:rsidDel="00726470" w:rsidRDefault="00C8050F" w:rsidP="00676162">
      <w:pPr>
        <w:pStyle w:val="NormalnyIn"/>
        <w:ind w:firstLine="360"/>
        <w:rPr>
          <w:del w:id="2834" w:author="Maciek" w:date="2011-09-01T23:08:00Z"/>
          <w:i/>
        </w:rPr>
      </w:pPr>
      <w:ins w:id="2835" w:author="Maciek" w:date="2011-09-01T21:38:00Z">
        <w:r w:rsidRPr="00C8050F">
          <w:rPr>
            <w:i/>
            <w:rPrChange w:id="2836" w:author="Maciek" w:date="2011-09-01T21:41:00Z">
              <w:rPr>
                <w:color w:val="0000FF"/>
                <w:u w:val="single"/>
              </w:rPr>
            </w:rPrChange>
          </w:rPr>
          <w:t>Rysunek … Szczegółowy widok</w:t>
        </w:r>
      </w:ins>
      <w:ins w:id="2837" w:author="Maciek" w:date="2011-09-01T21:41:00Z">
        <w:r w:rsidR="00A26295">
          <w:rPr>
            <w:i/>
          </w:rPr>
          <w:t xml:space="preserve"> z danymi</w:t>
        </w:r>
      </w:ins>
      <w:ins w:id="2838" w:author="Maciek" w:date="2011-09-01T21:38:00Z">
        <w:r w:rsidRPr="00C8050F">
          <w:rPr>
            <w:i/>
            <w:rPrChange w:id="2839" w:author="Maciek" w:date="2011-09-01T21:41:00Z">
              <w:rPr>
                <w:color w:val="0000FF"/>
                <w:u w:val="single"/>
              </w:rPr>
            </w:rPrChange>
          </w:rPr>
          <w:t xml:space="preserve"> urządzenia</w:t>
        </w:r>
      </w:ins>
    </w:p>
    <w:p w:rsidR="00726470" w:rsidRPr="00C8050F" w:rsidRDefault="00726470" w:rsidP="00C8050F">
      <w:pPr>
        <w:pStyle w:val="NormalnyIn"/>
        <w:ind w:firstLine="360"/>
        <w:jc w:val="center"/>
        <w:rPr>
          <w:ins w:id="2840" w:author="Sebastian Łuczak" w:date="2011-09-02T10:44:00Z"/>
          <w:i/>
          <w:rPrChange w:id="2841" w:author="Maciek" w:date="2011-09-01T21:41:00Z">
            <w:rPr>
              <w:ins w:id="2842" w:author="Sebastian Łuczak" w:date="2011-09-02T10:44:00Z"/>
            </w:rPr>
          </w:rPrChange>
        </w:rPr>
        <w:pPrChange w:id="2843" w:author="Maciek" w:date="2011-09-01T21:41:00Z">
          <w:pPr>
            <w:pStyle w:val="NormalnyIn"/>
            <w:ind w:firstLine="360"/>
          </w:pPr>
        </w:pPrChange>
      </w:pPr>
    </w:p>
    <w:p w:rsidR="0030698E" w:rsidDel="00726470" w:rsidRDefault="0030698E" w:rsidP="00726470">
      <w:pPr>
        <w:pStyle w:val="NormalnyIn"/>
        <w:ind w:firstLine="0"/>
        <w:rPr>
          <w:del w:id="2844" w:author="Maciek" w:date="2011-09-01T23:08:00Z"/>
        </w:rPr>
        <w:pPrChange w:id="2845" w:author="Sebastian Łuczak" w:date="2011-09-02T10:44:00Z">
          <w:pPr>
            <w:pStyle w:val="NormalnyIn"/>
            <w:ind w:firstLine="360"/>
          </w:pPr>
        </w:pPrChange>
      </w:pPr>
    </w:p>
    <w:p w:rsidR="00726470" w:rsidRDefault="00726470" w:rsidP="00726470">
      <w:pPr>
        <w:pStyle w:val="NormalnyIn"/>
        <w:ind w:firstLine="0"/>
        <w:jc w:val="center"/>
        <w:rPr>
          <w:ins w:id="2846" w:author="Sebastian Łuczak" w:date="2011-09-02T10:44:00Z"/>
        </w:rPr>
        <w:pPrChange w:id="2847" w:author="Sebastian Łuczak" w:date="2011-09-02T10:44:00Z">
          <w:pPr>
            <w:pStyle w:val="NormalnyIn"/>
            <w:ind w:firstLine="360"/>
          </w:pPr>
        </w:pPrChange>
      </w:pPr>
    </w:p>
    <w:p w:rsidR="0030698E" w:rsidRDefault="0030698E" w:rsidP="00726470">
      <w:pPr>
        <w:pStyle w:val="NormalnyIn"/>
        <w:ind w:firstLine="0"/>
        <w:rPr>
          <w:del w:id="2848" w:author="Maciek" w:date="2011-09-01T23:08:00Z"/>
        </w:rPr>
        <w:pPrChange w:id="2849" w:author="Sebastian Łuczak" w:date="2011-09-02T10:44:00Z">
          <w:pPr>
            <w:pStyle w:val="NormalnyIn"/>
            <w:ind w:firstLine="360"/>
          </w:pPr>
        </w:pPrChange>
      </w:pPr>
    </w:p>
    <w:p w:rsidR="0030698E" w:rsidRDefault="0030698E" w:rsidP="00726470">
      <w:pPr>
        <w:pStyle w:val="NormalnyIn"/>
        <w:ind w:firstLine="0"/>
        <w:rPr>
          <w:del w:id="2850" w:author="Maciek" w:date="2011-09-01T23:08:00Z"/>
        </w:rPr>
        <w:pPrChange w:id="2851" w:author="Sebastian Łuczak" w:date="2011-09-02T10:44:00Z">
          <w:pPr>
            <w:pStyle w:val="NormalnyIn"/>
            <w:ind w:firstLine="360"/>
          </w:pPr>
        </w:pPrChange>
      </w:pPr>
    </w:p>
    <w:p w:rsidR="0030698E" w:rsidRDefault="0030698E" w:rsidP="00726470">
      <w:pPr>
        <w:pStyle w:val="NormalnyIn"/>
        <w:ind w:firstLine="0"/>
        <w:rPr>
          <w:del w:id="2852" w:author="Maciek" w:date="2011-09-01T23:08:00Z"/>
        </w:rPr>
        <w:pPrChange w:id="2853" w:author="Sebastian Łuczak" w:date="2011-09-02T10:44:00Z">
          <w:pPr>
            <w:pStyle w:val="NormalnyIn"/>
            <w:ind w:firstLine="360"/>
          </w:pPr>
        </w:pPrChange>
      </w:pPr>
    </w:p>
    <w:p w:rsidR="0030698E" w:rsidRDefault="0030698E" w:rsidP="00726470">
      <w:pPr>
        <w:pStyle w:val="NormalnyIn"/>
        <w:ind w:firstLine="0"/>
        <w:rPr>
          <w:del w:id="2854" w:author="Maciek" w:date="2011-09-01T23:08:00Z"/>
        </w:rPr>
        <w:pPrChange w:id="2855" w:author="Sebastian Łuczak" w:date="2011-09-02T10:44:00Z">
          <w:pPr>
            <w:pStyle w:val="NormalnyIn"/>
            <w:ind w:firstLine="360"/>
          </w:pPr>
        </w:pPrChange>
      </w:pPr>
    </w:p>
    <w:p w:rsidR="00993D3D" w:rsidRDefault="00993D3D" w:rsidP="00726470">
      <w:pPr>
        <w:pStyle w:val="NormalnyIn"/>
        <w:ind w:firstLine="0"/>
        <w:pPrChange w:id="2856" w:author="Sebastian Łuczak" w:date="2011-09-02T10:44:00Z">
          <w:pPr>
            <w:pStyle w:val="NormalnyIn"/>
            <w:ind w:firstLine="360"/>
          </w:pPr>
        </w:pPrChange>
      </w:pPr>
      <w:r>
        <w:t xml:space="preserve">Kolejną pozycją w menu jest wpis „Pracownicy”. </w:t>
      </w:r>
      <w:del w:id="2857" w:author="Sebastian" w:date="2011-09-01T11:56:00Z">
        <w:r w:rsidDel="00010A89">
          <w:delText xml:space="preserve">Po jej </w:delText>
        </w:r>
      </w:del>
      <w:ins w:id="2858" w:author="Sebastian" w:date="2011-09-01T11:56:00Z">
        <w:r w:rsidR="00010A89">
          <w:t xml:space="preserve">Jej </w:t>
        </w:r>
      </w:ins>
      <w:r>
        <w:t>wybrani</w:t>
      </w:r>
      <w:del w:id="2859" w:author="Sebastian" w:date="2011-09-01T11:56:00Z">
        <w:r w:rsidDel="00010A89">
          <w:delText>u</w:delText>
        </w:r>
      </w:del>
      <w:ins w:id="2860" w:author="Sebastian" w:date="2011-09-01T11:56:00Z">
        <w:r w:rsidR="00010A89">
          <w:t>e</w:t>
        </w:r>
      </w:ins>
      <w:r>
        <w:t xml:space="preserve"> </w:t>
      </w:r>
      <w:ins w:id="2861" w:author="Sebastian" w:date="2011-09-01T11:56:00Z">
        <w:r w:rsidR="00010A89">
          <w:t xml:space="preserve">powoduje </w:t>
        </w:r>
      </w:ins>
      <w:r>
        <w:t>wyświetl</w:t>
      </w:r>
      <w:ins w:id="2862" w:author="Sebastian" w:date="2011-09-01T11:56:00Z">
        <w:r w:rsidR="00010A89">
          <w:t>enie</w:t>
        </w:r>
      </w:ins>
      <w:del w:id="2863" w:author="Sebastian" w:date="2011-09-01T11:56:00Z">
        <w:r w:rsidDel="00010A89">
          <w:delText>ana</w:delText>
        </w:r>
      </w:del>
      <w:r>
        <w:t xml:space="preserve"> </w:t>
      </w:r>
      <w:del w:id="2864" w:author="Sebastian" w:date="2011-09-01T11:56:00Z">
        <w:r w:rsidDel="00010A89">
          <w:delText xml:space="preserve">jest </w:delText>
        </w:r>
      </w:del>
      <w:r>
        <w:t>list</w:t>
      </w:r>
      <w:del w:id="2865" w:author="Sebastian" w:date="2011-09-01T11:56:00Z">
        <w:r w:rsidDel="00010A89">
          <w:delText>a</w:delText>
        </w:r>
      </w:del>
      <w:ins w:id="2866"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2867" w:author="Sebastian" w:date="2011-09-01T11:56:00Z">
        <w:r w:rsidDel="00010A89">
          <w:delText xml:space="preserve">Administratora </w:delText>
        </w:r>
      </w:del>
      <w:ins w:id="2868"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2869" w:author="Sebastian" w:date="2011-09-01T11:56:00Z">
        <w:r w:rsidR="00010A89">
          <w:t>,</w:t>
        </w:r>
      </w:ins>
      <w:r w:rsidR="00DA44EE">
        <w:t xml:space="preserve"> dodatkowo</w:t>
      </w:r>
      <w:r>
        <w:t xml:space="preserve"> z przyciskiem umożliwiającym ich odłączenie. </w:t>
      </w:r>
    </w:p>
    <w:p w:rsidR="003B21BC" w:rsidDel="00594997" w:rsidRDefault="003B21BC" w:rsidP="00E87AB8">
      <w:pPr>
        <w:pStyle w:val="NormalnyIn"/>
        <w:ind w:firstLine="360"/>
        <w:rPr>
          <w:del w:id="2870" w:author="Maciek" w:date="2011-09-01T21:23:00Z"/>
        </w:rPr>
      </w:pPr>
    </w:p>
    <w:p w:rsidR="00EC7C9D" w:rsidDel="00594997" w:rsidRDefault="00EC7C9D" w:rsidP="00E87AB8">
      <w:pPr>
        <w:pStyle w:val="NormalnyIn"/>
        <w:ind w:firstLine="360"/>
        <w:rPr>
          <w:del w:id="2871" w:author="Maciek" w:date="2011-09-01T21:23:00Z"/>
        </w:rPr>
      </w:pPr>
    </w:p>
    <w:p w:rsidR="00C8050F" w:rsidRPr="00C8050F" w:rsidRDefault="0030698E" w:rsidP="00C8050F">
      <w:pPr>
        <w:pStyle w:val="NormalnyIn"/>
        <w:ind w:firstLine="360"/>
        <w:jc w:val="center"/>
        <w:rPr>
          <w:del w:id="2872" w:author="Maciek" w:date="2011-09-01T21:22:00Z"/>
          <w:i/>
          <w:rPrChange w:id="2873" w:author="Maciek" w:date="2011-09-01T21:41:00Z">
            <w:rPr>
              <w:del w:id="2874" w:author="Maciek" w:date="2011-09-01T21:22:00Z"/>
            </w:rPr>
          </w:rPrChange>
        </w:rPr>
        <w:pPrChange w:id="2875" w:author="Maciek" w:date="2011-09-01T21:41:00Z">
          <w:pPr>
            <w:pStyle w:val="NormalnyIn"/>
            <w:ind w:firstLine="360"/>
          </w:pPr>
        </w:pPrChange>
      </w:pPr>
      <w:ins w:id="2876" w:author="Maciek" w:date="2011-09-01T21:22:00Z">
        <w:r>
          <w:rPr>
            <w:noProof/>
            <w:rPrChange w:id="2877" w:author="Unknown">
              <w:rPr>
                <w:noProof/>
                <w:color w:val="0000FF"/>
                <w:u w:val="single"/>
              </w:rPr>
            </w:rPrChange>
          </w:rPr>
          <w:drawing>
            <wp:inline distT="0" distB="0" distL="0" distR="0">
              <wp:extent cx="5760085" cy="3497194"/>
              <wp:effectExtent l="19050" t="0" r="0" b="0"/>
              <wp:docPr id="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2878" w:author="Maciek" w:date="2011-09-01T21:22:00Z">
        <w:r w:rsidR="00A76B71" w:rsidDel="00594997">
          <w:delText>screen</w:delText>
        </w:r>
      </w:del>
      <w:ins w:id="2879" w:author="Maciek" w:date="2011-09-01T21:39:00Z">
        <w:r w:rsidR="00C8050F" w:rsidRPr="00C8050F">
          <w:rPr>
            <w:i/>
            <w:rPrChange w:id="2880" w:author="Maciek" w:date="2011-09-01T21:41:00Z">
              <w:rPr>
                <w:color w:val="0000FF"/>
                <w:u w:val="single"/>
              </w:rPr>
            </w:rPrChange>
          </w:rPr>
          <w:t xml:space="preserve">Rysunek … Widok zakładki </w:t>
        </w:r>
        <w:r w:rsidR="00A26295" w:rsidRPr="00A26295">
          <w:rPr>
            <w:i/>
          </w:rPr>
          <w:t>„Pracownicy”</w:t>
        </w:r>
      </w:ins>
    </w:p>
    <w:p w:rsidR="00EC7C9D" w:rsidDel="00594997" w:rsidRDefault="0030698E" w:rsidP="00E87AB8">
      <w:pPr>
        <w:pStyle w:val="NormalnyIn"/>
        <w:ind w:firstLine="360"/>
        <w:rPr>
          <w:del w:id="2881" w:author="Maciek" w:date="2011-09-01T21:23:00Z"/>
        </w:rPr>
      </w:pPr>
      <w:ins w:id="2882" w:author="Maciek" w:date="2011-09-01T21:24:00Z">
        <w:r>
          <w:rPr>
            <w:noProof/>
            <w:rPrChange w:id="2883" w:author="Unknown">
              <w:rPr>
                <w:noProof/>
                <w:color w:val="0000FF"/>
                <w:u w:val="single"/>
              </w:rPr>
            </w:rPrChange>
          </w:rPr>
          <w:drawing>
            <wp:inline distT="0" distB="0" distL="0" distR="0">
              <wp:extent cx="5760085" cy="3497194"/>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C8050F" w:rsidDel="00726470" w:rsidRDefault="00C8050F" w:rsidP="00726470">
      <w:pPr>
        <w:pStyle w:val="NormalnyIn"/>
        <w:ind w:firstLine="360"/>
        <w:rPr>
          <w:del w:id="2884" w:author="Maciek" w:date="2011-09-01T21:23:00Z"/>
          <w:i/>
        </w:rPr>
        <w:pPrChange w:id="2885" w:author="Sebastian Łuczak" w:date="2011-09-02T10:44:00Z">
          <w:pPr>
            <w:pStyle w:val="NormalnyIn"/>
            <w:ind w:firstLine="360"/>
          </w:pPr>
        </w:pPrChange>
      </w:pPr>
      <w:ins w:id="2886" w:author="Maciek" w:date="2011-09-01T21:39:00Z">
        <w:r w:rsidRPr="00C8050F">
          <w:rPr>
            <w:i/>
            <w:rPrChange w:id="2887" w:author="Maciek" w:date="2011-09-01T21:42:00Z">
              <w:rPr>
                <w:color w:val="0000FF"/>
                <w:u w:val="single"/>
              </w:rPr>
            </w:rPrChange>
          </w:rPr>
          <w:t xml:space="preserve">Rysunek … Szczegółowy widok </w:t>
        </w:r>
      </w:ins>
      <w:ins w:id="2888" w:author="Maciek" w:date="2011-09-01T21:42:00Z">
        <w:r w:rsidRPr="00C8050F">
          <w:rPr>
            <w:i/>
            <w:rPrChange w:id="2889" w:author="Maciek" w:date="2011-09-01T21:42:00Z">
              <w:rPr>
                <w:color w:val="0000FF"/>
                <w:u w:val="single"/>
              </w:rPr>
            </w:rPrChange>
          </w:rPr>
          <w:t xml:space="preserve">danych </w:t>
        </w:r>
      </w:ins>
      <w:ins w:id="2890" w:author="Maciek" w:date="2011-09-01T21:39:00Z">
        <w:r w:rsidRPr="00C8050F">
          <w:rPr>
            <w:i/>
            <w:rPrChange w:id="2891" w:author="Maciek" w:date="2011-09-01T21:42:00Z">
              <w:rPr>
                <w:color w:val="0000FF"/>
                <w:u w:val="single"/>
              </w:rPr>
            </w:rPrChange>
          </w:rPr>
          <w:t>pracownika</w:t>
        </w:r>
      </w:ins>
    </w:p>
    <w:p w:rsidR="00EC7C9D" w:rsidDel="00726470" w:rsidRDefault="00EC7C9D" w:rsidP="00726470">
      <w:pPr>
        <w:pStyle w:val="NormalnyIn"/>
        <w:ind w:firstLine="360"/>
        <w:rPr>
          <w:del w:id="2892" w:author="Maciek" w:date="2011-09-01T21:23:00Z"/>
          <w:i/>
        </w:rPr>
        <w:pPrChange w:id="2893" w:author="Sebastian Łuczak" w:date="2011-09-02T10:44:00Z">
          <w:pPr>
            <w:pStyle w:val="NormalnyIn"/>
            <w:ind w:firstLine="360"/>
          </w:pPr>
        </w:pPrChange>
      </w:pPr>
    </w:p>
    <w:p w:rsidR="00726470" w:rsidRDefault="00726470" w:rsidP="00E87AB8">
      <w:pPr>
        <w:pStyle w:val="NormalnyIn"/>
        <w:ind w:firstLine="360"/>
        <w:rPr>
          <w:ins w:id="2894" w:author="Sebastian Łuczak" w:date="2011-09-02T10:45:00Z"/>
        </w:rPr>
      </w:pPr>
    </w:p>
    <w:p w:rsidR="00EC7C9D" w:rsidDel="00726470" w:rsidRDefault="00EC7C9D" w:rsidP="00726470">
      <w:pPr>
        <w:pStyle w:val="NormalnyIn"/>
        <w:ind w:firstLine="360"/>
        <w:rPr>
          <w:del w:id="2895" w:author="Maciek" w:date="2011-09-01T21:23:00Z"/>
        </w:rPr>
        <w:pPrChange w:id="2896" w:author="Sebastian Łuczak" w:date="2011-09-02T10:44:00Z">
          <w:pPr>
            <w:pStyle w:val="NormalnyIn"/>
            <w:ind w:firstLine="360"/>
          </w:pPr>
        </w:pPrChange>
      </w:pPr>
    </w:p>
    <w:p w:rsidR="00726470" w:rsidRDefault="00726470" w:rsidP="00E87AB8">
      <w:pPr>
        <w:pStyle w:val="NormalnyIn"/>
        <w:ind w:firstLine="360"/>
        <w:rPr>
          <w:ins w:id="2897" w:author="Sebastian Łuczak" w:date="2011-09-02T10:45:00Z"/>
        </w:rPr>
      </w:pPr>
    </w:p>
    <w:p w:rsidR="00EC7C9D" w:rsidDel="00594997" w:rsidRDefault="00EC7C9D" w:rsidP="00726470">
      <w:pPr>
        <w:pStyle w:val="NormalnyIn"/>
        <w:ind w:firstLine="0"/>
        <w:rPr>
          <w:del w:id="2898" w:author="Maciek" w:date="2011-09-01T21:23:00Z"/>
        </w:rPr>
        <w:pPrChange w:id="2899" w:author="Sebastian Łuczak" w:date="2011-09-02T10:45:00Z">
          <w:pPr>
            <w:pStyle w:val="NormalnyIn"/>
            <w:ind w:firstLine="360"/>
          </w:pPr>
        </w:pPrChange>
      </w:pPr>
    </w:p>
    <w:p w:rsidR="00EC7C9D" w:rsidDel="00594997" w:rsidRDefault="00EC7C9D" w:rsidP="00726470">
      <w:pPr>
        <w:pStyle w:val="NormalnyIn"/>
        <w:ind w:firstLine="0"/>
        <w:rPr>
          <w:del w:id="2900" w:author="Maciek" w:date="2011-09-01T21:23:00Z"/>
        </w:rPr>
        <w:pPrChange w:id="2901" w:author="Sebastian Łuczak" w:date="2011-09-02T10:45:00Z">
          <w:pPr>
            <w:pStyle w:val="NormalnyIn"/>
            <w:ind w:firstLine="360"/>
          </w:pPr>
        </w:pPrChange>
      </w:pPr>
    </w:p>
    <w:p w:rsidR="00EC7C9D" w:rsidDel="00594997" w:rsidRDefault="00EC7C9D" w:rsidP="00726470">
      <w:pPr>
        <w:pStyle w:val="NormalnyIn"/>
        <w:ind w:firstLine="0"/>
        <w:rPr>
          <w:del w:id="2902" w:author="Maciek" w:date="2011-09-01T21:23:00Z"/>
        </w:rPr>
        <w:pPrChange w:id="2903" w:author="Sebastian Łuczak" w:date="2011-09-02T10:45:00Z">
          <w:pPr>
            <w:pStyle w:val="NormalnyIn"/>
            <w:ind w:firstLine="360"/>
          </w:pPr>
        </w:pPrChange>
      </w:pPr>
    </w:p>
    <w:p w:rsidR="00EC7C9D" w:rsidDel="00594997" w:rsidRDefault="00EC7C9D" w:rsidP="00726470">
      <w:pPr>
        <w:pStyle w:val="NormalnyIn"/>
        <w:ind w:firstLine="0"/>
        <w:rPr>
          <w:del w:id="2904" w:author="Maciek" w:date="2011-09-01T21:23:00Z"/>
        </w:rPr>
        <w:pPrChange w:id="2905" w:author="Sebastian Łuczak" w:date="2011-09-02T10:45:00Z">
          <w:pPr>
            <w:pStyle w:val="NormalnyIn"/>
            <w:ind w:firstLine="360"/>
          </w:pPr>
        </w:pPrChange>
      </w:pPr>
    </w:p>
    <w:p w:rsidR="00EC7C9D" w:rsidDel="00594997" w:rsidRDefault="00EC7C9D" w:rsidP="00726470">
      <w:pPr>
        <w:pStyle w:val="NormalnyIn"/>
        <w:ind w:firstLine="0"/>
        <w:rPr>
          <w:del w:id="2906" w:author="Maciek" w:date="2011-09-01T21:23:00Z"/>
        </w:rPr>
        <w:pPrChange w:id="2907" w:author="Sebastian Łuczak" w:date="2011-09-02T10:45:00Z">
          <w:pPr>
            <w:pStyle w:val="NormalnyIn"/>
            <w:ind w:firstLine="360"/>
          </w:pPr>
        </w:pPrChange>
      </w:pPr>
    </w:p>
    <w:p w:rsidR="00EC7C9D" w:rsidDel="00594997" w:rsidRDefault="00EC7C9D" w:rsidP="00726470">
      <w:pPr>
        <w:pStyle w:val="NormalnyIn"/>
        <w:ind w:firstLine="0"/>
        <w:rPr>
          <w:del w:id="2908" w:author="Maciek" w:date="2011-09-01T21:23:00Z"/>
        </w:rPr>
        <w:pPrChange w:id="2909" w:author="Sebastian Łuczak" w:date="2011-09-02T10:45:00Z">
          <w:pPr>
            <w:pStyle w:val="NormalnyIn"/>
            <w:ind w:firstLine="360"/>
          </w:pPr>
        </w:pPrChange>
      </w:pPr>
    </w:p>
    <w:p w:rsidR="00993D3D" w:rsidDel="00726470" w:rsidRDefault="00993D3D" w:rsidP="00726470">
      <w:pPr>
        <w:pStyle w:val="NormalnyIn"/>
        <w:ind w:firstLine="0"/>
        <w:rPr>
          <w:del w:id="2910" w:author="Sebastian Łuczak" w:date="2011-09-02T10:44:00Z"/>
        </w:rPr>
        <w:pPrChange w:id="2911" w:author="Sebastian Łuczak" w:date="2011-09-02T10:45:00Z">
          <w:pPr>
            <w:pStyle w:val="NormalnyIn"/>
            <w:ind w:firstLine="360"/>
          </w:pPr>
        </w:pPrChange>
      </w:pPr>
      <w:r>
        <w:t>Ostatnią opcją</w:t>
      </w:r>
      <w:del w:id="2912" w:author="Sebastian" w:date="2011-09-01T11:56:00Z">
        <w:r w:rsidDel="00010A89">
          <w:delText xml:space="preserve"> wyboru</w:delText>
        </w:r>
        <w:r w:rsidR="00DA44EE" w:rsidDel="00010A89">
          <w:delText>,</w:delText>
        </w:r>
      </w:del>
      <w:ins w:id="2913" w:author="Sebastian" w:date="2011-09-01T11:56:00Z">
        <w:r w:rsidR="00010A89">
          <w:t xml:space="preserve"> </w:t>
        </w:r>
      </w:ins>
      <w:r>
        <w:t xml:space="preserve"> widoczną dla wszystkich użytkowników</w:t>
      </w:r>
      <w:r w:rsidR="00DA44EE">
        <w:t>,</w:t>
      </w:r>
      <w:r>
        <w:t xml:space="preserve"> jest zakładka „Kontrahenci”. Ma ona na celu przedstawienie listy oraz danych szczegółowych poszczególnych firm zarejestrowanych w systemie. </w:t>
      </w:r>
    </w:p>
    <w:p w:rsidR="003B21BC" w:rsidDel="00726470" w:rsidRDefault="003B21BC" w:rsidP="00726470">
      <w:pPr>
        <w:pStyle w:val="NormalnyIn"/>
        <w:ind w:firstLine="0"/>
        <w:rPr>
          <w:del w:id="2914" w:author="Sebastian Łuczak" w:date="2011-09-02T10:45:00Z"/>
        </w:rPr>
        <w:pPrChange w:id="2915" w:author="Sebastian Łuczak" w:date="2011-09-02T10:45:00Z">
          <w:pPr>
            <w:pStyle w:val="NormalnyIn"/>
            <w:ind w:firstLine="360"/>
          </w:pPr>
        </w:pPrChange>
      </w:pPr>
    </w:p>
    <w:p w:rsidR="00EC7C9D" w:rsidRDefault="00EC7C9D" w:rsidP="00726470">
      <w:pPr>
        <w:pStyle w:val="NormalnyIn"/>
        <w:ind w:firstLine="0"/>
        <w:pPrChange w:id="2916" w:author="Sebastian Łuczak" w:date="2011-09-02T10:45:00Z">
          <w:pPr>
            <w:pStyle w:val="NormalnyIn"/>
            <w:ind w:firstLine="360"/>
          </w:pPr>
        </w:pPrChange>
      </w:pPr>
    </w:p>
    <w:p w:rsidR="00C8050F" w:rsidRDefault="0030698E" w:rsidP="00C8050F">
      <w:pPr>
        <w:pStyle w:val="NormalnyIn"/>
        <w:ind w:firstLine="360"/>
        <w:jc w:val="center"/>
        <w:rPr>
          <w:del w:id="2917" w:author="Maciek" w:date="2011-09-01T21:22:00Z"/>
        </w:rPr>
        <w:pPrChange w:id="2918" w:author="Maciek" w:date="2011-09-01T21:42:00Z">
          <w:pPr>
            <w:pStyle w:val="NormalnyIn"/>
            <w:ind w:firstLine="360"/>
          </w:pPr>
        </w:pPrChange>
      </w:pPr>
      <w:ins w:id="2919" w:author="Maciek" w:date="2011-09-01T21:22:00Z">
        <w:r>
          <w:rPr>
            <w:noProof/>
            <w:rPrChange w:id="2920" w:author="Unknown">
              <w:rPr>
                <w:noProof/>
                <w:color w:val="0000FF"/>
                <w:u w:val="single"/>
              </w:rPr>
            </w:rPrChange>
          </w:rPr>
          <w:drawing>
            <wp:inline distT="0" distB="0" distL="0" distR="0">
              <wp:extent cx="5760085" cy="3497194"/>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2921" w:author="Maciek" w:date="2011-09-01T21:22:00Z">
        <w:r w:rsidR="00A76B71" w:rsidDel="00594997">
          <w:delText>screen</w:delText>
        </w:r>
      </w:del>
      <w:ins w:id="2922" w:author="Maciek" w:date="2011-09-01T21:39:00Z">
        <w:r w:rsidR="00A26295">
          <w:t xml:space="preserve"> </w:t>
        </w:r>
        <w:r w:rsidR="00C8050F" w:rsidRPr="00C8050F">
          <w:rPr>
            <w:i/>
            <w:rPrChange w:id="2923" w:author="Maciek" w:date="2011-09-01T21:42:00Z">
              <w:rPr>
                <w:color w:val="0000FF"/>
                <w:u w:val="single"/>
              </w:rPr>
            </w:rPrChange>
          </w:rPr>
          <w:t xml:space="preserve">Rysunek … Widok zakładki </w:t>
        </w:r>
        <w:r w:rsidR="00A26295" w:rsidRPr="00A26295">
          <w:rPr>
            <w:i/>
          </w:rPr>
          <w:t>„Kontrahenci”</w:t>
        </w:r>
      </w:ins>
    </w:p>
    <w:p w:rsidR="00EC7C9D" w:rsidRDefault="0030698E" w:rsidP="00726470">
      <w:pPr>
        <w:pStyle w:val="NormalnyIn"/>
        <w:ind w:firstLine="0"/>
      </w:pPr>
      <w:ins w:id="2924" w:author="Maciek" w:date="2011-09-01T21:24:00Z">
        <w:r>
          <w:rPr>
            <w:noProof/>
            <w:rPrChange w:id="2925" w:author="Unknown">
              <w:rPr>
                <w:noProof/>
                <w:color w:val="0000FF"/>
                <w:u w:val="single"/>
              </w:rPr>
            </w:rPrChange>
          </w:rPr>
          <w:drawing>
            <wp:inline distT="0" distB="0" distL="0" distR="0">
              <wp:extent cx="5760085" cy="3497194"/>
              <wp:effectExtent l="19050" t="0" r="0"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C8050F" w:rsidRPr="00C8050F" w:rsidRDefault="00C8050F" w:rsidP="00C8050F">
      <w:pPr>
        <w:pStyle w:val="NormalnyIn"/>
        <w:ind w:firstLine="360"/>
        <w:jc w:val="center"/>
        <w:rPr>
          <w:i/>
          <w:rPrChange w:id="2926" w:author="Maciek" w:date="2011-09-01T21:42:00Z">
            <w:rPr/>
          </w:rPrChange>
        </w:rPr>
        <w:pPrChange w:id="2927" w:author="Maciek" w:date="2011-09-01T21:42:00Z">
          <w:pPr>
            <w:pStyle w:val="NormalnyIn"/>
            <w:ind w:firstLine="360"/>
          </w:pPr>
        </w:pPrChange>
      </w:pPr>
      <w:ins w:id="2928" w:author="Maciek" w:date="2011-09-01T21:39:00Z">
        <w:r w:rsidRPr="00C8050F">
          <w:rPr>
            <w:i/>
            <w:rPrChange w:id="2929" w:author="Maciek" w:date="2011-09-01T21:42:00Z">
              <w:rPr>
                <w:color w:val="0000FF"/>
                <w:u w:val="single"/>
              </w:rPr>
            </w:rPrChange>
          </w:rPr>
          <w:t>Rysunek … Sz</w:t>
        </w:r>
      </w:ins>
      <w:ins w:id="2930" w:author="Maciek" w:date="2011-09-01T21:40:00Z">
        <w:r w:rsidRPr="00C8050F">
          <w:rPr>
            <w:i/>
            <w:rPrChange w:id="2931" w:author="Maciek" w:date="2011-09-01T21:42:00Z">
              <w:rPr>
                <w:color w:val="0000FF"/>
                <w:u w:val="single"/>
              </w:rPr>
            </w:rPrChange>
          </w:rPr>
          <w:t>czegółowy widok</w:t>
        </w:r>
      </w:ins>
      <w:ins w:id="2932" w:author="Maciek" w:date="2011-09-01T21:42:00Z">
        <w:r w:rsidRPr="00C8050F">
          <w:rPr>
            <w:i/>
            <w:rPrChange w:id="2933" w:author="Maciek" w:date="2011-09-01T21:42:00Z">
              <w:rPr>
                <w:color w:val="0000FF"/>
                <w:u w:val="single"/>
              </w:rPr>
            </w:rPrChange>
          </w:rPr>
          <w:t xml:space="preserve"> danych</w:t>
        </w:r>
      </w:ins>
      <w:ins w:id="2934" w:author="Maciek" w:date="2011-09-01T21:40:00Z">
        <w:r w:rsidRPr="00C8050F">
          <w:rPr>
            <w:i/>
            <w:rPrChange w:id="2935" w:author="Maciek" w:date="2011-09-01T21:42:00Z">
              <w:rPr>
                <w:color w:val="0000FF"/>
                <w:u w:val="single"/>
              </w:rPr>
            </w:rPrChange>
          </w:rPr>
          <w:t xml:space="preserve"> kontrahenta</w:t>
        </w:r>
      </w:ins>
    </w:p>
    <w:p w:rsidR="00EC7C9D" w:rsidRDefault="00EC7C9D" w:rsidP="00E87AB8">
      <w:pPr>
        <w:pStyle w:val="NormalnyIn"/>
        <w:ind w:firstLine="360"/>
      </w:pPr>
    </w:p>
    <w:p w:rsidR="00EC7C9D" w:rsidRDefault="00EC7C9D" w:rsidP="00E87AB8">
      <w:pPr>
        <w:pStyle w:val="NormalnyIn"/>
        <w:ind w:firstLine="360"/>
      </w:pPr>
    </w:p>
    <w:p w:rsidR="00EC7C9D" w:rsidDel="00726470" w:rsidRDefault="00EC7C9D" w:rsidP="00726470">
      <w:pPr>
        <w:pStyle w:val="NormalnyIn"/>
        <w:ind w:firstLine="0"/>
        <w:rPr>
          <w:del w:id="2936" w:author="Sebastian Łuczak" w:date="2011-09-02T10:45:00Z"/>
        </w:rPr>
        <w:pPrChange w:id="2937" w:author="Sebastian Łuczak" w:date="2011-09-02T10:45:00Z">
          <w:pPr>
            <w:pStyle w:val="NormalnyIn"/>
            <w:ind w:firstLine="360"/>
          </w:pPr>
        </w:pPrChange>
      </w:pPr>
    </w:p>
    <w:p w:rsidR="00EC7C9D" w:rsidDel="00726470" w:rsidRDefault="00EC7C9D" w:rsidP="00726470">
      <w:pPr>
        <w:pStyle w:val="NormalnyIn"/>
        <w:ind w:firstLine="0"/>
        <w:rPr>
          <w:del w:id="2938" w:author="Sebastian Łuczak" w:date="2011-09-02T10:45:00Z"/>
        </w:rPr>
        <w:pPrChange w:id="2939" w:author="Sebastian Łuczak" w:date="2011-09-02T10:45:00Z">
          <w:pPr>
            <w:pStyle w:val="NormalnyIn"/>
            <w:ind w:firstLine="360"/>
          </w:pPr>
        </w:pPrChange>
      </w:pPr>
    </w:p>
    <w:p w:rsidR="00EC7C9D" w:rsidDel="00726470" w:rsidRDefault="00EC7C9D" w:rsidP="00726470">
      <w:pPr>
        <w:pStyle w:val="NormalnyIn"/>
        <w:ind w:firstLine="0"/>
        <w:rPr>
          <w:del w:id="2940" w:author="Sebastian Łuczak" w:date="2011-09-02T10:45:00Z"/>
        </w:rPr>
        <w:pPrChange w:id="2941" w:author="Sebastian Łuczak" w:date="2011-09-02T10:45:00Z">
          <w:pPr>
            <w:pStyle w:val="NormalnyIn"/>
            <w:ind w:firstLine="360"/>
          </w:pPr>
        </w:pPrChange>
      </w:pPr>
    </w:p>
    <w:p w:rsidR="00EC7C9D" w:rsidDel="00726470" w:rsidRDefault="00EC7C9D" w:rsidP="00726470">
      <w:pPr>
        <w:pStyle w:val="NormalnyIn"/>
        <w:ind w:firstLine="0"/>
        <w:rPr>
          <w:del w:id="2942" w:author="Sebastian Łuczak" w:date="2011-09-02T10:45:00Z"/>
        </w:rPr>
        <w:pPrChange w:id="2943" w:author="Sebastian Łuczak" w:date="2011-09-02T10:45:00Z">
          <w:pPr>
            <w:pStyle w:val="NormalnyIn"/>
            <w:ind w:firstLine="360"/>
          </w:pPr>
        </w:pPrChange>
      </w:pPr>
    </w:p>
    <w:p w:rsidR="00EC7C9D" w:rsidDel="00726470" w:rsidRDefault="00EC7C9D" w:rsidP="00726470">
      <w:pPr>
        <w:pStyle w:val="NormalnyIn"/>
        <w:ind w:firstLine="0"/>
        <w:rPr>
          <w:del w:id="2944" w:author="Sebastian Łuczak" w:date="2011-09-02T10:45:00Z"/>
        </w:rPr>
        <w:pPrChange w:id="2945" w:author="Sebastian Łuczak" w:date="2011-09-02T10:45:00Z">
          <w:pPr>
            <w:pStyle w:val="NormalnyIn"/>
            <w:ind w:firstLine="360"/>
          </w:pPr>
        </w:pPrChange>
      </w:pPr>
    </w:p>
    <w:p w:rsidR="005D1C5E" w:rsidRPr="005D1C5E" w:rsidRDefault="005D1C5E" w:rsidP="00726470">
      <w:pPr>
        <w:pStyle w:val="NormalnyIn"/>
        <w:ind w:firstLine="0"/>
        <w:pPrChange w:id="2946" w:author="Sebastian Łuczak" w:date="2011-09-02T10:45:00Z">
          <w:pPr>
            <w:pStyle w:val="NormalnyIn"/>
            <w:ind w:firstLine="360"/>
          </w:pPr>
        </w:pPrChange>
      </w:pPr>
      <w:r w:rsidRPr="005D1C5E">
        <w:t xml:space="preserve">Jak już wcześniej zostało wspomniane, użytkownik z uprawnieniami </w:t>
      </w:r>
      <w:proofErr w:type="spellStart"/>
      <w:r w:rsidRPr="005D1C5E">
        <w:t>ROLE_ADMIN</w:t>
      </w:r>
      <w:proofErr w:type="spellEnd"/>
      <w:r w:rsidRPr="005D1C5E">
        <w:t xml:space="preserve"> posiada dostęp do dodatkowej zakładki „Administracja” w której </w:t>
      </w:r>
      <w:del w:id="2947" w:author="Sebastian" w:date="2011-09-01T11:56:00Z">
        <w:r w:rsidRPr="005D1C5E" w:rsidDel="00010A89">
          <w:delText xml:space="preserve">to widzi </w:delText>
        </w:r>
      </w:del>
      <w:ins w:id="2948" w:author="Sebastian" w:date="2011-09-01T11:56:00Z">
        <w:r w:rsidR="00010A89">
          <w:t xml:space="preserve">widnieje </w:t>
        </w:r>
      </w:ins>
      <w:r w:rsidRPr="005D1C5E">
        <w:t>list</w:t>
      </w:r>
      <w:ins w:id="2949" w:author="Sebastian" w:date="2011-09-01T11:56:00Z">
        <w:r w:rsidR="00010A89">
          <w:t>a</w:t>
        </w:r>
      </w:ins>
      <w:del w:id="2950"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2951" w:author="Sebastian" w:date="2011-09-01T11:56:00Z">
        <w:r w:rsidRPr="005D1C5E" w:rsidDel="00010A89">
          <w:delText>zablokowywać</w:delText>
        </w:r>
      </w:del>
      <w:ins w:id="2952" w:author="Sebastian" w:date="2011-09-01T11:56:00Z">
        <w:r w:rsidR="00010A89">
          <w:t>blokowa</w:t>
        </w:r>
      </w:ins>
      <w:ins w:id="2953" w:author="Sebastian" w:date="2011-09-01T11:57:00Z">
        <w:r w:rsidR="00010A89">
          <w:t>ć</w:t>
        </w:r>
      </w:ins>
      <w:r w:rsidRPr="005D1C5E">
        <w:t xml:space="preserve">.  </w:t>
      </w:r>
    </w:p>
    <w:p w:rsidR="003B21BC" w:rsidRDefault="003B21BC" w:rsidP="003B21BC">
      <w:pPr>
        <w:pStyle w:val="NormalnyIn"/>
        <w:ind w:firstLine="360"/>
      </w:pPr>
    </w:p>
    <w:p w:rsidR="00C8050F" w:rsidRDefault="0030698E" w:rsidP="00726470">
      <w:pPr>
        <w:pStyle w:val="NormalnyIn"/>
        <w:ind w:firstLine="0"/>
        <w:jc w:val="center"/>
        <w:rPr>
          <w:del w:id="2954" w:author="Maciek" w:date="2011-09-01T21:23:00Z"/>
        </w:rPr>
        <w:pPrChange w:id="2955" w:author="Sebastian Łuczak" w:date="2011-09-02T10:45:00Z">
          <w:pPr>
            <w:pStyle w:val="NormalnyIn"/>
            <w:ind w:firstLine="360"/>
          </w:pPr>
        </w:pPrChange>
      </w:pPr>
      <w:ins w:id="2956" w:author="Maciek" w:date="2011-09-01T21:23:00Z">
        <w:r>
          <w:rPr>
            <w:noProof/>
            <w:rPrChange w:id="2957" w:author="Unknown">
              <w:rPr>
                <w:noProof/>
                <w:color w:val="0000FF"/>
                <w:u w:val="single"/>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2958" w:author="Maciek" w:date="2011-09-01T21:23:00Z">
        <w:r w:rsidR="00EC7C9D" w:rsidDel="00594997">
          <w:delText>//screen</w:delText>
        </w:r>
      </w:del>
    </w:p>
    <w:p w:rsidR="00C8050F" w:rsidRPr="00C8050F" w:rsidRDefault="00C8050F" w:rsidP="00726470">
      <w:pPr>
        <w:pStyle w:val="NormalnyIn"/>
        <w:ind w:firstLine="0"/>
        <w:jc w:val="center"/>
        <w:rPr>
          <w:ins w:id="2959" w:author="Maciek" w:date="2011-09-01T21:40:00Z"/>
          <w:i/>
          <w:rPrChange w:id="2960" w:author="Maciek" w:date="2011-09-01T21:42:00Z">
            <w:rPr>
              <w:ins w:id="2961" w:author="Maciek" w:date="2011-09-01T21:40:00Z"/>
            </w:rPr>
          </w:rPrChange>
        </w:rPr>
        <w:pPrChange w:id="2962" w:author="Sebastian Łuczak" w:date="2011-09-02T10:45:00Z">
          <w:pPr>
            <w:pStyle w:val="NormalnyIn"/>
            <w:ind w:firstLine="360"/>
          </w:pPr>
        </w:pPrChange>
      </w:pPr>
      <w:ins w:id="2963" w:author="Maciek" w:date="2011-09-01T21:40:00Z">
        <w:r w:rsidRPr="00C8050F">
          <w:rPr>
            <w:i/>
            <w:rPrChange w:id="2964" w:author="Maciek" w:date="2011-09-01T21:42:00Z">
              <w:rPr>
                <w:color w:val="0000FF"/>
                <w:u w:val="single"/>
              </w:rPr>
            </w:rPrChange>
          </w:rPr>
          <w:t xml:space="preserve">Rysunek … Widok zakładki </w:t>
        </w:r>
        <w:r w:rsidR="00A26295" w:rsidRPr="00A26295">
          <w:rPr>
            <w:i/>
          </w:rPr>
          <w:t>„Administracja”</w:t>
        </w:r>
      </w:ins>
    </w:p>
    <w:p w:rsidR="00C8050F" w:rsidRDefault="0030698E" w:rsidP="00C8050F">
      <w:pPr>
        <w:jc w:val="center"/>
        <w:rPr>
          <w:rFonts w:ascii="Times New Roman" w:eastAsiaTheme="majorEastAsia" w:hAnsi="Times New Roman" w:cstheme="majorBidi"/>
          <w:b/>
          <w:bCs/>
          <w:caps/>
          <w:sz w:val="32"/>
          <w:szCs w:val="28"/>
          <w:lang w:eastAsia="pl-PL"/>
        </w:rPr>
        <w:pPrChange w:id="2965" w:author="Maciek" w:date="2011-09-01T21:42:00Z">
          <w:pPr>
            <w:jc w:val="left"/>
          </w:pPr>
        </w:pPrChange>
      </w:pPr>
      <w:ins w:id="2966" w:author="Maciek" w:date="2011-09-01T21:23:00Z">
        <w:r>
          <w:rPr>
            <w:noProof/>
            <w:lang w:eastAsia="pl-PL"/>
            <w:rPrChange w:id="2967" w:author="Unknown">
              <w:rPr>
                <w:noProof/>
                <w:color w:val="0000FF"/>
                <w:u w:val="single"/>
                <w:lang w:eastAsia="pl-PL"/>
              </w:rPr>
            </w:rPrChange>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ins w:id="2968" w:author="Maciek" w:date="2011-09-01T21:40:00Z">
        <w:r w:rsidR="00C8050F" w:rsidRPr="00C8050F">
          <w:rPr>
            <w:rFonts w:ascii="Times New Roman" w:hAnsi="Times New Roman"/>
            <w:i/>
            <w:sz w:val="24"/>
            <w:szCs w:val="24"/>
            <w:rPrChange w:id="2969" w:author="Maciek" w:date="2011-09-01T21:42:00Z">
              <w:rPr>
                <w:color w:val="0000FF"/>
                <w:u w:val="single"/>
              </w:rPr>
            </w:rPrChange>
          </w:rPr>
          <w:t xml:space="preserve">Rysunek … </w:t>
        </w:r>
      </w:ins>
      <w:ins w:id="2970" w:author="Maciek" w:date="2011-09-01T21:41:00Z">
        <w:r w:rsidR="00C8050F" w:rsidRPr="00C8050F">
          <w:rPr>
            <w:rFonts w:ascii="Times New Roman" w:hAnsi="Times New Roman"/>
            <w:i/>
            <w:sz w:val="24"/>
            <w:szCs w:val="24"/>
            <w:rPrChange w:id="2971" w:author="Maciek" w:date="2011-09-01T21:42:00Z">
              <w:rPr>
                <w:color w:val="0000FF"/>
                <w:u w:val="single"/>
              </w:rPr>
            </w:rPrChange>
          </w:rPr>
          <w:t>Szczegółowy widok danych użytkownika</w:t>
        </w:r>
      </w:ins>
      <w:del w:id="2972" w:author="Maciek" w:date="2011-09-01T21:40:00Z">
        <w:r w:rsidR="00EC7C9D" w:rsidDel="00A26295">
          <w:br w:type="page"/>
        </w:r>
      </w:del>
    </w:p>
    <w:p w:rsidR="003B21BC" w:rsidRDefault="00757A52" w:rsidP="00757A52">
      <w:pPr>
        <w:pStyle w:val="Nagwek1"/>
      </w:pPr>
      <w:bookmarkStart w:id="2973" w:name="_Toc302723969"/>
      <w:r>
        <w:lastRenderedPageBreak/>
        <w:t>Testy</w:t>
      </w:r>
      <w:bookmarkEnd w:id="2973"/>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proofErr w:type="spellStart"/>
      <w:r>
        <w:t>Wifi</w:t>
      </w:r>
      <w:proofErr w:type="spellEnd"/>
    </w:p>
    <w:p w:rsidR="00940286" w:rsidRDefault="00B138EA" w:rsidP="00B138EA">
      <w:pPr>
        <w:pStyle w:val="NormalnyIn"/>
        <w:rPr>
          <w:ins w:id="2974" w:author="Sebastian Łuczak" w:date="2011-08-31T23:44:00Z"/>
        </w:rPr>
      </w:pPr>
      <w:r>
        <w:t>Różne scenariusze</w:t>
      </w:r>
    </w:p>
    <w:p w:rsidR="00940286" w:rsidRDefault="00940286" w:rsidP="00940286">
      <w:pPr>
        <w:pStyle w:val="Nagwek3"/>
        <w:rPr>
          <w:ins w:id="2975" w:author="Sebastian Łuczak" w:date="2011-08-31T23:44:00Z"/>
        </w:rPr>
      </w:pPr>
      <w:bookmarkStart w:id="2976" w:name="_Toc302723970"/>
      <w:ins w:id="2977" w:author="Sebastian Łuczak" w:date="2011-08-31T23:44:00Z">
        <w:r>
          <w:t>Wpływ na zużycie baterii</w:t>
        </w:r>
        <w:bookmarkEnd w:id="2976"/>
      </w:ins>
    </w:p>
    <w:p w:rsidR="00940286" w:rsidRDefault="00940286" w:rsidP="00940286">
      <w:pPr>
        <w:pStyle w:val="NormalnyIn"/>
        <w:ind w:firstLine="0"/>
        <w:rPr>
          <w:ins w:id="2978" w:author="Sebastian Łuczak" w:date="2011-08-31T23:44:00Z"/>
        </w:rPr>
      </w:pPr>
      <w:ins w:id="2979"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040A86" w:rsidP="00757A52">
      <w:pPr>
        <w:pStyle w:val="Nagwek1"/>
      </w:pPr>
      <w:bookmarkStart w:id="2980" w:name="_Toc302723971"/>
      <w:r>
        <w:lastRenderedPageBreak/>
        <w:t>Korzyści płynące z naszego r</w:t>
      </w:r>
      <w:r w:rsidR="00757A52">
        <w:t>ozwiązania</w:t>
      </w:r>
      <w:bookmarkEnd w:id="2980"/>
    </w:p>
    <w:p w:rsidR="00830AAF" w:rsidRDefault="00830AAF" w:rsidP="00830AAF">
      <w:pPr>
        <w:pStyle w:val="NormalnyIn"/>
        <w:ind w:firstLine="0"/>
      </w:pPr>
      <w:r>
        <w:t xml:space="preserve">Zaproponowane przez nas rozwiązanie jest odwróceniem klasycznego modelu kontroli czasu pracy, między innymi dzięki temu możliwe jest zastosowanie go również w przypadku pracowników mobilnych. </w:t>
      </w:r>
    </w:p>
    <w:p w:rsidR="00830AAF" w:rsidRDefault="00830AAF" w:rsidP="00830AAF">
      <w:pPr>
        <w:pStyle w:val="NormalnyIn"/>
        <w:ind w:firstLine="0"/>
      </w:pPr>
      <w:r>
        <w:tab/>
      </w:r>
      <w:r w:rsidR="00E36D6C">
        <w:t xml:space="preserve">Niewątpliwą zaletą płynącą z naszego rozwiązania jest niski koszt implementacji, wdrożenia i utrzymania systemu. Efekt ten uzyskujemy poprzez wykorzystanie telefonu jako czytnik i tanich znaczników typu </w:t>
      </w:r>
      <w:proofErr w:type="spellStart"/>
      <w:r w:rsidR="00E36D6C">
        <w:t>Mifare</w:t>
      </w:r>
      <w:proofErr w:type="spellEnd"/>
      <w:r w:rsidR="00E36D6C">
        <w:t xml:space="preserve"> </w:t>
      </w:r>
      <w:proofErr w:type="spellStart"/>
      <w:r w:rsidR="00E36D6C">
        <w:t>Ultra</w:t>
      </w:r>
      <w:del w:id="2981" w:author="Sebastian" w:date="2011-09-01T11:57:00Z">
        <w:r w:rsidR="00E36D6C" w:rsidDel="00010A89">
          <w:delText>L</w:delText>
        </w:r>
      </w:del>
      <w:ins w:id="2982" w:author="Sebastian" w:date="2011-09-01T11:57:00Z">
        <w:r w:rsidR="00010A89">
          <w:t>l</w:t>
        </w:r>
      </w:ins>
      <w:r w:rsidR="00E36D6C">
        <w:t>ight</w:t>
      </w:r>
      <w:proofErr w:type="spellEnd"/>
      <w:r w:rsidR="00E36D6C">
        <w:t xml:space="preserve">. Oparcie transmisji danych o sieci pakietowe eliminuje potrzebę budowy dodatkowej infrastruktury na potrzeby identyfikacji znacznika. </w:t>
      </w:r>
    </w:p>
    <w:p w:rsidR="00E82508" w:rsidRDefault="00E36D6C" w:rsidP="00830AAF">
      <w:pPr>
        <w:pStyle w:val="NormalnyIn"/>
        <w:ind w:firstLine="0"/>
        <w:rPr>
          <w:ins w:id="2983" w:author="Sebastian" w:date="2011-09-01T11:57:00Z"/>
        </w:rPr>
      </w:pPr>
      <w:r>
        <w:tab/>
        <w:t>Dzięki przyłożeniu dużej uwagi do interfejsu użytkownika, korzystanie z systemu jest intuicyjne i nie absorbujące pracownika</w:t>
      </w:r>
      <w:ins w:id="2984" w:author="Sebastian" w:date="2011-09-01T11:57:00Z">
        <w:r w:rsidR="00E82508">
          <w:t>, co wykazały testy</w:t>
        </w:r>
      </w:ins>
      <w:r w:rsidR="00961B2A">
        <w:t xml:space="preserve">. </w:t>
      </w:r>
    </w:p>
    <w:p w:rsidR="00C8050F" w:rsidRDefault="00961B2A" w:rsidP="00C8050F">
      <w:pPr>
        <w:pStyle w:val="NormalnyIn"/>
        <w:ind w:firstLine="708"/>
        <w:pPrChange w:id="2985"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2986" w:name="_Toc302723972"/>
      <w:r>
        <w:lastRenderedPageBreak/>
        <w:t>Podsumowanie</w:t>
      </w:r>
      <w:bookmarkEnd w:id="2986"/>
    </w:p>
    <w:p w:rsidR="00550D2C" w:rsidRDefault="005D55E0" w:rsidP="00550D2C">
      <w:pPr>
        <w:pStyle w:val="Nagwek2"/>
      </w:pPr>
      <w:bookmarkStart w:id="2987" w:name="_Toc302723973"/>
      <w:r>
        <w:t>P</w:t>
      </w:r>
      <w:r w:rsidR="00550D2C">
        <w:t>erspektywy rozwoju</w:t>
      </w:r>
      <w:bookmarkEnd w:id="2987"/>
    </w:p>
    <w:p w:rsidR="007045CA" w:rsidRDefault="007045CA" w:rsidP="007045CA">
      <w:pPr>
        <w:pStyle w:val="NormalnyIn"/>
        <w:ind w:firstLine="0"/>
      </w:pPr>
      <w:r>
        <w:t>Dzięki konstrukcji przyjętej podczas budowy naszego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Rozbudowanie istniejącego modułu automatycznego powiadamiania pracowników o utworzeniu nowych zdarzeń – chcielibyśmy usprawnić system rozsyłania wiadomości elektronicznych oraz wprowadzić możliwość informowania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2988" w:name="_Toc302723974"/>
      <w:r>
        <w:lastRenderedPageBreak/>
        <w:t>Wnioski</w:t>
      </w:r>
      <w:bookmarkEnd w:id="2988"/>
    </w:p>
    <w:p w:rsidR="005C60FE" w:rsidRDefault="005C60FE" w:rsidP="005C60FE">
      <w:r>
        <w:t>Na koniec</w:t>
      </w:r>
    </w:p>
    <w:p w:rsidR="0056690D" w:rsidRDefault="0056690D">
      <w:pPr>
        <w:jc w:val="left"/>
        <w:rPr>
          <w:rFonts w:ascii="Times New Roman" w:eastAsiaTheme="majorEastAsia" w:hAnsi="Times New Roman" w:cstheme="majorBidi"/>
          <w:b/>
          <w:bCs/>
          <w:caps/>
          <w:sz w:val="32"/>
          <w:szCs w:val="28"/>
          <w:lang w:eastAsia="pl-PL"/>
        </w:rPr>
      </w:pPr>
      <w:r>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2989" w:name="_Toc302723975" w:displacedByCustomXml="prev"/>
        <w:p w:rsidR="00EC5168" w:rsidRDefault="00EC5168">
          <w:pPr>
            <w:pStyle w:val="Nagwek1"/>
          </w:pPr>
          <w:r>
            <w:t>Bibliografia</w:t>
          </w:r>
          <w:bookmarkEnd w:id="2989"/>
        </w:p>
        <w:sdt>
          <w:sdtPr>
            <w:id w:val="111145805"/>
            <w:bibliography/>
          </w:sdtPr>
          <w:sdtContent>
            <w:p w:rsidR="00726470" w:rsidRDefault="00C8050F" w:rsidP="00726470">
              <w:pPr>
                <w:pStyle w:val="Bibliografia"/>
                <w:rPr>
                  <w:noProof/>
                </w:rPr>
              </w:pPr>
              <w:r>
                <w:fldChar w:fldCharType="begin"/>
              </w:r>
              <w:r w:rsidR="00EC5168" w:rsidRPr="00EC5168">
                <w:rPr>
                  <w:lang w:val="en-US"/>
                </w:rPr>
                <w:instrText xml:space="preserve"> BIBLIOGRAPHY </w:instrText>
              </w:r>
              <w:r>
                <w:fldChar w:fldCharType="separate"/>
              </w:r>
              <w:r w:rsidR="00726470" w:rsidRPr="000033FC">
                <w:rPr>
                  <w:noProof/>
                  <w:lang w:val="en-US"/>
                  <w:rPrChange w:id="2990" w:author="Sebastian Łuczak" w:date="2011-09-02T10:47:00Z">
                    <w:rPr>
                      <w:noProof/>
                    </w:rPr>
                  </w:rPrChange>
                </w:rPr>
                <w:t xml:space="preserve">[1] </w:t>
              </w:r>
              <w:r w:rsidR="00726470" w:rsidRPr="000033FC">
                <w:rPr>
                  <w:b/>
                  <w:bCs/>
                  <w:noProof/>
                  <w:lang w:val="en-US"/>
                  <w:rPrChange w:id="2991" w:author="Sebastian Łuczak" w:date="2011-09-02T10:47:00Z">
                    <w:rPr>
                      <w:b/>
                      <w:bCs/>
                      <w:noProof/>
                    </w:rPr>
                  </w:rPrChange>
                </w:rPr>
                <w:t>NFC Forum.</w:t>
              </w:r>
              <w:r w:rsidR="00726470" w:rsidRPr="000033FC">
                <w:rPr>
                  <w:noProof/>
                  <w:lang w:val="en-US"/>
                  <w:rPrChange w:id="2992" w:author="Sebastian Łuczak" w:date="2011-09-02T10:47:00Z">
                    <w:rPr>
                      <w:noProof/>
                    </w:rPr>
                  </w:rPrChange>
                </w:rPr>
                <w:t xml:space="preserve"> NFC Forum. </w:t>
              </w:r>
              <w:r w:rsidR="00726470" w:rsidRPr="000033FC">
                <w:rPr>
                  <w:i/>
                  <w:iCs/>
                  <w:noProof/>
                  <w:lang w:val="en-US"/>
                  <w:rPrChange w:id="2993" w:author="Sebastian Łuczak" w:date="2011-09-02T10:47:00Z">
                    <w:rPr>
                      <w:i/>
                      <w:iCs/>
                      <w:noProof/>
                    </w:rPr>
                  </w:rPrChange>
                </w:rPr>
                <w:t xml:space="preserve">About the Forum. </w:t>
              </w:r>
              <w:r w:rsidR="00726470">
                <w:rPr>
                  <w:noProof/>
                </w:rPr>
                <w:t>[Online] 2011. [Zacytowano: 28 Sierpień 2011.] http://www.nfc-forum.org/aboutus/.</w:t>
              </w:r>
            </w:p>
            <w:p w:rsidR="00726470" w:rsidRPr="000033FC" w:rsidRDefault="00726470" w:rsidP="00726470">
              <w:pPr>
                <w:pStyle w:val="Bibliografia"/>
                <w:rPr>
                  <w:noProof/>
                  <w:lang w:val="en-US"/>
                  <w:rPrChange w:id="2994" w:author="Sebastian Łuczak" w:date="2011-09-02T10:47:00Z">
                    <w:rPr>
                      <w:noProof/>
                    </w:rPr>
                  </w:rPrChange>
                </w:rPr>
              </w:pPr>
              <w:r w:rsidRPr="000033FC">
                <w:rPr>
                  <w:noProof/>
                  <w:lang w:val="en-US"/>
                  <w:rPrChange w:id="2995" w:author="Sebastian Łuczak" w:date="2011-09-02T10:47:00Z">
                    <w:rPr>
                      <w:noProof/>
                    </w:rPr>
                  </w:rPrChange>
                </w:rPr>
                <w:t xml:space="preserve">[2] </w:t>
              </w:r>
              <w:r w:rsidRPr="000033FC">
                <w:rPr>
                  <w:i/>
                  <w:iCs/>
                  <w:noProof/>
                  <w:lang w:val="en-US"/>
                  <w:rPrChange w:id="2996" w:author="Sebastian Łuczak" w:date="2011-09-02T10:47:00Z">
                    <w:rPr>
                      <w:i/>
                      <w:iCs/>
                      <w:noProof/>
                    </w:rPr>
                  </w:rPrChange>
                </w:rPr>
                <w:t xml:space="preserve">Near Field Communication in the real world – part II. </w:t>
              </w:r>
              <w:r w:rsidRPr="000033FC">
                <w:rPr>
                  <w:b/>
                  <w:bCs/>
                  <w:noProof/>
                  <w:lang w:val="en-US"/>
                  <w:rPrChange w:id="2997" w:author="Sebastian Łuczak" w:date="2011-09-02T10:47:00Z">
                    <w:rPr>
                      <w:b/>
                      <w:bCs/>
                      <w:noProof/>
                    </w:rPr>
                  </w:rPrChange>
                </w:rPr>
                <w:t>Innovision Research &amp; Technology plc.</w:t>
              </w:r>
              <w:r w:rsidRPr="000033FC">
                <w:rPr>
                  <w:noProof/>
                  <w:lang w:val="en-US"/>
                  <w:rPrChange w:id="2998" w:author="Sebastian Łuczak" w:date="2011-09-02T10:47:00Z">
                    <w:rPr>
                      <w:noProof/>
                    </w:rPr>
                  </w:rPrChange>
                </w:rPr>
                <w:t xml:space="preserve"> Cirencester : Innovision Research &amp; Technology plc, 2006.</w:t>
              </w:r>
            </w:p>
            <w:p w:rsidR="00726470" w:rsidRDefault="00726470" w:rsidP="00726470">
              <w:pPr>
                <w:pStyle w:val="Bibliografia"/>
                <w:rPr>
                  <w:noProof/>
                </w:rPr>
              </w:pPr>
              <w:r w:rsidRPr="000033FC">
                <w:rPr>
                  <w:noProof/>
                  <w:lang w:val="en-US"/>
                  <w:rPrChange w:id="2999" w:author="Sebastian Łuczak" w:date="2011-09-02T10:47:00Z">
                    <w:rPr>
                      <w:noProof/>
                    </w:rPr>
                  </w:rPrChange>
                </w:rPr>
                <w:t xml:space="preserve">[3] </w:t>
              </w:r>
              <w:r w:rsidRPr="000033FC">
                <w:rPr>
                  <w:b/>
                  <w:bCs/>
                  <w:noProof/>
                  <w:lang w:val="en-US"/>
                  <w:rPrChange w:id="3000" w:author="Sebastian Łuczak" w:date="2011-09-02T10:47:00Z">
                    <w:rPr>
                      <w:b/>
                      <w:bCs/>
                      <w:noProof/>
                    </w:rPr>
                  </w:rPrChange>
                </w:rPr>
                <w:t>StrongLink.</w:t>
              </w:r>
              <w:r w:rsidRPr="000033FC">
                <w:rPr>
                  <w:noProof/>
                  <w:lang w:val="en-US"/>
                  <w:rPrChange w:id="3001" w:author="Sebastian Łuczak" w:date="2011-09-02T10:47:00Z">
                    <w:rPr>
                      <w:noProof/>
                    </w:rPr>
                  </w:rPrChange>
                </w:rPr>
                <w:t xml:space="preserve"> RFID Label SLB01. </w:t>
              </w:r>
              <w:r w:rsidRPr="000033FC">
                <w:rPr>
                  <w:i/>
                  <w:iCs/>
                  <w:noProof/>
                  <w:lang w:val="en-US"/>
                  <w:rPrChange w:id="3002" w:author="Sebastian Łuczak" w:date="2011-09-02T10:47:00Z">
                    <w:rPr>
                      <w:i/>
                      <w:iCs/>
                      <w:noProof/>
                    </w:rPr>
                  </w:rPrChange>
                </w:rPr>
                <w:t xml:space="preserve">StrongLink. </w:t>
              </w:r>
              <w:r>
                <w:rPr>
                  <w:noProof/>
                </w:rPr>
                <w:t>[Online] Sierpień 2011. [Zacytowano: 28 08 2011.] http://www.stronglink.cn/english/slb01.htm.</w:t>
              </w:r>
            </w:p>
            <w:p w:rsidR="00726470" w:rsidRPr="000033FC" w:rsidRDefault="00726470" w:rsidP="00726470">
              <w:pPr>
                <w:pStyle w:val="Bibliografia"/>
                <w:rPr>
                  <w:noProof/>
                  <w:lang w:val="en-US"/>
                  <w:rPrChange w:id="3003" w:author="Sebastian Łuczak" w:date="2011-09-02T10:47:00Z">
                    <w:rPr>
                      <w:noProof/>
                    </w:rPr>
                  </w:rPrChange>
                </w:rPr>
              </w:pPr>
              <w:r w:rsidRPr="000033FC">
                <w:rPr>
                  <w:noProof/>
                  <w:lang w:val="en-US"/>
                  <w:rPrChange w:id="3004" w:author="Sebastian Łuczak" w:date="2011-09-02T10:47:00Z">
                    <w:rPr>
                      <w:noProof/>
                    </w:rPr>
                  </w:rPrChange>
                </w:rPr>
                <w:t xml:space="preserve">[4] </w:t>
              </w:r>
              <w:r w:rsidRPr="000033FC">
                <w:rPr>
                  <w:b/>
                  <w:bCs/>
                  <w:noProof/>
                  <w:lang w:val="en-US"/>
                  <w:rPrChange w:id="3005" w:author="Sebastian Łuczak" w:date="2011-09-02T10:47:00Z">
                    <w:rPr>
                      <w:b/>
                      <w:bCs/>
                      <w:noProof/>
                    </w:rPr>
                  </w:rPrChange>
                </w:rPr>
                <w:t>NXP Semiconductors.</w:t>
              </w:r>
              <w:r w:rsidRPr="000033FC">
                <w:rPr>
                  <w:noProof/>
                  <w:lang w:val="en-US"/>
                  <w:rPrChange w:id="3006" w:author="Sebastian Łuczak" w:date="2011-09-02T10:47:00Z">
                    <w:rPr>
                      <w:noProof/>
                    </w:rPr>
                  </w:rPrChange>
                </w:rPr>
                <w:t xml:space="preserve"> MF0ICU1. </w:t>
              </w:r>
              <w:r w:rsidRPr="000033FC">
                <w:rPr>
                  <w:i/>
                  <w:iCs/>
                  <w:noProof/>
                  <w:lang w:val="en-US"/>
                  <w:rPrChange w:id="3007" w:author="Sebastian Łuczak" w:date="2011-09-02T10:47:00Z">
                    <w:rPr>
                      <w:i/>
                      <w:iCs/>
                      <w:noProof/>
                    </w:rPr>
                  </w:rPrChange>
                </w:rPr>
                <w:t xml:space="preserve">MIFARE Ultralight contactless single-trip ticket IC. </w:t>
              </w:r>
              <w:r w:rsidRPr="000033FC">
                <w:rPr>
                  <w:noProof/>
                  <w:lang w:val="en-US"/>
                  <w:rPrChange w:id="3008" w:author="Sebastian Łuczak" w:date="2011-09-02T10:47:00Z">
                    <w:rPr>
                      <w:noProof/>
                    </w:rPr>
                  </w:rPrChange>
                </w:rPr>
                <w:t>Gratkorn : NXP Semiconductors, 2010.</w:t>
              </w:r>
            </w:p>
            <w:p w:rsidR="00726470" w:rsidRPr="000033FC" w:rsidRDefault="00726470" w:rsidP="00726470">
              <w:pPr>
                <w:pStyle w:val="Bibliografia"/>
                <w:rPr>
                  <w:noProof/>
                  <w:lang w:val="en-US"/>
                  <w:rPrChange w:id="3009" w:author="Sebastian Łuczak" w:date="2011-09-02T10:47:00Z">
                    <w:rPr>
                      <w:noProof/>
                    </w:rPr>
                  </w:rPrChange>
                </w:rPr>
              </w:pPr>
              <w:r w:rsidRPr="000033FC">
                <w:rPr>
                  <w:noProof/>
                  <w:lang w:val="en-US"/>
                  <w:rPrChange w:id="3010" w:author="Sebastian Łuczak" w:date="2011-09-02T10:47:00Z">
                    <w:rPr>
                      <w:noProof/>
                    </w:rPr>
                  </w:rPrChange>
                </w:rPr>
                <w:t xml:space="preserve">[5] </w:t>
              </w:r>
              <w:r w:rsidRPr="000033FC">
                <w:rPr>
                  <w:b/>
                  <w:bCs/>
                  <w:noProof/>
                  <w:lang w:val="en-US"/>
                  <w:rPrChange w:id="3011" w:author="Sebastian Łuczak" w:date="2011-09-02T10:47:00Z">
                    <w:rPr>
                      <w:b/>
                      <w:bCs/>
                      <w:noProof/>
                    </w:rPr>
                  </w:rPrChange>
                </w:rPr>
                <w:t>Gartner.</w:t>
              </w:r>
              <w:r w:rsidRPr="000033FC">
                <w:rPr>
                  <w:noProof/>
                  <w:lang w:val="en-US"/>
                  <w:rPrChange w:id="3012" w:author="Sebastian Łuczak" w:date="2011-09-02T10:47:00Z">
                    <w:rPr>
                      <w:noProof/>
                    </w:rPr>
                  </w:rPrChange>
                </w:rPr>
                <w:t xml:space="preserve"> </w:t>
              </w:r>
              <w:r w:rsidRPr="000033FC">
                <w:rPr>
                  <w:i/>
                  <w:iCs/>
                  <w:noProof/>
                  <w:lang w:val="en-US"/>
                  <w:rPrChange w:id="3013" w:author="Sebastian Łuczak" w:date="2011-09-02T10:47:00Z">
                    <w:rPr>
                      <w:i/>
                      <w:iCs/>
                      <w:noProof/>
                    </w:rPr>
                  </w:rPrChange>
                </w:rPr>
                <w:t xml:space="preserve">Worldwide Smartphone Sales to End Users by Operating System in 2Q11. </w:t>
              </w:r>
              <w:r w:rsidRPr="000033FC">
                <w:rPr>
                  <w:noProof/>
                  <w:lang w:val="en-US"/>
                  <w:rPrChange w:id="3014" w:author="Sebastian Łuczak" w:date="2011-09-02T10:47:00Z">
                    <w:rPr>
                      <w:noProof/>
                    </w:rPr>
                  </w:rPrChange>
                </w:rPr>
                <w:t>Stamford : Gartner, 2011.</w:t>
              </w:r>
            </w:p>
            <w:p w:rsidR="00726470" w:rsidRDefault="00726470" w:rsidP="00726470">
              <w:pPr>
                <w:pStyle w:val="Bibliografia"/>
                <w:rPr>
                  <w:noProof/>
                </w:rPr>
              </w:pPr>
              <w:r w:rsidRPr="000033FC">
                <w:rPr>
                  <w:noProof/>
                  <w:lang w:val="en-US"/>
                  <w:rPrChange w:id="3015" w:author="Sebastian Łuczak" w:date="2011-09-02T10:47:00Z">
                    <w:rPr>
                      <w:noProof/>
                    </w:rPr>
                  </w:rPrChange>
                </w:rPr>
                <w:t xml:space="preserve">[6] </w:t>
              </w:r>
              <w:r w:rsidRPr="000033FC">
                <w:rPr>
                  <w:b/>
                  <w:bCs/>
                  <w:noProof/>
                  <w:lang w:val="en-US"/>
                  <w:rPrChange w:id="3016" w:author="Sebastian Łuczak" w:date="2011-09-02T10:47:00Z">
                    <w:rPr>
                      <w:b/>
                      <w:bCs/>
                      <w:noProof/>
                    </w:rPr>
                  </w:rPrChange>
                </w:rPr>
                <w:t>Hashimi, Sayed, Komatineni, Satya i MacLean, Dave.</w:t>
              </w:r>
              <w:r w:rsidRPr="000033FC">
                <w:rPr>
                  <w:noProof/>
                  <w:lang w:val="en-US"/>
                  <w:rPrChange w:id="3017" w:author="Sebastian Łuczak" w:date="2011-09-02T10:47:00Z">
                    <w:rPr>
                      <w:noProof/>
                    </w:rPr>
                  </w:rPrChange>
                </w:rPr>
                <w:t xml:space="preserve"> </w:t>
              </w:r>
              <w:r w:rsidRPr="000033FC">
                <w:rPr>
                  <w:i/>
                  <w:iCs/>
                  <w:noProof/>
                  <w:lang w:val="en-US"/>
                  <w:rPrChange w:id="3018" w:author="Sebastian Łuczak" w:date="2011-09-02T10:47:00Z">
                    <w:rPr>
                      <w:i/>
                      <w:iCs/>
                      <w:noProof/>
                    </w:rPr>
                  </w:rPrChange>
                </w:rPr>
                <w:t xml:space="preserve">Android 2 Tworzenie aplikacji. </w:t>
              </w:r>
              <w:r>
                <w:rPr>
                  <w:noProof/>
                </w:rPr>
                <w:t>[tłum.] Krzysztof Sawka. Gliwice : Helion, 2010.</w:t>
              </w:r>
            </w:p>
            <w:p w:rsidR="00726470" w:rsidRPr="000033FC" w:rsidRDefault="00726470" w:rsidP="00726470">
              <w:pPr>
                <w:pStyle w:val="Bibliografia"/>
                <w:rPr>
                  <w:noProof/>
                  <w:lang w:val="en-US"/>
                  <w:rPrChange w:id="3019" w:author="Sebastian Łuczak" w:date="2011-09-02T10:47:00Z">
                    <w:rPr>
                      <w:noProof/>
                    </w:rPr>
                  </w:rPrChange>
                </w:rPr>
              </w:pPr>
              <w:r>
                <w:rPr>
                  <w:noProof/>
                </w:rPr>
                <w:t xml:space="preserve">[7] </w:t>
              </w:r>
              <w:r>
                <w:rPr>
                  <w:b/>
                  <w:bCs/>
                  <w:noProof/>
                </w:rPr>
                <w:t>Mednieks, Zigurd, i inni.</w:t>
              </w:r>
              <w:r>
                <w:rPr>
                  <w:noProof/>
                </w:rPr>
                <w:t xml:space="preserve"> </w:t>
              </w:r>
              <w:r>
                <w:rPr>
                  <w:i/>
                  <w:iCs/>
                  <w:noProof/>
                </w:rPr>
                <w:t xml:space="preserve">Programming Android. </w:t>
              </w:r>
              <w:r w:rsidRPr="000033FC">
                <w:rPr>
                  <w:noProof/>
                  <w:lang w:val="en-US"/>
                  <w:rPrChange w:id="3020" w:author="Sebastian Łuczak" w:date="2011-09-02T10:47:00Z">
                    <w:rPr>
                      <w:noProof/>
                    </w:rPr>
                  </w:rPrChange>
                </w:rPr>
                <w:t>Sebastopol : O'Reilly Media, 2011. strony 21-26, 142-154, 396-404.</w:t>
              </w:r>
            </w:p>
            <w:p w:rsidR="00726470" w:rsidRDefault="00726470" w:rsidP="00726470">
              <w:pPr>
                <w:pStyle w:val="Bibliografia"/>
                <w:rPr>
                  <w:noProof/>
                </w:rPr>
              </w:pPr>
              <w:r w:rsidRPr="000033FC">
                <w:rPr>
                  <w:noProof/>
                  <w:lang w:val="en-US"/>
                  <w:rPrChange w:id="3021" w:author="Sebastian Łuczak" w:date="2011-09-02T10:47:00Z">
                    <w:rPr>
                      <w:noProof/>
                    </w:rPr>
                  </w:rPrChange>
                </w:rPr>
                <w:t xml:space="preserve">[8] </w:t>
              </w:r>
              <w:r w:rsidRPr="000033FC">
                <w:rPr>
                  <w:b/>
                  <w:bCs/>
                  <w:noProof/>
                  <w:lang w:val="en-US"/>
                  <w:rPrChange w:id="3022" w:author="Sebastian Łuczak" w:date="2011-09-02T10:47:00Z">
                    <w:rPr>
                      <w:b/>
                      <w:bCs/>
                      <w:noProof/>
                    </w:rPr>
                  </w:rPrChange>
                </w:rPr>
                <w:t>Google Inc.</w:t>
              </w:r>
              <w:r w:rsidRPr="000033FC">
                <w:rPr>
                  <w:noProof/>
                  <w:lang w:val="en-US"/>
                  <w:rPrChange w:id="3023" w:author="Sebastian Łuczak" w:date="2011-09-02T10:47:00Z">
                    <w:rPr>
                      <w:noProof/>
                    </w:rPr>
                  </w:rPrChange>
                </w:rPr>
                <w:t xml:space="preserve"> Android 2.3.3 Platform. </w:t>
              </w:r>
              <w:r w:rsidRPr="000033FC">
                <w:rPr>
                  <w:i/>
                  <w:iCs/>
                  <w:noProof/>
                  <w:lang w:val="en-US"/>
                  <w:rPrChange w:id="3024" w:author="Sebastian Łuczak" w:date="2011-09-02T10:47:00Z">
                    <w:rPr>
                      <w:i/>
                      <w:iCs/>
                      <w:noProof/>
                    </w:rPr>
                  </w:rPrChange>
                </w:rPr>
                <w:t xml:space="preserve">Android Developers. </w:t>
              </w:r>
              <w:r w:rsidRPr="000033FC">
                <w:rPr>
                  <w:noProof/>
                  <w:lang w:val="en-US"/>
                  <w:rPrChange w:id="3025" w:author="Sebastian Łuczak" w:date="2011-09-02T10:47:00Z">
                    <w:rPr>
                      <w:noProof/>
                    </w:rPr>
                  </w:rPrChange>
                </w:rPr>
                <w:t xml:space="preserve">[Online] Google, Luty 2011. </w:t>
              </w:r>
              <w:r>
                <w:rPr>
                  <w:noProof/>
                </w:rPr>
                <w:t>[Zacytowano: 28 Sierpień 2011.] http://developer.android.com/sdk/android-2.3.3.html.</w:t>
              </w:r>
            </w:p>
            <w:p w:rsidR="00726470" w:rsidRDefault="00726470" w:rsidP="00726470">
              <w:pPr>
                <w:pStyle w:val="Bibliografia"/>
                <w:rPr>
                  <w:noProof/>
                </w:rPr>
              </w:pPr>
              <w:r>
                <w:rPr>
                  <w:noProof/>
                </w:rPr>
                <w:t xml:space="preserve">[9] —. Reference. </w:t>
              </w:r>
              <w:r w:rsidRPr="000033FC">
                <w:rPr>
                  <w:i/>
                  <w:iCs/>
                  <w:noProof/>
                  <w:lang w:val="en-US"/>
                  <w:rPrChange w:id="3026" w:author="Sebastian Łuczak" w:date="2011-09-02T10:47:00Z">
                    <w:rPr>
                      <w:i/>
                      <w:iCs/>
                      <w:noProof/>
                    </w:rPr>
                  </w:rPrChange>
                </w:rPr>
                <w:t xml:space="preserve">Android Developers. </w:t>
              </w:r>
              <w:r w:rsidRPr="000033FC">
                <w:rPr>
                  <w:noProof/>
                  <w:lang w:val="en-US"/>
                  <w:rPrChange w:id="3027" w:author="Sebastian Łuczak" w:date="2011-09-02T10:47:00Z">
                    <w:rPr>
                      <w:noProof/>
                    </w:rPr>
                  </w:rPrChange>
                </w:rPr>
                <w:t xml:space="preserve">[Online] Google, 24 Sierpień 2011. </w:t>
              </w:r>
              <w:r>
                <w:rPr>
                  <w:noProof/>
                </w:rPr>
                <w:t>[Zacytowano: 28 Sierpień 2011.] http://developer.android.com/reference/android/package-summary.html.</w:t>
              </w:r>
            </w:p>
            <w:p w:rsidR="00726470" w:rsidRDefault="00726470" w:rsidP="00726470">
              <w:pPr>
                <w:pStyle w:val="Bibliografia"/>
                <w:rPr>
                  <w:noProof/>
                </w:rPr>
              </w:pPr>
              <w:r w:rsidRPr="000033FC">
                <w:rPr>
                  <w:noProof/>
                  <w:lang w:val="en-US"/>
                  <w:rPrChange w:id="3028" w:author="Sebastian Łuczak" w:date="2011-09-02T10:47:00Z">
                    <w:rPr>
                      <w:noProof/>
                    </w:rPr>
                  </w:rPrChange>
                </w:rPr>
                <w:t xml:space="preserve">[10] —. Near Field Communication. </w:t>
              </w:r>
              <w:r w:rsidRPr="000033FC">
                <w:rPr>
                  <w:i/>
                  <w:iCs/>
                  <w:noProof/>
                  <w:lang w:val="en-US"/>
                  <w:rPrChange w:id="3029" w:author="Sebastian Łuczak" w:date="2011-09-02T10:47:00Z">
                    <w:rPr>
                      <w:i/>
                      <w:iCs/>
                      <w:noProof/>
                    </w:rPr>
                  </w:rPrChange>
                </w:rPr>
                <w:t xml:space="preserve">Android Developers. </w:t>
              </w:r>
              <w:r>
                <w:rPr>
                  <w:noProof/>
                </w:rPr>
                <w:t>[Online] 12 Czerwiec 2011. [Zacytowano: 28 Sierpień 2011.] http://developer.android.com/guide/topics/nfc/index.html.</w:t>
              </w:r>
            </w:p>
            <w:p w:rsidR="00726470" w:rsidRPr="000033FC" w:rsidRDefault="00726470" w:rsidP="00726470">
              <w:pPr>
                <w:pStyle w:val="Bibliografia"/>
                <w:rPr>
                  <w:noProof/>
                  <w:lang w:val="en-US"/>
                  <w:rPrChange w:id="3030" w:author="Sebastian Łuczak" w:date="2011-09-02T10:47:00Z">
                    <w:rPr>
                      <w:noProof/>
                    </w:rPr>
                  </w:rPrChange>
                </w:rPr>
              </w:pPr>
              <w:r w:rsidRPr="000033FC">
                <w:rPr>
                  <w:noProof/>
                  <w:lang w:val="en-US"/>
                  <w:rPrChange w:id="3031" w:author="Sebastian Łuczak" w:date="2011-09-02T10:47:00Z">
                    <w:rPr>
                      <w:noProof/>
                    </w:rPr>
                  </w:rPrChange>
                </w:rPr>
                <w:t xml:space="preserve">[11] </w:t>
              </w:r>
              <w:r w:rsidRPr="000033FC">
                <w:rPr>
                  <w:b/>
                  <w:bCs/>
                  <w:noProof/>
                  <w:lang w:val="en-US"/>
                  <w:rPrChange w:id="3032" w:author="Sebastian Łuczak" w:date="2011-09-02T10:47:00Z">
                    <w:rPr>
                      <w:b/>
                      <w:bCs/>
                      <w:noProof/>
                    </w:rPr>
                  </w:rPrChange>
                </w:rPr>
                <w:t>SpringSource Community.</w:t>
              </w:r>
              <w:r w:rsidRPr="000033FC">
                <w:rPr>
                  <w:noProof/>
                  <w:lang w:val="en-US"/>
                  <w:rPrChange w:id="3033" w:author="Sebastian Łuczak" w:date="2011-09-02T10:47:00Z">
                    <w:rPr>
                      <w:noProof/>
                    </w:rPr>
                  </w:rPrChange>
                </w:rPr>
                <w:t xml:space="preserve"> Reference Documentation. [Online] 01 09 2011. http://static.springsource.org/spring/docs/3.1.0.M2/spring-framework-reference/pdf/spring-framework-reference.pdf.</w:t>
              </w:r>
            </w:p>
            <w:p w:rsidR="00726470" w:rsidRPr="000033FC" w:rsidRDefault="00726470" w:rsidP="00726470">
              <w:pPr>
                <w:pStyle w:val="Bibliografia"/>
                <w:rPr>
                  <w:noProof/>
                  <w:lang w:val="en-US"/>
                  <w:rPrChange w:id="3034" w:author="Sebastian Łuczak" w:date="2011-09-02T10:47:00Z">
                    <w:rPr>
                      <w:noProof/>
                    </w:rPr>
                  </w:rPrChange>
                </w:rPr>
              </w:pPr>
              <w:r w:rsidRPr="000033FC">
                <w:rPr>
                  <w:noProof/>
                  <w:lang w:val="en-US"/>
                  <w:rPrChange w:id="3035" w:author="Sebastian Łuczak" w:date="2011-09-02T10:47:00Z">
                    <w:rPr>
                      <w:noProof/>
                    </w:rPr>
                  </w:rPrChange>
                </w:rPr>
                <w:t xml:space="preserve">[12] </w:t>
              </w:r>
              <w:r w:rsidRPr="000033FC">
                <w:rPr>
                  <w:b/>
                  <w:bCs/>
                  <w:noProof/>
                  <w:lang w:val="en-US"/>
                  <w:rPrChange w:id="3036" w:author="Sebastian Łuczak" w:date="2011-09-02T10:47:00Z">
                    <w:rPr>
                      <w:b/>
                      <w:bCs/>
                      <w:noProof/>
                    </w:rPr>
                  </w:rPrChange>
                </w:rPr>
                <w:t>Naci, Dai, Mandel, Lawrence i Rayman, Arthur.</w:t>
              </w:r>
              <w:r w:rsidRPr="000033FC">
                <w:rPr>
                  <w:noProof/>
                  <w:lang w:val="en-US"/>
                  <w:rPrChange w:id="3037" w:author="Sebastian Łuczak" w:date="2011-09-02T10:47:00Z">
                    <w:rPr>
                      <w:noProof/>
                    </w:rPr>
                  </w:rPrChange>
                </w:rPr>
                <w:t xml:space="preserve"> </w:t>
              </w:r>
              <w:r>
                <w:rPr>
                  <w:i/>
                  <w:iCs/>
                  <w:noProof/>
                </w:rPr>
                <w:t xml:space="preserve">Eclipse Web Tools Platform – Tworzenie aplikacji WWW w jezyku JAVA. </w:t>
              </w:r>
              <w:r w:rsidRPr="000033FC">
                <w:rPr>
                  <w:noProof/>
                  <w:lang w:val="en-US"/>
                  <w:rPrChange w:id="3038" w:author="Sebastian Łuczak" w:date="2011-09-02T10:47:00Z">
                    <w:rPr>
                      <w:noProof/>
                    </w:rPr>
                  </w:rPrChange>
                </w:rPr>
                <w:t>Gliwice : Helion, 2008.</w:t>
              </w:r>
            </w:p>
            <w:p w:rsidR="00726470" w:rsidRDefault="00726470" w:rsidP="00726470">
              <w:pPr>
                <w:pStyle w:val="Bibliografia"/>
                <w:rPr>
                  <w:noProof/>
                </w:rPr>
              </w:pPr>
              <w:r w:rsidRPr="000033FC">
                <w:rPr>
                  <w:noProof/>
                  <w:lang w:val="en-US"/>
                  <w:rPrChange w:id="3039" w:author="Sebastian Łuczak" w:date="2011-09-02T10:47:00Z">
                    <w:rPr>
                      <w:noProof/>
                    </w:rPr>
                  </w:rPrChange>
                </w:rPr>
                <w:t xml:space="preserve">[13] </w:t>
              </w:r>
              <w:r w:rsidRPr="000033FC">
                <w:rPr>
                  <w:b/>
                  <w:bCs/>
                  <w:noProof/>
                  <w:lang w:val="en-US"/>
                  <w:rPrChange w:id="3040" w:author="Sebastian Łuczak" w:date="2011-09-02T10:47:00Z">
                    <w:rPr>
                      <w:b/>
                      <w:bCs/>
                      <w:noProof/>
                    </w:rPr>
                  </w:rPrChange>
                </w:rPr>
                <w:t>Mullins, Craig S.</w:t>
              </w:r>
              <w:r w:rsidRPr="000033FC">
                <w:rPr>
                  <w:noProof/>
                  <w:lang w:val="en-US"/>
                  <w:rPrChange w:id="3041" w:author="Sebastian Łuczak" w:date="2011-09-02T10:47:00Z">
                    <w:rPr>
                      <w:noProof/>
                    </w:rPr>
                  </w:rPrChange>
                </w:rPr>
                <w:t xml:space="preserve"> The Database Report – July 2011. </w:t>
              </w:r>
              <w:r w:rsidRPr="000033FC">
                <w:rPr>
                  <w:i/>
                  <w:iCs/>
                  <w:noProof/>
                  <w:lang w:val="en-US"/>
                  <w:rPrChange w:id="3042" w:author="Sebastian Łuczak" w:date="2011-09-02T10:47:00Z">
                    <w:rPr>
                      <w:i/>
                      <w:iCs/>
                      <w:noProof/>
                    </w:rPr>
                  </w:rPrChange>
                </w:rPr>
                <w:t xml:space="preserve">THE DATA ADMINISTRATION NEWSLETTER. </w:t>
              </w:r>
              <w:r>
                <w:rPr>
                  <w:noProof/>
                </w:rPr>
                <w:t>[Online] 1 Lipiec 2011. [Zacytowano: 28 08 2011.] http://www.tdan.com/view-featured-columns/15299.</w:t>
              </w:r>
            </w:p>
            <w:p w:rsidR="00726470" w:rsidRPr="000033FC" w:rsidRDefault="00726470" w:rsidP="00726470">
              <w:pPr>
                <w:pStyle w:val="Bibliografia"/>
                <w:rPr>
                  <w:noProof/>
                  <w:lang w:val="en-US"/>
                  <w:rPrChange w:id="3043" w:author="Sebastian Łuczak" w:date="2011-09-02T10:47:00Z">
                    <w:rPr>
                      <w:noProof/>
                    </w:rPr>
                  </w:rPrChange>
                </w:rPr>
              </w:pPr>
              <w:r w:rsidRPr="000033FC">
                <w:rPr>
                  <w:noProof/>
                  <w:lang w:val="en-US"/>
                  <w:rPrChange w:id="3044" w:author="Sebastian Łuczak" w:date="2011-09-02T10:47:00Z">
                    <w:rPr>
                      <w:noProof/>
                    </w:rPr>
                  </w:rPrChange>
                </w:rPr>
                <w:t xml:space="preserve">[14] </w:t>
              </w:r>
              <w:r w:rsidRPr="000033FC">
                <w:rPr>
                  <w:b/>
                  <w:bCs/>
                  <w:noProof/>
                  <w:lang w:val="en-US"/>
                  <w:rPrChange w:id="3045" w:author="Sebastian Łuczak" w:date="2011-09-02T10:47:00Z">
                    <w:rPr>
                      <w:b/>
                      <w:bCs/>
                      <w:noProof/>
                    </w:rPr>
                  </w:rPrChange>
                </w:rPr>
                <w:t>Crockford, Douglas.</w:t>
              </w:r>
              <w:r w:rsidRPr="000033FC">
                <w:rPr>
                  <w:noProof/>
                  <w:lang w:val="en-US"/>
                  <w:rPrChange w:id="3046" w:author="Sebastian Łuczak" w:date="2011-09-02T10:47:00Z">
                    <w:rPr>
                      <w:noProof/>
                    </w:rPr>
                  </w:rPrChange>
                </w:rPr>
                <w:t xml:space="preserve"> RFC 4627. </w:t>
              </w:r>
              <w:r w:rsidRPr="000033FC">
                <w:rPr>
                  <w:i/>
                  <w:iCs/>
                  <w:noProof/>
                  <w:lang w:val="en-US"/>
                  <w:rPrChange w:id="3047" w:author="Sebastian Łuczak" w:date="2011-09-02T10:47:00Z">
                    <w:rPr>
                      <w:i/>
                      <w:iCs/>
                      <w:noProof/>
                    </w:rPr>
                  </w:rPrChange>
                </w:rPr>
                <w:t xml:space="preserve">The application/json Media Type for JavaScript Object Notation. </w:t>
              </w:r>
              <w:r w:rsidRPr="000033FC">
                <w:rPr>
                  <w:noProof/>
                  <w:lang w:val="en-US"/>
                  <w:rPrChange w:id="3048" w:author="Sebastian Łuczak" w:date="2011-09-02T10:47:00Z">
                    <w:rPr>
                      <w:noProof/>
                    </w:rPr>
                  </w:rPrChange>
                </w:rPr>
                <w:t>brak miejsca : Network Working Group, 2006.</w:t>
              </w:r>
            </w:p>
            <w:p w:rsidR="00726470" w:rsidRDefault="00726470" w:rsidP="00726470">
              <w:pPr>
                <w:pStyle w:val="Bibliografia"/>
                <w:rPr>
                  <w:noProof/>
                </w:rPr>
              </w:pPr>
              <w:r w:rsidRPr="000033FC">
                <w:rPr>
                  <w:noProof/>
                  <w:lang w:val="en-US"/>
                  <w:rPrChange w:id="3049" w:author="Sebastian Łuczak" w:date="2011-09-02T10:47:00Z">
                    <w:rPr>
                      <w:noProof/>
                    </w:rPr>
                  </w:rPrChange>
                </w:rPr>
                <w:t xml:space="preserve">[15] </w:t>
              </w:r>
              <w:r w:rsidRPr="000033FC">
                <w:rPr>
                  <w:b/>
                  <w:bCs/>
                  <w:noProof/>
                  <w:lang w:val="en-US"/>
                  <w:rPrChange w:id="3050" w:author="Sebastian Łuczak" w:date="2011-09-02T10:47:00Z">
                    <w:rPr>
                      <w:b/>
                      <w:bCs/>
                      <w:noProof/>
                    </w:rPr>
                  </w:rPrChange>
                </w:rPr>
                <w:t>Singh, Inderjeet i Leitch, Joel.</w:t>
              </w:r>
              <w:r w:rsidRPr="000033FC">
                <w:rPr>
                  <w:noProof/>
                  <w:lang w:val="en-US"/>
                  <w:rPrChange w:id="3051" w:author="Sebastian Łuczak" w:date="2011-09-02T10:47:00Z">
                    <w:rPr>
                      <w:noProof/>
                    </w:rPr>
                  </w:rPrChange>
                </w:rPr>
                <w:t xml:space="preserve"> Gson User Guide. </w:t>
              </w:r>
              <w:r w:rsidRPr="000033FC">
                <w:rPr>
                  <w:i/>
                  <w:iCs/>
                  <w:noProof/>
                  <w:lang w:val="en-US"/>
                  <w:rPrChange w:id="3052" w:author="Sebastian Łuczak" w:date="2011-09-02T10:47:00Z">
                    <w:rPr>
                      <w:i/>
                      <w:iCs/>
                      <w:noProof/>
                    </w:rPr>
                  </w:rPrChange>
                </w:rPr>
                <w:t xml:space="preserve">gson. </w:t>
              </w:r>
              <w:r w:rsidRPr="000033FC">
                <w:rPr>
                  <w:noProof/>
                  <w:lang w:val="en-US"/>
                  <w:rPrChange w:id="3053" w:author="Sebastian Łuczak" w:date="2011-09-02T10:47:00Z">
                    <w:rPr>
                      <w:noProof/>
                    </w:rPr>
                  </w:rPrChange>
                </w:rPr>
                <w:t xml:space="preserve">[Online] Google, 13 Lipiec 2011. </w:t>
              </w:r>
              <w:r>
                <w:rPr>
                  <w:noProof/>
                </w:rPr>
                <w:t>[Zacytowano: 25 Lipiec 2011.] https://sites.google.com/site/gson/gson-user-guide.</w:t>
              </w:r>
            </w:p>
            <w:p w:rsidR="00726470" w:rsidRPr="000033FC" w:rsidRDefault="00726470" w:rsidP="00726470">
              <w:pPr>
                <w:pStyle w:val="Bibliografia"/>
                <w:rPr>
                  <w:noProof/>
                  <w:lang w:val="en-US"/>
                  <w:rPrChange w:id="3054" w:author="Sebastian Łuczak" w:date="2011-09-02T10:47:00Z">
                    <w:rPr>
                      <w:noProof/>
                    </w:rPr>
                  </w:rPrChange>
                </w:rPr>
              </w:pPr>
              <w:r w:rsidRPr="000033FC">
                <w:rPr>
                  <w:noProof/>
                  <w:lang w:val="en-US"/>
                  <w:rPrChange w:id="3055" w:author="Sebastian Łuczak" w:date="2011-09-02T10:47:00Z">
                    <w:rPr>
                      <w:noProof/>
                    </w:rPr>
                  </w:rPrChange>
                </w:rPr>
                <w:t xml:space="preserve">[16] </w:t>
              </w:r>
              <w:r w:rsidRPr="000033FC">
                <w:rPr>
                  <w:b/>
                  <w:bCs/>
                  <w:noProof/>
                  <w:lang w:val="en-US"/>
                  <w:rPrChange w:id="3056" w:author="Sebastian Łuczak" w:date="2011-09-02T10:47:00Z">
                    <w:rPr>
                      <w:b/>
                      <w:bCs/>
                      <w:noProof/>
                    </w:rPr>
                  </w:rPrChange>
                </w:rPr>
                <w:t>Collins-Sussman, Ben, W. Fitzpatrick, Brian i Pilato, C. Michael.</w:t>
              </w:r>
              <w:r w:rsidRPr="000033FC">
                <w:rPr>
                  <w:noProof/>
                  <w:lang w:val="en-US"/>
                  <w:rPrChange w:id="3057" w:author="Sebastian Łuczak" w:date="2011-09-02T10:47:00Z">
                    <w:rPr>
                      <w:noProof/>
                    </w:rPr>
                  </w:rPrChange>
                </w:rPr>
                <w:t xml:space="preserve"> </w:t>
              </w:r>
              <w:r w:rsidRPr="000033FC">
                <w:rPr>
                  <w:i/>
                  <w:iCs/>
                  <w:noProof/>
                  <w:lang w:val="en-US"/>
                  <w:rPrChange w:id="3058" w:author="Sebastian Łuczak" w:date="2011-09-02T10:47:00Z">
                    <w:rPr>
                      <w:i/>
                      <w:iCs/>
                      <w:noProof/>
                    </w:rPr>
                  </w:rPrChange>
                </w:rPr>
                <w:t xml:space="preserve">Version Control with Subversion. </w:t>
              </w:r>
              <w:r w:rsidRPr="000033FC">
                <w:rPr>
                  <w:noProof/>
                  <w:lang w:val="en-US"/>
                  <w:rPrChange w:id="3059" w:author="Sebastian Łuczak" w:date="2011-09-02T10:47:00Z">
                    <w:rPr>
                      <w:noProof/>
                    </w:rPr>
                  </w:rPrChange>
                </w:rPr>
                <w:t>Sebastopol CA : O'Reilly Media, 2011.</w:t>
              </w:r>
            </w:p>
            <w:p w:rsidR="00726470" w:rsidRPr="000033FC" w:rsidRDefault="00726470" w:rsidP="00726470">
              <w:pPr>
                <w:pStyle w:val="Bibliografia"/>
                <w:rPr>
                  <w:noProof/>
                  <w:lang w:val="en-US"/>
                  <w:rPrChange w:id="3060" w:author="Sebastian Łuczak" w:date="2011-09-02T10:47:00Z">
                    <w:rPr>
                      <w:noProof/>
                    </w:rPr>
                  </w:rPrChange>
                </w:rPr>
              </w:pPr>
              <w:r w:rsidRPr="000033FC">
                <w:rPr>
                  <w:noProof/>
                  <w:lang w:val="en-US"/>
                  <w:rPrChange w:id="3061" w:author="Sebastian Łuczak" w:date="2011-09-02T10:47:00Z">
                    <w:rPr>
                      <w:noProof/>
                    </w:rPr>
                  </w:rPrChange>
                </w:rPr>
                <w:t xml:space="preserve">[17] </w:t>
              </w:r>
              <w:r w:rsidRPr="000033FC">
                <w:rPr>
                  <w:b/>
                  <w:bCs/>
                  <w:noProof/>
                  <w:lang w:val="en-US"/>
                  <w:rPrChange w:id="3062" w:author="Sebastian Łuczak" w:date="2011-09-02T10:47:00Z">
                    <w:rPr>
                      <w:b/>
                      <w:bCs/>
                      <w:noProof/>
                    </w:rPr>
                  </w:rPrChange>
                </w:rPr>
                <w:t>Codd, Edgar Frank.</w:t>
              </w:r>
              <w:r w:rsidRPr="000033FC">
                <w:rPr>
                  <w:noProof/>
                  <w:lang w:val="en-US"/>
                  <w:rPrChange w:id="3063" w:author="Sebastian Łuczak" w:date="2011-09-02T10:47:00Z">
                    <w:rPr>
                      <w:noProof/>
                    </w:rPr>
                  </w:rPrChange>
                </w:rPr>
                <w:t xml:space="preserve"> A Relational Model of Data for Large Shared Data Banks. </w:t>
              </w:r>
              <w:r w:rsidRPr="000033FC">
                <w:rPr>
                  <w:i/>
                  <w:iCs/>
                  <w:noProof/>
                  <w:lang w:val="en-US"/>
                  <w:rPrChange w:id="3064" w:author="Sebastian Łuczak" w:date="2011-09-02T10:47:00Z">
                    <w:rPr>
                      <w:i/>
                      <w:iCs/>
                      <w:noProof/>
                    </w:rPr>
                  </w:rPrChange>
                </w:rPr>
                <w:t xml:space="preserve">Communications of the ACM. </w:t>
              </w:r>
              <w:r w:rsidRPr="000033FC">
                <w:rPr>
                  <w:noProof/>
                  <w:lang w:val="en-US"/>
                  <w:rPrChange w:id="3065" w:author="Sebastian Łuczak" w:date="2011-09-02T10:47:00Z">
                    <w:rPr>
                      <w:noProof/>
                    </w:rPr>
                  </w:rPrChange>
                </w:rPr>
                <w:t>1970.</w:t>
              </w:r>
            </w:p>
            <w:p w:rsidR="00726470" w:rsidRPr="000033FC" w:rsidRDefault="00726470" w:rsidP="00726470">
              <w:pPr>
                <w:pStyle w:val="Bibliografia"/>
                <w:rPr>
                  <w:noProof/>
                  <w:lang w:val="en-US"/>
                  <w:rPrChange w:id="3066" w:author="Sebastian Łuczak" w:date="2011-09-02T10:47:00Z">
                    <w:rPr>
                      <w:noProof/>
                    </w:rPr>
                  </w:rPrChange>
                </w:rPr>
              </w:pPr>
              <w:r w:rsidRPr="000033FC">
                <w:rPr>
                  <w:noProof/>
                  <w:lang w:val="en-US"/>
                  <w:rPrChange w:id="3067" w:author="Sebastian Łuczak" w:date="2011-09-02T10:47:00Z">
                    <w:rPr>
                      <w:noProof/>
                    </w:rPr>
                  </w:rPrChange>
                </w:rPr>
                <w:t xml:space="preserve">[18] </w:t>
              </w:r>
              <w:r w:rsidRPr="000033FC">
                <w:rPr>
                  <w:b/>
                  <w:bCs/>
                  <w:noProof/>
                  <w:lang w:val="en-US"/>
                  <w:rPrChange w:id="3068" w:author="Sebastian Łuczak" w:date="2011-09-02T10:47:00Z">
                    <w:rPr>
                      <w:b/>
                      <w:bCs/>
                      <w:noProof/>
                    </w:rPr>
                  </w:rPrChange>
                </w:rPr>
                <w:t>NFC Forum.</w:t>
              </w:r>
              <w:r w:rsidRPr="000033FC">
                <w:rPr>
                  <w:noProof/>
                  <w:lang w:val="en-US"/>
                  <w:rPrChange w:id="3069" w:author="Sebastian Łuczak" w:date="2011-09-02T10:47:00Z">
                    <w:rPr>
                      <w:noProof/>
                    </w:rPr>
                  </w:rPrChange>
                </w:rPr>
                <w:t xml:space="preserve"> T2TOP 1.1. </w:t>
              </w:r>
              <w:r w:rsidRPr="000033FC">
                <w:rPr>
                  <w:i/>
                  <w:iCs/>
                  <w:noProof/>
                  <w:lang w:val="en-US"/>
                  <w:rPrChange w:id="3070" w:author="Sebastian Łuczak" w:date="2011-09-02T10:47:00Z">
                    <w:rPr>
                      <w:i/>
                      <w:iCs/>
                      <w:noProof/>
                    </w:rPr>
                  </w:rPrChange>
                </w:rPr>
                <w:t xml:space="preserve">Type 2 Tag Operation Specification. </w:t>
              </w:r>
              <w:r w:rsidRPr="000033FC">
                <w:rPr>
                  <w:noProof/>
                  <w:lang w:val="en-US"/>
                  <w:rPrChange w:id="3071" w:author="Sebastian Łuczak" w:date="2011-09-02T10:47:00Z">
                    <w:rPr>
                      <w:noProof/>
                    </w:rPr>
                  </w:rPrChange>
                </w:rPr>
                <w:t>Wakefield : NFC Forum, 2011. strony 3-6.</w:t>
              </w:r>
            </w:p>
            <w:p w:rsidR="00726470" w:rsidRDefault="00726470" w:rsidP="00726470">
              <w:pPr>
                <w:pStyle w:val="Bibliografia"/>
                <w:rPr>
                  <w:noProof/>
                </w:rPr>
              </w:pPr>
              <w:r w:rsidRPr="000033FC">
                <w:rPr>
                  <w:noProof/>
                  <w:lang w:val="en-US"/>
                  <w:rPrChange w:id="3072" w:author="Sebastian Łuczak" w:date="2011-09-02T10:47:00Z">
                    <w:rPr>
                      <w:noProof/>
                    </w:rPr>
                  </w:rPrChange>
                </w:rPr>
                <w:t xml:space="preserve">[19] </w:t>
              </w:r>
              <w:r w:rsidRPr="000033FC">
                <w:rPr>
                  <w:b/>
                  <w:bCs/>
                  <w:noProof/>
                  <w:lang w:val="en-US"/>
                  <w:rPrChange w:id="3073" w:author="Sebastian Łuczak" w:date="2011-09-02T10:47:00Z">
                    <w:rPr>
                      <w:b/>
                      <w:bCs/>
                      <w:noProof/>
                    </w:rPr>
                  </w:rPrChange>
                </w:rPr>
                <w:t>Dave, Minter i Linwood, Jeff.</w:t>
              </w:r>
              <w:r w:rsidRPr="000033FC">
                <w:rPr>
                  <w:noProof/>
                  <w:lang w:val="en-US"/>
                  <w:rPrChange w:id="3074" w:author="Sebastian Łuczak" w:date="2011-09-02T10:47:00Z">
                    <w:rPr>
                      <w:noProof/>
                    </w:rPr>
                  </w:rPrChange>
                </w:rPr>
                <w:t xml:space="preserve"> </w:t>
              </w:r>
              <w:r>
                <w:rPr>
                  <w:i/>
                  <w:iCs/>
                  <w:noProof/>
                </w:rPr>
                <w:t xml:space="preserve">Hibernate Od Nowicjusza do Profesjonalisty. </w:t>
              </w:r>
              <w:r>
                <w:rPr>
                  <w:noProof/>
                </w:rPr>
                <w:t>brak miejsca : Power Net, 2007.</w:t>
              </w:r>
            </w:p>
            <w:p w:rsidR="00726470" w:rsidRPr="000033FC" w:rsidRDefault="00726470" w:rsidP="00726470">
              <w:pPr>
                <w:pStyle w:val="Bibliografia"/>
                <w:rPr>
                  <w:noProof/>
                  <w:lang w:val="en-US"/>
                  <w:rPrChange w:id="3075" w:author="Sebastian Łuczak" w:date="2011-09-02T10:47:00Z">
                    <w:rPr>
                      <w:noProof/>
                    </w:rPr>
                  </w:rPrChange>
                </w:rPr>
              </w:pPr>
              <w:r w:rsidRPr="000033FC">
                <w:rPr>
                  <w:noProof/>
                  <w:lang w:val="en-US"/>
                  <w:rPrChange w:id="3076" w:author="Sebastian Łuczak" w:date="2011-09-02T10:47:00Z">
                    <w:rPr>
                      <w:noProof/>
                    </w:rPr>
                  </w:rPrChange>
                </w:rPr>
                <w:t xml:space="preserve">[20] </w:t>
              </w:r>
              <w:r w:rsidRPr="000033FC">
                <w:rPr>
                  <w:b/>
                  <w:bCs/>
                  <w:noProof/>
                  <w:lang w:val="en-US"/>
                  <w:rPrChange w:id="3077" w:author="Sebastian Łuczak" w:date="2011-09-02T10:47:00Z">
                    <w:rPr>
                      <w:b/>
                      <w:bCs/>
                      <w:noProof/>
                    </w:rPr>
                  </w:rPrChange>
                </w:rPr>
                <w:t>Jason, Price.</w:t>
              </w:r>
              <w:r w:rsidRPr="000033FC">
                <w:rPr>
                  <w:noProof/>
                  <w:lang w:val="en-US"/>
                  <w:rPrChange w:id="3078" w:author="Sebastian Łuczak" w:date="2011-09-02T10:47:00Z">
                    <w:rPr>
                      <w:noProof/>
                    </w:rPr>
                  </w:rPrChange>
                </w:rPr>
                <w:t xml:space="preserve"> </w:t>
              </w:r>
              <w:r w:rsidRPr="000033FC">
                <w:rPr>
                  <w:i/>
                  <w:iCs/>
                  <w:noProof/>
                  <w:lang w:val="en-US"/>
                  <w:rPrChange w:id="3079" w:author="Sebastian Łuczak" w:date="2011-09-02T10:47:00Z">
                    <w:rPr>
                      <w:i/>
                      <w:iCs/>
                      <w:noProof/>
                    </w:rPr>
                  </w:rPrChange>
                </w:rPr>
                <w:t xml:space="preserve">Oracle Database 11g i SQL Programowanie. </w:t>
              </w:r>
              <w:r w:rsidRPr="000033FC">
                <w:rPr>
                  <w:noProof/>
                  <w:lang w:val="en-US"/>
                  <w:rPrChange w:id="3080" w:author="Sebastian Łuczak" w:date="2011-09-02T10:47:00Z">
                    <w:rPr>
                      <w:noProof/>
                    </w:rPr>
                  </w:rPrChange>
                </w:rPr>
                <w:t>Gliwice : Helion, 2009.</w:t>
              </w:r>
            </w:p>
            <w:p w:rsidR="00726470" w:rsidRPr="000033FC" w:rsidRDefault="00726470" w:rsidP="00726470">
              <w:pPr>
                <w:pStyle w:val="Bibliografia"/>
                <w:rPr>
                  <w:noProof/>
                  <w:lang w:val="en-US"/>
                  <w:rPrChange w:id="3081" w:author="Sebastian Łuczak" w:date="2011-09-02T10:47:00Z">
                    <w:rPr>
                      <w:noProof/>
                    </w:rPr>
                  </w:rPrChange>
                </w:rPr>
              </w:pPr>
              <w:r w:rsidRPr="000033FC">
                <w:rPr>
                  <w:noProof/>
                  <w:lang w:val="en-US"/>
                  <w:rPrChange w:id="3082" w:author="Sebastian Łuczak" w:date="2011-09-02T10:47:00Z">
                    <w:rPr>
                      <w:noProof/>
                    </w:rPr>
                  </w:rPrChange>
                </w:rPr>
                <w:t xml:space="preserve">[21] </w:t>
              </w:r>
              <w:r w:rsidRPr="000033FC">
                <w:rPr>
                  <w:b/>
                  <w:bCs/>
                  <w:noProof/>
                  <w:lang w:val="en-US"/>
                  <w:rPrChange w:id="3083" w:author="Sebastian Łuczak" w:date="2011-09-02T10:47:00Z">
                    <w:rPr>
                      <w:b/>
                      <w:bCs/>
                      <w:noProof/>
                    </w:rPr>
                  </w:rPrChange>
                </w:rPr>
                <w:t>Marty, Hall, Brown, Larry i Chaikin, Yaakov.</w:t>
              </w:r>
              <w:r w:rsidRPr="000033FC">
                <w:rPr>
                  <w:noProof/>
                  <w:lang w:val="en-US"/>
                  <w:rPrChange w:id="3084" w:author="Sebastian Łuczak" w:date="2011-09-02T10:47:00Z">
                    <w:rPr>
                      <w:noProof/>
                    </w:rPr>
                  </w:rPrChange>
                </w:rPr>
                <w:t xml:space="preserve"> </w:t>
              </w:r>
              <w:r w:rsidRPr="000033FC">
                <w:rPr>
                  <w:i/>
                  <w:iCs/>
                  <w:noProof/>
                  <w:lang w:val="en-US"/>
                  <w:rPrChange w:id="3085" w:author="Sebastian Łuczak" w:date="2011-09-02T10:47:00Z">
                    <w:rPr>
                      <w:i/>
                      <w:iCs/>
                      <w:noProof/>
                    </w:rPr>
                  </w:rPrChange>
                </w:rPr>
                <w:t xml:space="preserve">Java Servlets I JavaServer Pages . </w:t>
              </w:r>
              <w:r w:rsidRPr="000033FC">
                <w:rPr>
                  <w:noProof/>
                  <w:lang w:val="en-US"/>
                  <w:rPrChange w:id="3086" w:author="Sebastian Łuczak" w:date="2011-09-02T10:47:00Z">
                    <w:rPr>
                      <w:noProof/>
                    </w:rPr>
                  </w:rPrChange>
                </w:rPr>
                <w:t>Gliwice : Helion, 2009. Tom II.</w:t>
              </w:r>
            </w:p>
            <w:p w:rsidR="00726470" w:rsidRPr="000033FC" w:rsidRDefault="00726470" w:rsidP="00726470">
              <w:pPr>
                <w:pStyle w:val="Bibliografia"/>
                <w:rPr>
                  <w:noProof/>
                  <w:lang w:val="en-US"/>
                  <w:rPrChange w:id="3087" w:author="Sebastian Łuczak" w:date="2011-09-02T10:47:00Z">
                    <w:rPr>
                      <w:noProof/>
                    </w:rPr>
                  </w:rPrChange>
                </w:rPr>
              </w:pPr>
              <w:r w:rsidRPr="000033FC">
                <w:rPr>
                  <w:noProof/>
                  <w:lang w:val="en-US"/>
                  <w:rPrChange w:id="3088" w:author="Sebastian Łuczak" w:date="2011-09-02T10:47:00Z">
                    <w:rPr>
                      <w:noProof/>
                    </w:rPr>
                  </w:rPrChange>
                </w:rPr>
                <w:t xml:space="preserve">[22] </w:t>
              </w:r>
              <w:r w:rsidRPr="000033FC">
                <w:rPr>
                  <w:b/>
                  <w:bCs/>
                  <w:noProof/>
                  <w:lang w:val="en-US"/>
                  <w:rPrChange w:id="3089" w:author="Sebastian Łuczak" w:date="2011-09-02T10:47:00Z">
                    <w:rPr>
                      <w:b/>
                      <w:bCs/>
                      <w:noProof/>
                    </w:rPr>
                  </w:rPrChange>
                </w:rPr>
                <w:t>GlassFish Community.</w:t>
              </w:r>
              <w:r w:rsidRPr="000033FC">
                <w:rPr>
                  <w:noProof/>
                  <w:lang w:val="en-US"/>
                  <w:rPrChange w:id="3090" w:author="Sebastian Łuczak" w:date="2011-09-02T10:47:00Z">
                    <w:rPr>
                      <w:noProof/>
                    </w:rPr>
                  </w:rPrChange>
                </w:rPr>
                <w:t xml:space="preserve"> Jersey 1.8 User Guide. [Online] 01 09 2011. http://jersey.java.net/nonav/documentation/latest/index.html.</w:t>
              </w:r>
            </w:p>
            <w:p w:rsidR="00726470" w:rsidRPr="000033FC" w:rsidRDefault="00726470" w:rsidP="00726470">
              <w:pPr>
                <w:pStyle w:val="Bibliografia"/>
                <w:rPr>
                  <w:noProof/>
                  <w:lang w:val="en-US"/>
                  <w:rPrChange w:id="3091" w:author="Sebastian Łuczak" w:date="2011-09-02T10:47:00Z">
                    <w:rPr>
                      <w:noProof/>
                    </w:rPr>
                  </w:rPrChange>
                </w:rPr>
              </w:pPr>
              <w:r w:rsidRPr="000033FC">
                <w:rPr>
                  <w:noProof/>
                  <w:lang w:val="en-US"/>
                  <w:rPrChange w:id="3092" w:author="Sebastian Łuczak" w:date="2011-09-02T10:47:00Z">
                    <w:rPr>
                      <w:noProof/>
                    </w:rPr>
                  </w:rPrChange>
                </w:rPr>
                <w:t xml:space="preserve">[23] </w:t>
              </w:r>
              <w:r w:rsidRPr="000033FC">
                <w:rPr>
                  <w:b/>
                  <w:bCs/>
                  <w:noProof/>
                  <w:lang w:val="en-US"/>
                  <w:rPrChange w:id="3093" w:author="Sebastian Łuczak" w:date="2011-09-02T10:47:00Z">
                    <w:rPr>
                      <w:b/>
                      <w:bCs/>
                      <w:noProof/>
                    </w:rPr>
                  </w:rPrChange>
                </w:rPr>
                <w:t>SpringSource Community.</w:t>
              </w:r>
              <w:r w:rsidRPr="000033FC">
                <w:rPr>
                  <w:noProof/>
                  <w:lang w:val="en-US"/>
                  <w:rPrChange w:id="3094" w:author="Sebastian Łuczak" w:date="2011-09-02T10:47:00Z">
                    <w:rPr>
                      <w:noProof/>
                    </w:rPr>
                  </w:rPrChange>
                </w:rPr>
                <w:t xml:space="preserve"> Spring Security Reference Documentation. [Online] 01 09 2011. http://static.springsource.org/spring-security/site/docs/3.0.x/reference/springsecurity.pdf.</w:t>
              </w:r>
            </w:p>
            <w:p w:rsidR="00EC5168" w:rsidRDefault="00C8050F" w:rsidP="00726470">
              <w:r>
                <w:fldChar w:fldCharType="end"/>
              </w:r>
            </w:p>
          </w:sdtContent>
        </w:sdt>
      </w:sdtContent>
    </w:sdt>
    <w:p w:rsidR="00BE35B2" w:rsidRDefault="00BE35B2">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3095" w:name="_Toc302723976"/>
      <w:r w:rsidRPr="00933D3C">
        <w:lastRenderedPageBreak/>
        <w:t>Załącznik</w:t>
      </w:r>
      <w:r w:rsidR="00933D3C">
        <w:t>I</w:t>
      </w:r>
      <w:bookmarkEnd w:id="3095"/>
    </w:p>
    <w:p w:rsidR="00933D3C" w:rsidRPr="00933D3C" w:rsidRDefault="00933D3C" w:rsidP="00933D3C">
      <w:pPr>
        <w:pStyle w:val="Nagwek2"/>
        <w:ind w:left="792" w:hanging="792"/>
        <w:rPr>
          <w:rFonts w:eastAsia="Times New Roman"/>
        </w:rPr>
      </w:pPr>
      <w:bookmarkStart w:id="3096" w:name="_Toc302330573"/>
      <w:bookmarkStart w:id="3097" w:name="_Toc302723977"/>
      <w:r w:rsidRPr="00933D3C">
        <w:rPr>
          <w:rFonts w:eastAsia="Times New Roman"/>
        </w:rPr>
        <w:t>Dodatek A</w:t>
      </w:r>
      <w:bookmarkEnd w:id="3096"/>
      <w:bookmarkEnd w:id="3097"/>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C4448E">
      <w:type w:val="continuous"/>
      <w:pgSz w:w="11906" w:h="16838" w:code="9"/>
      <w:pgMar w:top="1134" w:right="1134" w:bottom="1134" w:left="1701" w:header="709" w:footer="709" w:gutter="0"/>
      <w:pgNumType w:start="0"/>
      <w:cols w:space="708"/>
      <w:docGrid w:linePitch="360"/>
      <w:sectPrChange w:id="3098" w:author="Sebastian Łuczak" w:date="2011-09-02T10:51:00Z">
        <w:sectPr w:rsidR="00757A52" w:rsidRPr="00757A52" w:rsidSect="00C4448E">
          <w:type w:val="nextPage"/>
          <w:pgBorders>
            <w:top w:val="single" w:sz="18" w:space="24" w:color="auto"/>
            <w:left w:val="single" w:sz="18" w:space="24" w:color="auto"/>
            <w:bottom w:val="single" w:sz="18" w:space="24" w:color="auto"/>
            <w:right w:val="single" w:sz="18" w:space="24" w:color="auto"/>
          </w:pgBorders>
          <w:pgNumType w:start="0"/>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 w:author="Maciek" w:date="2011-09-01T23:04:00Z" w:initials="M">
    <w:p w:rsidR="0030698E" w:rsidRDefault="0030698E" w:rsidP="00676162">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30698E" w:rsidRDefault="0030698E" w:rsidP="00676162">
      <w:pPr>
        <w:pStyle w:val="Tekstkomentarza"/>
      </w:pPr>
    </w:p>
  </w:comment>
  <w:comment w:id="23" w:author="Maciek" w:date="2011-09-02T10:48:00Z" w:initials="M">
    <w:p w:rsidR="00AB2A9A" w:rsidRDefault="00AB2A9A" w:rsidP="00AB2A9A">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AB2A9A" w:rsidRDefault="00AB2A9A" w:rsidP="00AB2A9A">
      <w:pPr>
        <w:pStyle w:val="Tekstkomentarza"/>
      </w:pPr>
    </w:p>
  </w:comment>
  <w:comment w:id="33" w:author="Maciek" w:date="2011-09-01T23:05:00Z" w:initials="M">
    <w:p w:rsidR="0030698E" w:rsidRDefault="0030698E" w:rsidP="00676162">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91" w:author="Maciek" w:date="2011-09-02T10:07:00Z" w:initials="M">
    <w:p w:rsidR="0030698E" w:rsidRDefault="0030698E" w:rsidP="003B3068">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1914" w:author="Sebastian Łuczak" w:date="2011-09-01T23:04:00Z" w:initials="SŁ">
    <w:p w:rsidR="0030698E" w:rsidRDefault="0030698E">
      <w:pPr>
        <w:pStyle w:val="Tekstkomentarza"/>
      </w:pPr>
      <w:r>
        <w:rPr>
          <w:rStyle w:val="Odwoaniedokomentarza"/>
        </w:rPr>
        <w:annotationRef/>
      </w:r>
      <w:r>
        <w:t>Odwołanie?</w:t>
      </w:r>
    </w:p>
  </w:comment>
  <w:comment w:id="1924" w:author="Sebastian Łuczak" w:date="2011-09-01T23:04:00Z" w:initials="SŁ">
    <w:p w:rsidR="0030698E" w:rsidRDefault="0030698E">
      <w:pPr>
        <w:pStyle w:val="Tekstkomentarza"/>
      </w:pPr>
      <w:r>
        <w:rPr>
          <w:rStyle w:val="Odwoaniedokomentarza"/>
        </w:rPr>
        <w:annotationRef/>
      </w:r>
      <w:proofErr w:type="spellStart"/>
      <w:r>
        <w:t>Odwolanie</w:t>
      </w:r>
      <w:proofErr w:type="spellEnd"/>
      <w:r>
        <w:t>?</w:t>
      </w:r>
    </w:p>
  </w:comment>
  <w:comment w:id="1926" w:author="Maciek" w:date="2011-09-01T23:06:00Z" w:initials="M">
    <w:p w:rsidR="0030698E" w:rsidRDefault="0030698E">
      <w:pPr>
        <w:pStyle w:val="Tekstkomentarza"/>
      </w:pPr>
      <w:r>
        <w:rPr>
          <w:rStyle w:val="Odwoaniedokomentarza"/>
        </w:rPr>
        <w:annotationRef/>
      </w:r>
      <w:r>
        <w:t>Tu jest</w:t>
      </w:r>
    </w:p>
  </w:comment>
  <w:comment w:id="2041" w:author="Sebastian Łuczak" w:date="2011-09-01T23:04:00Z" w:initials="SŁ">
    <w:p w:rsidR="0030698E" w:rsidRDefault="0030698E">
      <w:pPr>
        <w:pStyle w:val="Tekstkomentarza"/>
      </w:pPr>
      <w:r>
        <w:rPr>
          <w:rStyle w:val="Odwoaniedokomentarza"/>
        </w:rPr>
        <w:annotationRef/>
      </w:r>
      <w:r>
        <w:t>Co z oprogramowaniem?</w:t>
      </w:r>
    </w:p>
  </w:comment>
  <w:comment w:id="2345" w:author="Sebastian Łuczak" w:date="2011-09-01T23:04:00Z" w:initials="SŁ">
    <w:p w:rsidR="0030698E" w:rsidRDefault="0030698E">
      <w:pPr>
        <w:pStyle w:val="Tekstkomentarza"/>
      </w:pPr>
      <w:r>
        <w:rPr>
          <w:rStyle w:val="Odwoaniedokomentarza"/>
        </w:rPr>
        <w:annotationRef/>
      </w:r>
      <w:r>
        <w:t>Niezrozumiałe, zbyt obszerny przykład…</w:t>
      </w:r>
    </w:p>
  </w:comment>
  <w:comment w:id="2461" w:author="Sebastian Łuczak" w:date="2011-09-01T23:04:00Z" w:initials="SŁ">
    <w:p w:rsidR="0030698E" w:rsidRDefault="0030698E">
      <w:pPr>
        <w:pStyle w:val="Tekstkomentarza"/>
      </w:pPr>
      <w:r>
        <w:rPr>
          <w:rStyle w:val="Odwoaniedokomentarza"/>
        </w:rPr>
        <w:annotationRef/>
      </w:r>
      <w:r>
        <w:t>Jawny?</w:t>
      </w:r>
    </w:p>
  </w:comment>
  <w:comment w:id="2494" w:author="Sebastian Łuczak" w:date="2011-09-01T23:04:00Z" w:initials="SŁ">
    <w:p w:rsidR="0030698E" w:rsidRDefault="0030698E">
      <w:pPr>
        <w:pStyle w:val="Tekstkomentarza"/>
      </w:pPr>
      <w:r>
        <w:rPr>
          <w:rStyle w:val="Odwoaniedokomentarza"/>
        </w:rPr>
        <w:annotationRef/>
      </w:r>
      <w:r>
        <w:t>Bełkot</w:t>
      </w:r>
    </w:p>
  </w:comment>
  <w:comment w:id="2514" w:author="Maciek" w:date="2011-09-01T23:04:00Z" w:initials="M">
    <w:p w:rsidR="0030698E" w:rsidRDefault="0030698E">
      <w:pPr>
        <w:pStyle w:val="Tekstkomentarza"/>
      </w:pPr>
      <w:r>
        <w:rPr>
          <w:rStyle w:val="Odwoaniedokomentarza"/>
        </w:rPr>
        <w:annotationRef/>
      </w:r>
      <w:r>
        <w:t>Moja propozycja na powyższe</w:t>
      </w:r>
    </w:p>
  </w:comment>
  <w:comment w:id="2540" w:author="Sebastian Łuczak" w:date="2011-09-01T23:04:00Z" w:initials="SŁ">
    <w:p w:rsidR="0030698E" w:rsidRDefault="0030698E">
      <w:pPr>
        <w:pStyle w:val="Tekstkomentarza"/>
      </w:pPr>
      <w:r>
        <w:rPr>
          <w:rStyle w:val="Odwoaniedokomentarza"/>
        </w:rPr>
        <w:annotationRef/>
      </w:r>
      <w:r>
        <w:t>Wspomnieć jak to u nas działa, dodać rysunek</w:t>
      </w:r>
    </w:p>
  </w:comment>
  <w:comment w:id="2580" w:author="Sebastian Łuczak" w:date="2011-09-01T23:04:00Z" w:initials="SŁ">
    <w:p w:rsidR="0030698E" w:rsidRDefault="0030698E">
      <w:pPr>
        <w:pStyle w:val="Tekstkomentarza"/>
      </w:pPr>
      <w:r>
        <w:rPr>
          <w:rStyle w:val="Odwoaniedokomentarza"/>
        </w:rPr>
        <w:annotationRef/>
      </w:r>
      <w:r>
        <w:t>Wspomnieć jak to u nas działa</w:t>
      </w:r>
    </w:p>
  </w:comment>
  <w:comment w:id="2590" w:author="Sebastian Łuczak" w:date="2011-09-01T23:04:00Z" w:initials="SŁ">
    <w:p w:rsidR="0030698E" w:rsidRDefault="0030698E">
      <w:pPr>
        <w:pStyle w:val="Tekstkomentarza"/>
      </w:pPr>
      <w:r>
        <w:rPr>
          <w:rStyle w:val="Odwoaniedokomentarza"/>
        </w:rPr>
        <w:annotationRef/>
      </w:r>
      <w:r>
        <w:t>WYMOGI</w:t>
      </w:r>
    </w:p>
  </w:comment>
  <w:comment w:id="2778" w:author="Sebastian" w:date="2011-09-01T23:04:00Z" w:initials="S">
    <w:p w:rsidR="0030698E" w:rsidRDefault="0030698E">
      <w:pPr>
        <w:pStyle w:val="Tekstkomentarza"/>
      </w:pPr>
      <w:r>
        <w:rPr>
          <w:rStyle w:val="Odwoaniedokomentarza"/>
        </w:rPr>
        <w:annotationRef/>
      </w:r>
      <w:r>
        <w:t>To tak nie działa!</w:t>
      </w:r>
    </w:p>
  </w:comment>
  <w:comment w:id="2779" w:author="Maciek" w:date="2011-09-01T23:04:00Z" w:initials="M">
    <w:p w:rsidR="0030698E" w:rsidRDefault="0030698E">
      <w:pPr>
        <w:pStyle w:val="Tekstkomentarza"/>
      </w:pPr>
      <w:r>
        <w:rPr>
          <w:rStyle w:val="Odwoaniedokomentarza"/>
        </w:rPr>
        <w:annotationRef/>
      </w:r>
      <w:r>
        <w:t xml:space="preserve">Już działa, nie robiłem tego na razie aby było łatwiej testować </w:t>
      </w:r>
      <w:r>
        <w:sym w:font="Wingdings" w:char="F04A"/>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1A4A" w:rsidRDefault="00731A4A" w:rsidP="006D1A95">
      <w:r>
        <w:separator/>
      </w:r>
    </w:p>
  </w:endnote>
  <w:endnote w:type="continuationSeparator" w:id="0">
    <w:p w:rsidR="00731A4A" w:rsidRDefault="00731A4A"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803" w:author="Sebastian" w:date="2011-09-01T19:46:00Z"/>
  <w:sdt>
    <w:sdtPr>
      <w:id w:val="31499309"/>
      <w:docPartObj>
        <w:docPartGallery w:val="Page Numbers (Bottom of Page)"/>
        <w:docPartUnique/>
      </w:docPartObj>
    </w:sdtPr>
    <w:sdtContent>
      <w:customXmlInsRangeEnd w:id="803"/>
      <w:p w:rsidR="0030698E" w:rsidRDefault="0030698E">
        <w:pPr>
          <w:pStyle w:val="Stopka"/>
          <w:jc w:val="right"/>
          <w:rPr>
            <w:ins w:id="804" w:author="Sebastian" w:date="2011-09-01T19:46:00Z"/>
          </w:rPr>
        </w:pPr>
      </w:p>
    </w:sdtContent>
    <w:customXmlInsRangeStart w:id="805" w:author="Sebastian" w:date="2011-09-01T19:46:00Z"/>
  </w:sdt>
  <w:customXmlInsRangeEnd w:id="805"/>
  <w:p w:rsidR="0030698E" w:rsidRDefault="0030698E">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98E" w:rsidRDefault="0030698E">
    <w:pPr>
      <w:pStyle w:val="Stopka"/>
      <w:jc w:val="right"/>
    </w:pPr>
  </w:p>
  <w:p w:rsidR="0030698E" w:rsidRDefault="0030698E">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2128" w:author="Sebastian" w:date="2011-09-01T19:46:00Z"/>
  <w:sdt>
    <w:sdtPr>
      <w:id w:val="1630039"/>
      <w:docPartObj>
        <w:docPartGallery w:val="Page Numbers (Bottom of Page)"/>
        <w:docPartUnique/>
      </w:docPartObj>
    </w:sdtPr>
    <w:sdtContent>
      <w:customXmlInsRangeEnd w:id="2128"/>
      <w:p w:rsidR="0030698E" w:rsidRDefault="0030698E">
        <w:pPr>
          <w:pStyle w:val="Stopka"/>
          <w:jc w:val="right"/>
          <w:rPr>
            <w:ins w:id="2129" w:author="Sebastian" w:date="2011-09-01T19:46:00Z"/>
          </w:rPr>
        </w:pPr>
        <w:ins w:id="2130" w:author="Sebastian" w:date="2011-09-01T19:46:00Z">
          <w:r>
            <w:fldChar w:fldCharType="begin"/>
          </w:r>
          <w:r>
            <w:instrText xml:space="preserve"> PAGE   \* MERGEFORMAT </w:instrText>
          </w:r>
          <w:r>
            <w:fldChar w:fldCharType="separate"/>
          </w:r>
        </w:ins>
        <w:r w:rsidR="002E623B">
          <w:rPr>
            <w:noProof/>
          </w:rPr>
          <w:t>56</w:t>
        </w:r>
        <w:ins w:id="2131" w:author="Sebastian" w:date="2011-09-01T19:46:00Z">
          <w:r>
            <w:fldChar w:fldCharType="end"/>
          </w:r>
        </w:ins>
      </w:p>
    </w:sdtContent>
    <w:customXmlInsRangeStart w:id="2132" w:author="Sebastian" w:date="2011-09-01T19:46:00Z"/>
  </w:sdt>
  <w:customXmlInsRangeEnd w:id="2132"/>
  <w:p w:rsidR="0030698E" w:rsidRDefault="0030698E">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98E" w:rsidRDefault="0030698E">
    <w:pPr>
      <w:pStyle w:val="Stopka"/>
      <w:jc w:val="right"/>
    </w:pPr>
  </w:p>
  <w:p w:rsidR="0030698E" w:rsidRDefault="0030698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1A4A" w:rsidRDefault="00731A4A" w:rsidP="006D1A95">
      <w:r>
        <w:separator/>
      </w:r>
    </w:p>
  </w:footnote>
  <w:footnote w:type="continuationSeparator" w:id="0">
    <w:p w:rsidR="00731A4A" w:rsidRDefault="00731A4A" w:rsidP="006D1A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1">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4"/>
  </w:num>
  <w:num w:numId="4">
    <w:abstractNumId w:val="22"/>
  </w:num>
  <w:num w:numId="5">
    <w:abstractNumId w:val="7"/>
  </w:num>
  <w:num w:numId="6">
    <w:abstractNumId w:val="8"/>
  </w:num>
  <w:num w:numId="7">
    <w:abstractNumId w:val="39"/>
  </w:num>
  <w:num w:numId="8">
    <w:abstractNumId w:val="40"/>
  </w:num>
  <w:num w:numId="9">
    <w:abstractNumId w:val="19"/>
  </w:num>
  <w:num w:numId="10">
    <w:abstractNumId w:val="15"/>
  </w:num>
  <w:num w:numId="11">
    <w:abstractNumId w:val="28"/>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29"/>
  </w:num>
  <w:num w:numId="19">
    <w:abstractNumId w:val="23"/>
  </w:num>
  <w:num w:numId="20">
    <w:abstractNumId w:val="30"/>
  </w:num>
  <w:num w:numId="21">
    <w:abstractNumId w:val="20"/>
  </w:num>
  <w:num w:numId="22">
    <w:abstractNumId w:val="32"/>
  </w:num>
  <w:num w:numId="23">
    <w:abstractNumId w:val="3"/>
  </w:num>
  <w:num w:numId="24">
    <w:abstractNumId w:val="35"/>
  </w:num>
  <w:num w:numId="25">
    <w:abstractNumId w:val="3"/>
    <w:lvlOverride w:ilvl="0">
      <w:startOverride w:val="1"/>
    </w:lvlOverride>
  </w:num>
  <w:num w:numId="26">
    <w:abstractNumId w:val="41"/>
  </w:num>
  <w:num w:numId="27">
    <w:abstractNumId w:val="31"/>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3"/>
  </w:num>
  <w:num w:numId="35">
    <w:abstractNumId w:val="13"/>
  </w:num>
  <w:num w:numId="36">
    <w:abstractNumId w:val="36"/>
  </w:num>
  <w:num w:numId="37">
    <w:abstractNumId w:val="11"/>
  </w:num>
  <w:num w:numId="38">
    <w:abstractNumId w:val="27"/>
  </w:num>
  <w:num w:numId="39">
    <w:abstractNumId w:val="38"/>
  </w:num>
  <w:num w:numId="40">
    <w:abstractNumId w:val="16"/>
  </w:num>
  <w:num w:numId="41">
    <w:abstractNumId w:val="37"/>
  </w:num>
  <w:num w:numId="42">
    <w:abstractNumId w:val="2"/>
  </w:num>
  <w:num w:numId="4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trackRevisions/>
  <w:defaultTabStop w:val="708"/>
  <w:hyphenationZone w:val="425"/>
  <w:drawingGridHorizontalSpacing w:val="110"/>
  <w:displayHorizontalDrawingGridEvery w:val="2"/>
  <w:characterSpacingControl w:val="doNotCompress"/>
  <w:hdrShapeDefaults>
    <o:shapedefaults v:ext="edit" spidmax="56322"/>
  </w:hdrShapeDefaults>
  <w:footnotePr>
    <w:footnote w:id="-1"/>
    <w:footnote w:id="0"/>
  </w:footnotePr>
  <w:endnotePr>
    <w:endnote w:id="-1"/>
    <w:endnote w:id="0"/>
  </w:endnotePr>
  <w:compat/>
  <w:rsids>
    <w:rsidRoot w:val="006D1A95"/>
    <w:rsid w:val="000033FC"/>
    <w:rsid w:val="000075BB"/>
    <w:rsid w:val="00010A89"/>
    <w:rsid w:val="00013A24"/>
    <w:rsid w:val="000171CD"/>
    <w:rsid w:val="00020764"/>
    <w:rsid w:val="000217D0"/>
    <w:rsid w:val="00022D04"/>
    <w:rsid w:val="000265F6"/>
    <w:rsid w:val="000370FC"/>
    <w:rsid w:val="00040A86"/>
    <w:rsid w:val="0004443A"/>
    <w:rsid w:val="00050AA9"/>
    <w:rsid w:val="0005352D"/>
    <w:rsid w:val="0005534C"/>
    <w:rsid w:val="00062358"/>
    <w:rsid w:val="00062823"/>
    <w:rsid w:val="00064EA2"/>
    <w:rsid w:val="00070B31"/>
    <w:rsid w:val="00070B67"/>
    <w:rsid w:val="00073C2B"/>
    <w:rsid w:val="00075026"/>
    <w:rsid w:val="00093091"/>
    <w:rsid w:val="000A254E"/>
    <w:rsid w:val="000A3F56"/>
    <w:rsid w:val="000A4F67"/>
    <w:rsid w:val="000A6DFC"/>
    <w:rsid w:val="000B2C9A"/>
    <w:rsid w:val="000C1024"/>
    <w:rsid w:val="000C4D01"/>
    <w:rsid w:val="000D64C0"/>
    <w:rsid w:val="000E265A"/>
    <w:rsid w:val="000E2DD1"/>
    <w:rsid w:val="000E43AF"/>
    <w:rsid w:val="000E7F93"/>
    <w:rsid w:val="000F366F"/>
    <w:rsid w:val="000F37E5"/>
    <w:rsid w:val="00100330"/>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55EC5"/>
    <w:rsid w:val="00162DB9"/>
    <w:rsid w:val="0016300C"/>
    <w:rsid w:val="00171D77"/>
    <w:rsid w:val="00173B6A"/>
    <w:rsid w:val="00177626"/>
    <w:rsid w:val="001827AF"/>
    <w:rsid w:val="001870F4"/>
    <w:rsid w:val="001908A5"/>
    <w:rsid w:val="0019095B"/>
    <w:rsid w:val="001939D9"/>
    <w:rsid w:val="001955C6"/>
    <w:rsid w:val="00196950"/>
    <w:rsid w:val="001A1BC2"/>
    <w:rsid w:val="001A278E"/>
    <w:rsid w:val="001A64DE"/>
    <w:rsid w:val="001A7705"/>
    <w:rsid w:val="001B3156"/>
    <w:rsid w:val="001B60FF"/>
    <w:rsid w:val="001C38B6"/>
    <w:rsid w:val="001D29BC"/>
    <w:rsid w:val="001D673A"/>
    <w:rsid w:val="001E4D1A"/>
    <w:rsid w:val="001F0178"/>
    <w:rsid w:val="001F2E1E"/>
    <w:rsid w:val="001F393E"/>
    <w:rsid w:val="001F4A28"/>
    <w:rsid w:val="002119B5"/>
    <w:rsid w:val="00211B4B"/>
    <w:rsid w:val="00211BAA"/>
    <w:rsid w:val="00217A3E"/>
    <w:rsid w:val="00223E9B"/>
    <w:rsid w:val="002324C2"/>
    <w:rsid w:val="00243FC0"/>
    <w:rsid w:val="00245935"/>
    <w:rsid w:val="00255736"/>
    <w:rsid w:val="00262F3E"/>
    <w:rsid w:val="002631BC"/>
    <w:rsid w:val="00263D19"/>
    <w:rsid w:val="00265BF9"/>
    <w:rsid w:val="0027176B"/>
    <w:rsid w:val="002737DF"/>
    <w:rsid w:val="00275BF1"/>
    <w:rsid w:val="00282E19"/>
    <w:rsid w:val="00283F2D"/>
    <w:rsid w:val="00284411"/>
    <w:rsid w:val="00291AD5"/>
    <w:rsid w:val="00295395"/>
    <w:rsid w:val="00296627"/>
    <w:rsid w:val="002A4963"/>
    <w:rsid w:val="002A727E"/>
    <w:rsid w:val="002B0E83"/>
    <w:rsid w:val="002B3EB5"/>
    <w:rsid w:val="002B45BF"/>
    <w:rsid w:val="002C0610"/>
    <w:rsid w:val="002C326A"/>
    <w:rsid w:val="002C6967"/>
    <w:rsid w:val="002D0E7F"/>
    <w:rsid w:val="002D705B"/>
    <w:rsid w:val="002E061E"/>
    <w:rsid w:val="002E5CA5"/>
    <w:rsid w:val="002E623B"/>
    <w:rsid w:val="002E7555"/>
    <w:rsid w:val="002F2C4A"/>
    <w:rsid w:val="002F483F"/>
    <w:rsid w:val="002F4CBD"/>
    <w:rsid w:val="002F6009"/>
    <w:rsid w:val="0030264E"/>
    <w:rsid w:val="003060F4"/>
    <w:rsid w:val="0030698E"/>
    <w:rsid w:val="00307CEA"/>
    <w:rsid w:val="003111A7"/>
    <w:rsid w:val="0031211F"/>
    <w:rsid w:val="003144E4"/>
    <w:rsid w:val="00317A4A"/>
    <w:rsid w:val="003234F2"/>
    <w:rsid w:val="00324558"/>
    <w:rsid w:val="00331D02"/>
    <w:rsid w:val="00347211"/>
    <w:rsid w:val="00370D31"/>
    <w:rsid w:val="00377BF0"/>
    <w:rsid w:val="003872DB"/>
    <w:rsid w:val="003B10C3"/>
    <w:rsid w:val="003B21BC"/>
    <w:rsid w:val="003B3068"/>
    <w:rsid w:val="003C02C6"/>
    <w:rsid w:val="003C34C6"/>
    <w:rsid w:val="003C6861"/>
    <w:rsid w:val="003D1A88"/>
    <w:rsid w:val="003D4D93"/>
    <w:rsid w:val="003D6CDA"/>
    <w:rsid w:val="003E02C1"/>
    <w:rsid w:val="003E1D17"/>
    <w:rsid w:val="003E2875"/>
    <w:rsid w:val="003E319E"/>
    <w:rsid w:val="003E35B5"/>
    <w:rsid w:val="003E65F1"/>
    <w:rsid w:val="003E6747"/>
    <w:rsid w:val="003F136F"/>
    <w:rsid w:val="003F1482"/>
    <w:rsid w:val="003F2DDD"/>
    <w:rsid w:val="003F6E77"/>
    <w:rsid w:val="00400359"/>
    <w:rsid w:val="00405483"/>
    <w:rsid w:val="00405739"/>
    <w:rsid w:val="00410C7B"/>
    <w:rsid w:val="00410E8E"/>
    <w:rsid w:val="00425FBC"/>
    <w:rsid w:val="00426962"/>
    <w:rsid w:val="004272B7"/>
    <w:rsid w:val="00444C00"/>
    <w:rsid w:val="0044529A"/>
    <w:rsid w:val="00446162"/>
    <w:rsid w:val="00452128"/>
    <w:rsid w:val="0045473F"/>
    <w:rsid w:val="00464812"/>
    <w:rsid w:val="0046588E"/>
    <w:rsid w:val="00465A01"/>
    <w:rsid w:val="00466460"/>
    <w:rsid w:val="004727A7"/>
    <w:rsid w:val="00473F80"/>
    <w:rsid w:val="0047406E"/>
    <w:rsid w:val="004843B4"/>
    <w:rsid w:val="004948E5"/>
    <w:rsid w:val="004A3383"/>
    <w:rsid w:val="004A6735"/>
    <w:rsid w:val="004A73A0"/>
    <w:rsid w:val="004B0751"/>
    <w:rsid w:val="004B2C3C"/>
    <w:rsid w:val="004B6E3D"/>
    <w:rsid w:val="004C045B"/>
    <w:rsid w:val="004C1BDE"/>
    <w:rsid w:val="004C1F59"/>
    <w:rsid w:val="004C2629"/>
    <w:rsid w:val="004C3A46"/>
    <w:rsid w:val="004C572A"/>
    <w:rsid w:val="004C6799"/>
    <w:rsid w:val="004D133A"/>
    <w:rsid w:val="004D2C44"/>
    <w:rsid w:val="004D7408"/>
    <w:rsid w:val="004E4863"/>
    <w:rsid w:val="004E49A1"/>
    <w:rsid w:val="004F009F"/>
    <w:rsid w:val="004F087C"/>
    <w:rsid w:val="004F4170"/>
    <w:rsid w:val="004F6591"/>
    <w:rsid w:val="00510DBA"/>
    <w:rsid w:val="005221BC"/>
    <w:rsid w:val="005372D0"/>
    <w:rsid w:val="005400D3"/>
    <w:rsid w:val="00550D2C"/>
    <w:rsid w:val="00551EA6"/>
    <w:rsid w:val="00554649"/>
    <w:rsid w:val="0056690D"/>
    <w:rsid w:val="00567FB4"/>
    <w:rsid w:val="00571FC1"/>
    <w:rsid w:val="00572132"/>
    <w:rsid w:val="00574916"/>
    <w:rsid w:val="005817CE"/>
    <w:rsid w:val="00592123"/>
    <w:rsid w:val="00594176"/>
    <w:rsid w:val="00594997"/>
    <w:rsid w:val="005B3914"/>
    <w:rsid w:val="005B6F32"/>
    <w:rsid w:val="005C08E1"/>
    <w:rsid w:val="005C1791"/>
    <w:rsid w:val="005C60FE"/>
    <w:rsid w:val="005C7068"/>
    <w:rsid w:val="005D0075"/>
    <w:rsid w:val="005D049A"/>
    <w:rsid w:val="005D1C5E"/>
    <w:rsid w:val="005D3FA5"/>
    <w:rsid w:val="005D55E0"/>
    <w:rsid w:val="005E121C"/>
    <w:rsid w:val="005E4B31"/>
    <w:rsid w:val="005F34C4"/>
    <w:rsid w:val="006032E0"/>
    <w:rsid w:val="00603D55"/>
    <w:rsid w:val="00605F72"/>
    <w:rsid w:val="006069A2"/>
    <w:rsid w:val="0061098B"/>
    <w:rsid w:val="00611ADF"/>
    <w:rsid w:val="00617AF4"/>
    <w:rsid w:val="006240C1"/>
    <w:rsid w:val="006258FA"/>
    <w:rsid w:val="00631DBB"/>
    <w:rsid w:val="00632744"/>
    <w:rsid w:val="006337D3"/>
    <w:rsid w:val="0065343C"/>
    <w:rsid w:val="00653B99"/>
    <w:rsid w:val="00657702"/>
    <w:rsid w:val="00676162"/>
    <w:rsid w:val="00691CA4"/>
    <w:rsid w:val="006A6ABC"/>
    <w:rsid w:val="006B023F"/>
    <w:rsid w:val="006B6E61"/>
    <w:rsid w:val="006C2DB7"/>
    <w:rsid w:val="006C4E34"/>
    <w:rsid w:val="006C4FB1"/>
    <w:rsid w:val="006C6D89"/>
    <w:rsid w:val="006C7C39"/>
    <w:rsid w:val="006D1A95"/>
    <w:rsid w:val="006D341B"/>
    <w:rsid w:val="006D50A0"/>
    <w:rsid w:val="006D6396"/>
    <w:rsid w:val="006F2B7D"/>
    <w:rsid w:val="006F3469"/>
    <w:rsid w:val="006F68EA"/>
    <w:rsid w:val="007045CA"/>
    <w:rsid w:val="00704C03"/>
    <w:rsid w:val="007054DA"/>
    <w:rsid w:val="007061D0"/>
    <w:rsid w:val="007062B9"/>
    <w:rsid w:val="0071502F"/>
    <w:rsid w:val="00726470"/>
    <w:rsid w:val="00731A4A"/>
    <w:rsid w:val="007342B5"/>
    <w:rsid w:val="00736A07"/>
    <w:rsid w:val="00740437"/>
    <w:rsid w:val="0074147F"/>
    <w:rsid w:val="0074625B"/>
    <w:rsid w:val="00752657"/>
    <w:rsid w:val="0075610F"/>
    <w:rsid w:val="00757A52"/>
    <w:rsid w:val="00764D0D"/>
    <w:rsid w:val="00781A21"/>
    <w:rsid w:val="00782F4B"/>
    <w:rsid w:val="007941D2"/>
    <w:rsid w:val="00796063"/>
    <w:rsid w:val="00796836"/>
    <w:rsid w:val="007A0652"/>
    <w:rsid w:val="007A5DDC"/>
    <w:rsid w:val="007A6C19"/>
    <w:rsid w:val="007B65E4"/>
    <w:rsid w:val="007B71E3"/>
    <w:rsid w:val="007C414F"/>
    <w:rsid w:val="007C6995"/>
    <w:rsid w:val="007D3CAE"/>
    <w:rsid w:val="007D4C49"/>
    <w:rsid w:val="007E0A32"/>
    <w:rsid w:val="007E6EF2"/>
    <w:rsid w:val="008006B8"/>
    <w:rsid w:val="00820001"/>
    <w:rsid w:val="0082106B"/>
    <w:rsid w:val="00823282"/>
    <w:rsid w:val="00825099"/>
    <w:rsid w:val="00830AAF"/>
    <w:rsid w:val="00835055"/>
    <w:rsid w:val="0084468B"/>
    <w:rsid w:val="00847CA5"/>
    <w:rsid w:val="00850F84"/>
    <w:rsid w:val="0085109C"/>
    <w:rsid w:val="00853DF0"/>
    <w:rsid w:val="008631F0"/>
    <w:rsid w:val="0086426F"/>
    <w:rsid w:val="008650E2"/>
    <w:rsid w:val="00870FA8"/>
    <w:rsid w:val="00881112"/>
    <w:rsid w:val="008812B2"/>
    <w:rsid w:val="00883374"/>
    <w:rsid w:val="00886677"/>
    <w:rsid w:val="00894F1C"/>
    <w:rsid w:val="008A15B2"/>
    <w:rsid w:val="008A1FE5"/>
    <w:rsid w:val="008A2099"/>
    <w:rsid w:val="008A3B8F"/>
    <w:rsid w:val="008B040E"/>
    <w:rsid w:val="008B419C"/>
    <w:rsid w:val="008C2815"/>
    <w:rsid w:val="008D295D"/>
    <w:rsid w:val="008D45FF"/>
    <w:rsid w:val="008D633B"/>
    <w:rsid w:val="008E4B35"/>
    <w:rsid w:val="008E69FB"/>
    <w:rsid w:val="008F409C"/>
    <w:rsid w:val="009001C6"/>
    <w:rsid w:val="00903DDF"/>
    <w:rsid w:val="00906073"/>
    <w:rsid w:val="009072FA"/>
    <w:rsid w:val="00914243"/>
    <w:rsid w:val="009179B0"/>
    <w:rsid w:val="00921871"/>
    <w:rsid w:val="0092207C"/>
    <w:rsid w:val="00933D3C"/>
    <w:rsid w:val="0093465E"/>
    <w:rsid w:val="00940286"/>
    <w:rsid w:val="0094194B"/>
    <w:rsid w:val="009445B1"/>
    <w:rsid w:val="00944C3A"/>
    <w:rsid w:val="0094588B"/>
    <w:rsid w:val="00947535"/>
    <w:rsid w:val="00961B2A"/>
    <w:rsid w:val="00982AFB"/>
    <w:rsid w:val="009832E7"/>
    <w:rsid w:val="009864F9"/>
    <w:rsid w:val="00986D49"/>
    <w:rsid w:val="00990883"/>
    <w:rsid w:val="009922FB"/>
    <w:rsid w:val="00993D3D"/>
    <w:rsid w:val="00994639"/>
    <w:rsid w:val="009A0228"/>
    <w:rsid w:val="009A50A6"/>
    <w:rsid w:val="009A7986"/>
    <w:rsid w:val="009B1224"/>
    <w:rsid w:val="009B32F0"/>
    <w:rsid w:val="009B35F9"/>
    <w:rsid w:val="009B7F80"/>
    <w:rsid w:val="009C3F45"/>
    <w:rsid w:val="009C3FF7"/>
    <w:rsid w:val="009D3E5C"/>
    <w:rsid w:val="009D55B8"/>
    <w:rsid w:val="009F0F70"/>
    <w:rsid w:val="009F4E15"/>
    <w:rsid w:val="009F7362"/>
    <w:rsid w:val="00A0320F"/>
    <w:rsid w:val="00A061EE"/>
    <w:rsid w:val="00A1713C"/>
    <w:rsid w:val="00A220A0"/>
    <w:rsid w:val="00A253C4"/>
    <w:rsid w:val="00A26295"/>
    <w:rsid w:val="00A360D7"/>
    <w:rsid w:val="00A41140"/>
    <w:rsid w:val="00A4683B"/>
    <w:rsid w:val="00A50D88"/>
    <w:rsid w:val="00A51646"/>
    <w:rsid w:val="00A521FE"/>
    <w:rsid w:val="00A55E3E"/>
    <w:rsid w:val="00A57A76"/>
    <w:rsid w:val="00A60B22"/>
    <w:rsid w:val="00A6347F"/>
    <w:rsid w:val="00A63751"/>
    <w:rsid w:val="00A6721C"/>
    <w:rsid w:val="00A76B71"/>
    <w:rsid w:val="00A77C6A"/>
    <w:rsid w:val="00A83708"/>
    <w:rsid w:val="00A83BD2"/>
    <w:rsid w:val="00A93134"/>
    <w:rsid w:val="00A94B0E"/>
    <w:rsid w:val="00AA138F"/>
    <w:rsid w:val="00AA73CE"/>
    <w:rsid w:val="00AB2A9A"/>
    <w:rsid w:val="00AB2B44"/>
    <w:rsid w:val="00AB7F78"/>
    <w:rsid w:val="00AC343C"/>
    <w:rsid w:val="00AC4B25"/>
    <w:rsid w:val="00AD6FC8"/>
    <w:rsid w:val="00B008C2"/>
    <w:rsid w:val="00B01635"/>
    <w:rsid w:val="00B0224E"/>
    <w:rsid w:val="00B138EA"/>
    <w:rsid w:val="00B147A9"/>
    <w:rsid w:val="00B15A17"/>
    <w:rsid w:val="00B1622B"/>
    <w:rsid w:val="00B213BF"/>
    <w:rsid w:val="00B21824"/>
    <w:rsid w:val="00B23F22"/>
    <w:rsid w:val="00B30D0A"/>
    <w:rsid w:val="00B4515E"/>
    <w:rsid w:val="00B47A64"/>
    <w:rsid w:val="00B47F17"/>
    <w:rsid w:val="00B5389E"/>
    <w:rsid w:val="00B56B16"/>
    <w:rsid w:val="00B60D1E"/>
    <w:rsid w:val="00B62C48"/>
    <w:rsid w:val="00B6632E"/>
    <w:rsid w:val="00B6661E"/>
    <w:rsid w:val="00B74171"/>
    <w:rsid w:val="00B81D3B"/>
    <w:rsid w:val="00B8439F"/>
    <w:rsid w:val="00B8503E"/>
    <w:rsid w:val="00BA4FD2"/>
    <w:rsid w:val="00BA5189"/>
    <w:rsid w:val="00BA562F"/>
    <w:rsid w:val="00BA5EEC"/>
    <w:rsid w:val="00BB0189"/>
    <w:rsid w:val="00BB107A"/>
    <w:rsid w:val="00BB38E2"/>
    <w:rsid w:val="00BB6D26"/>
    <w:rsid w:val="00BC4467"/>
    <w:rsid w:val="00BC733C"/>
    <w:rsid w:val="00BD03C6"/>
    <w:rsid w:val="00BD6A18"/>
    <w:rsid w:val="00BE35B2"/>
    <w:rsid w:val="00BE4FBF"/>
    <w:rsid w:val="00BE5232"/>
    <w:rsid w:val="00BF0F33"/>
    <w:rsid w:val="00BF1ED6"/>
    <w:rsid w:val="00BF684D"/>
    <w:rsid w:val="00C0393F"/>
    <w:rsid w:val="00C05C81"/>
    <w:rsid w:val="00C06A08"/>
    <w:rsid w:val="00C07C8B"/>
    <w:rsid w:val="00C138F3"/>
    <w:rsid w:val="00C16F70"/>
    <w:rsid w:val="00C227F5"/>
    <w:rsid w:val="00C248C6"/>
    <w:rsid w:val="00C255FC"/>
    <w:rsid w:val="00C271CD"/>
    <w:rsid w:val="00C30DEC"/>
    <w:rsid w:val="00C37C2C"/>
    <w:rsid w:val="00C37DF6"/>
    <w:rsid w:val="00C44001"/>
    <w:rsid w:val="00C4448E"/>
    <w:rsid w:val="00C44863"/>
    <w:rsid w:val="00C44AD5"/>
    <w:rsid w:val="00C55CF6"/>
    <w:rsid w:val="00C64361"/>
    <w:rsid w:val="00C64733"/>
    <w:rsid w:val="00C64DDF"/>
    <w:rsid w:val="00C6524B"/>
    <w:rsid w:val="00C6562C"/>
    <w:rsid w:val="00C6569D"/>
    <w:rsid w:val="00C6647B"/>
    <w:rsid w:val="00C66935"/>
    <w:rsid w:val="00C7310D"/>
    <w:rsid w:val="00C74E69"/>
    <w:rsid w:val="00C759F9"/>
    <w:rsid w:val="00C8050F"/>
    <w:rsid w:val="00C8434A"/>
    <w:rsid w:val="00C96632"/>
    <w:rsid w:val="00CA1A2C"/>
    <w:rsid w:val="00CB27C6"/>
    <w:rsid w:val="00CC0A3B"/>
    <w:rsid w:val="00CC0B41"/>
    <w:rsid w:val="00CC766F"/>
    <w:rsid w:val="00CD48E8"/>
    <w:rsid w:val="00CE1070"/>
    <w:rsid w:val="00CE7233"/>
    <w:rsid w:val="00CF256A"/>
    <w:rsid w:val="00CF4D79"/>
    <w:rsid w:val="00D01D16"/>
    <w:rsid w:val="00D04494"/>
    <w:rsid w:val="00D07A1D"/>
    <w:rsid w:val="00D105F2"/>
    <w:rsid w:val="00D13B5C"/>
    <w:rsid w:val="00D15F0F"/>
    <w:rsid w:val="00D17994"/>
    <w:rsid w:val="00D25B8F"/>
    <w:rsid w:val="00D43C8C"/>
    <w:rsid w:val="00D441CC"/>
    <w:rsid w:val="00D57AA2"/>
    <w:rsid w:val="00D60710"/>
    <w:rsid w:val="00D65AAF"/>
    <w:rsid w:val="00D67AFE"/>
    <w:rsid w:val="00D71A32"/>
    <w:rsid w:val="00D720D0"/>
    <w:rsid w:val="00D77AE2"/>
    <w:rsid w:val="00D80963"/>
    <w:rsid w:val="00D80D64"/>
    <w:rsid w:val="00D86DF6"/>
    <w:rsid w:val="00D97606"/>
    <w:rsid w:val="00DA0773"/>
    <w:rsid w:val="00DA3789"/>
    <w:rsid w:val="00DA44EE"/>
    <w:rsid w:val="00DC5CFE"/>
    <w:rsid w:val="00DD09DB"/>
    <w:rsid w:val="00DD2D3A"/>
    <w:rsid w:val="00DE3FCC"/>
    <w:rsid w:val="00DF19F3"/>
    <w:rsid w:val="00DF7306"/>
    <w:rsid w:val="00E052C3"/>
    <w:rsid w:val="00E07548"/>
    <w:rsid w:val="00E11660"/>
    <w:rsid w:val="00E12080"/>
    <w:rsid w:val="00E236A4"/>
    <w:rsid w:val="00E26979"/>
    <w:rsid w:val="00E26E27"/>
    <w:rsid w:val="00E27E90"/>
    <w:rsid w:val="00E31594"/>
    <w:rsid w:val="00E35B76"/>
    <w:rsid w:val="00E36D6C"/>
    <w:rsid w:val="00E36F65"/>
    <w:rsid w:val="00E42A7D"/>
    <w:rsid w:val="00E438ED"/>
    <w:rsid w:val="00E4536E"/>
    <w:rsid w:val="00E47C83"/>
    <w:rsid w:val="00E565DE"/>
    <w:rsid w:val="00E5793F"/>
    <w:rsid w:val="00E57D6D"/>
    <w:rsid w:val="00E603D8"/>
    <w:rsid w:val="00E612A9"/>
    <w:rsid w:val="00E6580E"/>
    <w:rsid w:val="00E67B4F"/>
    <w:rsid w:val="00E70A90"/>
    <w:rsid w:val="00E7232E"/>
    <w:rsid w:val="00E81751"/>
    <w:rsid w:val="00E82368"/>
    <w:rsid w:val="00E82508"/>
    <w:rsid w:val="00E83E2E"/>
    <w:rsid w:val="00E83F6A"/>
    <w:rsid w:val="00E85A6F"/>
    <w:rsid w:val="00E87AB8"/>
    <w:rsid w:val="00E92652"/>
    <w:rsid w:val="00E94DDA"/>
    <w:rsid w:val="00EA1D0C"/>
    <w:rsid w:val="00EA3D56"/>
    <w:rsid w:val="00EB47FF"/>
    <w:rsid w:val="00EB7DE7"/>
    <w:rsid w:val="00EC0737"/>
    <w:rsid w:val="00EC2E89"/>
    <w:rsid w:val="00EC5168"/>
    <w:rsid w:val="00EC7C9D"/>
    <w:rsid w:val="00ED04F4"/>
    <w:rsid w:val="00ED5F76"/>
    <w:rsid w:val="00ED6AC8"/>
    <w:rsid w:val="00EE4C0E"/>
    <w:rsid w:val="00F025EA"/>
    <w:rsid w:val="00F0383D"/>
    <w:rsid w:val="00F039EA"/>
    <w:rsid w:val="00F04B69"/>
    <w:rsid w:val="00F07080"/>
    <w:rsid w:val="00F171A9"/>
    <w:rsid w:val="00F24AF1"/>
    <w:rsid w:val="00F33835"/>
    <w:rsid w:val="00F341AA"/>
    <w:rsid w:val="00F37C67"/>
    <w:rsid w:val="00F45DC5"/>
    <w:rsid w:val="00F50FA7"/>
    <w:rsid w:val="00F51941"/>
    <w:rsid w:val="00F55E9D"/>
    <w:rsid w:val="00F621DB"/>
    <w:rsid w:val="00F64789"/>
    <w:rsid w:val="00F67A8C"/>
    <w:rsid w:val="00F85AD0"/>
    <w:rsid w:val="00F9025B"/>
    <w:rsid w:val="00F90FFA"/>
    <w:rsid w:val="00F91BB2"/>
    <w:rsid w:val="00F9275F"/>
    <w:rsid w:val="00F9638C"/>
    <w:rsid w:val="00FB320D"/>
    <w:rsid w:val="00FB6215"/>
    <w:rsid w:val="00FC00C3"/>
    <w:rsid w:val="00FC0A8C"/>
    <w:rsid w:val="00FC5679"/>
    <w:rsid w:val="00FC62BF"/>
    <w:rsid w:val="00FD294D"/>
    <w:rsid w:val="00FE1F7D"/>
    <w:rsid w:val="00FE1FE4"/>
    <w:rsid w:val="00FE2166"/>
    <w:rsid w:val="00FE3A86"/>
    <w:rsid w:val="00FE449E"/>
    <w:rsid w:val="00FF3FB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rules v:ext="edit">
        <o:r id="V:Rule7" type="connector" idref="#_x0000_s1053"/>
        <o:r id="V:Rule8" type="connector" idref="#_x0000_s1064"/>
        <o:r id="V:Rule9" type="connector" idref="#_x0000_s1063"/>
        <o:r id="V:Rule10" type="connector" idref="#_x0000_s1065"/>
        <o:r id="V:Rule11" type="connector" idref="#_x0000_s1066"/>
        <o:r id="V:Rule12"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944C3A"/>
    <w:pPr>
      <w:keepNext/>
      <w:keepLines/>
      <w:numPr>
        <w:ilvl w:val="1"/>
        <w:numId w:val="22"/>
      </w:numPr>
      <w:spacing w:before="200" w:after="0" w:line="480" w:lineRule="auto"/>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944C3A"/>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6.gi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gi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6</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7</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2</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5</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4</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18</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16</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14</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3</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19</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17</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20</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21</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13</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12</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15</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1</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10</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8</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9</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22</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23</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11</b:RefOrder>
  </b:Source>
</b:Sources>
</file>

<file path=customXml/itemProps1.xml><?xml version="1.0" encoding="utf-8"?>
<ds:datastoreItem xmlns:ds="http://schemas.openxmlformats.org/officeDocument/2006/customXml" ds:itemID="{C1978F3F-6D8B-4608-ABA5-D0AE913FA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17071</Words>
  <Characters>102429</Characters>
  <Application>Microsoft Office Word</Application>
  <DocSecurity>0</DocSecurity>
  <Lines>853</Lines>
  <Paragraphs>238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 Łuczak</cp:lastModifiedBy>
  <cp:revision>2</cp:revision>
  <cp:lastPrinted>2011-09-01T09:58:00Z</cp:lastPrinted>
  <dcterms:created xsi:type="dcterms:W3CDTF">2011-09-02T09:02:00Z</dcterms:created>
  <dcterms:modified xsi:type="dcterms:W3CDTF">2011-09-02T09:02:00Z</dcterms:modified>
</cp:coreProperties>
</file>