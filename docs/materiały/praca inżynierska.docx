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3E2875" w:rsidP="00781A21">
      <w:pPr>
        <w:pStyle w:val="Stopka"/>
        <w:tabs>
          <w:tab w:val="clear" w:pos="4536"/>
          <w:tab w:val="clear" w:pos="9072"/>
        </w:tabs>
        <w:spacing w:before="240" w:line="360" w:lineRule="auto"/>
        <w:jc w:val="center"/>
        <w:rPr>
          <w:rFonts w:ascii="Times New Roman" w:hAnsi="Times New Roman"/>
          <w:sz w:val="28"/>
        </w:rPr>
      </w:pPr>
      <w:ins w:id="0" w:author="Sebastian" w:date="2011-09-01T19:49:00Z">
        <w:r>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3E2875"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del w:id="1" w:author="Sebastian" w:date="2011-09-01T19:49:00Z">
        <w:r w:rsidR="009D3E5C" w:rsidDel="003E2875">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9D3E5C" w:rsidP="00781A21">
      <w:pPr>
        <w:spacing w:line="360" w:lineRule="auto"/>
        <w:jc w:val="center"/>
        <w:rPr>
          <w:b/>
          <w:sz w:val="32"/>
          <w:szCs w:val="32"/>
        </w:rPr>
      </w:pPr>
      <w:r w:rsidRPr="009D3E5C">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3E2875" w:rsidRPr="002E7555" w:rsidRDefault="003E2875"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2" w:author="Sebastian" w:date="2011-09-01T19:42:00Z">
        <w:r w:rsidDel="002F483F">
          <w:br w:type="page"/>
        </w:r>
      </w:del>
    </w:p>
    <w:p w:rsidR="002F483F" w:rsidRDefault="00982AFB">
      <w:pPr>
        <w:jc w:val="left"/>
        <w:rPr>
          <w:ins w:id="3" w:author="Sebastian" w:date="2011-09-01T19:42:00Z"/>
        </w:rPr>
      </w:pPr>
      <w:ins w:id="4" w:author="Sebastian" w:date="2011-09-01T19:50:00Z">
        <w:r>
          <w:rPr>
            <w:b/>
            <w:noProof/>
            <w:sz w:val="36"/>
            <w:lang w:eastAsia="pl-PL"/>
          </w:rPr>
          <w:pict>
            <v:shape id="_x0000_s1067" type="#_x0000_t32" style="position:absolute;margin-left:-20.6pt;margin-top:41.3pt;width:493.6pt;height:0;z-index:251670528" o:connectortype="straight" strokeweight="1.25pt"/>
          </w:pict>
        </w:r>
      </w:ins>
    </w:p>
    <w:p w:rsidR="008B419C" w:rsidRDefault="008B419C">
      <w:pPr>
        <w:jc w:val="left"/>
      </w:pPr>
      <w:r>
        <w:lastRenderedPageBreak/>
        <w:t>Streszczenie w języku polskim</w:t>
      </w:r>
    </w:p>
    <w:p w:rsidR="008B419C" w:rsidRDefault="008B419C">
      <w:pPr>
        <w:jc w:val="left"/>
      </w:pPr>
      <w:r>
        <w:br w:type="page"/>
      </w:r>
    </w:p>
    <w:p w:rsidR="008B419C" w:rsidRDefault="008B419C">
      <w:pPr>
        <w:jc w:val="left"/>
      </w:pPr>
      <w:r>
        <w:lastRenderedPageBreak/>
        <w:t>Streszczenie w języku angielskim</w:t>
      </w:r>
    </w:p>
    <w:p w:rsidR="008B419C" w:rsidRDefault="008B419C">
      <w:pPr>
        <w:jc w:val="left"/>
      </w:pPr>
      <w:r>
        <w:br w:type="page"/>
      </w:r>
    </w:p>
    <w:p w:rsidR="008B419C" w:rsidRDefault="008B419C">
      <w:pPr>
        <w:jc w:val="left"/>
      </w:pPr>
      <w:r>
        <w:lastRenderedPageBreak/>
        <w:t>Życiorysy</w:t>
      </w:r>
    </w:p>
    <w:p w:rsidR="008B419C" w:rsidRDefault="008B419C">
      <w:pPr>
        <w:jc w:val="left"/>
      </w:pPr>
      <w:r>
        <w:br w:type="page"/>
      </w:r>
    </w:p>
    <w:p w:rsidR="00D15F0F" w:rsidRPr="00C37C2C" w:rsidRDefault="00D15F0F" w:rsidP="00D15F0F">
      <w:pPr>
        <w:spacing w:line="276" w:lineRule="auto"/>
        <w:jc w:val="center"/>
        <w:rPr>
          <w:rFonts w:ascii="Times New Roman" w:hAnsi="Times New Roman"/>
          <w:b/>
          <w:sz w:val="20"/>
          <w:szCs w:val="20"/>
        </w:rPr>
      </w:pPr>
      <w:r w:rsidRPr="00C37C2C">
        <w:rPr>
          <w:rFonts w:ascii="Times New Roman" w:hAnsi="Times New Roman"/>
          <w:b/>
          <w:sz w:val="20"/>
          <w:szCs w:val="20"/>
        </w:rPr>
        <w:lastRenderedPageBreak/>
        <w:t xml:space="preserve">Curriculum </w:t>
      </w:r>
      <w:proofErr w:type="spellStart"/>
      <w:r w:rsidRPr="00C37C2C">
        <w:rPr>
          <w:rFonts w:ascii="Times New Roman" w:hAnsi="Times New Roman"/>
          <w:b/>
          <w:sz w:val="20"/>
          <w:szCs w:val="20"/>
        </w:rPr>
        <w:t>Vitae</w:t>
      </w:r>
      <w:proofErr w:type="spellEnd"/>
    </w:p>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Dane personalne: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Imię i nazwisko:</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Sebastian Łuczak</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Adres zamieszkania:</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J. S. Bacha 34a/22, 02-743 Warszawa</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Telefon:</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0 793 116 772</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e-mail:</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fester3000@gmail.com</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Data urodzenia:</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21 czerwca 1988</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Stan cywilny:</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wolny</w:t>
            </w:r>
          </w:p>
          <w:p w:rsidR="00D15F0F" w:rsidRPr="00C37C2C" w:rsidRDefault="00D15F0F" w:rsidP="003B10C3">
            <w:pPr>
              <w:rPr>
                <w:rFonts w:ascii="Times New Roman" w:hAnsi="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Wykształcenie: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2007 do dziś</w:t>
            </w:r>
          </w:p>
        </w:tc>
        <w:tc>
          <w:tcPr>
            <w:tcW w:w="5418" w:type="dxa"/>
          </w:tcPr>
          <w:p w:rsidR="00D15F0F" w:rsidRPr="00C37C2C" w:rsidRDefault="00D15F0F" w:rsidP="00D15F0F">
            <w:pPr>
              <w:spacing w:after="120"/>
              <w:rPr>
                <w:rFonts w:ascii="Times New Roman" w:hAnsi="Times New Roman"/>
                <w:sz w:val="20"/>
                <w:szCs w:val="20"/>
              </w:rPr>
            </w:pPr>
            <w:r w:rsidRPr="00C37C2C">
              <w:rPr>
                <w:rFonts w:ascii="Times New Roman" w:hAnsi="Times New Roman"/>
                <w:sz w:val="20"/>
                <w:szCs w:val="20"/>
              </w:rPr>
              <w:t>Politechnika Warszawska, Wydział Elektroniki i Technik Informacyjnych, specjalność: Sieci i systemy telekomunikacyjne</w:t>
            </w:r>
          </w:p>
        </w:tc>
      </w:tr>
      <w:tr w:rsidR="00D15F0F" w:rsidRPr="00C37C2C" w:rsidTr="003B10C3">
        <w:trPr>
          <w:trHeight w:val="697"/>
        </w:trPr>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2005 – 2007</w:t>
            </w:r>
          </w:p>
        </w:tc>
        <w:tc>
          <w:tcPr>
            <w:tcW w:w="5418"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XXVIII Liceum Ogólnokształcące im. Jana Kochanowskiego w Warszawie</w:t>
            </w:r>
          </w:p>
          <w:p w:rsidR="00D15F0F" w:rsidRPr="00C37C2C" w:rsidRDefault="00D15F0F" w:rsidP="003B10C3">
            <w:pPr>
              <w:rPr>
                <w:rFonts w:ascii="Times New Roman" w:hAnsi="Times New Roman"/>
                <w:sz w:val="20"/>
                <w:szCs w:val="20"/>
              </w:rPr>
            </w:pPr>
          </w:p>
        </w:tc>
      </w:tr>
      <w:tr w:rsidR="00D15F0F" w:rsidRPr="00C37C2C" w:rsidTr="003B10C3">
        <w:tc>
          <w:tcPr>
            <w:tcW w:w="3794" w:type="dxa"/>
          </w:tcPr>
          <w:p w:rsidR="00D15F0F" w:rsidRPr="00C37C2C" w:rsidRDefault="00D15F0F" w:rsidP="003B10C3">
            <w:pPr>
              <w:spacing w:line="276" w:lineRule="auto"/>
              <w:rPr>
                <w:rFonts w:ascii="Times New Roman" w:hAnsi="Times New Roman"/>
                <w:b/>
                <w:sz w:val="20"/>
                <w:szCs w:val="20"/>
              </w:rPr>
            </w:pPr>
            <w:r w:rsidRPr="00C37C2C">
              <w:rPr>
                <w:rFonts w:ascii="Times New Roman" w:hAnsi="Times New Roman"/>
                <w:b/>
                <w:sz w:val="20"/>
                <w:szCs w:val="20"/>
              </w:rPr>
              <w:t>Doświadczenie zawodowe:</w:t>
            </w:r>
          </w:p>
        </w:tc>
        <w:tc>
          <w:tcPr>
            <w:tcW w:w="5418" w:type="dxa"/>
          </w:tcPr>
          <w:p w:rsidR="00D15F0F" w:rsidRPr="00C37C2C" w:rsidRDefault="00D15F0F" w:rsidP="003B10C3">
            <w:pPr>
              <w:rPr>
                <w:rFonts w:ascii="Times New Roman" w:hAnsi="Times New Roman"/>
                <w:sz w:val="20"/>
                <w:szCs w:val="20"/>
              </w:rPr>
            </w:pPr>
          </w:p>
        </w:tc>
      </w:tr>
      <w:tr w:rsidR="00D15F0F" w:rsidRPr="00C37C2C" w:rsidTr="003B10C3">
        <w:trPr>
          <w:trHeight w:val="1238"/>
        </w:trPr>
        <w:tc>
          <w:tcPr>
            <w:tcW w:w="3794" w:type="dxa"/>
          </w:tcPr>
          <w:p w:rsidR="00D15F0F" w:rsidRPr="00C37C2C" w:rsidRDefault="00D15F0F" w:rsidP="00FC62BF">
            <w:pPr>
              <w:ind w:left="1560"/>
              <w:rPr>
                <w:rFonts w:ascii="Times New Roman" w:hAnsi="Times New Roman"/>
                <w:sz w:val="20"/>
                <w:szCs w:val="20"/>
              </w:rPr>
            </w:pPr>
            <w:r w:rsidRPr="00C37C2C">
              <w:rPr>
                <w:rFonts w:ascii="Times New Roman" w:hAnsi="Times New Roman"/>
                <w:sz w:val="20"/>
                <w:szCs w:val="20"/>
              </w:rPr>
              <w:t xml:space="preserve">2008 </w:t>
            </w:r>
            <w:r w:rsidR="00FC62BF" w:rsidRPr="00C37C2C">
              <w:rPr>
                <w:rFonts w:ascii="Times New Roman" w:hAnsi="Times New Roman"/>
                <w:sz w:val="20"/>
                <w:szCs w:val="20"/>
              </w:rPr>
              <w:t>do dziś</w:t>
            </w:r>
          </w:p>
        </w:tc>
        <w:tc>
          <w:tcPr>
            <w:tcW w:w="5418" w:type="dxa"/>
          </w:tcPr>
          <w:p w:rsidR="00D15F0F" w:rsidRPr="00C37C2C" w:rsidRDefault="00D15F0F" w:rsidP="003B10C3">
            <w:pPr>
              <w:rPr>
                <w:rFonts w:ascii="Times New Roman" w:hAnsi="Times New Roman"/>
                <w:sz w:val="20"/>
                <w:szCs w:val="20"/>
                <w:u w:val="single"/>
              </w:rPr>
            </w:pPr>
            <w:r w:rsidRPr="00C37C2C">
              <w:rPr>
                <w:rFonts w:ascii="Times New Roman" w:hAnsi="Times New Roman"/>
                <w:sz w:val="20"/>
                <w:szCs w:val="20"/>
                <w:u w:val="single"/>
              </w:rPr>
              <w:t>CD Projekt RED</w:t>
            </w:r>
          </w:p>
          <w:p w:rsidR="00D15F0F" w:rsidRPr="00C37C2C" w:rsidRDefault="00D15F0F" w:rsidP="00D15F0F">
            <w:pPr>
              <w:rPr>
                <w:rFonts w:ascii="Times New Roman" w:hAnsi="Times New Roman"/>
                <w:sz w:val="20"/>
                <w:szCs w:val="20"/>
              </w:rPr>
            </w:pPr>
            <w:r w:rsidRPr="00C37C2C">
              <w:rPr>
                <w:rFonts w:ascii="Times New Roman" w:hAnsi="Times New Roman"/>
                <w:sz w:val="20"/>
                <w:szCs w:val="20"/>
              </w:rPr>
              <w:t>Praca na stanowisku Quest Designer przy rozwijaniu fabuły, prototypowaniu i implementowaniu elementów projektu Wiedźmin 2: Zabójcy Królów w oparciu o autorski silnik</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2007</w:t>
            </w:r>
          </w:p>
        </w:tc>
        <w:tc>
          <w:tcPr>
            <w:tcW w:w="5418" w:type="dxa"/>
          </w:tcPr>
          <w:p w:rsidR="00D15F0F" w:rsidRPr="00C37C2C" w:rsidRDefault="00D15F0F" w:rsidP="003B10C3">
            <w:pPr>
              <w:rPr>
                <w:rFonts w:ascii="Times New Roman" w:hAnsi="Times New Roman"/>
                <w:sz w:val="20"/>
                <w:szCs w:val="20"/>
                <w:u w:val="single"/>
                <w:lang w:val="en-US"/>
              </w:rPr>
            </w:pPr>
            <w:proofErr w:type="spellStart"/>
            <w:r w:rsidRPr="00C37C2C">
              <w:rPr>
                <w:rFonts w:ascii="Times New Roman" w:hAnsi="Times New Roman"/>
                <w:sz w:val="20"/>
                <w:szCs w:val="20"/>
                <w:u w:val="single"/>
                <w:lang w:val="en-US"/>
              </w:rPr>
              <w:t>Sylogic</w:t>
            </w:r>
            <w:proofErr w:type="spellEnd"/>
            <w:r w:rsidRPr="00C37C2C">
              <w:rPr>
                <w:rFonts w:ascii="Times New Roman" w:hAnsi="Times New Roman"/>
                <w:sz w:val="20"/>
                <w:szCs w:val="20"/>
                <w:u w:val="single"/>
                <w:lang w:val="en-US"/>
              </w:rPr>
              <w:t xml:space="preserve"> business intelligence</w:t>
            </w:r>
          </w:p>
          <w:p w:rsidR="00D15F0F" w:rsidRPr="00C37C2C" w:rsidRDefault="00D15F0F" w:rsidP="003B10C3">
            <w:pPr>
              <w:spacing w:after="120"/>
              <w:rPr>
                <w:rFonts w:ascii="Times New Roman" w:hAnsi="Times New Roman"/>
                <w:sz w:val="20"/>
                <w:szCs w:val="20"/>
              </w:rPr>
            </w:pPr>
            <w:r w:rsidRPr="00C37C2C">
              <w:rPr>
                <w:rFonts w:ascii="Times New Roman" w:hAnsi="Times New Roman"/>
                <w:sz w:val="20"/>
                <w:szCs w:val="20"/>
              </w:rPr>
              <w:t>Budowa portalu www.bridgeagency.pl (</w:t>
            </w:r>
            <w:proofErr w:type="spellStart"/>
            <w:r w:rsidRPr="00C37C2C">
              <w:rPr>
                <w:rFonts w:ascii="Times New Roman" w:hAnsi="Times New Roman"/>
                <w:sz w:val="20"/>
                <w:szCs w:val="20"/>
              </w:rPr>
              <w:t>web</w:t>
            </w:r>
            <w:proofErr w:type="spellEnd"/>
            <w:r w:rsidRPr="00C37C2C">
              <w:rPr>
                <w:rFonts w:ascii="Times New Roman" w:hAnsi="Times New Roman"/>
                <w:sz w:val="20"/>
                <w:szCs w:val="20"/>
              </w:rPr>
              <w:t xml:space="preserve"> development), serwis sprzętu komputerowego</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2004 – 2007</w:t>
            </w:r>
          </w:p>
        </w:tc>
        <w:tc>
          <w:tcPr>
            <w:tcW w:w="5418" w:type="dxa"/>
          </w:tcPr>
          <w:p w:rsidR="00D15F0F" w:rsidRPr="00C37C2C" w:rsidRDefault="00D15F0F" w:rsidP="003B10C3">
            <w:pPr>
              <w:pStyle w:val="TableContents"/>
              <w:rPr>
                <w:rFonts w:ascii="Times New Roman" w:hAnsi="Times New Roman" w:cs="Times New Roman"/>
                <w:sz w:val="20"/>
                <w:szCs w:val="20"/>
                <w:u w:val="single"/>
              </w:rPr>
            </w:pPr>
            <w:r w:rsidRPr="00C37C2C">
              <w:rPr>
                <w:rFonts w:ascii="Times New Roman" w:hAnsi="Times New Roman" w:cs="Times New Roman"/>
                <w:sz w:val="20"/>
                <w:szCs w:val="20"/>
                <w:u w:val="single"/>
              </w:rPr>
              <w:t>FOSS Polska</w:t>
            </w:r>
          </w:p>
          <w:p w:rsidR="00D15F0F" w:rsidRPr="00C37C2C" w:rsidRDefault="00D15F0F" w:rsidP="003B10C3">
            <w:pPr>
              <w:pStyle w:val="TableContents"/>
              <w:spacing w:after="120"/>
              <w:rPr>
                <w:rFonts w:ascii="Times New Roman" w:hAnsi="Times New Roman" w:cs="Times New Roman"/>
                <w:sz w:val="20"/>
                <w:szCs w:val="20"/>
              </w:rPr>
            </w:pPr>
            <w:r w:rsidRPr="00C37C2C">
              <w:rPr>
                <w:rFonts w:ascii="Times New Roman" w:hAnsi="Times New Roman" w:cs="Times New Roman"/>
                <w:sz w:val="20"/>
                <w:szCs w:val="20"/>
              </w:rPr>
              <w:t>Sezonowa praca w dziale logistyki polegająca na przyjmowaniu i wydawaniu towarów, oraz pomocy w pracach biurowych</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2005 – 2006</w:t>
            </w:r>
          </w:p>
        </w:tc>
        <w:tc>
          <w:tcPr>
            <w:tcW w:w="5418"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Przewodnictwo Szkolnemu Zarządowi Uczniowskiemu</w:t>
            </w:r>
          </w:p>
          <w:p w:rsidR="00D15F0F" w:rsidRPr="00C37C2C" w:rsidRDefault="00D15F0F" w:rsidP="003B10C3">
            <w:pPr>
              <w:spacing w:after="120"/>
              <w:rPr>
                <w:rFonts w:ascii="Times New Roman" w:hAnsi="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Dodatkowe umiejętności: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języki:</w:t>
            </w: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w:t>
            </w:r>
            <w:r w:rsidR="00B1622B" w:rsidRPr="00C37C2C">
              <w:rPr>
                <w:rFonts w:ascii="Times New Roman" w:hAnsi="Times New Roman" w:cs="Times New Roman"/>
                <w:sz w:val="20"/>
                <w:szCs w:val="20"/>
              </w:rPr>
              <w:t>biegła</w:t>
            </w:r>
            <w:r w:rsidRPr="00C37C2C">
              <w:rPr>
                <w:rFonts w:ascii="Times New Roman" w:hAnsi="Times New Roman" w:cs="Times New Roman"/>
                <w:sz w:val="20"/>
                <w:szCs w:val="20"/>
              </w:rPr>
              <w:t xml:space="preserve"> znajomość języka angielskiego</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podstawowa znajomość języka rosyjskiego</w:t>
            </w:r>
          </w:p>
          <w:p w:rsidR="00D15F0F" w:rsidRPr="00C37C2C" w:rsidRDefault="00D15F0F" w:rsidP="003B10C3">
            <w:pPr>
              <w:pStyle w:val="TableContents"/>
              <w:rPr>
                <w:rFonts w:ascii="Times New Roman" w:hAnsi="Times New Roman" w:cs="Times New Roman"/>
                <w:sz w:val="20"/>
                <w:szCs w:val="20"/>
              </w:rPr>
            </w:pP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inne:</w:t>
            </w: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ukończony kurs efektywnej nauki i szybkiego czytania</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biegła umiejętność obsługi komputera klasy PC w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środowiskach Windows/Unix/Linux</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znajomość języków C, C++,</w:t>
            </w:r>
            <w:r w:rsidR="000E43AF" w:rsidRPr="00C37C2C">
              <w:rPr>
                <w:rFonts w:ascii="Times New Roman" w:hAnsi="Times New Roman" w:cs="Times New Roman"/>
                <w:sz w:val="20"/>
                <w:szCs w:val="20"/>
              </w:rPr>
              <w:t xml:space="preserve"> C#,</w:t>
            </w:r>
            <w:r w:rsidRPr="00C37C2C">
              <w:rPr>
                <w:rFonts w:ascii="Times New Roman" w:hAnsi="Times New Roman" w:cs="Times New Roman"/>
                <w:sz w:val="20"/>
                <w:szCs w:val="20"/>
              </w:rPr>
              <w:t xml:space="preserve"> PHP, Java</w:t>
            </w:r>
          </w:p>
          <w:p w:rsidR="000E43A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znajomość zintegrowanych środowisk programistycznych MS Visual Studio 2010, </w:t>
            </w:r>
            <w:proofErr w:type="spellStart"/>
            <w:r w:rsidRPr="00C37C2C">
              <w:rPr>
                <w:rFonts w:ascii="Times New Roman" w:hAnsi="Times New Roman" w:cs="Times New Roman"/>
                <w:sz w:val="20"/>
                <w:szCs w:val="20"/>
              </w:rPr>
              <w:t>NetBeans</w:t>
            </w:r>
            <w:proofErr w:type="spellEnd"/>
            <w:r w:rsidRPr="00C37C2C">
              <w:rPr>
                <w:rFonts w:ascii="Times New Roman" w:hAnsi="Times New Roman" w:cs="Times New Roman"/>
                <w:sz w:val="20"/>
                <w:szCs w:val="20"/>
              </w:rPr>
              <w:t xml:space="preserve"> 6.9.1, </w:t>
            </w:r>
            <w:proofErr w:type="spellStart"/>
            <w:r w:rsidRPr="00C37C2C">
              <w:rPr>
                <w:rFonts w:ascii="Times New Roman" w:hAnsi="Times New Roman" w:cs="Times New Roman"/>
                <w:sz w:val="20"/>
                <w:szCs w:val="20"/>
              </w:rPr>
              <w:t>Eclipse</w:t>
            </w:r>
            <w:proofErr w:type="spellEnd"/>
            <w:r w:rsidRPr="00C37C2C">
              <w:rPr>
                <w:rFonts w:ascii="Times New Roman" w:hAnsi="Times New Roman" w:cs="Times New Roman"/>
                <w:sz w:val="20"/>
                <w:szCs w:val="20"/>
              </w:rPr>
              <w:t xml:space="preserve"> SDK 3.6.2</w:t>
            </w:r>
          </w:p>
          <w:p w:rsidR="00D15F0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u</w:t>
            </w:r>
            <w:r w:rsidR="00D15F0F" w:rsidRPr="00C37C2C">
              <w:rPr>
                <w:rFonts w:ascii="Times New Roman" w:hAnsi="Times New Roman" w:cs="Times New Roman"/>
                <w:sz w:val="20"/>
                <w:szCs w:val="20"/>
              </w:rPr>
              <w:t>miejętność pracy przy ekstremalnych rygorach czasowych</w:t>
            </w:r>
          </w:p>
          <w:p w:rsidR="00D15F0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umiejętność pracy w </w:t>
            </w:r>
            <w:r w:rsidR="00BB0189" w:rsidRPr="00C37C2C">
              <w:rPr>
                <w:rFonts w:ascii="Times New Roman" w:hAnsi="Times New Roman" w:cs="Times New Roman"/>
                <w:sz w:val="20"/>
                <w:szCs w:val="20"/>
              </w:rPr>
              <w:t>wielozadaniowych zespołach projektowych</w:t>
            </w:r>
            <w:r w:rsidRPr="00C37C2C">
              <w:rPr>
                <w:rFonts w:ascii="Times New Roman" w:hAnsi="Times New Roman" w:cs="Times New Roman"/>
                <w:sz w:val="20"/>
                <w:szCs w:val="20"/>
              </w:rPr>
              <w:t xml:space="preserve"> </w:t>
            </w:r>
          </w:p>
          <w:p w:rsidR="000E43AF" w:rsidRPr="00C37C2C" w:rsidRDefault="000E43AF" w:rsidP="003B10C3">
            <w:pPr>
              <w:pStyle w:val="TableContents"/>
              <w:rPr>
                <w:rFonts w:ascii="Times New Roman" w:hAnsi="Times New Roman" w:cs="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Zainteresowania: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C37C2C">
        <w:trPr>
          <w:trHeight w:val="1154"/>
        </w:trPr>
        <w:tc>
          <w:tcPr>
            <w:tcW w:w="3794" w:type="dxa"/>
          </w:tcPr>
          <w:p w:rsidR="00D15F0F" w:rsidRPr="00C37C2C" w:rsidRDefault="00D15F0F" w:rsidP="003B10C3">
            <w:pPr>
              <w:spacing w:line="360" w:lineRule="auto"/>
              <w:ind w:left="1701"/>
              <w:rPr>
                <w:rFonts w:ascii="Times New Roman" w:hAnsi="Times New Roman"/>
                <w:sz w:val="20"/>
                <w:szCs w:val="20"/>
              </w:rPr>
            </w:pP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rozrywka multimedialna, programowanie, rozwój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technologii IT, sprzęt komputerowy</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film, literatura piękna, śpiew, taniec, aktorstwo,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pisarstwo, historia Warszawy</w:t>
            </w:r>
          </w:p>
          <w:p w:rsidR="00D15F0F" w:rsidRPr="00C37C2C" w:rsidRDefault="00D15F0F" w:rsidP="00283F2D">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w:t>
            </w:r>
            <w:r w:rsidR="00283F2D" w:rsidRPr="00C37C2C">
              <w:rPr>
                <w:rFonts w:ascii="Times New Roman" w:hAnsi="Times New Roman" w:cs="Times New Roman"/>
                <w:sz w:val="20"/>
                <w:szCs w:val="20"/>
              </w:rPr>
              <w:t xml:space="preserve">koszykówka, pływanie, </w:t>
            </w:r>
            <w:r w:rsidRPr="00C37C2C">
              <w:rPr>
                <w:rFonts w:ascii="Times New Roman" w:hAnsi="Times New Roman" w:cs="Times New Roman"/>
                <w:sz w:val="20"/>
                <w:szCs w:val="20"/>
              </w:rPr>
              <w:t>żeglarstwo, turystyka rowerowa, squash</w:t>
            </w:r>
          </w:p>
        </w:tc>
      </w:tr>
    </w:tbl>
    <w:p w:rsidR="00881112" w:rsidRDefault="00881112">
      <w:pPr>
        <w:jc w:val="left"/>
        <w:rPr>
          <w:rFonts w:ascii="Times New Roman" w:eastAsiaTheme="majorEastAsia" w:hAnsi="Times New Roman" w:cstheme="majorBidi"/>
          <w:b/>
          <w:bCs/>
          <w:caps/>
          <w:sz w:val="24"/>
          <w:szCs w:val="26"/>
          <w:lang w:eastAsia="pl-PL"/>
        </w:rPr>
      </w:pPr>
      <w:r>
        <w:br w:type="page"/>
      </w:r>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lastRenderedPageBreak/>
        <w:t>Spis Treści</w:t>
      </w:r>
    </w:p>
    <w:p w:rsidR="00551EA6" w:rsidRDefault="009D3E5C">
      <w:pPr>
        <w:pStyle w:val="Spistreci1"/>
        <w:tabs>
          <w:tab w:val="left" w:pos="440"/>
          <w:tab w:val="right" w:leader="dot" w:pos="9061"/>
        </w:tabs>
        <w:rPr>
          <w:ins w:id="5" w:author="Sebastian" w:date="2011-09-01T19:44:00Z"/>
          <w:noProof/>
          <w:lang w:eastAsia="pl-PL"/>
        </w:rPr>
      </w:pPr>
      <w:r w:rsidRPr="009D3E5C">
        <w:fldChar w:fldCharType="begin"/>
      </w:r>
      <w:r w:rsidR="00BA5189">
        <w:instrText xml:space="preserve"> TOC \o "2-3" \h \z \t "Nagłówek 1;1" </w:instrText>
      </w:r>
      <w:r w:rsidRPr="009D3E5C">
        <w:fldChar w:fldCharType="separate"/>
      </w:r>
      <w:ins w:id="6" w:author="Sebastian" w:date="2011-09-01T19:44:00Z">
        <w:r w:rsidR="00551EA6" w:rsidRPr="007058A0">
          <w:rPr>
            <w:rStyle w:val="Hipercze"/>
            <w:noProof/>
          </w:rPr>
          <w:fldChar w:fldCharType="begin"/>
        </w:r>
        <w:r w:rsidR="00551EA6" w:rsidRPr="007058A0">
          <w:rPr>
            <w:rStyle w:val="Hipercze"/>
            <w:noProof/>
          </w:rPr>
          <w:instrText xml:space="preserve"> </w:instrText>
        </w:r>
        <w:r w:rsidR="00551EA6">
          <w:rPr>
            <w:noProof/>
          </w:rPr>
          <w:instrText>HYPERLINK \l "_Toc302669629"</w:instrText>
        </w:r>
        <w:r w:rsidR="00551EA6" w:rsidRPr="007058A0">
          <w:rPr>
            <w:rStyle w:val="Hipercze"/>
            <w:noProof/>
          </w:rPr>
          <w:instrText xml:space="preserve"> </w:instrText>
        </w:r>
        <w:r w:rsidR="00551EA6" w:rsidRPr="007058A0">
          <w:rPr>
            <w:rStyle w:val="Hipercze"/>
            <w:noProof/>
          </w:rPr>
        </w:r>
        <w:r w:rsidR="00551EA6" w:rsidRPr="007058A0">
          <w:rPr>
            <w:rStyle w:val="Hipercze"/>
            <w:noProof/>
          </w:rPr>
          <w:fldChar w:fldCharType="separate"/>
        </w:r>
        <w:r w:rsidR="00551EA6" w:rsidRPr="007058A0">
          <w:rPr>
            <w:rStyle w:val="Hipercze"/>
            <w:noProof/>
          </w:rPr>
          <w:t>1.</w:t>
        </w:r>
        <w:r w:rsidR="00551EA6">
          <w:rPr>
            <w:noProof/>
            <w:lang w:eastAsia="pl-PL"/>
          </w:rPr>
          <w:tab/>
        </w:r>
        <w:r w:rsidR="00551EA6" w:rsidRPr="007058A0">
          <w:rPr>
            <w:rStyle w:val="Hipercze"/>
            <w:noProof/>
          </w:rPr>
          <w:t>Wstęp</w:t>
        </w:r>
        <w:r w:rsidR="00551EA6">
          <w:rPr>
            <w:noProof/>
            <w:webHidden/>
          </w:rPr>
          <w:tab/>
        </w:r>
        <w:r w:rsidR="00551EA6">
          <w:rPr>
            <w:noProof/>
            <w:webHidden/>
          </w:rPr>
          <w:fldChar w:fldCharType="begin"/>
        </w:r>
        <w:r w:rsidR="00551EA6">
          <w:rPr>
            <w:noProof/>
            <w:webHidden/>
          </w:rPr>
          <w:instrText xml:space="preserve"> PAGEREF _Toc302669629 \h </w:instrText>
        </w:r>
        <w:r w:rsidR="00551EA6">
          <w:rPr>
            <w:noProof/>
            <w:webHidden/>
          </w:rPr>
        </w:r>
      </w:ins>
      <w:r w:rsidR="00551EA6">
        <w:rPr>
          <w:noProof/>
          <w:webHidden/>
        </w:rPr>
        <w:fldChar w:fldCharType="separate"/>
      </w:r>
      <w:ins w:id="7" w:author="Sebastian" w:date="2011-09-01T19:47:00Z">
        <w:r w:rsidR="003111A7">
          <w:rPr>
            <w:noProof/>
            <w:webHidden/>
          </w:rPr>
          <w:t>9</w:t>
        </w:r>
      </w:ins>
      <w:ins w:id="8" w:author="Sebastian" w:date="2011-09-01T19:44:00Z">
        <w:r w:rsidR="00551EA6">
          <w:rPr>
            <w:noProof/>
            <w:webHidden/>
          </w:rPr>
          <w:fldChar w:fldCharType="end"/>
        </w:r>
        <w:r w:rsidR="00551EA6" w:rsidRPr="007058A0">
          <w:rPr>
            <w:rStyle w:val="Hipercze"/>
            <w:noProof/>
          </w:rPr>
          <w:fldChar w:fldCharType="end"/>
        </w:r>
      </w:ins>
    </w:p>
    <w:p w:rsidR="00551EA6" w:rsidRDefault="00551EA6">
      <w:pPr>
        <w:pStyle w:val="Spistreci1"/>
        <w:tabs>
          <w:tab w:val="left" w:pos="440"/>
          <w:tab w:val="right" w:leader="dot" w:pos="9061"/>
        </w:tabs>
        <w:rPr>
          <w:ins w:id="9" w:author="Sebastian" w:date="2011-09-01T19:44:00Z"/>
          <w:noProof/>
          <w:lang w:eastAsia="pl-PL"/>
        </w:rPr>
      </w:pPr>
      <w:ins w:id="10"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"_Toc302669630"</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2.</w:t>
        </w:r>
        <w:r>
          <w:rPr>
            <w:noProof/>
            <w:lang w:eastAsia="pl-PL"/>
          </w:rPr>
          <w:tab/>
        </w:r>
        <w:r w:rsidRPr="007058A0">
          <w:rPr>
            <w:rStyle w:val="Hipercze"/>
            <w:noProof/>
          </w:rPr>
          <w:t>Cel i zakres pracy</w:t>
        </w:r>
        <w:r>
          <w:rPr>
            <w:noProof/>
            <w:webHidden/>
          </w:rPr>
          <w:tab/>
        </w:r>
        <w:r>
          <w:rPr>
            <w:noProof/>
            <w:webHidden/>
          </w:rPr>
          <w:fldChar w:fldCharType="begin"/>
        </w:r>
        <w:r>
          <w:rPr>
            <w:noProof/>
            <w:webHidden/>
          </w:rPr>
          <w:instrText xml:space="preserve"> PAGEREF _Toc302669630 \h </w:instrText>
        </w:r>
        <w:r>
          <w:rPr>
            <w:noProof/>
            <w:webHidden/>
          </w:rPr>
        </w:r>
      </w:ins>
      <w:r>
        <w:rPr>
          <w:noProof/>
          <w:webHidden/>
        </w:rPr>
        <w:fldChar w:fldCharType="separate"/>
      </w:r>
      <w:ins w:id="11" w:author="Sebastian" w:date="2011-09-01T19:47:00Z">
        <w:r w:rsidR="003111A7">
          <w:rPr>
            <w:noProof/>
            <w:webHidden/>
          </w:rPr>
          <w:t>10</w:t>
        </w:r>
      </w:ins>
      <w:ins w:id="12" w:author="Sebastian" w:date="2011-09-01T19:44:00Z">
        <w:r>
          <w:rPr>
            <w:noProof/>
            <w:webHidden/>
          </w:rPr>
          <w:fldChar w:fldCharType="end"/>
        </w:r>
        <w:r w:rsidRPr="007058A0">
          <w:rPr>
            <w:rStyle w:val="Hipercze"/>
            <w:noProof/>
          </w:rPr>
          <w:fldChar w:fldCharType="end"/>
        </w:r>
      </w:ins>
    </w:p>
    <w:p w:rsidR="00551EA6" w:rsidRDefault="00551EA6">
      <w:pPr>
        <w:pStyle w:val="Spistreci1"/>
        <w:tabs>
          <w:tab w:val="left" w:pos="440"/>
          <w:tab w:val="right" w:leader="dot" w:pos="9061"/>
        </w:tabs>
        <w:rPr>
          <w:ins w:id="13" w:author="Sebastian" w:date="2011-09-01T19:44:00Z"/>
          <w:noProof/>
          <w:lang w:eastAsia="pl-PL"/>
        </w:rPr>
      </w:pPr>
      <w:ins w:id="14"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"_Toc302669631"</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w:t>
        </w:r>
        <w:r>
          <w:rPr>
            <w:noProof/>
            <w:lang w:eastAsia="pl-PL"/>
          </w:rPr>
          <w:tab/>
        </w:r>
        <w:r w:rsidRPr="007058A0">
          <w:rPr>
            <w:rStyle w:val="Hipercze"/>
            <w:noProof/>
          </w:rPr>
          <w:t>Wstęp teoretyczny</w:t>
        </w:r>
        <w:r>
          <w:rPr>
            <w:noProof/>
            <w:webHidden/>
          </w:rPr>
          <w:tab/>
        </w:r>
        <w:r>
          <w:rPr>
            <w:noProof/>
            <w:webHidden/>
          </w:rPr>
          <w:fldChar w:fldCharType="begin"/>
        </w:r>
        <w:r>
          <w:rPr>
            <w:noProof/>
            <w:webHidden/>
          </w:rPr>
          <w:instrText xml:space="preserve"> PAGEREF _Toc302669631 \h </w:instrText>
        </w:r>
        <w:r>
          <w:rPr>
            <w:noProof/>
            <w:webHidden/>
          </w:rPr>
        </w:r>
      </w:ins>
      <w:r>
        <w:rPr>
          <w:noProof/>
          <w:webHidden/>
        </w:rPr>
        <w:fldChar w:fldCharType="separate"/>
      </w:r>
      <w:ins w:id="15" w:author="Sebastian" w:date="2011-09-01T19:47:00Z">
        <w:r w:rsidR="003111A7">
          <w:rPr>
            <w:noProof/>
            <w:webHidden/>
          </w:rPr>
          <w:t>12</w:t>
        </w:r>
      </w:ins>
      <w:ins w:id="16" w:author="Sebastian" w:date="2011-09-01T19:44:00Z">
        <w:r>
          <w:rPr>
            <w:noProof/>
            <w:webHidden/>
          </w:rPr>
          <w:fldChar w:fldCharType="end"/>
        </w:r>
        <w:r w:rsidRPr="007058A0">
          <w:rPr>
            <w:rStyle w:val="Hipercze"/>
            <w:noProof/>
          </w:rPr>
          <w:fldChar w:fldCharType="end"/>
        </w:r>
      </w:ins>
    </w:p>
    <w:p w:rsidR="00551EA6" w:rsidRDefault="00551EA6">
      <w:pPr>
        <w:pStyle w:val="Spistreci2"/>
        <w:tabs>
          <w:tab w:val="left" w:pos="880"/>
          <w:tab w:val="right" w:leader="dot" w:pos="9061"/>
        </w:tabs>
        <w:rPr>
          <w:ins w:id="17" w:author="Sebastian" w:date="2011-09-01T19:44:00Z"/>
          <w:noProof/>
          <w:lang w:eastAsia="pl-PL"/>
        </w:rPr>
      </w:pPr>
      <w:ins w:id="18"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"_Toc302669632"</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w:t>
        </w:r>
        <w:r>
          <w:rPr>
            <w:noProof/>
            <w:lang w:eastAsia="pl-PL"/>
          </w:rPr>
          <w:tab/>
        </w:r>
        <w:r w:rsidRPr="007058A0">
          <w:rPr>
            <w:rStyle w:val="Hipercze"/>
            <w:noProof/>
          </w:rPr>
          <w:t>Opis technologii</w:t>
        </w:r>
        <w:r>
          <w:rPr>
            <w:noProof/>
            <w:webHidden/>
          </w:rPr>
          <w:tab/>
        </w:r>
        <w:r>
          <w:rPr>
            <w:noProof/>
            <w:webHidden/>
          </w:rPr>
          <w:fldChar w:fldCharType="begin"/>
        </w:r>
        <w:r>
          <w:rPr>
            <w:noProof/>
            <w:webHidden/>
          </w:rPr>
          <w:instrText xml:space="preserve"> PAGEREF _Toc302669632 \h </w:instrText>
        </w:r>
        <w:r>
          <w:rPr>
            <w:noProof/>
            <w:webHidden/>
          </w:rPr>
        </w:r>
      </w:ins>
      <w:r>
        <w:rPr>
          <w:noProof/>
          <w:webHidden/>
        </w:rPr>
        <w:fldChar w:fldCharType="separate"/>
      </w:r>
      <w:ins w:id="19" w:author="Sebastian" w:date="2011-09-01T19:47:00Z">
        <w:r w:rsidR="003111A7">
          <w:rPr>
            <w:noProof/>
            <w:webHidden/>
          </w:rPr>
          <w:t>12</w:t>
        </w:r>
      </w:ins>
      <w:ins w:id="20"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21" w:author="Sebastian" w:date="2011-09-01T19:44:00Z"/>
          <w:noProof/>
          <w:lang w:eastAsia="pl-PL"/>
        </w:rPr>
      </w:pPr>
      <w:ins w:id="22"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"_Toc302669633"</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3.1.1.</w:t>
        </w:r>
        <w:r>
          <w:rPr>
            <w:noProof/>
            <w:lang w:eastAsia="pl-PL"/>
          </w:rPr>
          <w:tab/>
        </w:r>
        <w:r w:rsidRPr="007058A0">
          <w:rPr>
            <w:rStyle w:val="Hipercze"/>
            <w:noProof/>
          </w:rPr>
          <w:t>Near Field Communication</w:t>
        </w:r>
        <w:r>
          <w:rPr>
            <w:noProof/>
            <w:webHidden/>
          </w:rPr>
          <w:tab/>
        </w:r>
        <w:r>
          <w:rPr>
            <w:noProof/>
            <w:webHidden/>
          </w:rPr>
          <w:fldChar w:fldCharType="begin"/>
        </w:r>
        <w:r>
          <w:rPr>
            <w:noProof/>
            <w:webHidden/>
          </w:rPr>
          <w:instrText xml:space="preserve"> PAGEREF _Toc302669633 \h </w:instrText>
        </w:r>
        <w:r>
          <w:rPr>
            <w:noProof/>
            <w:webHidden/>
          </w:rPr>
        </w:r>
      </w:ins>
      <w:r>
        <w:rPr>
          <w:noProof/>
          <w:webHidden/>
        </w:rPr>
        <w:fldChar w:fldCharType="separate"/>
      </w:r>
      <w:ins w:id="23" w:author="Sebastian" w:date="2011-09-01T19:47:00Z">
        <w:r w:rsidR="003111A7">
          <w:rPr>
            <w:noProof/>
            <w:webHidden/>
          </w:rPr>
          <w:t>12</w:t>
        </w:r>
      </w:ins>
      <w:ins w:id="24"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25" w:author="Sebastian" w:date="2011-09-01T19:44:00Z"/>
          <w:noProof/>
          <w:lang w:eastAsia="pl-PL"/>
        </w:rPr>
      </w:pPr>
      <w:ins w:id="26"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"_Toc302669634"</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3.1.2.</w:t>
        </w:r>
        <w:r>
          <w:rPr>
            <w:noProof/>
            <w:lang w:eastAsia="pl-PL"/>
          </w:rPr>
          <w:tab/>
        </w:r>
        <w:r w:rsidRPr="007058A0">
          <w:rPr>
            <w:rStyle w:val="Hipercze"/>
            <w:noProof/>
          </w:rPr>
          <w:t>Znacznik NFC Forum Type 2 - Mifare Ultralight</w:t>
        </w:r>
        <w:r>
          <w:rPr>
            <w:noProof/>
            <w:webHidden/>
          </w:rPr>
          <w:tab/>
        </w:r>
        <w:r>
          <w:rPr>
            <w:noProof/>
            <w:webHidden/>
          </w:rPr>
          <w:fldChar w:fldCharType="begin"/>
        </w:r>
        <w:r>
          <w:rPr>
            <w:noProof/>
            <w:webHidden/>
          </w:rPr>
          <w:instrText xml:space="preserve"> PAGEREF _Toc302669634 \h </w:instrText>
        </w:r>
        <w:r>
          <w:rPr>
            <w:noProof/>
            <w:webHidden/>
          </w:rPr>
        </w:r>
      </w:ins>
      <w:r>
        <w:rPr>
          <w:noProof/>
          <w:webHidden/>
        </w:rPr>
        <w:fldChar w:fldCharType="separate"/>
      </w:r>
      <w:ins w:id="27" w:author="Sebastian" w:date="2011-09-01T19:47:00Z">
        <w:r w:rsidR="003111A7">
          <w:rPr>
            <w:noProof/>
            <w:webHidden/>
          </w:rPr>
          <w:t>14</w:t>
        </w:r>
      </w:ins>
      <w:ins w:id="28"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29" w:author="Sebastian" w:date="2011-09-01T19:44:00Z"/>
          <w:noProof/>
          <w:lang w:eastAsia="pl-PL"/>
        </w:rPr>
      </w:pPr>
      <w:ins w:id="30"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"_Toc302669635"</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3.1.3.</w:t>
        </w:r>
        <w:r>
          <w:rPr>
            <w:noProof/>
            <w:lang w:eastAsia="pl-PL"/>
          </w:rPr>
          <w:tab/>
        </w:r>
        <w:r w:rsidRPr="007058A0">
          <w:rPr>
            <w:rStyle w:val="Hipercze"/>
            <w:noProof/>
          </w:rPr>
          <w:t>Android</w:t>
        </w:r>
        <w:r>
          <w:rPr>
            <w:noProof/>
            <w:webHidden/>
          </w:rPr>
          <w:tab/>
        </w:r>
        <w:r>
          <w:rPr>
            <w:noProof/>
            <w:webHidden/>
          </w:rPr>
          <w:fldChar w:fldCharType="begin"/>
        </w:r>
        <w:r>
          <w:rPr>
            <w:noProof/>
            <w:webHidden/>
          </w:rPr>
          <w:instrText xml:space="preserve"> PAGEREF _Toc302669635 \h </w:instrText>
        </w:r>
        <w:r>
          <w:rPr>
            <w:noProof/>
            <w:webHidden/>
          </w:rPr>
        </w:r>
      </w:ins>
      <w:r>
        <w:rPr>
          <w:noProof/>
          <w:webHidden/>
        </w:rPr>
        <w:fldChar w:fldCharType="separate"/>
      </w:r>
      <w:ins w:id="31" w:author="Sebastian" w:date="2011-09-01T19:47:00Z">
        <w:r w:rsidR="003111A7">
          <w:rPr>
            <w:noProof/>
            <w:webHidden/>
          </w:rPr>
          <w:t>15</w:t>
        </w:r>
      </w:ins>
      <w:ins w:id="32"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33" w:author="Sebastian" w:date="2011-09-01T19:44:00Z"/>
          <w:noProof/>
          <w:lang w:eastAsia="pl-PL"/>
        </w:rPr>
      </w:pPr>
      <w:ins w:id="34"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"_Toc302669636"</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3.1.4.</w:t>
        </w:r>
        <w:r>
          <w:rPr>
            <w:noProof/>
            <w:lang w:eastAsia="pl-PL"/>
          </w:rPr>
          <w:tab/>
        </w:r>
        <w:r w:rsidRPr="007058A0">
          <w:rPr>
            <w:rStyle w:val="Hipercze"/>
            <w:noProof/>
          </w:rPr>
          <w:t>Google NEXUS S</w:t>
        </w:r>
        <w:r>
          <w:rPr>
            <w:noProof/>
            <w:webHidden/>
          </w:rPr>
          <w:tab/>
        </w:r>
        <w:r>
          <w:rPr>
            <w:noProof/>
            <w:webHidden/>
          </w:rPr>
          <w:fldChar w:fldCharType="begin"/>
        </w:r>
        <w:r>
          <w:rPr>
            <w:noProof/>
            <w:webHidden/>
          </w:rPr>
          <w:instrText xml:space="preserve"> PAGEREF _Toc302669636 \h </w:instrText>
        </w:r>
        <w:r>
          <w:rPr>
            <w:noProof/>
            <w:webHidden/>
          </w:rPr>
        </w:r>
      </w:ins>
      <w:r>
        <w:rPr>
          <w:noProof/>
          <w:webHidden/>
        </w:rPr>
        <w:fldChar w:fldCharType="separate"/>
      </w:r>
      <w:ins w:id="35" w:author="Sebastian" w:date="2011-09-01T19:47:00Z">
        <w:r w:rsidR="003111A7">
          <w:rPr>
            <w:noProof/>
            <w:webHidden/>
          </w:rPr>
          <w:t>16</w:t>
        </w:r>
      </w:ins>
      <w:ins w:id="36"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37" w:author="Sebastian" w:date="2011-09-01T19:44:00Z"/>
          <w:noProof/>
          <w:lang w:eastAsia="pl-PL"/>
        </w:rPr>
      </w:pPr>
      <w:ins w:id="38"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"_Toc302669637"</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3.1.5.</w:t>
        </w:r>
        <w:r>
          <w:rPr>
            <w:noProof/>
            <w:lang w:eastAsia="pl-PL"/>
          </w:rPr>
          <w:tab/>
        </w:r>
        <w:r w:rsidRPr="007058A0">
          <w:rPr>
            <w:rStyle w:val="Hipercze"/>
            <w:noProof/>
          </w:rPr>
          <w:t>Hibernate 3</w:t>
        </w:r>
        <w:r>
          <w:rPr>
            <w:noProof/>
            <w:webHidden/>
          </w:rPr>
          <w:tab/>
        </w:r>
        <w:r>
          <w:rPr>
            <w:noProof/>
            <w:webHidden/>
          </w:rPr>
          <w:fldChar w:fldCharType="begin"/>
        </w:r>
        <w:r>
          <w:rPr>
            <w:noProof/>
            <w:webHidden/>
          </w:rPr>
          <w:instrText xml:space="preserve"> PAGEREF _Toc302669637 \h </w:instrText>
        </w:r>
        <w:r>
          <w:rPr>
            <w:noProof/>
            <w:webHidden/>
          </w:rPr>
        </w:r>
      </w:ins>
      <w:r>
        <w:rPr>
          <w:noProof/>
          <w:webHidden/>
        </w:rPr>
        <w:fldChar w:fldCharType="separate"/>
      </w:r>
      <w:ins w:id="39" w:author="Sebastian" w:date="2011-09-01T19:47:00Z">
        <w:r w:rsidR="003111A7">
          <w:rPr>
            <w:noProof/>
            <w:webHidden/>
          </w:rPr>
          <w:t>16</w:t>
        </w:r>
      </w:ins>
      <w:ins w:id="40"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41" w:author="Sebastian" w:date="2011-09-01T19:44:00Z"/>
          <w:noProof/>
          <w:lang w:eastAsia="pl-PL"/>
        </w:rPr>
      </w:pPr>
      <w:ins w:id="42"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"_Toc302669638"</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3.1.6.</w:t>
        </w:r>
        <w:r>
          <w:rPr>
            <w:noProof/>
            <w:lang w:eastAsia="pl-PL"/>
          </w:rPr>
          <w:tab/>
        </w:r>
        <w:r w:rsidRPr="007058A0">
          <w:rPr>
            <w:rStyle w:val="Hipercze"/>
            <w:noProof/>
          </w:rPr>
          <w:t>Spring Framework 3</w:t>
        </w:r>
        <w:r>
          <w:rPr>
            <w:noProof/>
            <w:webHidden/>
          </w:rPr>
          <w:tab/>
        </w:r>
        <w:r>
          <w:rPr>
            <w:noProof/>
            <w:webHidden/>
          </w:rPr>
          <w:fldChar w:fldCharType="begin"/>
        </w:r>
        <w:r>
          <w:rPr>
            <w:noProof/>
            <w:webHidden/>
          </w:rPr>
          <w:instrText xml:space="preserve"> PAGEREF _Toc302669638 \h </w:instrText>
        </w:r>
        <w:r>
          <w:rPr>
            <w:noProof/>
            <w:webHidden/>
          </w:rPr>
        </w:r>
      </w:ins>
      <w:r>
        <w:rPr>
          <w:noProof/>
          <w:webHidden/>
        </w:rPr>
        <w:fldChar w:fldCharType="separate"/>
      </w:r>
      <w:ins w:id="43" w:author="Sebastian" w:date="2011-09-01T19:47:00Z">
        <w:r w:rsidR="003111A7">
          <w:rPr>
            <w:noProof/>
            <w:webHidden/>
          </w:rPr>
          <w:t>18</w:t>
        </w:r>
      </w:ins>
      <w:ins w:id="44"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45" w:author="Sebastian" w:date="2011-09-01T19:44:00Z"/>
          <w:noProof/>
          <w:lang w:eastAsia="pl-PL"/>
        </w:rPr>
      </w:pPr>
      <w:ins w:id="46"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"_Toc302669639"</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3.1.7.</w:t>
        </w:r>
        <w:r>
          <w:rPr>
            <w:noProof/>
            <w:lang w:eastAsia="pl-PL"/>
          </w:rPr>
          <w:tab/>
        </w:r>
        <w:r w:rsidRPr="007058A0">
          <w:rPr>
            <w:rStyle w:val="Hipercze"/>
            <w:noProof/>
          </w:rPr>
          <w:t>Oracle 10g Express Edition</w:t>
        </w:r>
        <w:r>
          <w:rPr>
            <w:noProof/>
            <w:webHidden/>
          </w:rPr>
          <w:tab/>
        </w:r>
        <w:r>
          <w:rPr>
            <w:noProof/>
            <w:webHidden/>
          </w:rPr>
          <w:fldChar w:fldCharType="begin"/>
        </w:r>
        <w:r>
          <w:rPr>
            <w:noProof/>
            <w:webHidden/>
          </w:rPr>
          <w:instrText xml:space="preserve"> PAGEREF _Toc302669639 \h </w:instrText>
        </w:r>
        <w:r>
          <w:rPr>
            <w:noProof/>
            <w:webHidden/>
          </w:rPr>
        </w:r>
      </w:ins>
      <w:r>
        <w:rPr>
          <w:noProof/>
          <w:webHidden/>
        </w:rPr>
        <w:fldChar w:fldCharType="separate"/>
      </w:r>
      <w:ins w:id="47" w:author="Sebastian" w:date="2011-09-01T19:47:00Z">
        <w:r w:rsidR="003111A7">
          <w:rPr>
            <w:noProof/>
            <w:webHidden/>
          </w:rPr>
          <w:t>20</w:t>
        </w:r>
      </w:ins>
      <w:ins w:id="48"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49" w:author="Sebastian" w:date="2011-09-01T19:44:00Z"/>
          <w:noProof/>
          <w:lang w:eastAsia="pl-PL"/>
        </w:rPr>
      </w:pPr>
      <w:ins w:id="50"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"_Toc302669640"</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3.1.8.</w:t>
        </w:r>
        <w:r>
          <w:rPr>
            <w:noProof/>
            <w:lang w:eastAsia="pl-PL"/>
          </w:rPr>
          <w:tab/>
        </w:r>
        <w:r w:rsidRPr="007058A0">
          <w:rPr>
            <w:rStyle w:val="Hipercze"/>
            <w:noProof/>
          </w:rPr>
          <w:t>Java 2 Enterprise Edition</w:t>
        </w:r>
        <w:r>
          <w:rPr>
            <w:noProof/>
            <w:webHidden/>
          </w:rPr>
          <w:tab/>
        </w:r>
        <w:r>
          <w:rPr>
            <w:noProof/>
            <w:webHidden/>
          </w:rPr>
          <w:fldChar w:fldCharType="begin"/>
        </w:r>
        <w:r>
          <w:rPr>
            <w:noProof/>
            <w:webHidden/>
          </w:rPr>
          <w:instrText xml:space="preserve"> PAGEREF _Toc302669640 \h </w:instrText>
        </w:r>
        <w:r>
          <w:rPr>
            <w:noProof/>
            <w:webHidden/>
          </w:rPr>
        </w:r>
      </w:ins>
      <w:r>
        <w:rPr>
          <w:noProof/>
          <w:webHidden/>
        </w:rPr>
        <w:fldChar w:fldCharType="separate"/>
      </w:r>
      <w:ins w:id="51" w:author="Sebastian" w:date="2011-09-01T19:47:00Z">
        <w:r w:rsidR="003111A7">
          <w:rPr>
            <w:noProof/>
            <w:webHidden/>
          </w:rPr>
          <w:t>20</w:t>
        </w:r>
      </w:ins>
      <w:ins w:id="52"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53" w:author="Sebastian" w:date="2011-09-01T19:44:00Z"/>
          <w:noProof/>
          <w:lang w:eastAsia="pl-PL"/>
        </w:rPr>
      </w:pPr>
      <w:ins w:id="54"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"_Toc302669641"</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3.1.9.</w:t>
        </w:r>
        <w:r>
          <w:rPr>
            <w:noProof/>
            <w:lang w:eastAsia="pl-PL"/>
          </w:rPr>
          <w:tab/>
        </w:r>
        <w:r w:rsidRPr="007058A0">
          <w:rPr>
            <w:rStyle w:val="Hipercze"/>
            <w:noProof/>
          </w:rPr>
          <w:t>Apache Tomcat</w:t>
        </w:r>
        <w:r>
          <w:rPr>
            <w:noProof/>
            <w:webHidden/>
          </w:rPr>
          <w:tab/>
        </w:r>
        <w:r>
          <w:rPr>
            <w:noProof/>
            <w:webHidden/>
          </w:rPr>
          <w:fldChar w:fldCharType="begin"/>
        </w:r>
        <w:r>
          <w:rPr>
            <w:noProof/>
            <w:webHidden/>
          </w:rPr>
          <w:instrText xml:space="preserve"> PAGEREF _Toc302669641 \h </w:instrText>
        </w:r>
        <w:r>
          <w:rPr>
            <w:noProof/>
            <w:webHidden/>
          </w:rPr>
        </w:r>
      </w:ins>
      <w:r>
        <w:rPr>
          <w:noProof/>
          <w:webHidden/>
        </w:rPr>
        <w:fldChar w:fldCharType="separate"/>
      </w:r>
      <w:ins w:id="55" w:author="Sebastian" w:date="2011-09-01T19:47:00Z">
        <w:r w:rsidR="003111A7">
          <w:rPr>
            <w:noProof/>
            <w:webHidden/>
          </w:rPr>
          <w:t>21</w:t>
        </w:r>
      </w:ins>
      <w:ins w:id="56"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57" w:author="Sebastian" w:date="2011-09-01T19:44:00Z"/>
          <w:noProof/>
          <w:lang w:eastAsia="pl-PL"/>
        </w:rPr>
      </w:pPr>
      <w:ins w:id="58"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"_Toc302669642"</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3.1.10.</w:t>
        </w:r>
        <w:r>
          <w:rPr>
            <w:noProof/>
            <w:lang w:eastAsia="pl-PL"/>
          </w:rPr>
          <w:tab/>
        </w:r>
        <w:r w:rsidRPr="007058A0">
          <w:rPr>
            <w:rStyle w:val="Hipercze"/>
            <w:noProof/>
          </w:rPr>
          <w:t>Architektura REST</w:t>
        </w:r>
        <w:r>
          <w:rPr>
            <w:noProof/>
            <w:webHidden/>
          </w:rPr>
          <w:tab/>
        </w:r>
        <w:r>
          <w:rPr>
            <w:noProof/>
            <w:webHidden/>
          </w:rPr>
          <w:fldChar w:fldCharType="begin"/>
        </w:r>
        <w:r>
          <w:rPr>
            <w:noProof/>
            <w:webHidden/>
          </w:rPr>
          <w:instrText xml:space="preserve"> PAGEREF _Toc302669642 \h </w:instrText>
        </w:r>
        <w:r>
          <w:rPr>
            <w:noProof/>
            <w:webHidden/>
          </w:rPr>
        </w:r>
      </w:ins>
      <w:r>
        <w:rPr>
          <w:noProof/>
          <w:webHidden/>
        </w:rPr>
        <w:fldChar w:fldCharType="separate"/>
      </w:r>
      <w:ins w:id="59" w:author="Sebastian" w:date="2011-09-01T19:47:00Z">
        <w:r w:rsidR="003111A7">
          <w:rPr>
            <w:noProof/>
            <w:webHidden/>
          </w:rPr>
          <w:t>21</w:t>
        </w:r>
      </w:ins>
      <w:ins w:id="60"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61" w:author="Sebastian" w:date="2011-09-01T19:44:00Z"/>
          <w:noProof/>
          <w:lang w:eastAsia="pl-PL"/>
        </w:rPr>
      </w:pPr>
      <w:ins w:id="62"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"_Toc302669643"</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3.1.11.</w:t>
        </w:r>
        <w:r>
          <w:rPr>
            <w:noProof/>
            <w:lang w:eastAsia="pl-PL"/>
          </w:rPr>
          <w:tab/>
        </w:r>
        <w:r w:rsidRPr="007058A0">
          <w:rPr>
            <w:rStyle w:val="Hipercze"/>
            <w:noProof/>
          </w:rPr>
          <w:t xml:space="preserve">JSON - </w:t>
        </w:r>
        <w:r w:rsidRPr="007058A0">
          <w:rPr>
            <w:rStyle w:val="Hipercze"/>
            <w:noProof/>
            <w:shd w:val="clear" w:color="auto" w:fill="FFFFFF"/>
          </w:rPr>
          <w:t>JavaScript Object Notation</w:t>
        </w:r>
        <w:r>
          <w:rPr>
            <w:noProof/>
            <w:webHidden/>
          </w:rPr>
          <w:tab/>
        </w:r>
        <w:r>
          <w:rPr>
            <w:noProof/>
            <w:webHidden/>
          </w:rPr>
          <w:fldChar w:fldCharType="begin"/>
        </w:r>
        <w:r>
          <w:rPr>
            <w:noProof/>
            <w:webHidden/>
          </w:rPr>
          <w:instrText xml:space="preserve"> PAGEREF _Toc302669643 \h </w:instrText>
        </w:r>
        <w:r>
          <w:rPr>
            <w:noProof/>
            <w:webHidden/>
          </w:rPr>
        </w:r>
      </w:ins>
      <w:r>
        <w:rPr>
          <w:noProof/>
          <w:webHidden/>
        </w:rPr>
        <w:fldChar w:fldCharType="separate"/>
      </w:r>
      <w:ins w:id="63" w:author="Sebastian" w:date="2011-09-01T19:47:00Z">
        <w:r w:rsidR="003111A7">
          <w:rPr>
            <w:noProof/>
            <w:webHidden/>
          </w:rPr>
          <w:t>22</w:t>
        </w:r>
      </w:ins>
      <w:ins w:id="64"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65" w:author="Sebastian" w:date="2011-09-01T19:44:00Z"/>
          <w:noProof/>
          <w:lang w:eastAsia="pl-PL"/>
        </w:rPr>
      </w:pPr>
      <w:ins w:id="66"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"_Toc302669644"</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3.1.12.</w:t>
        </w:r>
        <w:r>
          <w:rPr>
            <w:noProof/>
            <w:lang w:eastAsia="pl-PL"/>
          </w:rPr>
          <w:tab/>
        </w:r>
        <w:r w:rsidRPr="007058A0">
          <w:rPr>
            <w:rStyle w:val="Hipercze"/>
            <w:noProof/>
          </w:rPr>
          <w:t>System kontroli wersji Subversion 1.6</w:t>
        </w:r>
        <w:r>
          <w:rPr>
            <w:noProof/>
            <w:webHidden/>
          </w:rPr>
          <w:tab/>
        </w:r>
        <w:r>
          <w:rPr>
            <w:noProof/>
            <w:webHidden/>
          </w:rPr>
          <w:fldChar w:fldCharType="begin"/>
        </w:r>
        <w:r>
          <w:rPr>
            <w:noProof/>
            <w:webHidden/>
          </w:rPr>
          <w:instrText xml:space="preserve"> PAGEREF _Toc302669644 \h </w:instrText>
        </w:r>
        <w:r>
          <w:rPr>
            <w:noProof/>
            <w:webHidden/>
          </w:rPr>
        </w:r>
      </w:ins>
      <w:r>
        <w:rPr>
          <w:noProof/>
          <w:webHidden/>
        </w:rPr>
        <w:fldChar w:fldCharType="separate"/>
      </w:r>
      <w:ins w:id="67" w:author="Sebastian" w:date="2011-09-01T19:47:00Z">
        <w:r w:rsidR="003111A7">
          <w:rPr>
            <w:noProof/>
            <w:webHidden/>
          </w:rPr>
          <w:t>23</w:t>
        </w:r>
      </w:ins>
      <w:ins w:id="68"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69" w:author="Sebastian" w:date="2011-09-01T19:44:00Z"/>
          <w:noProof/>
          <w:lang w:eastAsia="pl-PL"/>
        </w:rPr>
      </w:pPr>
      <w:ins w:id="70"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"_Toc302669645"</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3.1.13.</w:t>
        </w:r>
        <w:r>
          <w:rPr>
            <w:noProof/>
            <w:lang w:eastAsia="pl-PL"/>
          </w:rPr>
          <w:tab/>
        </w:r>
        <w:r w:rsidRPr="007058A0">
          <w:rPr>
            <w:rStyle w:val="Hipercze"/>
            <w:noProof/>
          </w:rPr>
          <w:t>Eclipse SDK 3.6.2 + Java EE</w:t>
        </w:r>
        <w:r>
          <w:rPr>
            <w:noProof/>
            <w:webHidden/>
          </w:rPr>
          <w:tab/>
        </w:r>
        <w:r>
          <w:rPr>
            <w:noProof/>
            <w:webHidden/>
          </w:rPr>
          <w:fldChar w:fldCharType="begin"/>
        </w:r>
        <w:r>
          <w:rPr>
            <w:noProof/>
            <w:webHidden/>
          </w:rPr>
          <w:instrText xml:space="preserve"> PAGEREF _Toc302669645 \h </w:instrText>
        </w:r>
        <w:r>
          <w:rPr>
            <w:noProof/>
            <w:webHidden/>
          </w:rPr>
        </w:r>
      </w:ins>
      <w:r>
        <w:rPr>
          <w:noProof/>
          <w:webHidden/>
        </w:rPr>
        <w:fldChar w:fldCharType="separate"/>
      </w:r>
      <w:ins w:id="71" w:author="Sebastian" w:date="2011-09-01T19:47:00Z">
        <w:r w:rsidR="003111A7">
          <w:rPr>
            <w:noProof/>
            <w:webHidden/>
          </w:rPr>
          <w:t>23</w:t>
        </w:r>
      </w:ins>
      <w:ins w:id="72"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73" w:author="Sebastian" w:date="2011-09-01T19:44:00Z"/>
          <w:noProof/>
          <w:lang w:eastAsia="pl-PL"/>
        </w:rPr>
      </w:pPr>
      <w:ins w:id="74"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"_Toc302669646"</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3.1.14.</w:t>
        </w:r>
        <w:r>
          <w:rPr>
            <w:noProof/>
            <w:lang w:eastAsia="pl-PL"/>
          </w:rPr>
          <w:tab/>
        </w:r>
        <w:r w:rsidRPr="007058A0">
          <w:rPr>
            <w:rStyle w:val="Hipercze"/>
            <w:noProof/>
          </w:rPr>
          <w:t>Eclipse SDK 3.6.2 + Android SDK</w:t>
        </w:r>
        <w:r>
          <w:rPr>
            <w:noProof/>
            <w:webHidden/>
          </w:rPr>
          <w:tab/>
        </w:r>
        <w:r>
          <w:rPr>
            <w:noProof/>
            <w:webHidden/>
          </w:rPr>
          <w:fldChar w:fldCharType="begin"/>
        </w:r>
        <w:r>
          <w:rPr>
            <w:noProof/>
            <w:webHidden/>
          </w:rPr>
          <w:instrText xml:space="preserve"> PAGEREF _Toc302669646 \h </w:instrText>
        </w:r>
        <w:r>
          <w:rPr>
            <w:noProof/>
            <w:webHidden/>
          </w:rPr>
        </w:r>
      </w:ins>
      <w:r>
        <w:rPr>
          <w:noProof/>
          <w:webHidden/>
        </w:rPr>
        <w:fldChar w:fldCharType="separate"/>
      </w:r>
      <w:ins w:id="75" w:author="Sebastian" w:date="2011-09-01T19:47:00Z">
        <w:r w:rsidR="003111A7">
          <w:rPr>
            <w:noProof/>
            <w:webHidden/>
          </w:rPr>
          <w:t>24</w:t>
        </w:r>
      </w:ins>
      <w:ins w:id="76" w:author="Sebastian" w:date="2011-09-01T19:44:00Z">
        <w:r>
          <w:rPr>
            <w:noProof/>
            <w:webHidden/>
          </w:rPr>
          <w:fldChar w:fldCharType="end"/>
        </w:r>
        <w:r w:rsidRPr="007058A0">
          <w:rPr>
            <w:rStyle w:val="Hipercze"/>
            <w:noProof/>
          </w:rPr>
          <w:fldChar w:fldCharType="end"/>
        </w:r>
      </w:ins>
    </w:p>
    <w:p w:rsidR="00551EA6" w:rsidRDefault="00551EA6">
      <w:pPr>
        <w:pStyle w:val="Spistreci1"/>
        <w:tabs>
          <w:tab w:val="left" w:pos="440"/>
          <w:tab w:val="right" w:leader="dot" w:pos="9061"/>
        </w:tabs>
        <w:rPr>
          <w:ins w:id="77" w:author="Sebastian" w:date="2011-09-01T19:44:00Z"/>
          <w:noProof/>
          <w:lang w:eastAsia="pl-PL"/>
        </w:rPr>
      </w:pPr>
      <w:ins w:id="78"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"_Toc302669647"</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4.</w:t>
        </w:r>
        <w:r>
          <w:rPr>
            <w:noProof/>
            <w:lang w:eastAsia="pl-PL"/>
          </w:rPr>
          <w:tab/>
        </w:r>
        <w:r w:rsidRPr="007058A0">
          <w:rPr>
            <w:rStyle w:val="Hipercze"/>
            <w:noProof/>
          </w:rPr>
          <w:t>Koncepcja Pracy</w:t>
        </w:r>
        <w:r>
          <w:rPr>
            <w:noProof/>
            <w:webHidden/>
          </w:rPr>
          <w:tab/>
        </w:r>
        <w:r>
          <w:rPr>
            <w:noProof/>
            <w:webHidden/>
          </w:rPr>
          <w:fldChar w:fldCharType="begin"/>
        </w:r>
        <w:r>
          <w:rPr>
            <w:noProof/>
            <w:webHidden/>
          </w:rPr>
          <w:instrText xml:space="preserve"> PAGEREF _Toc302669647 \h </w:instrText>
        </w:r>
        <w:r>
          <w:rPr>
            <w:noProof/>
            <w:webHidden/>
          </w:rPr>
        </w:r>
      </w:ins>
      <w:r>
        <w:rPr>
          <w:noProof/>
          <w:webHidden/>
        </w:rPr>
        <w:fldChar w:fldCharType="separate"/>
      </w:r>
      <w:ins w:id="79" w:author="Sebastian" w:date="2011-09-01T19:47:00Z">
        <w:r w:rsidR="003111A7">
          <w:rPr>
            <w:noProof/>
            <w:webHidden/>
          </w:rPr>
          <w:t>25</w:t>
        </w:r>
      </w:ins>
      <w:ins w:id="80" w:author="Sebastian" w:date="2011-09-01T19:44:00Z">
        <w:r>
          <w:rPr>
            <w:noProof/>
            <w:webHidden/>
          </w:rPr>
          <w:fldChar w:fldCharType="end"/>
        </w:r>
        <w:r w:rsidRPr="007058A0">
          <w:rPr>
            <w:rStyle w:val="Hipercze"/>
            <w:noProof/>
          </w:rPr>
          <w:fldChar w:fldCharType="end"/>
        </w:r>
      </w:ins>
    </w:p>
    <w:p w:rsidR="00551EA6" w:rsidRDefault="00551EA6">
      <w:pPr>
        <w:pStyle w:val="Spistreci2"/>
        <w:tabs>
          <w:tab w:val="left" w:pos="880"/>
          <w:tab w:val="right" w:leader="dot" w:pos="9061"/>
        </w:tabs>
        <w:rPr>
          <w:ins w:id="81" w:author="Sebastian" w:date="2011-09-01T19:44:00Z"/>
          <w:noProof/>
          <w:lang w:eastAsia="pl-PL"/>
        </w:rPr>
      </w:pPr>
      <w:ins w:id="82"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"_Toc302669648"</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4.1.</w:t>
        </w:r>
        <w:r>
          <w:rPr>
            <w:noProof/>
            <w:lang w:eastAsia="pl-PL"/>
          </w:rPr>
          <w:tab/>
        </w:r>
        <w:r w:rsidRPr="007058A0">
          <w:rPr>
            <w:rStyle w:val="Hipercze"/>
            <w:noProof/>
          </w:rPr>
          <w:t>Wstęp</w:t>
        </w:r>
        <w:r>
          <w:rPr>
            <w:noProof/>
            <w:webHidden/>
          </w:rPr>
          <w:tab/>
        </w:r>
        <w:r>
          <w:rPr>
            <w:noProof/>
            <w:webHidden/>
          </w:rPr>
          <w:fldChar w:fldCharType="begin"/>
        </w:r>
        <w:r>
          <w:rPr>
            <w:noProof/>
            <w:webHidden/>
          </w:rPr>
          <w:instrText xml:space="preserve"> PAGEREF _Toc302669648 \h </w:instrText>
        </w:r>
        <w:r>
          <w:rPr>
            <w:noProof/>
            <w:webHidden/>
          </w:rPr>
        </w:r>
      </w:ins>
      <w:r>
        <w:rPr>
          <w:noProof/>
          <w:webHidden/>
        </w:rPr>
        <w:fldChar w:fldCharType="separate"/>
      </w:r>
      <w:ins w:id="83" w:author="Sebastian" w:date="2011-09-01T19:47:00Z">
        <w:r w:rsidR="003111A7">
          <w:rPr>
            <w:noProof/>
            <w:webHidden/>
          </w:rPr>
          <w:t>25</w:t>
        </w:r>
      </w:ins>
      <w:ins w:id="84" w:author="Sebastian" w:date="2011-09-01T19:44:00Z">
        <w:r>
          <w:rPr>
            <w:noProof/>
            <w:webHidden/>
          </w:rPr>
          <w:fldChar w:fldCharType="end"/>
        </w:r>
        <w:r w:rsidRPr="007058A0">
          <w:rPr>
            <w:rStyle w:val="Hipercze"/>
            <w:noProof/>
          </w:rPr>
          <w:fldChar w:fldCharType="end"/>
        </w:r>
      </w:ins>
    </w:p>
    <w:p w:rsidR="00551EA6" w:rsidRDefault="00551EA6">
      <w:pPr>
        <w:pStyle w:val="Spistreci2"/>
        <w:tabs>
          <w:tab w:val="left" w:pos="880"/>
          <w:tab w:val="right" w:leader="dot" w:pos="9061"/>
        </w:tabs>
        <w:rPr>
          <w:ins w:id="85" w:author="Sebastian" w:date="2011-09-01T19:44:00Z"/>
          <w:noProof/>
          <w:lang w:eastAsia="pl-PL"/>
        </w:rPr>
      </w:pPr>
      <w:ins w:id="86"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"_Toc302669649"</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4.2.</w:t>
        </w:r>
        <w:r>
          <w:rPr>
            <w:noProof/>
            <w:lang w:eastAsia="pl-PL"/>
          </w:rPr>
          <w:tab/>
        </w:r>
        <w:r w:rsidRPr="007058A0">
          <w:rPr>
            <w:rStyle w:val="Hipercze"/>
            <w:noProof/>
          </w:rPr>
          <w:t>Założenia i budowa systemu</w:t>
        </w:r>
        <w:r>
          <w:rPr>
            <w:noProof/>
            <w:webHidden/>
          </w:rPr>
          <w:tab/>
        </w:r>
        <w:r>
          <w:rPr>
            <w:noProof/>
            <w:webHidden/>
          </w:rPr>
          <w:fldChar w:fldCharType="begin"/>
        </w:r>
        <w:r>
          <w:rPr>
            <w:noProof/>
            <w:webHidden/>
          </w:rPr>
          <w:instrText xml:space="preserve"> PAGEREF _Toc302669649 \h </w:instrText>
        </w:r>
        <w:r>
          <w:rPr>
            <w:noProof/>
            <w:webHidden/>
          </w:rPr>
        </w:r>
      </w:ins>
      <w:r>
        <w:rPr>
          <w:noProof/>
          <w:webHidden/>
        </w:rPr>
        <w:fldChar w:fldCharType="separate"/>
      </w:r>
      <w:ins w:id="87" w:author="Sebastian" w:date="2011-09-01T19:47:00Z">
        <w:r w:rsidR="003111A7">
          <w:rPr>
            <w:noProof/>
            <w:webHidden/>
          </w:rPr>
          <w:t>26</w:t>
        </w:r>
      </w:ins>
      <w:ins w:id="88" w:author="Sebastian" w:date="2011-09-01T19:44:00Z">
        <w:r>
          <w:rPr>
            <w:noProof/>
            <w:webHidden/>
          </w:rPr>
          <w:fldChar w:fldCharType="end"/>
        </w:r>
        <w:r w:rsidRPr="007058A0">
          <w:rPr>
            <w:rStyle w:val="Hipercze"/>
            <w:noProof/>
          </w:rPr>
          <w:fldChar w:fldCharType="end"/>
        </w:r>
      </w:ins>
    </w:p>
    <w:p w:rsidR="00551EA6" w:rsidRDefault="00551EA6">
      <w:pPr>
        <w:pStyle w:val="Spistreci1"/>
        <w:tabs>
          <w:tab w:val="left" w:pos="440"/>
          <w:tab w:val="right" w:leader="dot" w:pos="9061"/>
        </w:tabs>
        <w:rPr>
          <w:ins w:id="89" w:author="Sebastian" w:date="2011-09-01T19:44:00Z"/>
          <w:noProof/>
          <w:lang w:eastAsia="pl-PL"/>
        </w:rPr>
      </w:pPr>
      <w:ins w:id="90"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"_Toc302669650"</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w:t>
        </w:r>
        <w:r>
          <w:rPr>
            <w:noProof/>
            <w:lang w:eastAsia="pl-PL"/>
          </w:rPr>
          <w:tab/>
        </w:r>
        <w:r w:rsidRPr="007058A0">
          <w:rPr>
            <w:rStyle w:val="Hipercze"/>
            <w:noProof/>
          </w:rPr>
          <w:t>Opis systemu</w:t>
        </w:r>
        <w:r>
          <w:rPr>
            <w:noProof/>
            <w:webHidden/>
          </w:rPr>
          <w:tab/>
        </w:r>
        <w:r>
          <w:rPr>
            <w:noProof/>
            <w:webHidden/>
          </w:rPr>
          <w:fldChar w:fldCharType="begin"/>
        </w:r>
        <w:r>
          <w:rPr>
            <w:noProof/>
            <w:webHidden/>
          </w:rPr>
          <w:instrText xml:space="preserve"> PAGEREF _Toc302669650 \h </w:instrText>
        </w:r>
        <w:r>
          <w:rPr>
            <w:noProof/>
            <w:webHidden/>
          </w:rPr>
        </w:r>
      </w:ins>
      <w:r>
        <w:rPr>
          <w:noProof/>
          <w:webHidden/>
        </w:rPr>
        <w:fldChar w:fldCharType="separate"/>
      </w:r>
      <w:ins w:id="91" w:author="Sebastian" w:date="2011-09-01T19:47:00Z">
        <w:r w:rsidR="003111A7">
          <w:rPr>
            <w:noProof/>
            <w:webHidden/>
          </w:rPr>
          <w:t>29</w:t>
        </w:r>
      </w:ins>
      <w:ins w:id="92" w:author="Sebastian" w:date="2011-09-01T19:44:00Z">
        <w:r>
          <w:rPr>
            <w:noProof/>
            <w:webHidden/>
          </w:rPr>
          <w:fldChar w:fldCharType="end"/>
        </w:r>
        <w:r w:rsidRPr="007058A0">
          <w:rPr>
            <w:rStyle w:val="Hipercze"/>
            <w:noProof/>
          </w:rPr>
          <w:fldChar w:fldCharType="end"/>
        </w:r>
      </w:ins>
    </w:p>
    <w:p w:rsidR="00551EA6" w:rsidRDefault="00551EA6">
      <w:pPr>
        <w:pStyle w:val="Spistreci2"/>
        <w:tabs>
          <w:tab w:val="left" w:pos="880"/>
          <w:tab w:val="right" w:leader="dot" w:pos="9061"/>
        </w:tabs>
        <w:rPr>
          <w:ins w:id="93" w:author="Sebastian" w:date="2011-09-01T19:44:00Z"/>
          <w:noProof/>
          <w:lang w:eastAsia="pl-PL"/>
        </w:rPr>
      </w:pPr>
      <w:ins w:id="94"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"_Toc302669651"</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5.1.</w:t>
        </w:r>
        <w:r>
          <w:rPr>
            <w:noProof/>
            <w:lang w:eastAsia="pl-PL"/>
          </w:rPr>
          <w:tab/>
        </w:r>
        <w:r w:rsidRPr="007058A0">
          <w:rPr>
            <w:rStyle w:val="Hipercze"/>
            <w:noProof/>
          </w:rPr>
          <w:t>Scenariusz użycia</w:t>
        </w:r>
        <w:r>
          <w:rPr>
            <w:noProof/>
            <w:webHidden/>
          </w:rPr>
          <w:tab/>
        </w:r>
        <w:r>
          <w:rPr>
            <w:noProof/>
            <w:webHidden/>
          </w:rPr>
          <w:fldChar w:fldCharType="begin"/>
        </w:r>
        <w:r>
          <w:rPr>
            <w:noProof/>
            <w:webHidden/>
          </w:rPr>
          <w:instrText xml:space="preserve"> PAGEREF _Toc302669651 \h </w:instrText>
        </w:r>
        <w:r>
          <w:rPr>
            <w:noProof/>
            <w:webHidden/>
          </w:rPr>
        </w:r>
      </w:ins>
      <w:r>
        <w:rPr>
          <w:noProof/>
          <w:webHidden/>
        </w:rPr>
        <w:fldChar w:fldCharType="separate"/>
      </w:r>
      <w:ins w:id="95" w:author="Sebastian" w:date="2011-09-01T19:47:00Z">
        <w:r w:rsidR="003111A7">
          <w:rPr>
            <w:noProof/>
            <w:webHidden/>
          </w:rPr>
          <w:t>29</w:t>
        </w:r>
      </w:ins>
      <w:ins w:id="96" w:author="Sebastian" w:date="2011-09-01T19:44:00Z">
        <w:r>
          <w:rPr>
            <w:noProof/>
            <w:webHidden/>
          </w:rPr>
          <w:fldChar w:fldCharType="end"/>
        </w:r>
        <w:r w:rsidRPr="007058A0">
          <w:rPr>
            <w:rStyle w:val="Hipercze"/>
            <w:noProof/>
          </w:rPr>
          <w:fldChar w:fldCharType="end"/>
        </w:r>
      </w:ins>
    </w:p>
    <w:p w:rsidR="00551EA6" w:rsidRDefault="00551EA6">
      <w:pPr>
        <w:pStyle w:val="Spistreci2"/>
        <w:tabs>
          <w:tab w:val="left" w:pos="880"/>
          <w:tab w:val="right" w:leader="dot" w:pos="9061"/>
        </w:tabs>
        <w:rPr>
          <w:ins w:id="97" w:author="Sebastian" w:date="2011-09-01T19:44:00Z"/>
          <w:noProof/>
          <w:lang w:eastAsia="pl-PL"/>
        </w:rPr>
      </w:pPr>
      <w:ins w:id="98"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"_Toc302669652"</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5.2.</w:t>
        </w:r>
        <w:r>
          <w:rPr>
            <w:noProof/>
            <w:lang w:eastAsia="pl-PL"/>
          </w:rPr>
          <w:tab/>
        </w:r>
        <w:r w:rsidRPr="007058A0">
          <w:rPr>
            <w:rStyle w:val="Hipercze"/>
            <w:noProof/>
          </w:rPr>
          <w:t>Baza danych</w:t>
        </w:r>
        <w:r>
          <w:rPr>
            <w:noProof/>
            <w:webHidden/>
          </w:rPr>
          <w:tab/>
        </w:r>
        <w:r>
          <w:rPr>
            <w:noProof/>
            <w:webHidden/>
          </w:rPr>
          <w:fldChar w:fldCharType="begin"/>
        </w:r>
        <w:r>
          <w:rPr>
            <w:noProof/>
            <w:webHidden/>
          </w:rPr>
          <w:instrText xml:space="preserve"> PAGEREF _Toc302669652 \h </w:instrText>
        </w:r>
        <w:r>
          <w:rPr>
            <w:noProof/>
            <w:webHidden/>
          </w:rPr>
        </w:r>
      </w:ins>
      <w:r>
        <w:rPr>
          <w:noProof/>
          <w:webHidden/>
        </w:rPr>
        <w:fldChar w:fldCharType="separate"/>
      </w:r>
      <w:ins w:id="99" w:author="Sebastian" w:date="2011-09-01T19:47:00Z">
        <w:r w:rsidR="003111A7">
          <w:rPr>
            <w:noProof/>
            <w:webHidden/>
          </w:rPr>
          <w:t>30</w:t>
        </w:r>
      </w:ins>
      <w:ins w:id="100"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01" w:author="Sebastian" w:date="2011-09-01T19:44:00Z"/>
          <w:noProof/>
          <w:lang w:eastAsia="pl-PL"/>
        </w:rPr>
      </w:pPr>
      <w:ins w:id="102"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"_Toc302669653"</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5.2.1.</w:t>
        </w:r>
        <w:r>
          <w:rPr>
            <w:noProof/>
            <w:lang w:eastAsia="pl-PL"/>
          </w:rPr>
          <w:tab/>
        </w:r>
        <w:r w:rsidRPr="007058A0">
          <w:rPr>
            <w:rStyle w:val="Hipercze"/>
            <w:noProof/>
          </w:rPr>
          <w:t>Cel powstania</w:t>
        </w:r>
        <w:r>
          <w:rPr>
            <w:noProof/>
            <w:webHidden/>
          </w:rPr>
          <w:tab/>
        </w:r>
        <w:r>
          <w:rPr>
            <w:noProof/>
            <w:webHidden/>
          </w:rPr>
          <w:fldChar w:fldCharType="begin"/>
        </w:r>
        <w:r>
          <w:rPr>
            <w:noProof/>
            <w:webHidden/>
          </w:rPr>
          <w:instrText xml:space="preserve"> PAGEREF _Toc302669653 \h </w:instrText>
        </w:r>
        <w:r>
          <w:rPr>
            <w:noProof/>
            <w:webHidden/>
          </w:rPr>
        </w:r>
      </w:ins>
      <w:r>
        <w:rPr>
          <w:noProof/>
          <w:webHidden/>
        </w:rPr>
        <w:fldChar w:fldCharType="separate"/>
      </w:r>
      <w:ins w:id="103" w:author="Sebastian" w:date="2011-09-01T19:47:00Z">
        <w:r w:rsidR="003111A7">
          <w:rPr>
            <w:noProof/>
            <w:webHidden/>
          </w:rPr>
          <w:t>30</w:t>
        </w:r>
      </w:ins>
      <w:ins w:id="104"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05" w:author="Sebastian" w:date="2011-09-01T19:44:00Z"/>
          <w:noProof/>
          <w:lang w:eastAsia="pl-PL"/>
        </w:rPr>
      </w:pPr>
      <w:ins w:id="106"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"_Toc302669654"</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5.2.2.</w:t>
        </w:r>
        <w:r>
          <w:rPr>
            <w:noProof/>
            <w:lang w:eastAsia="pl-PL"/>
          </w:rPr>
          <w:tab/>
        </w:r>
        <w:r w:rsidRPr="007058A0">
          <w:rPr>
            <w:rStyle w:val="Hipercze"/>
            <w:noProof/>
          </w:rPr>
          <w:t>Szczegóły implementacji</w:t>
        </w:r>
        <w:r>
          <w:rPr>
            <w:noProof/>
            <w:webHidden/>
          </w:rPr>
          <w:tab/>
        </w:r>
        <w:r>
          <w:rPr>
            <w:noProof/>
            <w:webHidden/>
          </w:rPr>
          <w:fldChar w:fldCharType="begin"/>
        </w:r>
        <w:r>
          <w:rPr>
            <w:noProof/>
            <w:webHidden/>
          </w:rPr>
          <w:instrText xml:space="preserve"> PAGEREF _Toc302669654 \h </w:instrText>
        </w:r>
        <w:r>
          <w:rPr>
            <w:noProof/>
            <w:webHidden/>
          </w:rPr>
        </w:r>
      </w:ins>
      <w:r>
        <w:rPr>
          <w:noProof/>
          <w:webHidden/>
        </w:rPr>
        <w:fldChar w:fldCharType="separate"/>
      </w:r>
      <w:ins w:id="107" w:author="Sebastian" w:date="2011-09-01T19:47:00Z">
        <w:r w:rsidR="003111A7">
          <w:rPr>
            <w:noProof/>
            <w:webHidden/>
          </w:rPr>
          <w:t>30</w:t>
        </w:r>
      </w:ins>
      <w:ins w:id="108"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09" w:author="Sebastian" w:date="2011-09-01T19:44:00Z"/>
          <w:noProof/>
          <w:lang w:eastAsia="pl-PL"/>
        </w:rPr>
      </w:pPr>
      <w:ins w:id="110"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"_Toc302669655"</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5.2.3.</w:t>
        </w:r>
        <w:r>
          <w:rPr>
            <w:noProof/>
            <w:lang w:eastAsia="pl-PL"/>
          </w:rPr>
          <w:tab/>
        </w:r>
        <w:r w:rsidRPr="007058A0">
          <w:rPr>
            <w:rStyle w:val="Hipercze"/>
            <w:noProof/>
          </w:rPr>
          <w:t>Opis tabel</w:t>
        </w:r>
        <w:r>
          <w:rPr>
            <w:noProof/>
            <w:webHidden/>
          </w:rPr>
          <w:tab/>
        </w:r>
        <w:r>
          <w:rPr>
            <w:noProof/>
            <w:webHidden/>
          </w:rPr>
          <w:fldChar w:fldCharType="begin"/>
        </w:r>
        <w:r>
          <w:rPr>
            <w:noProof/>
            <w:webHidden/>
          </w:rPr>
          <w:instrText xml:space="preserve"> PAGEREF _Toc302669655 \h </w:instrText>
        </w:r>
        <w:r>
          <w:rPr>
            <w:noProof/>
            <w:webHidden/>
          </w:rPr>
        </w:r>
      </w:ins>
      <w:r>
        <w:rPr>
          <w:noProof/>
          <w:webHidden/>
        </w:rPr>
        <w:fldChar w:fldCharType="separate"/>
      </w:r>
      <w:ins w:id="111" w:author="Sebastian" w:date="2011-09-01T19:47:00Z">
        <w:r w:rsidR="003111A7">
          <w:rPr>
            <w:noProof/>
            <w:webHidden/>
          </w:rPr>
          <w:t>32</w:t>
        </w:r>
      </w:ins>
      <w:ins w:id="112"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13" w:author="Sebastian" w:date="2011-09-01T19:44:00Z"/>
          <w:noProof/>
          <w:lang w:eastAsia="pl-PL"/>
        </w:rPr>
      </w:pPr>
      <w:ins w:id="114"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"_Toc302669656"</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5.2.4.</w:t>
        </w:r>
        <w:r>
          <w:rPr>
            <w:noProof/>
            <w:lang w:eastAsia="pl-PL"/>
          </w:rPr>
          <w:tab/>
        </w:r>
        <w:r w:rsidRPr="007058A0">
          <w:rPr>
            <w:rStyle w:val="Hipercze"/>
            <w:noProof/>
          </w:rPr>
          <w:t>Integralność danych</w:t>
        </w:r>
        <w:r>
          <w:rPr>
            <w:noProof/>
            <w:webHidden/>
          </w:rPr>
          <w:tab/>
        </w:r>
        <w:r>
          <w:rPr>
            <w:noProof/>
            <w:webHidden/>
          </w:rPr>
          <w:fldChar w:fldCharType="begin"/>
        </w:r>
        <w:r>
          <w:rPr>
            <w:noProof/>
            <w:webHidden/>
          </w:rPr>
          <w:instrText xml:space="preserve"> PAGEREF _Toc302669656 \h </w:instrText>
        </w:r>
        <w:r>
          <w:rPr>
            <w:noProof/>
            <w:webHidden/>
          </w:rPr>
        </w:r>
      </w:ins>
      <w:r>
        <w:rPr>
          <w:noProof/>
          <w:webHidden/>
        </w:rPr>
        <w:fldChar w:fldCharType="separate"/>
      </w:r>
      <w:ins w:id="115" w:author="Sebastian" w:date="2011-09-01T19:47:00Z">
        <w:r w:rsidR="003111A7">
          <w:rPr>
            <w:noProof/>
            <w:webHidden/>
          </w:rPr>
          <w:t>33</w:t>
        </w:r>
      </w:ins>
      <w:ins w:id="116"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17" w:author="Sebastian" w:date="2011-09-01T19:44:00Z"/>
          <w:noProof/>
          <w:lang w:eastAsia="pl-PL"/>
        </w:rPr>
      </w:pPr>
      <w:ins w:id="118"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"_Toc302669657"</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5.2.5.</w:t>
        </w:r>
        <w:r>
          <w:rPr>
            <w:noProof/>
            <w:lang w:eastAsia="pl-PL"/>
          </w:rPr>
          <w:tab/>
        </w:r>
        <w:r w:rsidRPr="007058A0">
          <w:rPr>
            <w:rStyle w:val="Hipercze"/>
            <w:noProof/>
          </w:rPr>
          <w:t>Wyzwalacze i sekwencje</w:t>
        </w:r>
        <w:r>
          <w:rPr>
            <w:noProof/>
            <w:webHidden/>
          </w:rPr>
          <w:tab/>
        </w:r>
        <w:r>
          <w:rPr>
            <w:noProof/>
            <w:webHidden/>
          </w:rPr>
          <w:fldChar w:fldCharType="begin"/>
        </w:r>
        <w:r>
          <w:rPr>
            <w:noProof/>
            <w:webHidden/>
          </w:rPr>
          <w:instrText xml:space="preserve"> PAGEREF _Toc302669657 \h </w:instrText>
        </w:r>
        <w:r>
          <w:rPr>
            <w:noProof/>
            <w:webHidden/>
          </w:rPr>
        </w:r>
      </w:ins>
      <w:r>
        <w:rPr>
          <w:noProof/>
          <w:webHidden/>
        </w:rPr>
        <w:fldChar w:fldCharType="separate"/>
      </w:r>
      <w:ins w:id="119" w:author="Sebastian" w:date="2011-09-01T19:47:00Z">
        <w:r w:rsidR="003111A7">
          <w:rPr>
            <w:noProof/>
            <w:webHidden/>
          </w:rPr>
          <w:t>35</w:t>
        </w:r>
      </w:ins>
      <w:ins w:id="120" w:author="Sebastian" w:date="2011-09-01T19:44:00Z">
        <w:r>
          <w:rPr>
            <w:noProof/>
            <w:webHidden/>
          </w:rPr>
          <w:fldChar w:fldCharType="end"/>
        </w:r>
        <w:r w:rsidRPr="007058A0">
          <w:rPr>
            <w:rStyle w:val="Hipercze"/>
            <w:noProof/>
          </w:rPr>
          <w:fldChar w:fldCharType="end"/>
        </w:r>
      </w:ins>
    </w:p>
    <w:p w:rsidR="00551EA6" w:rsidRDefault="00551EA6">
      <w:pPr>
        <w:pStyle w:val="Spistreci2"/>
        <w:tabs>
          <w:tab w:val="left" w:pos="880"/>
          <w:tab w:val="right" w:leader="dot" w:pos="9061"/>
        </w:tabs>
        <w:rPr>
          <w:ins w:id="121" w:author="Sebastian" w:date="2011-09-01T19:44:00Z"/>
          <w:noProof/>
          <w:lang w:eastAsia="pl-PL"/>
        </w:rPr>
      </w:pPr>
      <w:ins w:id="122"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"_Toc302669658"</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5.3.</w:t>
        </w:r>
        <w:r>
          <w:rPr>
            <w:noProof/>
            <w:lang w:eastAsia="pl-PL"/>
          </w:rPr>
          <w:tab/>
        </w:r>
        <w:r w:rsidRPr="007058A0">
          <w:rPr>
            <w:rStyle w:val="Hipercze"/>
            <w:noProof/>
          </w:rPr>
          <w:t>Opis usługi sieciowej – Web Service</w:t>
        </w:r>
        <w:r>
          <w:rPr>
            <w:noProof/>
            <w:webHidden/>
          </w:rPr>
          <w:tab/>
        </w:r>
        <w:r>
          <w:rPr>
            <w:noProof/>
            <w:webHidden/>
          </w:rPr>
          <w:fldChar w:fldCharType="begin"/>
        </w:r>
        <w:r>
          <w:rPr>
            <w:noProof/>
            <w:webHidden/>
          </w:rPr>
          <w:instrText xml:space="preserve"> PAGEREF _Toc302669658 \h </w:instrText>
        </w:r>
        <w:r>
          <w:rPr>
            <w:noProof/>
            <w:webHidden/>
          </w:rPr>
        </w:r>
      </w:ins>
      <w:r>
        <w:rPr>
          <w:noProof/>
          <w:webHidden/>
        </w:rPr>
        <w:fldChar w:fldCharType="separate"/>
      </w:r>
      <w:ins w:id="123" w:author="Sebastian" w:date="2011-09-01T19:47:00Z">
        <w:r w:rsidR="003111A7">
          <w:rPr>
            <w:noProof/>
            <w:webHidden/>
          </w:rPr>
          <w:t>36</w:t>
        </w:r>
      </w:ins>
      <w:ins w:id="124"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25" w:author="Sebastian" w:date="2011-09-01T19:44:00Z"/>
          <w:noProof/>
          <w:lang w:eastAsia="pl-PL"/>
        </w:rPr>
      </w:pPr>
      <w:ins w:id="126"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"_Toc302669659"</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5.3.1.</w:t>
        </w:r>
        <w:r>
          <w:rPr>
            <w:noProof/>
            <w:lang w:eastAsia="pl-PL"/>
          </w:rPr>
          <w:tab/>
        </w:r>
        <w:r w:rsidRPr="007058A0">
          <w:rPr>
            <w:rStyle w:val="Hipercze"/>
            <w:noProof/>
          </w:rPr>
          <w:t>Cel powstania</w:t>
        </w:r>
        <w:r>
          <w:rPr>
            <w:noProof/>
            <w:webHidden/>
          </w:rPr>
          <w:tab/>
        </w:r>
        <w:r>
          <w:rPr>
            <w:noProof/>
            <w:webHidden/>
          </w:rPr>
          <w:fldChar w:fldCharType="begin"/>
        </w:r>
        <w:r>
          <w:rPr>
            <w:noProof/>
            <w:webHidden/>
          </w:rPr>
          <w:instrText xml:space="preserve"> PAGEREF _Toc302669659 \h </w:instrText>
        </w:r>
        <w:r>
          <w:rPr>
            <w:noProof/>
            <w:webHidden/>
          </w:rPr>
        </w:r>
      </w:ins>
      <w:r>
        <w:rPr>
          <w:noProof/>
          <w:webHidden/>
        </w:rPr>
        <w:fldChar w:fldCharType="separate"/>
      </w:r>
      <w:ins w:id="127" w:author="Sebastian" w:date="2011-09-01T19:47:00Z">
        <w:r w:rsidR="003111A7">
          <w:rPr>
            <w:noProof/>
            <w:webHidden/>
          </w:rPr>
          <w:t>36</w:t>
        </w:r>
      </w:ins>
      <w:ins w:id="128"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29" w:author="Sebastian" w:date="2011-09-01T19:44:00Z"/>
          <w:noProof/>
          <w:lang w:eastAsia="pl-PL"/>
        </w:rPr>
      </w:pPr>
      <w:ins w:id="130"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"_Toc302669660"</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5.3.2.</w:t>
        </w:r>
        <w:r>
          <w:rPr>
            <w:noProof/>
            <w:lang w:eastAsia="pl-PL"/>
          </w:rPr>
          <w:tab/>
        </w:r>
        <w:r w:rsidRPr="007058A0">
          <w:rPr>
            <w:rStyle w:val="Hipercze"/>
            <w:noProof/>
          </w:rPr>
          <w:t>Szczegóły implementacyjne</w:t>
        </w:r>
        <w:r>
          <w:rPr>
            <w:noProof/>
            <w:webHidden/>
          </w:rPr>
          <w:tab/>
        </w:r>
        <w:r>
          <w:rPr>
            <w:noProof/>
            <w:webHidden/>
          </w:rPr>
          <w:fldChar w:fldCharType="begin"/>
        </w:r>
        <w:r>
          <w:rPr>
            <w:noProof/>
            <w:webHidden/>
          </w:rPr>
          <w:instrText xml:space="preserve"> PAGEREF _Toc302669660 \h </w:instrText>
        </w:r>
        <w:r>
          <w:rPr>
            <w:noProof/>
            <w:webHidden/>
          </w:rPr>
        </w:r>
      </w:ins>
      <w:r>
        <w:rPr>
          <w:noProof/>
          <w:webHidden/>
        </w:rPr>
        <w:fldChar w:fldCharType="separate"/>
      </w:r>
      <w:ins w:id="131" w:author="Sebastian" w:date="2011-09-01T19:47:00Z">
        <w:r w:rsidR="003111A7">
          <w:rPr>
            <w:noProof/>
            <w:webHidden/>
          </w:rPr>
          <w:t>36</w:t>
        </w:r>
      </w:ins>
      <w:ins w:id="132"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33" w:author="Sebastian" w:date="2011-09-01T19:44:00Z"/>
          <w:noProof/>
          <w:lang w:eastAsia="pl-PL"/>
        </w:rPr>
      </w:pPr>
      <w:ins w:id="134"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"_Toc302669661"</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5.3.3.</w:t>
        </w:r>
        <w:r>
          <w:rPr>
            <w:noProof/>
            <w:lang w:eastAsia="pl-PL"/>
          </w:rPr>
          <w:tab/>
        </w:r>
        <w:r w:rsidRPr="007058A0">
          <w:rPr>
            <w:rStyle w:val="Hipercze"/>
            <w:noProof/>
          </w:rPr>
          <w:t>Mechanizm uwierzytelnienia</w:t>
        </w:r>
        <w:r>
          <w:rPr>
            <w:noProof/>
            <w:webHidden/>
          </w:rPr>
          <w:tab/>
        </w:r>
        <w:r>
          <w:rPr>
            <w:noProof/>
            <w:webHidden/>
          </w:rPr>
          <w:fldChar w:fldCharType="begin"/>
        </w:r>
        <w:r>
          <w:rPr>
            <w:noProof/>
            <w:webHidden/>
          </w:rPr>
          <w:instrText xml:space="preserve"> PAGEREF _Toc302669661 \h </w:instrText>
        </w:r>
        <w:r>
          <w:rPr>
            <w:noProof/>
            <w:webHidden/>
          </w:rPr>
        </w:r>
      </w:ins>
      <w:r>
        <w:rPr>
          <w:noProof/>
          <w:webHidden/>
        </w:rPr>
        <w:fldChar w:fldCharType="separate"/>
      </w:r>
      <w:ins w:id="135" w:author="Sebastian" w:date="2011-09-01T19:47:00Z">
        <w:r w:rsidR="003111A7">
          <w:rPr>
            <w:noProof/>
            <w:webHidden/>
          </w:rPr>
          <w:t>39</w:t>
        </w:r>
      </w:ins>
      <w:ins w:id="136"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37" w:author="Sebastian" w:date="2011-09-01T19:44:00Z"/>
          <w:noProof/>
          <w:lang w:eastAsia="pl-PL"/>
        </w:rPr>
      </w:pPr>
      <w:ins w:id="138"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"_Toc302669662"</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5.3.4.</w:t>
        </w:r>
        <w:r>
          <w:rPr>
            <w:noProof/>
            <w:lang w:eastAsia="pl-PL"/>
          </w:rPr>
          <w:tab/>
        </w:r>
        <w:r w:rsidRPr="007058A0">
          <w:rPr>
            <w:rStyle w:val="Hipercze"/>
            <w:noProof/>
          </w:rPr>
          <w:t>Mechanizm sprawdzania statusu zdarzenia</w:t>
        </w:r>
        <w:r>
          <w:rPr>
            <w:noProof/>
            <w:webHidden/>
          </w:rPr>
          <w:tab/>
        </w:r>
        <w:r>
          <w:rPr>
            <w:noProof/>
            <w:webHidden/>
          </w:rPr>
          <w:fldChar w:fldCharType="begin"/>
        </w:r>
        <w:r>
          <w:rPr>
            <w:noProof/>
            <w:webHidden/>
          </w:rPr>
          <w:instrText xml:space="preserve"> PAGEREF _Toc302669662 \h </w:instrText>
        </w:r>
        <w:r>
          <w:rPr>
            <w:noProof/>
            <w:webHidden/>
          </w:rPr>
        </w:r>
      </w:ins>
      <w:r>
        <w:rPr>
          <w:noProof/>
          <w:webHidden/>
        </w:rPr>
        <w:fldChar w:fldCharType="separate"/>
      </w:r>
      <w:ins w:id="139" w:author="Sebastian" w:date="2011-09-01T19:47:00Z">
        <w:r w:rsidR="003111A7">
          <w:rPr>
            <w:noProof/>
            <w:webHidden/>
          </w:rPr>
          <w:t>39</w:t>
        </w:r>
      </w:ins>
      <w:ins w:id="140" w:author="Sebastian" w:date="2011-09-01T19:44:00Z">
        <w:r>
          <w:rPr>
            <w:noProof/>
            <w:webHidden/>
          </w:rPr>
          <w:fldChar w:fldCharType="end"/>
        </w:r>
        <w:r w:rsidRPr="007058A0">
          <w:rPr>
            <w:rStyle w:val="Hipercze"/>
            <w:noProof/>
          </w:rPr>
          <w:fldChar w:fldCharType="end"/>
        </w:r>
      </w:ins>
    </w:p>
    <w:p w:rsidR="003111A7" w:rsidRDefault="003111A7">
      <w:pPr>
        <w:pStyle w:val="Spistreci3"/>
        <w:tabs>
          <w:tab w:val="left" w:pos="1320"/>
          <w:tab w:val="right" w:leader="dot" w:pos="9061"/>
        </w:tabs>
        <w:rPr>
          <w:ins w:id="141" w:author="Sebastian" w:date="2011-09-01T19:46:00Z"/>
          <w:rStyle w:val="Hipercze"/>
          <w:noProof/>
        </w:rPr>
        <w:sectPr w:rsidR="003111A7" w:rsidSect="003111A7">
          <w:footerReference w:type="default" r:id="rId10"/>
          <w:footerReference w:type="first" r:id="rId11"/>
          <w:pgSz w:w="11906" w:h="16838" w:code="9"/>
          <w:pgMar w:top="1134" w:right="1134" w:bottom="1134" w:left="1701" w:header="709" w:footer="709" w:gutter="0"/>
          <w:pgNumType w:start="0"/>
          <w:cols w:space="708"/>
          <w:docGrid w:linePitch="360"/>
          <w:sectPrChange w:id="145" w:author="Sebastian" w:date="2011-09-01T19:47:00Z">
            <w:sectPr w:rsidR="003111A7" w:rsidSect="003111A7">
              <w:pgNumType w:start="1"/>
            </w:sectPr>
          </w:sectPrChange>
        </w:sectPr>
      </w:pPr>
    </w:p>
    <w:p w:rsidR="00551EA6" w:rsidRDefault="00551EA6">
      <w:pPr>
        <w:pStyle w:val="Spistreci3"/>
        <w:tabs>
          <w:tab w:val="left" w:pos="1320"/>
          <w:tab w:val="right" w:leader="dot" w:pos="9061"/>
        </w:tabs>
        <w:rPr>
          <w:ins w:id="146" w:author="Sebastian" w:date="2011-09-01T19:44:00Z"/>
          <w:noProof/>
          <w:lang w:eastAsia="pl-PL"/>
        </w:rPr>
      </w:pPr>
      <w:ins w:id="147" w:author="Sebastian" w:date="2011-09-01T19:44:00Z">
        <w:r w:rsidRPr="007058A0">
          <w:rPr>
            <w:rStyle w:val="Hipercze"/>
            <w:noProof/>
          </w:rPr>
          <w:lastRenderedPageBreak/>
          <w:fldChar w:fldCharType="begin"/>
        </w:r>
        <w:r w:rsidRPr="007058A0">
          <w:rPr>
            <w:rStyle w:val="Hipercze"/>
            <w:noProof/>
          </w:rPr>
          <w:instrText xml:space="preserve"> </w:instrText>
        </w:r>
        <w:r>
          <w:rPr>
            <w:noProof/>
          </w:rPr>
          <w:instrText>HYPERLINK \l "_Toc302669663"</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5.3.5.</w:t>
        </w:r>
        <w:r>
          <w:rPr>
            <w:noProof/>
            <w:lang w:eastAsia="pl-PL"/>
          </w:rPr>
          <w:tab/>
        </w:r>
        <w:r w:rsidRPr="007058A0">
          <w:rPr>
            <w:rStyle w:val="Hipercze"/>
            <w:noProof/>
          </w:rPr>
          <w:t>Rejestracja nowego zdarzenia</w:t>
        </w:r>
        <w:r>
          <w:rPr>
            <w:noProof/>
            <w:webHidden/>
          </w:rPr>
          <w:tab/>
        </w:r>
        <w:r>
          <w:rPr>
            <w:noProof/>
            <w:webHidden/>
          </w:rPr>
          <w:fldChar w:fldCharType="begin"/>
        </w:r>
        <w:r>
          <w:rPr>
            <w:noProof/>
            <w:webHidden/>
          </w:rPr>
          <w:instrText xml:space="preserve"> PAGEREF _Toc302669663 \h </w:instrText>
        </w:r>
        <w:r>
          <w:rPr>
            <w:noProof/>
            <w:webHidden/>
          </w:rPr>
        </w:r>
      </w:ins>
      <w:r>
        <w:rPr>
          <w:noProof/>
          <w:webHidden/>
        </w:rPr>
        <w:fldChar w:fldCharType="separate"/>
      </w:r>
      <w:ins w:id="148" w:author="Sebastian" w:date="2011-09-01T19:47:00Z">
        <w:r w:rsidR="003111A7">
          <w:rPr>
            <w:noProof/>
            <w:webHidden/>
          </w:rPr>
          <w:t>40</w:t>
        </w:r>
      </w:ins>
      <w:ins w:id="149"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right" w:leader="dot" w:pos="9061"/>
        </w:tabs>
        <w:rPr>
          <w:ins w:id="150" w:author="Sebastian" w:date="2011-09-01T19:44:00Z"/>
          <w:noProof/>
          <w:lang w:eastAsia="pl-PL"/>
        </w:rPr>
      </w:pPr>
      <w:ins w:id="151"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"_Toc302669664"</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Wprowadzanie nowej lokalizacji i znacznika</w:t>
        </w:r>
        <w:r>
          <w:rPr>
            <w:noProof/>
            <w:webHidden/>
          </w:rPr>
          <w:tab/>
        </w:r>
        <w:r>
          <w:rPr>
            <w:noProof/>
            <w:webHidden/>
          </w:rPr>
          <w:fldChar w:fldCharType="begin"/>
        </w:r>
        <w:r>
          <w:rPr>
            <w:noProof/>
            <w:webHidden/>
          </w:rPr>
          <w:instrText xml:space="preserve"> PAGEREF _Toc302669664 \h </w:instrText>
        </w:r>
        <w:r>
          <w:rPr>
            <w:noProof/>
            <w:webHidden/>
          </w:rPr>
        </w:r>
      </w:ins>
      <w:r>
        <w:rPr>
          <w:noProof/>
          <w:webHidden/>
        </w:rPr>
        <w:fldChar w:fldCharType="separate"/>
      </w:r>
      <w:ins w:id="152" w:author="Sebastian" w:date="2011-09-01T19:47:00Z">
        <w:r w:rsidR="003111A7">
          <w:rPr>
            <w:noProof/>
            <w:webHidden/>
          </w:rPr>
          <w:t>42</w:t>
        </w:r>
      </w:ins>
      <w:ins w:id="153" w:author="Sebastian" w:date="2011-09-01T19:44:00Z">
        <w:r>
          <w:rPr>
            <w:noProof/>
            <w:webHidden/>
          </w:rPr>
          <w:fldChar w:fldCharType="end"/>
        </w:r>
        <w:r w:rsidRPr="007058A0">
          <w:rPr>
            <w:rStyle w:val="Hipercze"/>
            <w:noProof/>
          </w:rPr>
          <w:fldChar w:fldCharType="end"/>
        </w:r>
      </w:ins>
    </w:p>
    <w:p w:rsidR="00551EA6" w:rsidRDefault="00551EA6">
      <w:pPr>
        <w:pStyle w:val="Spistreci2"/>
        <w:tabs>
          <w:tab w:val="left" w:pos="880"/>
          <w:tab w:val="right" w:leader="dot" w:pos="9061"/>
        </w:tabs>
        <w:rPr>
          <w:ins w:id="154" w:author="Sebastian" w:date="2011-09-01T19:44:00Z"/>
          <w:noProof/>
          <w:lang w:eastAsia="pl-PL"/>
        </w:rPr>
      </w:pPr>
      <w:ins w:id="155"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"_Toc302669665"</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5.4.</w:t>
        </w:r>
        <w:r>
          <w:rPr>
            <w:noProof/>
            <w:lang w:eastAsia="pl-PL"/>
          </w:rPr>
          <w:tab/>
        </w:r>
        <w:r w:rsidRPr="007058A0">
          <w:rPr>
            <w:rStyle w:val="Hipercze"/>
            <w:noProof/>
          </w:rPr>
          <w:t>Opis aplikacji klienckiej na telefon komórkowy</w:t>
        </w:r>
        <w:r>
          <w:rPr>
            <w:noProof/>
            <w:webHidden/>
          </w:rPr>
          <w:tab/>
        </w:r>
        <w:r>
          <w:rPr>
            <w:noProof/>
            <w:webHidden/>
          </w:rPr>
          <w:fldChar w:fldCharType="begin"/>
        </w:r>
        <w:r>
          <w:rPr>
            <w:noProof/>
            <w:webHidden/>
          </w:rPr>
          <w:instrText xml:space="preserve"> PAGEREF _Toc302669665 \h </w:instrText>
        </w:r>
        <w:r>
          <w:rPr>
            <w:noProof/>
            <w:webHidden/>
          </w:rPr>
        </w:r>
      </w:ins>
      <w:r>
        <w:rPr>
          <w:noProof/>
          <w:webHidden/>
        </w:rPr>
        <w:fldChar w:fldCharType="separate"/>
      </w:r>
      <w:ins w:id="156" w:author="Sebastian" w:date="2011-09-01T19:47:00Z">
        <w:r w:rsidR="003111A7">
          <w:rPr>
            <w:noProof/>
            <w:webHidden/>
          </w:rPr>
          <w:t>44</w:t>
        </w:r>
      </w:ins>
      <w:ins w:id="157"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58" w:author="Sebastian" w:date="2011-09-01T19:44:00Z"/>
          <w:noProof/>
          <w:lang w:eastAsia="pl-PL"/>
        </w:rPr>
      </w:pPr>
      <w:ins w:id="159"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"_Toc302669666"</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5.4.1.</w:t>
        </w:r>
        <w:r>
          <w:rPr>
            <w:noProof/>
            <w:lang w:eastAsia="pl-PL"/>
          </w:rPr>
          <w:tab/>
        </w:r>
        <w:r w:rsidRPr="007058A0">
          <w:rPr>
            <w:rStyle w:val="Hipercze"/>
            <w:noProof/>
          </w:rPr>
          <w:t>Cel powstania</w:t>
        </w:r>
        <w:r>
          <w:rPr>
            <w:noProof/>
            <w:webHidden/>
          </w:rPr>
          <w:tab/>
        </w:r>
        <w:r>
          <w:rPr>
            <w:noProof/>
            <w:webHidden/>
          </w:rPr>
          <w:fldChar w:fldCharType="begin"/>
        </w:r>
        <w:r>
          <w:rPr>
            <w:noProof/>
            <w:webHidden/>
          </w:rPr>
          <w:instrText xml:space="preserve"> PAGEREF _Toc302669666 \h </w:instrText>
        </w:r>
        <w:r>
          <w:rPr>
            <w:noProof/>
            <w:webHidden/>
          </w:rPr>
        </w:r>
      </w:ins>
      <w:r>
        <w:rPr>
          <w:noProof/>
          <w:webHidden/>
        </w:rPr>
        <w:fldChar w:fldCharType="separate"/>
      </w:r>
      <w:ins w:id="160" w:author="Sebastian" w:date="2011-09-01T19:47:00Z">
        <w:r w:rsidR="003111A7">
          <w:rPr>
            <w:noProof/>
            <w:webHidden/>
          </w:rPr>
          <w:t>44</w:t>
        </w:r>
      </w:ins>
      <w:ins w:id="161"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62" w:author="Sebastian" w:date="2011-09-01T19:44:00Z"/>
          <w:noProof/>
          <w:lang w:eastAsia="pl-PL"/>
        </w:rPr>
      </w:pPr>
      <w:ins w:id="163"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"_Toc302669667"</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5.4.2.</w:t>
        </w:r>
        <w:r>
          <w:rPr>
            <w:noProof/>
            <w:lang w:eastAsia="pl-PL"/>
          </w:rPr>
          <w:tab/>
        </w:r>
        <w:r w:rsidRPr="007058A0">
          <w:rPr>
            <w:rStyle w:val="Hipercze"/>
            <w:noProof/>
          </w:rPr>
          <w:t>Założenia</w:t>
        </w:r>
        <w:r>
          <w:rPr>
            <w:noProof/>
            <w:webHidden/>
          </w:rPr>
          <w:tab/>
        </w:r>
        <w:r>
          <w:rPr>
            <w:noProof/>
            <w:webHidden/>
          </w:rPr>
          <w:fldChar w:fldCharType="begin"/>
        </w:r>
        <w:r>
          <w:rPr>
            <w:noProof/>
            <w:webHidden/>
          </w:rPr>
          <w:instrText xml:space="preserve"> PAGEREF _Toc302669667 \h </w:instrText>
        </w:r>
        <w:r>
          <w:rPr>
            <w:noProof/>
            <w:webHidden/>
          </w:rPr>
        </w:r>
      </w:ins>
      <w:r>
        <w:rPr>
          <w:noProof/>
          <w:webHidden/>
        </w:rPr>
        <w:fldChar w:fldCharType="separate"/>
      </w:r>
      <w:ins w:id="164" w:author="Sebastian" w:date="2011-09-01T19:47:00Z">
        <w:r w:rsidR="003111A7">
          <w:rPr>
            <w:noProof/>
            <w:webHidden/>
          </w:rPr>
          <w:t>44</w:t>
        </w:r>
      </w:ins>
      <w:ins w:id="165"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66" w:author="Sebastian" w:date="2011-09-01T19:44:00Z"/>
          <w:noProof/>
          <w:lang w:eastAsia="pl-PL"/>
        </w:rPr>
      </w:pPr>
      <w:ins w:id="167"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"_Toc302669668"</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5.4.3.</w:t>
        </w:r>
        <w:r>
          <w:rPr>
            <w:noProof/>
            <w:lang w:eastAsia="pl-PL"/>
          </w:rPr>
          <w:tab/>
        </w:r>
        <w:r w:rsidRPr="007058A0">
          <w:rPr>
            <w:rStyle w:val="Hipercze"/>
            <w:noProof/>
          </w:rPr>
          <w:t>Komunikacja pomiędzy usługą internetową a użytkownikiem aplikacji</w:t>
        </w:r>
        <w:r>
          <w:rPr>
            <w:noProof/>
            <w:webHidden/>
          </w:rPr>
          <w:tab/>
        </w:r>
        <w:r>
          <w:rPr>
            <w:noProof/>
            <w:webHidden/>
          </w:rPr>
          <w:fldChar w:fldCharType="begin"/>
        </w:r>
        <w:r>
          <w:rPr>
            <w:noProof/>
            <w:webHidden/>
          </w:rPr>
          <w:instrText xml:space="preserve"> PAGEREF _Toc302669668 \h </w:instrText>
        </w:r>
        <w:r>
          <w:rPr>
            <w:noProof/>
            <w:webHidden/>
          </w:rPr>
        </w:r>
      </w:ins>
      <w:r>
        <w:rPr>
          <w:noProof/>
          <w:webHidden/>
        </w:rPr>
        <w:fldChar w:fldCharType="separate"/>
      </w:r>
      <w:ins w:id="168" w:author="Sebastian" w:date="2011-09-01T19:47:00Z">
        <w:r w:rsidR="003111A7">
          <w:rPr>
            <w:noProof/>
            <w:webHidden/>
          </w:rPr>
          <w:t>45</w:t>
        </w:r>
      </w:ins>
      <w:ins w:id="169"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70" w:author="Sebastian" w:date="2011-09-01T19:44:00Z"/>
          <w:noProof/>
          <w:lang w:eastAsia="pl-PL"/>
        </w:rPr>
      </w:pPr>
      <w:ins w:id="171"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"_Toc302669669"</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5.4.4.</w:t>
        </w:r>
        <w:r>
          <w:rPr>
            <w:noProof/>
            <w:lang w:eastAsia="pl-PL"/>
          </w:rPr>
          <w:tab/>
        </w:r>
        <w:r w:rsidRPr="007058A0">
          <w:rPr>
            <w:rStyle w:val="Hipercze"/>
            <w:noProof/>
          </w:rPr>
          <w:t>Tryby uruchomienia</w:t>
        </w:r>
        <w:r>
          <w:rPr>
            <w:noProof/>
            <w:webHidden/>
          </w:rPr>
          <w:tab/>
        </w:r>
        <w:r>
          <w:rPr>
            <w:noProof/>
            <w:webHidden/>
          </w:rPr>
          <w:fldChar w:fldCharType="begin"/>
        </w:r>
        <w:r>
          <w:rPr>
            <w:noProof/>
            <w:webHidden/>
          </w:rPr>
          <w:instrText xml:space="preserve"> PAGEREF _Toc302669669 \h </w:instrText>
        </w:r>
        <w:r>
          <w:rPr>
            <w:noProof/>
            <w:webHidden/>
          </w:rPr>
        </w:r>
      </w:ins>
      <w:r>
        <w:rPr>
          <w:noProof/>
          <w:webHidden/>
        </w:rPr>
        <w:fldChar w:fldCharType="separate"/>
      </w:r>
      <w:ins w:id="172" w:author="Sebastian" w:date="2011-09-01T19:47:00Z">
        <w:r w:rsidR="003111A7">
          <w:rPr>
            <w:noProof/>
            <w:webHidden/>
          </w:rPr>
          <w:t>45</w:t>
        </w:r>
      </w:ins>
      <w:ins w:id="173"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74" w:author="Sebastian" w:date="2011-09-01T19:44:00Z"/>
          <w:noProof/>
          <w:lang w:eastAsia="pl-PL"/>
        </w:rPr>
      </w:pPr>
      <w:ins w:id="175"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"_Toc302669670"</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5.4.5.</w:t>
        </w:r>
        <w:r>
          <w:rPr>
            <w:noProof/>
            <w:lang w:eastAsia="pl-PL"/>
          </w:rPr>
          <w:tab/>
        </w:r>
        <w:r w:rsidRPr="007058A0">
          <w:rPr>
            <w:rStyle w:val="Hipercze"/>
            <w:noProof/>
          </w:rPr>
          <w:t>Odczyt znacznika</w:t>
        </w:r>
        <w:r>
          <w:rPr>
            <w:noProof/>
            <w:webHidden/>
          </w:rPr>
          <w:tab/>
        </w:r>
        <w:r>
          <w:rPr>
            <w:noProof/>
            <w:webHidden/>
          </w:rPr>
          <w:fldChar w:fldCharType="begin"/>
        </w:r>
        <w:r>
          <w:rPr>
            <w:noProof/>
            <w:webHidden/>
          </w:rPr>
          <w:instrText xml:space="preserve"> PAGEREF _Toc302669670 \h </w:instrText>
        </w:r>
        <w:r>
          <w:rPr>
            <w:noProof/>
            <w:webHidden/>
          </w:rPr>
        </w:r>
      </w:ins>
      <w:r>
        <w:rPr>
          <w:noProof/>
          <w:webHidden/>
        </w:rPr>
        <w:fldChar w:fldCharType="separate"/>
      </w:r>
      <w:ins w:id="176" w:author="Sebastian" w:date="2011-09-01T19:47:00Z">
        <w:r w:rsidR="003111A7">
          <w:rPr>
            <w:noProof/>
            <w:webHidden/>
          </w:rPr>
          <w:t>46</w:t>
        </w:r>
      </w:ins>
      <w:ins w:id="177"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78" w:author="Sebastian" w:date="2011-09-01T19:44:00Z"/>
          <w:noProof/>
          <w:lang w:eastAsia="pl-PL"/>
        </w:rPr>
      </w:pPr>
      <w:ins w:id="179"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"_Toc302669671"</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5.4.6.</w:t>
        </w:r>
        <w:r>
          <w:rPr>
            <w:noProof/>
            <w:lang w:eastAsia="pl-PL"/>
          </w:rPr>
          <w:tab/>
        </w:r>
        <w:r w:rsidRPr="007058A0">
          <w:rPr>
            <w:rStyle w:val="Hipercze"/>
            <w:noProof/>
          </w:rPr>
          <w:t>Dobór aplikacji do obsługi znacznika</w:t>
        </w:r>
        <w:r>
          <w:rPr>
            <w:noProof/>
            <w:webHidden/>
          </w:rPr>
          <w:tab/>
        </w:r>
        <w:r>
          <w:rPr>
            <w:noProof/>
            <w:webHidden/>
          </w:rPr>
          <w:fldChar w:fldCharType="begin"/>
        </w:r>
        <w:r>
          <w:rPr>
            <w:noProof/>
            <w:webHidden/>
          </w:rPr>
          <w:instrText xml:space="preserve"> PAGEREF _Toc302669671 \h </w:instrText>
        </w:r>
        <w:r>
          <w:rPr>
            <w:noProof/>
            <w:webHidden/>
          </w:rPr>
        </w:r>
      </w:ins>
      <w:r>
        <w:rPr>
          <w:noProof/>
          <w:webHidden/>
        </w:rPr>
        <w:fldChar w:fldCharType="separate"/>
      </w:r>
      <w:ins w:id="180" w:author="Sebastian" w:date="2011-09-01T19:47:00Z">
        <w:r w:rsidR="003111A7">
          <w:rPr>
            <w:noProof/>
            <w:webHidden/>
          </w:rPr>
          <w:t>47</w:t>
        </w:r>
      </w:ins>
      <w:ins w:id="181"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82" w:author="Sebastian" w:date="2011-09-01T19:44:00Z"/>
          <w:noProof/>
          <w:lang w:eastAsia="pl-PL"/>
        </w:rPr>
      </w:pPr>
      <w:ins w:id="183"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"_Toc302669672"</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5.4.7.</w:t>
        </w:r>
        <w:r>
          <w:rPr>
            <w:noProof/>
            <w:lang w:eastAsia="pl-PL"/>
          </w:rPr>
          <w:tab/>
        </w:r>
        <w:r w:rsidRPr="007058A0">
          <w:rPr>
            <w:rStyle w:val="Hipercze"/>
            <w:noProof/>
          </w:rPr>
          <w:t>Wprowadzenie danych i komunikacja z usługą internetową</w:t>
        </w:r>
        <w:r>
          <w:rPr>
            <w:noProof/>
            <w:webHidden/>
          </w:rPr>
          <w:tab/>
        </w:r>
        <w:r>
          <w:rPr>
            <w:noProof/>
            <w:webHidden/>
          </w:rPr>
          <w:fldChar w:fldCharType="begin"/>
        </w:r>
        <w:r>
          <w:rPr>
            <w:noProof/>
            <w:webHidden/>
          </w:rPr>
          <w:instrText xml:space="preserve"> PAGEREF _Toc302669672 \h </w:instrText>
        </w:r>
        <w:r>
          <w:rPr>
            <w:noProof/>
            <w:webHidden/>
          </w:rPr>
        </w:r>
      </w:ins>
      <w:r>
        <w:rPr>
          <w:noProof/>
          <w:webHidden/>
        </w:rPr>
        <w:fldChar w:fldCharType="separate"/>
      </w:r>
      <w:ins w:id="184" w:author="Sebastian" w:date="2011-09-01T19:47:00Z">
        <w:r w:rsidR="003111A7">
          <w:rPr>
            <w:noProof/>
            <w:webHidden/>
          </w:rPr>
          <w:t>48</w:t>
        </w:r>
      </w:ins>
      <w:ins w:id="185"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86" w:author="Sebastian" w:date="2011-09-01T19:44:00Z"/>
          <w:noProof/>
          <w:lang w:eastAsia="pl-PL"/>
        </w:rPr>
      </w:pPr>
      <w:ins w:id="187"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"_Toc302669673"</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5.4.8.</w:t>
        </w:r>
        <w:r>
          <w:rPr>
            <w:noProof/>
            <w:lang w:eastAsia="pl-PL"/>
          </w:rPr>
          <w:tab/>
        </w:r>
        <w:r w:rsidRPr="007058A0">
          <w:rPr>
            <w:rStyle w:val="Hipercze"/>
            <w:noProof/>
          </w:rPr>
          <w:t>Działanie aplikacji</w:t>
        </w:r>
        <w:r>
          <w:rPr>
            <w:noProof/>
            <w:webHidden/>
          </w:rPr>
          <w:tab/>
        </w:r>
        <w:r>
          <w:rPr>
            <w:noProof/>
            <w:webHidden/>
          </w:rPr>
          <w:fldChar w:fldCharType="begin"/>
        </w:r>
        <w:r>
          <w:rPr>
            <w:noProof/>
            <w:webHidden/>
          </w:rPr>
          <w:instrText xml:space="preserve"> PAGEREF _Toc302669673 \h </w:instrText>
        </w:r>
        <w:r>
          <w:rPr>
            <w:noProof/>
            <w:webHidden/>
          </w:rPr>
        </w:r>
      </w:ins>
      <w:r>
        <w:rPr>
          <w:noProof/>
          <w:webHidden/>
        </w:rPr>
        <w:fldChar w:fldCharType="separate"/>
      </w:r>
      <w:ins w:id="188" w:author="Sebastian" w:date="2011-09-01T19:47:00Z">
        <w:r w:rsidR="003111A7">
          <w:rPr>
            <w:noProof/>
            <w:webHidden/>
          </w:rPr>
          <w:t>48</w:t>
        </w:r>
      </w:ins>
      <w:ins w:id="189" w:author="Sebastian" w:date="2011-09-01T19:44:00Z">
        <w:r>
          <w:rPr>
            <w:noProof/>
            <w:webHidden/>
          </w:rPr>
          <w:fldChar w:fldCharType="end"/>
        </w:r>
        <w:r w:rsidRPr="007058A0">
          <w:rPr>
            <w:rStyle w:val="Hipercze"/>
            <w:noProof/>
          </w:rPr>
          <w:fldChar w:fldCharType="end"/>
        </w:r>
      </w:ins>
    </w:p>
    <w:p w:rsidR="00551EA6" w:rsidRDefault="00551EA6">
      <w:pPr>
        <w:pStyle w:val="Spistreci2"/>
        <w:tabs>
          <w:tab w:val="left" w:pos="880"/>
          <w:tab w:val="right" w:leader="dot" w:pos="9061"/>
        </w:tabs>
        <w:rPr>
          <w:ins w:id="190" w:author="Sebastian" w:date="2011-09-01T19:44:00Z"/>
          <w:noProof/>
          <w:lang w:eastAsia="pl-PL"/>
        </w:rPr>
      </w:pPr>
      <w:ins w:id="191"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"_Toc302669674"</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5.5.</w:t>
        </w:r>
        <w:r>
          <w:rPr>
            <w:noProof/>
            <w:lang w:eastAsia="pl-PL"/>
          </w:rPr>
          <w:tab/>
        </w:r>
        <w:r w:rsidRPr="007058A0">
          <w:rPr>
            <w:rStyle w:val="Hipercze"/>
            <w:noProof/>
          </w:rPr>
          <w:t>Opis aplikacji administracyjnej na telefon komórkowy</w:t>
        </w:r>
        <w:r>
          <w:rPr>
            <w:noProof/>
            <w:webHidden/>
          </w:rPr>
          <w:tab/>
        </w:r>
        <w:r>
          <w:rPr>
            <w:noProof/>
            <w:webHidden/>
          </w:rPr>
          <w:fldChar w:fldCharType="begin"/>
        </w:r>
        <w:r>
          <w:rPr>
            <w:noProof/>
            <w:webHidden/>
          </w:rPr>
          <w:instrText xml:space="preserve"> PAGEREF _Toc302669674 \h </w:instrText>
        </w:r>
        <w:r>
          <w:rPr>
            <w:noProof/>
            <w:webHidden/>
          </w:rPr>
        </w:r>
      </w:ins>
      <w:r>
        <w:rPr>
          <w:noProof/>
          <w:webHidden/>
        </w:rPr>
        <w:fldChar w:fldCharType="separate"/>
      </w:r>
      <w:ins w:id="192" w:author="Sebastian" w:date="2011-09-01T19:47:00Z">
        <w:r w:rsidR="003111A7">
          <w:rPr>
            <w:noProof/>
            <w:webHidden/>
          </w:rPr>
          <w:t>51</w:t>
        </w:r>
      </w:ins>
      <w:ins w:id="193"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94" w:author="Sebastian" w:date="2011-09-01T19:44:00Z"/>
          <w:noProof/>
          <w:lang w:eastAsia="pl-PL"/>
        </w:rPr>
      </w:pPr>
      <w:ins w:id="195"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"_Toc302669675"</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5.5.1.</w:t>
        </w:r>
        <w:r>
          <w:rPr>
            <w:noProof/>
            <w:lang w:eastAsia="pl-PL"/>
          </w:rPr>
          <w:tab/>
        </w:r>
        <w:r w:rsidRPr="007058A0">
          <w:rPr>
            <w:rStyle w:val="Hipercze"/>
            <w:noProof/>
          </w:rPr>
          <w:t>Cel powstania</w:t>
        </w:r>
        <w:r>
          <w:rPr>
            <w:noProof/>
            <w:webHidden/>
          </w:rPr>
          <w:tab/>
        </w:r>
        <w:r>
          <w:rPr>
            <w:noProof/>
            <w:webHidden/>
          </w:rPr>
          <w:fldChar w:fldCharType="begin"/>
        </w:r>
        <w:r>
          <w:rPr>
            <w:noProof/>
            <w:webHidden/>
          </w:rPr>
          <w:instrText xml:space="preserve"> PAGEREF _Toc302669675 \h </w:instrText>
        </w:r>
        <w:r>
          <w:rPr>
            <w:noProof/>
            <w:webHidden/>
          </w:rPr>
        </w:r>
      </w:ins>
      <w:r>
        <w:rPr>
          <w:noProof/>
          <w:webHidden/>
        </w:rPr>
        <w:fldChar w:fldCharType="separate"/>
      </w:r>
      <w:ins w:id="196" w:author="Sebastian" w:date="2011-09-01T19:47:00Z">
        <w:r w:rsidR="003111A7">
          <w:rPr>
            <w:noProof/>
            <w:webHidden/>
          </w:rPr>
          <w:t>51</w:t>
        </w:r>
      </w:ins>
      <w:ins w:id="197"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198" w:author="Sebastian" w:date="2011-09-01T19:44:00Z"/>
          <w:noProof/>
          <w:lang w:eastAsia="pl-PL"/>
        </w:rPr>
      </w:pPr>
      <w:ins w:id="199"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"_Toc302669676"</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5.5.2.</w:t>
        </w:r>
        <w:r>
          <w:rPr>
            <w:noProof/>
            <w:lang w:eastAsia="pl-PL"/>
          </w:rPr>
          <w:tab/>
        </w:r>
        <w:r w:rsidRPr="007058A0">
          <w:rPr>
            <w:rStyle w:val="Hipercze"/>
            <w:noProof/>
          </w:rPr>
          <w:t>Główne założenia</w:t>
        </w:r>
        <w:r>
          <w:rPr>
            <w:noProof/>
            <w:webHidden/>
          </w:rPr>
          <w:tab/>
        </w:r>
        <w:r>
          <w:rPr>
            <w:noProof/>
            <w:webHidden/>
          </w:rPr>
          <w:fldChar w:fldCharType="begin"/>
        </w:r>
        <w:r>
          <w:rPr>
            <w:noProof/>
            <w:webHidden/>
          </w:rPr>
          <w:instrText xml:space="preserve"> PAGEREF _Toc302669676 \h </w:instrText>
        </w:r>
        <w:r>
          <w:rPr>
            <w:noProof/>
            <w:webHidden/>
          </w:rPr>
        </w:r>
      </w:ins>
      <w:r>
        <w:rPr>
          <w:noProof/>
          <w:webHidden/>
        </w:rPr>
        <w:fldChar w:fldCharType="separate"/>
      </w:r>
      <w:ins w:id="200" w:author="Sebastian" w:date="2011-09-01T19:47:00Z">
        <w:r w:rsidR="003111A7">
          <w:rPr>
            <w:noProof/>
            <w:webHidden/>
          </w:rPr>
          <w:t>51</w:t>
        </w:r>
      </w:ins>
      <w:ins w:id="201"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202" w:author="Sebastian" w:date="2011-09-01T19:44:00Z"/>
          <w:noProof/>
          <w:lang w:eastAsia="pl-PL"/>
        </w:rPr>
      </w:pPr>
      <w:ins w:id="203"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"_Toc302669677"</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5.5.3.</w:t>
        </w:r>
        <w:r>
          <w:rPr>
            <w:noProof/>
            <w:lang w:eastAsia="pl-PL"/>
          </w:rPr>
          <w:tab/>
        </w:r>
        <w:r w:rsidRPr="007058A0">
          <w:rPr>
            <w:rStyle w:val="Hipercze"/>
            <w:noProof/>
          </w:rPr>
          <w:t>Działanie aplikacji</w:t>
        </w:r>
        <w:r>
          <w:rPr>
            <w:noProof/>
            <w:webHidden/>
          </w:rPr>
          <w:tab/>
        </w:r>
        <w:r>
          <w:rPr>
            <w:noProof/>
            <w:webHidden/>
          </w:rPr>
          <w:fldChar w:fldCharType="begin"/>
        </w:r>
        <w:r>
          <w:rPr>
            <w:noProof/>
            <w:webHidden/>
          </w:rPr>
          <w:instrText xml:space="preserve"> PAGEREF _Toc302669677 \h </w:instrText>
        </w:r>
        <w:r>
          <w:rPr>
            <w:noProof/>
            <w:webHidden/>
          </w:rPr>
        </w:r>
      </w:ins>
      <w:r>
        <w:rPr>
          <w:noProof/>
          <w:webHidden/>
        </w:rPr>
        <w:fldChar w:fldCharType="separate"/>
      </w:r>
      <w:ins w:id="204" w:author="Sebastian" w:date="2011-09-01T19:47:00Z">
        <w:r w:rsidR="003111A7">
          <w:rPr>
            <w:noProof/>
            <w:webHidden/>
          </w:rPr>
          <w:t>51</w:t>
        </w:r>
      </w:ins>
      <w:ins w:id="205" w:author="Sebastian" w:date="2011-09-01T19:44:00Z">
        <w:r>
          <w:rPr>
            <w:noProof/>
            <w:webHidden/>
          </w:rPr>
          <w:fldChar w:fldCharType="end"/>
        </w:r>
        <w:r w:rsidRPr="007058A0">
          <w:rPr>
            <w:rStyle w:val="Hipercze"/>
            <w:noProof/>
          </w:rPr>
          <w:fldChar w:fldCharType="end"/>
        </w:r>
      </w:ins>
    </w:p>
    <w:p w:rsidR="00551EA6" w:rsidRDefault="00551EA6">
      <w:pPr>
        <w:pStyle w:val="Spistreci2"/>
        <w:tabs>
          <w:tab w:val="left" w:pos="880"/>
          <w:tab w:val="right" w:leader="dot" w:pos="9061"/>
        </w:tabs>
        <w:rPr>
          <w:ins w:id="206" w:author="Sebastian" w:date="2011-09-01T19:44:00Z"/>
          <w:noProof/>
          <w:lang w:eastAsia="pl-PL"/>
        </w:rPr>
      </w:pPr>
      <w:ins w:id="207"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"_Toc302669678"</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5.6.</w:t>
        </w:r>
        <w:r>
          <w:rPr>
            <w:noProof/>
            <w:lang w:eastAsia="pl-PL"/>
          </w:rPr>
          <w:tab/>
        </w:r>
        <w:r w:rsidRPr="007058A0">
          <w:rPr>
            <w:rStyle w:val="Hipercze"/>
            <w:noProof/>
          </w:rPr>
          <w:t>Opis panelu administracyjnego</w:t>
        </w:r>
        <w:r>
          <w:rPr>
            <w:noProof/>
            <w:webHidden/>
          </w:rPr>
          <w:tab/>
        </w:r>
        <w:r>
          <w:rPr>
            <w:noProof/>
            <w:webHidden/>
          </w:rPr>
          <w:fldChar w:fldCharType="begin"/>
        </w:r>
        <w:r>
          <w:rPr>
            <w:noProof/>
            <w:webHidden/>
          </w:rPr>
          <w:instrText xml:space="preserve"> PAGEREF _Toc302669678 \h </w:instrText>
        </w:r>
        <w:r>
          <w:rPr>
            <w:noProof/>
            <w:webHidden/>
          </w:rPr>
        </w:r>
      </w:ins>
      <w:r>
        <w:rPr>
          <w:noProof/>
          <w:webHidden/>
        </w:rPr>
        <w:fldChar w:fldCharType="separate"/>
      </w:r>
      <w:ins w:id="208" w:author="Sebastian" w:date="2011-09-01T19:47:00Z">
        <w:r w:rsidR="003111A7">
          <w:rPr>
            <w:noProof/>
            <w:webHidden/>
          </w:rPr>
          <w:t>54</w:t>
        </w:r>
      </w:ins>
      <w:ins w:id="209"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210" w:author="Sebastian" w:date="2011-09-01T19:44:00Z"/>
          <w:noProof/>
          <w:lang w:eastAsia="pl-PL"/>
        </w:rPr>
      </w:pPr>
      <w:ins w:id="211"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"_Toc302669679"</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5.6.1.</w:t>
        </w:r>
        <w:r>
          <w:rPr>
            <w:noProof/>
            <w:lang w:eastAsia="pl-PL"/>
          </w:rPr>
          <w:tab/>
        </w:r>
        <w:r w:rsidRPr="007058A0">
          <w:rPr>
            <w:rStyle w:val="Hipercze"/>
            <w:noProof/>
          </w:rPr>
          <w:t>Cel powstania</w:t>
        </w:r>
        <w:r>
          <w:rPr>
            <w:noProof/>
            <w:webHidden/>
          </w:rPr>
          <w:tab/>
        </w:r>
        <w:r>
          <w:rPr>
            <w:noProof/>
            <w:webHidden/>
          </w:rPr>
          <w:fldChar w:fldCharType="begin"/>
        </w:r>
        <w:r>
          <w:rPr>
            <w:noProof/>
            <w:webHidden/>
          </w:rPr>
          <w:instrText xml:space="preserve"> PAGEREF _Toc302669679 \h </w:instrText>
        </w:r>
        <w:r>
          <w:rPr>
            <w:noProof/>
            <w:webHidden/>
          </w:rPr>
        </w:r>
      </w:ins>
      <w:r>
        <w:rPr>
          <w:noProof/>
          <w:webHidden/>
        </w:rPr>
        <w:fldChar w:fldCharType="separate"/>
      </w:r>
      <w:ins w:id="212" w:author="Sebastian" w:date="2011-09-01T19:47:00Z">
        <w:r w:rsidR="003111A7">
          <w:rPr>
            <w:noProof/>
            <w:webHidden/>
          </w:rPr>
          <w:t>54</w:t>
        </w:r>
      </w:ins>
      <w:ins w:id="213"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214" w:author="Sebastian" w:date="2011-09-01T19:44:00Z"/>
          <w:noProof/>
          <w:lang w:eastAsia="pl-PL"/>
        </w:rPr>
      </w:pPr>
      <w:ins w:id="215"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"_Toc302669680"</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5.6.2.</w:t>
        </w:r>
        <w:r>
          <w:rPr>
            <w:noProof/>
            <w:lang w:eastAsia="pl-PL"/>
          </w:rPr>
          <w:tab/>
        </w:r>
        <w:r w:rsidRPr="007058A0">
          <w:rPr>
            <w:rStyle w:val="Hipercze"/>
            <w:noProof/>
          </w:rPr>
          <w:t>Szczegóły implementacyjne</w:t>
        </w:r>
        <w:r>
          <w:rPr>
            <w:noProof/>
            <w:webHidden/>
          </w:rPr>
          <w:tab/>
        </w:r>
        <w:r>
          <w:rPr>
            <w:noProof/>
            <w:webHidden/>
          </w:rPr>
          <w:fldChar w:fldCharType="begin"/>
        </w:r>
        <w:r>
          <w:rPr>
            <w:noProof/>
            <w:webHidden/>
          </w:rPr>
          <w:instrText xml:space="preserve"> PAGEREF _Toc302669680 \h </w:instrText>
        </w:r>
        <w:r>
          <w:rPr>
            <w:noProof/>
            <w:webHidden/>
          </w:rPr>
        </w:r>
      </w:ins>
      <w:r>
        <w:rPr>
          <w:noProof/>
          <w:webHidden/>
        </w:rPr>
        <w:fldChar w:fldCharType="separate"/>
      </w:r>
      <w:ins w:id="216" w:author="Sebastian" w:date="2011-09-01T19:47:00Z">
        <w:r w:rsidR="003111A7">
          <w:rPr>
            <w:noProof/>
            <w:webHidden/>
          </w:rPr>
          <w:t>54</w:t>
        </w:r>
      </w:ins>
      <w:ins w:id="217"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218" w:author="Sebastian" w:date="2011-09-01T19:44:00Z"/>
          <w:noProof/>
          <w:lang w:eastAsia="pl-PL"/>
        </w:rPr>
      </w:pPr>
      <w:ins w:id="219"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"_Toc302669681"</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5.6.3.</w:t>
        </w:r>
        <w:r>
          <w:rPr>
            <w:noProof/>
            <w:lang w:eastAsia="pl-PL"/>
          </w:rPr>
          <w:tab/>
        </w:r>
        <w:r w:rsidRPr="007058A0">
          <w:rPr>
            <w:rStyle w:val="Hipercze"/>
            <w:noProof/>
          </w:rPr>
          <w:t>Warstwa biznesowa</w:t>
        </w:r>
        <w:r>
          <w:rPr>
            <w:noProof/>
            <w:webHidden/>
          </w:rPr>
          <w:tab/>
        </w:r>
        <w:r>
          <w:rPr>
            <w:noProof/>
            <w:webHidden/>
          </w:rPr>
          <w:fldChar w:fldCharType="begin"/>
        </w:r>
        <w:r>
          <w:rPr>
            <w:noProof/>
            <w:webHidden/>
          </w:rPr>
          <w:instrText xml:space="preserve"> PAGEREF _Toc302669681 \h </w:instrText>
        </w:r>
        <w:r>
          <w:rPr>
            <w:noProof/>
            <w:webHidden/>
          </w:rPr>
        </w:r>
      </w:ins>
      <w:r>
        <w:rPr>
          <w:noProof/>
          <w:webHidden/>
        </w:rPr>
        <w:fldChar w:fldCharType="separate"/>
      </w:r>
      <w:ins w:id="220" w:author="Sebastian" w:date="2011-09-01T19:47:00Z">
        <w:r w:rsidR="003111A7">
          <w:rPr>
            <w:noProof/>
            <w:webHidden/>
          </w:rPr>
          <w:t>55</w:t>
        </w:r>
      </w:ins>
      <w:ins w:id="221"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222" w:author="Sebastian" w:date="2011-09-01T19:44:00Z"/>
          <w:noProof/>
          <w:lang w:eastAsia="pl-PL"/>
        </w:rPr>
      </w:pPr>
      <w:ins w:id="223"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"_Toc302669682"</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5.6.4.</w:t>
        </w:r>
        <w:r>
          <w:rPr>
            <w:noProof/>
            <w:lang w:eastAsia="pl-PL"/>
          </w:rPr>
          <w:tab/>
        </w:r>
        <w:r w:rsidRPr="007058A0">
          <w:rPr>
            <w:rStyle w:val="Hipercze"/>
            <w:noProof/>
          </w:rPr>
          <w:t>Warstwa modelu danych</w:t>
        </w:r>
        <w:r>
          <w:rPr>
            <w:noProof/>
            <w:webHidden/>
          </w:rPr>
          <w:tab/>
        </w:r>
        <w:r>
          <w:rPr>
            <w:noProof/>
            <w:webHidden/>
          </w:rPr>
          <w:fldChar w:fldCharType="begin"/>
        </w:r>
        <w:r>
          <w:rPr>
            <w:noProof/>
            <w:webHidden/>
          </w:rPr>
          <w:instrText xml:space="preserve"> PAGEREF _Toc302669682 \h </w:instrText>
        </w:r>
        <w:r>
          <w:rPr>
            <w:noProof/>
            <w:webHidden/>
          </w:rPr>
        </w:r>
      </w:ins>
      <w:r>
        <w:rPr>
          <w:noProof/>
          <w:webHidden/>
        </w:rPr>
        <w:fldChar w:fldCharType="separate"/>
      </w:r>
      <w:ins w:id="224" w:author="Sebastian" w:date="2011-09-01T19:47:00Z">
        <w:r w:rsidR="003111A7">
          <w:rPr>
            <w:noProof/>
            <w:webHidden/>
          </w:rPr>
          <w:t>56</w:t>
        </w:r>
      </w:ins>
      <w:ins w:id="225"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226" w:author="Sebastian" w:date="2011-09-01T19:44:00Z"/>
          <w:noProof/>
          <w:lang w:eastAsia="pl-PL"/>
        </w:rPr>
      </w:pPr>
      <w:ins w:id="227"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"_Toc302669683"</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5.6.5.</w:t>
        </w:r>
        <w:r>
          <w:rPr>
            <w:noProof/>
            <w:lang w:eastAsia="pl-PL"/>
          </w:rPr>
          <w:tab/>
        </w:r>
        <w:r w:rsidRPr="007058A0">
          <w:rPr>
            <w:rStyle w:val="Hipercze"/>
            <w:noProof/>
          </w:rPr>
          <w:t>Warstwa prezentacji</w:t>
        </w:r>
        <w:r>
          <w:rPr>
            <w:noProof/>
            <w:webHidden/>
          </w:rPr>
          <w:tab/>
        </w:r>
        <w:r>
          <w:rPr>
            <w:noProof/>
            <w:webHidden/>
          </w:rPr>
          <w:fldChar w:fldCharType="begin"/>
        </w:r>
        <w:r>
          <w:rPr>
            <w:noProof/>
            <w:webHidden/>
          </w:rPr>
          <w:instrText xml:space="preserve"> PAGEREF _Toc302669683 \h </w:instrText>
        </w:r>
        <w:r>
          <w:rPr>
            <w:noProof/>
            <w:webHidden/>
          </w:rPr>
        </w:r>
      </w:ins>
      <w:r>
        <w:rPr>
          <w:noProof/>
          <w:webHidden/>
        </w:rPr>
        <w:fldChar w:fldCharType="separate"/>
      </w:r>
      <w:ins w:id="228" w:author="Sebastian" w:date="2011-09-01T19:47:00Z">
        <w:r w:rsidR="003111A7">
          <w:rPr>
            <w:noProof/>
            <w:webHidden/>
          </w:rPr>
          <w:t>56</w:t>
        </w:r>
      </w:ins>
      <w:ins w:id="229"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230" w:author="Sebastian" w:date="2011-09-01T19:44:00Z"/>
          <w:noProof/>
          <w:lang w:eastAsia="pl-PL"/>
        </w:rPr>
      </w:pPr>
      <w:ins w:id="231"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"_Toc302669684"</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5.6.6.</w:t>
        </w:r>
        <w:r>
          <w:rPr>
            <w:noProof/>
            <w:lang w:eastAsia="pl-PL"/>
          </w:rPr>
          <w:tab/>
        </w:r>
        <w:r w:rsidRPr="007058A0">
          <w:rPr>
            <w:rStyle w:val="Hipercze"/>
            <w:noProof/>
          </w:rPr>
          <w:t>Budowa panelu administracyjnego</w:t>
        </w:r>
        <w:r>
          <w:rPr>
            <w:noProof/>
            <w:webHidden/>
          </w:rPr>
          <w:tab/>
        </w:r>
        <w:r>
          <w:rPr>
            <w:noProof/>
            <w:webHidden/>
          </w:rPr>
          <w:fldChar w:fldCharType="begin"/>
        </w:r>
        <w:r>
          <w:rPr>
            <w:noProof/>
            <w:webHidden/>
          </w:rPr>
          <w:instrText xml:space="preserve"> PAGEREF _Toc302669684 \h </w:instrText>
        </w:r>
        <w:r>
          <w:rPr>
            <w:noProof/>
            <w:webHidden/>
          </w:rPr>
        </w:r>
      </w:ins>
      <w:r>
        <w:rPr>
          <w:noProof/>
          <w:webHidden/>
        </w:rPr>
        <w:fldChar w:fldCharType="separate"/>
      </w:r>
      <w:ins w:id="232" w:author="Sebastian" w:date="2011-09-01T19:47:00Z">
        <w:r w:rsidR="003111A7">
          <w:rPr>
            <w:noProof/>
            <w:webHidden/>
          </w:rPr>
          <w:t>57</w:t>
        </w:r>
      </w:ins>
      <w:ins w:id="233"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234" w:author="Sebastian" w:date="2011-09-01T19:44:00Z"/>
          <w:noProof/>
          <w:lang w:eastAsia="pl-PL"/>
        </w:rPr>
      </w:pPr>
      <w:ins w:id="235"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"_Toc302669685"</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5.6.7.</w:t>
        </w:r>
        <w:r>
          <w:rPr>
            <w:noProof/>
            <w:lang w:eastAsia="pl-PL"/>
          </w:rPr>
          <w:tab/>
        </w:r>
        <w:r w:rsidRPr="007058A0">
          <w:rPr>
            <w:rStyle w:val="Hipercze"/>
            <w:noProof/>
          </w:rPr>
          <w:t>Role użytkowników oraz zabezpieczenie portalu</w:t>
        </w:r>
        <w:r>
          <w:rPr>
            <w:noProof/>
            <w:webHidden/>
          </w:rPr>
          <w:tab/>
        </w:r>
        <w:r>
          <w:rPr>
            <w:noProof/>
            <w:webHidden/>
          </w:rPr>
          <w:fldChar w:fldCharType="begin"/>
        </w:r>
        <w:r>
          <w:rPr>
            <w:noProof/>
            <w:webHidden/>
          </w:rPr>
          <w:instrText xml:space="preserve"> PAGEREF _Toc302669685 \h </w:instrText>
        </w:r>
        <w:r>
          <w:rPr>
            <w:noProof/>
            <w:webHidden/>
          </w:rPr>
        </w:r>
      </w:ins>
      <w:r>
        <w:rPr>
          <w:noProof/>
          <w:webHidden/>
        </w:rPr>
        <w:fldChar w:fldCharType="separate"/>
      </w:r>
      <w:ins w:id="236" w:author="Sebastian" w:date="2011-09-01T19:47:00Z">
        <w:r w:rsidR="003111A7">
          <w:rPr>
            <w:noProof/>
            <w:webHidden/>
          </w:rPr>
          <w:t>58</w:t>
        </w:r>
      </w:ins>
      <w:ins w:id="237"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238" w:author="Sebastian" w:date="2011-09-01T19:44:00Z"/>
          <w:noProof/>
          <w:lang w:eastAsia="pl-PL"/>
        </w:rPr>
      </w:pPr>
      <w:ins w:id="239"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"_Toc302669686"</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5.6.8.</w:t>
        </w:r>
        <w:r>
          <w:rPr>
            <w:noProof/>
            <w:lang w:eastAsia="pl-PL"/>
          </w:rPr>
          <w:tab/>
        </w:r>
        <w:r w:rsidRPr="007058A0">
          <w:rPr>
            <w:rStyle w:val="Hipercze"/>
            <w:noProof/>
          </w:rPr>
          <w:t>Opis zakładek</w:t>
        </w:r>
        <w:r>
          <w:rPr>
            <w:noProof/>
            <w:webHidden/>
          </w:rPr>
          <w:tab/>
        </w:r>
        <w:r>
          <w:rPr>
            <w:noProof/>
            <w:webHidden/>
          </w:rPr>
          <w:fldChar w:fldCharType="begin"/>
        </w:r>
        <w:r>
          <w:rPr>
            <w:noProof/>
            <w:webHidden/>
          </w:rPr>
          <w:instrText xml:space="preserve"> PAGEREF _Toc302669686 \h </w:instrText>
        </w:r>
        <w:r>
          <w:rPr>
            <w:noProof/>
            <w:webHidden/>
          </w:rPr>
        </w:r>
      </w:ins>
      <w:r>
        <w:rPr>
          <w:noProof/>
          <w:webHidden/>
        </w:rPr>
        <w:fldChar w:fldCharType="separate"/>
      </w:r>
      <w:ins w:id="240" w:author="Sebastian" w:date="2011-09-01T19:47:00Z">
        <w:r w:rsidR="003111A7">
          <w:rPr>
            <w:noProof/>
            <w:webHidden/>
          </w:rPr>
          <w:t>58</w:t>
        </w:r>
      </w:ins>
      <w:ins w:id="241" w:author="Sebastian" w:date="2011-09-01T19:44:00Z">
        <w:r>
          <w:rPr>
            <w:noProof/>
            <w:webHidden/>
          </w:rPr>
          <w:fldChar w:fldCharType="end"/>
        </w:r>
        <w:r w:rsidRPr="007058A0">
          <w:rPr>
            <w:rStyle w:val="Hipercze"/>
            <w:noProof/>
          </w:rPr>
          <w:fldChar w:fldCharType="end"/>
        </w:r>
      </w:ins>
    </w:p>
    <w:p w:rsidR="00551EA6" w:rsidRDefault="00551EA6">
      <w:pPr>
        <w:pStyle w:val="Spistreci1"/>
        <w:tabs>
          <w:tab w:val="left" w:pos="440"/>
          <w:tab w:val="right" w:leader="dot" w:pos="9061"/>
        </w:tabs>
        <w:rPr>
          <w:ins w:id="242" w:author="Sebastian" w:date="2011-09-01T19:44:00Z"/>
          <w:noProof/>
          <w:lang w:eastAsia="pl-PL"/>
        </w:rPr>
      </w:pPr>
      <w:ins w:id="243"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"_Toc302669687"</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6.</w:t>
        </w:r>
        <w:r>
          <w:rPr>
            <w:noProof/>
            <w:lang w:eastAsia="pl-PL"/>
          </w:rPr>
          <w:tab/>
        </w:r>
        <w:r w:rsidRPr="007058A0">
          <w:rPr>
            <w:rStyle w:val="Hipercze"/>
            <w:noProof/>
          </w:rPr>
          <w:t>Testy</w:t>
        </w:r>
        <w:r>
          <w:rPr>
            <w:noProof/>
            <w:webHidden/>
          </w:rPr>
          <w:tab/>
        </w:r>
        <w:r>
          <w:rPr>
            <w:noProof/>
            <w:webHidden/>
          </w:rPr>
          <w:fldChar w:fldCharType="begin"/>
        </w:r>
        <w:r>
          <w:rPr>
            <w:noProof/>
            <w:webHidden/>
          </w:rPr>
          <w:instrText xml:space="preserve"> PAGEREF _Toc302669687 \h </w:instrText>
        </w:r>
        <w:r>
          <w:rPr>
            <w:noProof/>
            <w:webHidden/>
          </w:rPr>
        </w:r>
      </w:ins>
      <w:r>
        <w:rPr>
          <w:noProof/>
          <w:webHidden/>
        </w:rPr>
        <w:fldChar w:fldCharType="separate"/>
      </w:r>
      <w:ins w:id="244" w:author="Sebastian" w:date="2011-09-01T19:47:00Z">
        <w:r w:rsidR="003111A7">
          <w:rPr>
            <w:noProof/>
            <w:webHidden/>
          </w:rPr>
          <w:t>62</w:t>
        </w:r>
      </w:ins>
      <w:ins w:id="245" w:author="Sebastian" w:date="2011-09-01T19:44:00Z">
        <w:r>
          <w:rPr>
            <w:noProof/>
            <w:webHidden/>
          </w:rPr>
          <w:fldChar w:fldCharType="end"/>
        </w:r>
        <w:r w:rsidRPr="007058A0">
          <w:rPr>
            <w:rStyle w:val="Hipercze"/>
            <w:noProof/>
          </w:rPr>
          <w:fldChar w:fldCharType="end"/>
        </w:r>
      </w:ins>
    </w:p>
    <w:p w:rsidR="00551EA6" w:rsidRDefault="00551EA6">
      <w:pPr>
        <w:pStyle w:val="Spistreci3"/>
        <w:tabs>
          <w:tab w:val="left" w:pos="1320"/>
          <w:tab w:val="right" w:leader="dot" w:pos="9061"/>
        </w:tabs>
        <w:rPr>
          <w:ins w:id="246" w:author="Sebastian" w:date="2011-09-01T19:44:00Z"/>
          <w:noProof/>
          <w:lang w:eastAsia="pl-PL"/>
        </w:rPr>
      </w:pPr>
      <w:ins w:id="247"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"_Toc302669688"</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6.1.1.</w:t>
        </w:r>
        <w:r>
          <w:rPr>
            <w:noProof/>
            <w:lang w:eastAsia="pl-PL"/>
          </w:rPr>
          <w:tab/>
        </w:r>
        <w:r w:rsidRPr="007058A0">
          <w:rPr>
            <w:rStyle w:val="Hipercze"/>
            <w:noProof/>
          </w:rPr>
          <w:t>Wpływ na zużycie baterii</w:t>
        </w:r>
        <w:r>
          <w:rPr>
            <w:noProof/>
            <w:webHidden/>
          </w:rPr>
          <w:tab/>
        </w:r>
        <w:r>
          <w:rPr>
            <w:noProof/>
            <w:webHidden/>
          </w:rPr>
          <w:fldChar w:fldCharType="begin"/>
        </w:r>
        <w:r>
          <w:rPr>
            <w:noProof/>
            <w:webHidden/>
          </w:rPr>
          <w:instrText xml:space="preserve"> PAGEREF _Toc302669688 \h </w:instrText>
        </w:r>
        <w:r>
          <w:rPr>
            <w:noProof/>
            <w:webHidden/>
          </w:rPr>
        </w:r>
      </w:ins>
      <w:r>
        <w:rPr>
          <w:noProof/>
          <w:webHidden/>
        </w:rPr>
        <w:fldChar w:fldCharType="separate"/>
      </w:r>
      <w:ins w:id="248" w:author="Sebastian" w:date="2011-09-01T19:47:00Z">
        <w:r w:rsidR="003111A7">
          <w:rPr>
            <w:noProof/>
            <w:webHidden/>
          </w:rPr>
          <w:t>62</w:t>
        </w:r>
      </w:ins>
      <w:ins w:id="249" w:author="Sebastian" w:date="2011-09-01T19:44:00Z">
        <w:r>
          <w:rPr>
            <w:noProof/>
            <w:webHidden/>
          </w:rPr>
          <w:fldChar w:fldCharType="end"/>
        </w:r>
        <w:r w:rsidRPr="007058A0">
          <w:rPr>
            <w:rStyle w:val="Hipercze"/>
            <w:noProof/>
          </w:rPr>
          <w:fldChar w:fldCharType="end"/>
        </w:r>
      </w:ins>
    </w:p>
    <w:p w:rsidR="00551EA6" w:rsidRDefault="00551EA6">
      <w:pPr>
        <w:pStyle w:val="Spistreci1"/>
        <w:tabs>
          <w:tab w:val="left" w:pos="440"/>
          <w:tab w:val="right" w:leader="dot" w:pos="9061"/>
        </w:tabs>
        <w:rPr>
          <w:ins w:id="250" w:author="Sebastian" w:date="2011-09-01T19:44:00Z"/>
          <w:noProof/>
          <w:lang w:eastAsia="pl-PL"/>
        </w:rPr>
      </w:pPr>
      <w:ins w:id="251"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"_Toc302669689"</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7.</w:t>
        </w:r>
        <w:r>
          <w:rPr>
            <w:noProof/>
            <w:lang w:eastAsia="pl-PL"/>
          </w:rPr>
          <w:tab/>
        </w:r>
        <w:r w:rsidRPr="007058A0">
          <w:rPr>
            <w:rStyle w:val="Hipercze"/>
            <w:noProof/>
          </w:rPr>
          <w:t>Korzyści płynące z naszego rozwiązania</w:t>
        </w:r>
        <w:r>
          <w:rPr>
            <w:noProof/>
            <w:webHidden/>
          </w:rPr>
          <w:tab/>
        </w:r>
        <w:r>
          <w:rPr>
            <w:noProof/>
            <w:webHidden/>
          </w:rPr>
          <w:fldChar w:fldCharType="begin"/>
        </w:r>
        <w:r>
          <w:rPr>
            <w:noProof/>
            <w:webHidden/>
          </w:rPr>
          <w:instrText xml:space="preserve"> PAGEREF _Toc302669689 \h </w:instrText>
        </w:r>
        <w:r>
          <w:rPr>
            <w:noProof/>
            <w:webHidden/>
          </w:rPr>
        </w:r>
      </w:ins>
      <w:r>
        <w:rPr>
          <w:noProof/>
          <w:webHidden/>
        </w:rPr>
        <w:fldChar w:fldCharType="separate"/>
      </w:r>
      <w:ins w:id="252" w:author="Sebastian" w:date="2011-09-01T19:47:00Z">
        <w:r w:rsidR="003111A7">
          <w:rPr>
            <w:noProof/>
            <w:webHidden/>
          </w:rPr>
          <w:t>63</w:t>
        </w:r>
      </w:ins>
      <w:ins w:id="253" w:author="Sebastian" w:date="2011-09-01T19:44:00Z">
        <w:r>
          <w:rPr>
            <w:noProof/>
            <w:webHidden/>
          </w:rPr>
          <w:fldChar w:fldCharType="end"/>
        </w:r>
        <w:r w:rsidRPr="007058A0">
          <w:rPr>
            <w:rStyle w:val="Hipercze"/>
            <w:noProof/>
          </w:rPr>
          <w:fldChar w:fldCharType="end"/>
        </w:r>
      </w:ins>
    </w:p>
    <w:p w:rsidR="00551EA6" w:rsidRDefault="00551EA6">
      <w:pPr>
        <w:pStyle w:val="Spistreci1"/>
        <w:tabs>
          <w:tab w:val="left" w:pos="440"/>
          <w:tab w:val="right" w:leader="dot" w:pos="9061"/>
        </w:tabs>
        <w:rPr>
          <w:ins w:id="254" w:author="Sebastian" w:date="2011-09-01T19:44:00Z"/>
          <w:noProof/>
          <w:lang w:eastAsia="pl-PL"/>
        </w:rPr>
      </w:pPr>
      <w:ins w:id="255"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"_Toc302669690"</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8.</w:t>
        </w:r>
        <w:r>
          <w:rPr>
            <w:noProof/>
            <w:lang w:eastAsia="pl-PL"/>
          </w:rPr>
          <w:tab/>
        </w:r>
        <w:r w:rsidRPr="007058A0">
          <w:rPr>
            <w:rStyle w:val="Hipercze"/>
            <w:noProof/>
          </w:rPr>
          <w:t>Podsumowanie</w:t>
        </w:r>
        <w:r>
          <w:rPr>
            <w:noProof/>
            <w:webHidden/>
          </w:rPr>
          <w:tab/>
        </w:r>
        <w:r>
          <w:rPr>
            <w:noProof/>
            <w:webHidden/>
          </w:rPr>
          <w:fldChar w:fldCharType="begin"/>
        </w:r>
        <w:r>
          <w:rPr>
            <w:noProof/>
            <w:webHidden/>
          </w:rPr>
          <w:instrText xml:space="preserve"> PAGEREF _Toc302669690 \h </w:instrText>
        </w:r>
        <w:r>
          <w:rPr>
            <w:noProof/>
            <w:webHidden/>
          </w:rPr>
        </w:r>
      </w:ins>
      <w:r>
        <w:rPr>
          <w:noProof/>
          <w:webHidden/>
        </w:rPr>
        <w:fldChar w:fldCharType="separate"/>
      </w:r>
      <w:ins w:id="256" w:author="Sebastian" w:date="2011-09-01T19:47:00Z">
        <w:r w:rsidR="003111A7">
          <w:rPr>
            <w:noProof/>
            <w:webHidden/>
          </w:rPr>
          <w:t>64</w:t>
        </w:r>
      </w:ins>
      <w:ins w:id="257" w:author="Sebastian" w:date="2011-09-01T19:44:00Z">
        <w:r>
          <w:rPr>
            <w:noProof/>
            <w:webHidden/>
          </w:rPr>
          <w:fldChar w:fldCharType="end"/>
        </w:r>
        <w:r w:rsidRPr="007058A0">
          <w:rPr>
            <w:rStyle w:val="Hipercze"/>
            <w:noProof/>
          </w:rPr>
          <w:fldChar w:fldCharType="end"/>
        </w:r>
      </w:ins>
    </w:p>
    <w:p w:rsidR="00551EA6" w:rsidRDefault="00551EA6">
      <w:pPr>
        <w:pStyle w:val="Spistreci2"/>
        <w:tabs>
          <w:tab w:val="left" w:pos="880"/>
          <w:tab w:val="right" w:leader="dot" w:pos="9061"/>
        </w:tabs>
        <w:rPr>
          <w:ins w:id="258" w:author="Sebastian" w:date="2011-09-01T19:44:00Z"/>
          <w:noProof/>
          <w:lang w:eastAsia="pl-PL"/>
        </w:rPr>
      </w:pPr>
      <w:ins w:id="259"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"_Toc302669691"</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8.1.</w:t>
        </w:r>
        <w:r>
          <w:rPr>
            <w:noProof/>
            <w:lang w:eastAsia="pl-PL"/>
          </w:rPr>
          <w:tab/>
        </w:r>
        <w:r w:rsidRPr="007058A0">
          <w:rPr>
            <w:rStyle w:val="Hipercze"/>
            <w:noProof/>
          </w:rPr>
          <w:t>Perspektywy rozwoju</w:t>
        </w:r>
        <w:r>
          <w:rPr>
            <w:noProof/>
            <w:webHidden/>
          </w:rPr>
          <w:tab/>
        </w:r>
        <w:r>
          <w:rPr>
            <w:noProof/>
            <w:webHidden/>
          </w:rPr>
          <w:fldChar w:fldCharType="begin"/>
        </w:r>
        <w:r>
          <w:rPr>
            <w:noProof/>
            <w:webHidden/>
          </w:rPr>
          <w:instrText xml:space="preserve"> PAGEREF _Toc302669691 \h </w:instrText>
        </w:r>
        <w:r>
          <w:rPr>
            <w:noProof/>
            <w:webHidden/>
          </w:rPr>
        </w:r>
      </w:ins>
      <w:r>
        <w:rPr>
          <w:noProof/>
          <w:webHidden/>
        </w:rPr>
        <w:fldChar w:fldCharType="separate"/>
      </w:r>
      <w:ins w:id="260" w:author="Sebastian" w:date="2011-09-01T19:47:00Z">
        <w:r w:rsidR="003111A7">
          <w:rPr>
            <w:noProof/>
            <w:webHidden/>
          </w:rPr>
          <w:t>64</w:t>
        </w:r>
      </w:ins>
      <w:ins w:id="261" w:author="Sebastian" w:date="2011-09-01T19:44:00Z">
        <w:r>
          <w:rPr>
            <w:noProof/>
            <w:webHidden/>
          </w:rPr>
          <w:fldChar w:fldCharType="end"/>
        </w:r>
        <w:r w:rsidRPr="007058A0">
          <w:rPr>
            <w:rStyle w:val="Hipercze"/>
            <w:noProof/>
          </w:rPr>
          <w:fldChar w:fldCharType="end"/>
        </w:r>
      </w:ins>
    </w:p>
    <w:p w:rsidR="00551EA6" w:rsidRDefault="00551EA6">
      <w:pPr>
        <w:pStyle w:val="Spistreci2"/>
        <w:tabs>
          <w:tab w:val="left" w:pos="880"/>
          <w:tab w:val="right" w:leader="dot" w:pos="9061"/>
        </w:tabs>
        <w:rPr>
          <w:ins w:id="262" w:author="Sebastian" w:date="2011-09-01T19:44:00Z"/>
          <w:noProof/>
          <w:lang w:eastAsia="pl-PL"/>
        </w:rPr>
      </w:pPr>
      <w:ins w:id="263"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"_Toc302669692"</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8.2.</w:t>
        </w:r>
        <w:r>
          <w:rPr>
            <w:noProof/>
            <w:lang w:eastAsia="pl-PL"/>
          </w:rPr>
          <w:tab/>
        </w:r>
        <w:r w:rsidRPr="007058A0">
          <w:rPr>
            <w:rStyle w:val="Hipercze"/>
            <w:noProof/>
          </w:rPr>
          <w:t>Wnioski</w:t>
        </w:r>
        <w:r>
          <w:rPr>
            <w:noProof/>
            <w:webHidden/>
          </w:rPr>
          <w:tab/>
        </w:r>
        <w:r>
          <w:rPr>
            <w:noProof/>
            <w:webHidden/>
          </w:rPr>
          <w:fldChar w:fldCharType="begin"/>
        </w:r>
        <w:r>
          <w:rPr>
            <w:noProof/>
            <w:webHidden/>
          </w:rPr>
          <w:instrText xml:space="preserve"> PAGEREF _Toc302669692 \h </w:instrText>
        </w:r>
        <w:r>
          <w:rPr>
            <w:noProof/>
            <w:webHidden/>
          </w:rPr>
        </w:r>
      </w:ins>
      <w:r>
        <w:rPr>
          <w:noProof/>
          <w:webHidden/>
        </w:rPr>
        <w:fldChar w:fldCharType="separate"/>
      </w:r>
      <w:ins w:id="264" w:author="Sebastian" w:date="2011-09-01T19:47:00Z">
        <w:r w:rsidR="003111A7">
          <w:rPr>
            <w:noProof/>
            <w:webHidden/>
          </w:rPr>
          <w:t>65</w:t>
        </w:r>
      </w:ins>
      <w:ins w:id="265" w:author="Sebastian" w:date="2011-09-01T19:44:00Z">
        <w:r>
          <w:rPr>
            <w:noProof/>
            <w:webHidden/>
          </w:rPr>
          <w:fldChar w:fldCharType="end"/>
        </w:r>
        <w:r w:rsidRPr="007058A0">
          <w:rPr>
            <w:rStyle w:val="Hipercze"/>
            <w:noProof/>
          </w:rPr>
          <w:fldChar w:fldCharType="end"/>
        </w:r>
      </w:ins>
    </w:p>
    <w:p w:rsidR="00551EA6" w:rsidRDefault="00551EA6">
      <w:pPr>
        <w:pStyle w:val="Spistreci1"/>
        <w:tabs>
          <w:tab w:val="left" w:pos="440"/>
          <w:tab w:val="right" w:leader="dot" w:pos="9061"/>
        </w:tabs>
        <w:rPr>
          <w:ins w:id="266" w:author="Sebastian" w:date="2011-09-01T19:44:00Z"/>
          <w:noProof/>
          <w:lang w:eastAsia="pl-PL"/>
        </w:rPr>
      </w:pPr>
      <w:ins w:id="267"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"_Toc302669693"</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9.</w:t>
        </w:r>
        <w:r>
          <w:rPr>
            <w:noProof/>
            <w:lang w:eastAsia="pl-PL"/>
          </w:rPr>
          <w:tab/>
        </w:r>
        <w:r w:rsidRPr="007058A0">
          <w:rPr>
            <w:rStyle w:val="Hipercze"/>
            <w:noProof/>
          </w:rPr>
          <w:t>Bibliografia</w:t>
        </w:r>
        <w:r>
          <w:rPr>
            <w:noProof/>
            <w:webHidden/>
          </w:rPr>
          <w:tab/>
        </w:r>
        <w:r>
          <w:rPr>
            <w:noProof/>
            <w:webHidden/>
          </w:rPr>
          <w:fldChar w:fldCharType="begin"/>
        </w:r>
        <w:r>
          <w:rPr>
            <w:noProof/>
            <w:webHidden/>
          </w:rPr>
          <w:instrText xml:space="preserve"> PAGEREF _Toc302669693 \h </w:instrText>
        </w:r>
        <w:r>
          <w:rPr>
            <w:noProof/>
            <w:webHidden/>
          </w:rPr>
        </w:r>
      </w:ins>
      <w:r>
        <w:rPr>
          <w:noProof/>
          <w:webHidden/>
        </w:rPr>
        <w:fldChar w:fldCharType="separate"/>
      </w:r>
      <w:ins w:id="268" w:author="Sebastian" w:date="2011-09-01T19:47:00Z">
        <w:r w:rsidR="003111A7">
          <w:rPr>
            <w:noProof/>
            <w:webHidden/>
          </w:rPr>
          <w:t>66</w:t>
        </w:r>
      </w:ins>
      <w:ins w:id="269" w:author="Sebastian" w:date="2011-09-01T19:44:00Z">
        <w:r>
          <w:rPr>
            <w:noProof/>
            <w:webHidden/>
          </w:rPr>
          <w:fldChar w:fldCharType="end"/>
        </w:r>
        <w:r w:rsidRPr="007058A0">
          <w:rPr>
            <w:rStyle w:val="Hipercze"/>
            <w:noProof/>
          </w:rPr>
          <w:fldChar w:fldCharType="end"/>
        </w:r>
      </w:ins>
    </w:p>
    <w:p w:rsidR="00551EA6" w:rsidRDefault="00551EA6">
      <w:pPr>
        <w:pStyle w:val="Spistreci1"/>
        <w:tabs>
          <w:tab w:val="left" w:pos="660"/>
          <w:tab w:val="right" w:leader="dot" w:pos="9061"/>
        </w:tabs>
        <w:rPr>
          <w:ins w:id="270" w:author="Sebastian" w:date="2011-09-01T19:44:00Z"/>
          <w:noProof/>
          <w:lang w:eastAsia="pl-PL"/>
        </w:rPr>
      </w:pPr>
      <w:ins w:id="271"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"_Toc302669694"</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noProof/>
          </w:rPr>
          <w:t>10.</w:t>
        </w:r>
        <w:r>
          <w:rPr>
            <w:noProof/>
            <w:lang w:eastAsia="pl-PL"/>
          </w:rPr>
          <w:tab/>
        </w:r>
        <w:r w:rsidRPr="007058A0">
          <w:rPr>
            <w:rStyle w:val="Hipercze"/>
            <w:noProof/>
          </w:rPr>
          <w:t>ZałącznikI</w:t>
        </w:r>
        <w:r>
          <w:rPr>
            <w:noProof/>
            <w:webHidden/>
          </w:rPr>
          <w:tab/>
        </w:r>
        <w:r>
          <w:rPr>
            <w:noProof/>
            <w:webHidden/>
          </w:rPr>
          <w:fldChar w:fldCharType="begin"/>
        </w:r>
        <w:r>
          <w:rPr>
            <w:noProof/>
            <w:webHidden/>
          </w:rPr>
          <w:instrText xml:space="preserve"> PAGEREF _Toc302669694 \h </w:instrText>
        </w:r>
        <w:r>
          <w:rPr>
            <w:noProof/>
            <w:webHidden/>
          </w:rPr>
        </w:r>
      </w:ins>
      <w:r>
        <w:rPr>
          <w:noProof/>
          <w:webHidden/>
        </w:rPr>
        <w:fldChar w:fldCharType="separate"/>
      </w:r>
      <w:ins w:id="272" w:author="Sebastian" w:date="2011-09-01T19:47:00Z">
        <w:r w:rsidR="003111A7">
          <w:rPr>
            <w:noProof/>
            <w:webHidden/>
          </w:rPr>
          <w:t>67</w:t>
        </w:r>
      </w:ins>
      <w:ins w:id="273" w:author="Sebastian" w:date="2011-09-01T19:44:00Z">
        <w:r>
          <w:rPr>
            <w:noProof/>
            <w:webHidden/>
          </w:rPr>
          <w:fldChar w:fldCharType="end"/>
        </w:r>
        <w:r w:rsidRPr="007058A0">
          <w:rPr>
            <w:rStyle w:val="Hipercze"/>
            <w:noProof/>
          </w:rPr>
          <w:fldChar w:fldCharType="end"/>
        </w:r>
      </w:ins>
    </w:p>
    <w:p w:rsidR="00551EA6" w:rsidRDefault="00551EA6">
      <w:pPr>
        <w:pStyle w:val="Spistreci2"/>
        <w:tabs>
          <w:tab w:val="left" w:pos="1100"/>
          <w:tab w:val="right" w:leader="dot" w:pos="9061"/>
        </w:tabs>
        <w:rPr>
          <w:ins w:id="274" w:author="Sebastian" w:date="2011-09-01T19:44:00Z"/>
          <w:noProof/>
          <w:lang w:eastAsia="pl-PL"/>
        </w:rPr>
      </w:pPr>
      <w:ins w:id="275" w:author="Sebastian" w:date="2011-09-01T19:44:00Z">
        <w:r w:rsidRPr="007058A0">
          <w:rPr>
            <w:rStyle w:val="Hipercze"/>
            <w:noProof/>
          </w:rPr>
          <w:fldChar w:fldCharType="begin"/>
        </w:r>
        <w:r w:rsidRPr="007058A0">
          <w:rPr>
            <w:rStyle w:val="Hipercze"/>
            <w:noProof/>
          </w:rPr>
          <w:instrText xml:space="preserve"> </w:instrText>
        </w:r>
        <w:r>
          <w:rPr>
            <w:noProof/>
          </w:rPr>
          <w:instrText>HYPERLINK \l "_Toc302669695"</w:instrText>
        </w:r>
        <w:r w:rsidRPr="007058A0">
          <w:rPr>
            <w:rStyle w:val="Hipercze"/>
            <w:noProof/>
          </w:rPr>
          <w:instrText xml:space="preserve"> </w:instrText>
        </w:r>
        <w:r w:rsidRPr="007058A0">
          <w:rPr>
            <w:rStyle w:val="Hipercze"/>
            <w:noProof/>
          </w:rPr>
        </w:r>
        <w:r w:rsidRPr="007058A0">
          <w:rPr>
            <w:rStyle w:val="Hipercze"/>
            <w:noProof/>
          </w:rPr>
          <w:fldChar w:fldCharType="separate"/>
        </w:r>
        <w:r w:rsidRPr="007058A0">
          <w:rPr>
            <w:rStyle w:val="Hipercze"/>
            <w:rFonts w:eastAsia="Times New Roman"/>
            <w:noProof/>
          </w:rPr>
          <w:t>10.1.</w:t>
        </w:r>
        <w:r>
          <w:rPr>
            <w:noProof/>
            <w:lang w:eastAsia="pl-PL"/>
          </w:rPr>
          <w:tab/>
        </w:r>
        <w:r w:rsidRPr="007058A0">
          <w:rPr>
            <w:rStyle w:val="Hipercze"/>
            <w:rFonts w:eastAsia="Times New Roman"/>
            <w:noProof/>
          </w:rPr>
          <w:t>Dodatek A</w:t>
        </w:r>
        <w:r>
          <w:rPr>
            <w:noProof/>
            <w:webHidden/>
          </w:rPr>
          <w:tab/>
        </w:r>
        <w:r>
          <w:rPr>
            <w:noProof/>
            <w:webHidden/>
          </w:rPr>
          <w:fldChar w:fldCharType="begin"/>
        </w:r>
        <w:r>
          <w:rPr>
            <w:noProof/>
            <w:webHidden/>
          </w:rPr>
          <w:instrText xml:space="preserve"> PAGEREF _Toc302669695 \h </w:instrText>
        </w:r>
        <w:r>
          <w:rPr>
            <w:noProof/>
            <w:webHidden/>
          </w:rPr>
        </w:r>
      </w:ins>
      <w:r>
        <w:rPr>
          <w:noProof/>
          <w:webHidden/>
        </w:rPr>
        <w:fldChar w:fldCharType="separate"/>
      </w:r>
      <w:ins w:id="276" w:author="Sebastian" w:date="2011-09-01T19:47:00Z">
        <w:r w:rsidR="003111A7">
          <w:rPr>
            <w:noProof/>
            <w:webHidden/>
          </w:rPr>
          <w:t>67</w:t>
        </w:r>
      </w:ins>
      <w:ins w:id="277" w:author="Sebastian" w:date="2011-09-01T19:44:00Z">
        <w:r>
          <w:rPr>
            <w:noProof/>
            <w:webHidden/>
          </w:rPr>
          <w:fldChar w:fldCharType="end"/>
        </w:r>
        <w:r w:rsidRPr="007058A0">
          <w:rPr>
            <w:rStyle w:val="Hipercze"/>
            <w:noProof/>
          </w:rPr>
          <w:fldChar w:fldCharType="end"/>
        </w:r>
      </w:ins>
    </w:p>
    <w:p w:rsidR="00E70A90" w:rsidDel="009F4E15" w:rsidRDefault="00E70A90">
      <w:pPr>
        <w:pStyle w:val="Spistreci1"/>
        <w:tabs>
          <w:tab w:val="left" w:pos="440"/>
          <w:tab w:val="right" w:leader="dot" w:pos="9061"/>
        </w:tabs>
        <w:rPr>
          <w:del w:id="278" w:author="Sebastian" w:date="2011-09-01T19:40:00Z"/>
          <w:noProof/>
          <w:lang w:eastAsia="pl-PL"/>
        </w:rPr>
      </w:pPr>
      <w:del w:id="279" w:author="Sebastian" w:date="2011-09-01T19:40:00Z">
        <w:r w:rsidRPr="009F4E15" w:rsidDel="009F4E15">
          <w:rPr>
            <w:noProof/>
            <w:rPrChange w:id="280" w:author="Sebastian" w:date="2011-09-01T19:40:00Z">
              <w:rPr>
                <w:rStyle w:val="Hipercze"/>
                <w:noProof/>
              </w:rPr>
            </w:rPrChange>
          </w:rPr>
          <w:delText>1.</w:delText>
        </w:r>
        <w:r w:rsidDel="009F4E15">
          <w:rPr>
            <w:noProof/>
            <w:lang w:eastAsia="pl-PL"/>
          </w:rPr>
          <w:tab/>
        </w:r>
        <w:r w:rsidRPr="009F4E15" w:rsidDel="009F4E15">
          <w:rPr>
            <w:noProof/>
            <w:rPrChange w:id="281" w:author="Sebastian" w:date="2011-09-01T19:40:00Z">
              <w:rPr>
                <w:rStyle w:val="Hipercze"/>
                <w:noProof/>
              </w:rPr>
            </w:rPrChange>
          </w:rPr>
          <w:delText>Wstęp</w:delText>
        </w:r>
        <w:r w:rsidDel="009F4E15">
          <w:rPr>
            <w:noProof/>
            <w:webHidden/>
          </w:rPr>
          <w:tab/>
        </w:r>
      </w:del>
      <w:del w:id="282" w:author="Sebastian" w:date="2011-09-01T11:58:00Z">
        <w:r w:rsidDel="001407C5">
          <w:rPr>
            <w:noProof/>
            <w:webHidden/>
          </w:rPr>
          <w:delText>14</w:delText>
        </w:r>
      </w:del>
    </w:p>
    <w:p w:rsidR="00E70A90" w:rsidDel="009F4E15" w:rsidRDefault="00E70A90">
      <w:pPr>
        <w:pStyle w:val="Spistreci1"/>
        <w:tabs>
          <w:tab w:val="left" w:pos="440"/>
          <w:tab w:val="right" w:leader="dot" w:pos="9061"/>
        </w:tabs>
        <w:rPr>
          <w:del w:id="283" w:author="Sebastian" w:date="2011-09-01T19:40:00Z"/>
          <w:noProof/>
          <w:lang w:eastAsia="pl-PL"/>
        </w:rPr>
      </w:pPr>
      <w:del w:id="284" w:author="Sebastian" w:date="2011-09-01T19:40:00Z">
        <w:r w:rsidRPr="009F4E15" w:rsidDel="009F4E15">
          <w:rPr>
            <w:noProof/>
            <w:rPrChange w:id="285" w:author="Sebastian" w:date="2011-09-01T19:40:00Z">
              <w:rPr>
                <w:rStyle w:val="Hipercze"/>
                <w:noProof/>
              </w:rPr>
            </w:rPrChange>
          </w:rPr>
          <w:delText>2.</w:delText>
        </w:r>
        <w:r w:rsidDel="009F4E15">
          <w:rPr>
            <w:noProof/>
            <w:lang w:eastAsia="pl-PL"/>
          </w:rPr>
          <w:tab/>
        </w:r>
        <w:r w:rsidRPr="009F4E15" w:rsidDel="009F4E15">
          <w:rPr>
            <w:noProof/>
            <w:rPrChange w:id="286" w:author="Sebastian" w:date="2011-09-01T19:40:00Z">
              <w:rPr>
                <w:rStyle w:val="Hipercze"/>
                <w:noProof/>
              </w:rPr>
            </w:rPrChange>
          </w:rPr>
          <w:delText>Cel i zakres pracy</w:delText>
        </w:r>
        <w:r w:rsidDel="009F4E15">
          <w:rPr>
            <w:noProof/>
            <w:webHidden/>
          </w:rPr>
          <w:tab/>
        </w:r>
      </w:del>
      <w:del w:id="287" w:author="Sebastian" w:date="2011-09-01T11:58:00Z">
        <w:r w:rsidDel="001407C5">
          <w:rPr>
            <w:noProof/>
            <w:webHidden/>
          </w:rPr>
          <w:delText>15</w:delText>
        </w:r>
      </w:del>
    </w:p>
    <w:p w:rsidR="00E70A90" w:rsidDel="009F4E15" w:rsidRDefault="00E70A90">
      <w:pPr>
        <w:pStyle w:val="Spistreci1"/>
        <w:tabs>
          <w:tab w:val="left" w:pos="440"/>
          <w:tab w:val="right" w:leader="dot" w:pos="9061"/>
        </w:tabs>
        <w:rPr>
          <w:del w:id="288" w:author="Sebastian" w:date="2011-09-01T19:40:00Z"/>
          <w:noProof/>
          <w:lang w:eastAsia="pl-PL"/>
        </w:rPr>
      </w:pPr>
      <w:del w:id="289" w:author="Sebastian" w:date="2011-09-01T19:40:00Z">
        <w:r w:rsidRPr="009F4E15" w:rsidDel="009F4E15">
          <w:rPr>
            <w:noProof/>
            <w:rPrChange w:id="290" w:author="Sebastian" w:date="2011-09-01T19:40:00Z">
              <w:rPr>
                <w:rStyle w:val="Hipercze"/>
                <w:noProof/>
              </w:rPr>
            </w:rPrChange>
          </w:rPr>
          <w:delText>3.</w:delText>
        </w:r>
        <w:r w:rsidDel="009F4E15">
          <w:rPr>
            <w:noProof/>
            <w:lang w:eastAsia="pl-PL"/>
          </w:rPr>
          <w:tab/>
        </w:r>
        <w:r w:rsidRPr="009F4E15" w:rsidDel="009F4E15">
          <w:rPr>
            <w:noProof/>
            <w:rPrChange w:id="291" w:author="Sebastian" w:date="2011-09-01T19:40:00Z">
              <w:rPr>
                <w:rStyle w:val="Hipercze"/>
                <w:noProof/>
              </w:rPr>
            </w:rPrChange>
          </w:rPr>
          <w:delText>Wstęp teoretyczny</w:delText>
        </w:r>
        <w:r w:rsidDel="009F4E15">
          <w:rPr>
            <w:noProof/>
            <w:webHidden/>
          </w:rPr>
          <w:tab/>
        </w:r>
      </w:del>
      <w:del w:id="292" w:author="Sebastian" w:date="2011-09-01T11:58:00Z">
        <w:r w:rsidDel="001407C5">
          <w:rPr>
            <w:noProof/>
            <w:webHidden/>
          </w:rPr>
          <w:delText>17</w:delText>
        </w:r>
      </w:del>
    </w:p>
    <w:p w:rsidR="00E70A90" w:rsidDel="009F4E15" w:rsidRDefault="00E70A90">
      <w:pPr>
        <w:pStyle w:val="Spistreci2"/>
        <w:tabs>
          <w:tab w:val="left" w:pos="880"/>
          <w:tab w:val="right" w:leader="dot" w:pos="9061"/>
        </w:tabs>
        <w:rPr>
          <w:del w:id="293" w:author="Sebastian" w:date="2011-09-01T19:40:00Z"/>
          <w:noProof/>
          <w:lang w:eastAsia="pl-PL"/>
        </w:rPr>
      </w:pPr>
      <w:del w:id="294" w:author="Sebastian" w:date="2011-09-01T19:40:00Z">
        <w:r w:rsidRPr="009F4E15" w:rsidDel="009F4E15">
          <w:rPr>
            <w:noProof/>
            <w:rPrChange w:id="295" w:author="Sebastian" w:date="2011-09-01T19:40:00Z">
              <w:rPr>
                <w:rStyle w:val="Hipercze"/>
                <w:noProof/>
              </w:rPr>
            </w:rPrChange>
          </w:rPr>
          <w:delText>3.1.</w:delText>
        </w:r>
        <w:r w:rsidDel="009F4E15">
          <w:rPr>
            <w:noProof/>
            <w:lang w:eastAsia="pl-PL"/>
          </w:rPr>
          <w:tab/>
        </w:r>
        <w:r w:rsidRPr="009F4E15" w:rsidDel="009F4E15">
          <w:rPr>
            <w:noProof/>
            <w:rPrChange w:id="296" w:author="Sebastian" w:date="2011-09-01T19:40:00Z">
              <w:rPr>
                <w:rStyle w:val="Hipercze"/>
                <w:noProof/>
              </w:rPr>
            </w:rPrChange>
          </w:rPr>
          <w:delText>Opis technologii</w:delText>
        </w:r>
        <w:r w:rsidDel="009F4E15">
          <w:rPr>
            <w:noProof/>
            <w:webHidden/>
          </w:rPr>
          <w:tab/>
        </w:r>
      </w:del>
      <w:del w:id="297" w:author="Sebastian" w:date="2011-09-01T11:58:00Z">
        <w:r w:rsidDel="001407C5">
          <w:rPr>
            <w:noProof/>
            <w:webHidden/>
          </w:rPr>
          <w:delText>17</w:delText>
        </w:r>
      </w:del>
    </w:p>
    <w:p w:rsidR="00E70A90" w:rsidDel="009F4E15" w:rsidRDefault="00E70A90">
      <w:pPr>
        <w:pStyle w:val="Spistreci3"/>
        <w:tabs>
          <w:tab w:val="left" w:pos="1320"/>
          <w:tab w:val="right" w:leader="dot" w:pos="9061"/>
        </w:tabs>
        <w:rPr>
          <w:del w:id="298" w:author="Sebastian" w:date="2011-09-01T19:40:00Z"/>
          <w:noProof/>
          <w:lang w:eastAsia="pl-PL"/>
        </w:rPr>
      </w:pPr>
      <w:del w:id="299" w:author="Sebastian" w:date="2011-09-01T19:40:00Z">
        <w:r w:rsidRPr="009F4E15" w:rsidDel="009F4E15">
          <w:rPr>
            <w:noProof/>
            <w:rPrChange w:id="300" w:author="Sebastian" w:date="2011-09-01T19:40:00Z">
              <w:rPr>
                <w:rStyle w:val="Hipercze"/>
                <w:noProof/>
              </w:rPr>
            </w:rPrChange>
          </w:rPr>
          <w:delText>3.1.1.</w:delText>
        </w:r>
        <w:r w:rsidDel="009F4E15">
          <w:rPr>
            <w:noProof/>
            <w:lang w:eastAsia="pl-PL"/>
          </w:rPr>
          <w:tab/>
        </w:r>
        <w:r w:rsidRPr="009F4E15" w:rsidDel="009F4E15">
          <w:rPr>
            <w:noProof/>
            <w:rPrChange w:id="301" w:author="Sebastian" w:date="2011-09-01T19:40:00Z">
              <w:rPr>
                <w:rStyle w:val="Hipercze"/>
                <w:noProof/>
              </w:rPr>
            </w:rPrChange>
          </w:rPr>
          <w:delText>Near Field Communication</w:delText>
        </w:r>
        <w:r w:rsidDel="009F4E15">
          <w:rPr>
            <w:noProof/>
            <w:webHidden/>
          </w:rPr>
          <w:tab/>
        </w:r>
      </w:del>
      <w:del w:id="302" w:author="Sebastian" w:date="2011-09-01T11:58:00Z">
        <w:r w:rsidDel="001407C5">
          <w:rPr>
            <w:noProof/>
            <w:webHidden/>
          </w:rPr>
          <w:delText>17</w:delText>
        </w:r>
      </w:del>
    </w:p>
    <w:p w:rsidR="00E70A90" w:rsidDel="009F4E15" w:rsidRDefault="00E70A90">
      <w:pPr>
        <w:pStyle w:val="Spistreci3"/>
        <w:tabs>
          <w:tab w:val="left" w:pos="1320"/>
          <w:tab w:val="right" w:leader="dot" w:pos="9061"/>
        </w:tabs>
        <w:rPr>
          <w:del w:id="303" w:author="Sebastian" w:date="2011-09-01T19:40:00Z"/>
          <w:noProof/>
          <w:lang w:eastAsia="pl-PL"/>
        </w:rPr>
      </w:pPr>
      <w:del w:id="304" w:author="Sebastian" w:date="2011-09-01T19:40:00Z">
        <w:r w:rsidRPr="009F4E15" w:rsidDel="009F4E15">
          <w:rPr>
            <w:noProof/>
            <w:rPrChange w:id="305" w:author="Sebastian" w:date="2011-09-01T19:40:00Z">
              <w:rPr>
                <w:rStyle w:val="Hipercze"/>
                <w:noProof/>
              </w:rPr>
            </w:rPrChange>
          </w:rPr>
          <w:delText>3.1.2.</w:delText>
        </w:r>
        <w:r w:rsidDel="009F4E15">
          <w:rPr>
            <w:noProof/>
            <w:lang w:eastAsia="pl-PL"/>
          </w:rPr>
          <w:tab/>
        </w:r>
        <w:r w:rsidRPr="009F4E15" w:rsidDel="009F4E15">
          <w:rPr>
            <w:noProof/>
            <w:rPrChange w:id="306" w:author="Sebastian" w:date="2011-09-01T19:40:00Z">
              <w:rPr>
                <w:rStyle w:val="Hipercze"/>
                <w:noProof/>
              </w:rPr>
            </w:rPrChange>
          </w:rPr>
          <w:delText>Android</w:delText>
        </w:r>
        <w:r w:rsidDel="009F4E15">
          <w:rPr>
            <w:noProof/>
            <w:webHidden/>
          </w:rPr>
          <w:tab/>
        </w:r>
      </w:del>
      <w:del w:id="307" w:author="Sebastian" w:date="2011-09-01T11:58:00Z">
        <w:r w:rsidDel="001407C5">
          <w:rPr>
            <w:noProof/>
            <w:webHidden/>
          </w:rPr>
          <w:delText>19</w:delText>
        </w:r>
      </w:del>
    </w:p>
    <w:p w:rsidR="00E70A90" w:rsidDel="009F4E15" w:rsidRDefault="00E70A90">
      <w:pPr>
        <w:pStyle w:val="Spistreci3"/>
        <w:tabs>
          <w:tab w:val="left" w:pos="1320"/>
          <w:tab w:val="right" w:leader="dot" w:pos="9061"/>
        </w:tabs>
        <w:rPr>
          <w:del w:id="308" w:author="Sebastian" w:date="2011-09-01T19:40:00Z"/>
          <w:noProof/>
          <w:lang w:eastAsia="pl-PL"/>
        </w:rPr>
      </w:pPr>
      <w:del w:id="309" w:author="Sebastian" w:date="2011-09-01T19:40:00Z">
        <w:r w:rsidRPr="009F4E15" w:rsidDel="009F4E15">
          <w:rPr>
            <w:noProof/>
            <w:rPrChange w:id="310" w:author="Sebastian" w:date="2011-09-01T19:40:00Z">
              <w:rPr>
                <w:rStyle w:val="Hipercze"/>
                <w:noProof/>
              </w:rPr>
            </w:rPrChange>
          </w:rPr>
          <w:delText>3.1.3.</w:delText>
        </w:r>
        <w:r w:rsidDel="009F4E15">
          <w:rPr>
            <w:noProof/>
            <w:lang w:eastAsia="pl-PL"/>
          </w:rPr>
          <w:tab/>
        </w:r>
        <w:r w:rsidRPr="009F4E15" w:rsidDel="009F4E15">
          <w:rPr>
            <w:noProof/>
            <w:rPrChange w:id="311" w:author="Sebastian" w:date="2011-09-01T19:40:00Z">
              <w:rPr>
                <w:rStyle w:val="Hipercze"/>
                <w:noProof/>
              </w:rPr>
            </w:rPrChange>
          </w:rPr>
          <w:delText>Google NEXUS S</w:delText>
        </w:r>
        <w:r w:rsidDel="009F4E15">
          <w:rPr>
            <w:noProof/>
            <w:webHidden/>
          </w:rPr>
          <w:tab/>
        </w:r>
      </w:del>
      <w:del w:id="312" w:author="Sebastian" w:date="2011-09-01T11:58:00Z">
        <w:r w:rsidDel="001407C5">
          <w:rPr>
            <w:noProof/>
            <w:webHidden/>
          </w:rPr>
          <w:delText>20</w:delText>
        </w:r>
      </w:del>
    </w:p>
    <w:p w:rsidR="00E70A90" w:rsidDel="009F4E15" w:rsidRDefault="00E70A90">
      <w:pPr>
        <w:pStyle w:val="Spistreci3"/>
        <w:tabs>
          <w:tab w:val="left" w:pos="1320"/>
          <w:tab w:val="right" w:leader="dot" w:pos="9061"/>
        </w:tabs>
        <w:rPr>
          <w:del w:id="313" w:author="Sebastian" w:date="2011-09-01T19:40:00Z"/>
          <w:noProof/>
          <w:lang w:eastAsia="pl-PL"/>
        </w:rPr>
      </w:pPr>
      <w:del w:id="314" w:author="Sebastian" w:date="2011-09-01T19:40:00Z">
        <w:r w:rsidRPr="009F4E15" w:rsidDel="009F4E15">
          <w:rPr>
            <w:noProof/>
            <w:rPrChange w:id="315" w:author="Sebastian" w:date="2011-09-01T19:40:00Z">
              <w:rPr>
                <w:rStyle w:val="Hipercze"/>
                <w:noProof/>
              </w:rPr>
            </w:rPrChange>
          </w:rPr>
          <w:delText>3.1.4.</w:delText>
        </w:r>
        <w:r w:rsidDel="009F4E15">
          <w:rPr>
            <w:noProof/>
            <w:lang w:eastAsia="pl-PL"/>
          </w:rPr>
          <w:tab/>
        </w:r>
        <w:r w:rsidRPr="009F4E15" w:rsidDel="009F4E15">
          <w:rPr>
            <w:noProof/>
            <w:rPrChange w:id="316" w:author="Sebastian" w:date="2011-09-01T19:40:00Z">
              <w:rPr>
                <w:rStyle w:val="Hipercze"/>
                <w:noProof/>
              </w:rPr>
            </w:rPrChange>
          </w:rPr>
          <w:delText>Znacznik NFC Forum Type 2 - Mifare Ultralight</w:delText>
        </w:r>
        <w:r w:rsidDel="009F4E15">
          <w:rPr>
            <w:noProof/>
            <w:webHidden/>
          </w:rPr>
          <w:tab/>
        </w:r>
      </w:del>
      <w:del w:id="317" w:author="Sebastian" w:date="2011-09-01T11:58:00Z">
        <w:r w:rsidDel="001407C5">
          <w:rPr>
            <w:noProof/>
            <w:webHidden/>
          </w:rPr>
          <w:delText>20</w:delText>
        </w:r>
      </w:del>
    </w:p>
    <w:p w:rsidR="00E70A90" w:rsidDel="009F4E15" w:rsidRDefault="00E70A90">
      <w:pPr>
        <w:pStyle w:val="Spistreci3"/>
        <w:tabs>
          <w:tab w:val="left" w:pos="1320"/>
          <w:tab w:val="right" w:leader="dot" w:pos="9061"/>
        </w:tabs>
        <w:rPr>
          <w:del w:id="318" w:author="Sebastian" w:date="2011-09-01T19:40:00Z"/>
          <w:noProof/>
          <w:lang w:eastAsia="pl-PL"/>
        </w:rPr>
      </w:pPr>
      <w:del w:id="319" w:author="Sebastian" w:date="2011-09-01T19:40:00Z">
        <w:r w:rsidRPr="009F4E15" w:rsidDel="009F4E15">
          <w:rPr>
            <w:noProof/>
            <w:rPrChange w:id="320" w:author="Sebastian" w:date="2011-09-01T19:40:00Z">
              <w:rPr>
                <w:rStyle w:val="Hipercze"/>
                <w:noProof/>
              </w:rPr>
            </w:rPrChange>
          </w:rPr>
          <w:delText>3.1.5.</w:delText>
        </w:r>
        <w:r w:rsidDel="009F4E15">
          <w:rPr>
            <w:noProof/>
            <w:lang w:eastAsia="pl-PL"/>
          </w:rPr>
          <w:tab/>
        </w:r>
        <w:r w:rsidRPr="009F4E15" w:rsidDel="009F4E15">
          <w:rPr>
            <w:noProof/>
            <w:rPrChange w:id="321" w:author="Sebastian" w:date="2011-09-01T19:40:00Z">
              <w:rPr>
                <w:rStyle w:val="Hipercze"/>
                <w:noProof/>
              </w:rPr>
            </w:rPrChange>
          </w:rPr>
          <w:delText>Hibernate 3</w:delText>
        </w:r>
        <w:r w:rsidDel="009F4E15">
          <w:rPr>
            <w:noProof/>
            <w:webHidden/>
          </w:rPr>
          <w:tab/>
        </w:r>
      </w:del>
      <w:del w:id="322" w:author="Sebastian" w:date="2011-09-01T11:58:00Z">
        <w:r w:rsidDel="001407C5">
          <w:rPr>
            <w:noProof/>
            <w:webHidden/>
          </w:rPr>
          <w:delText>22</w:delText>
        </w:r>
      </w:del>
    </w:p>
    <w:p w:rsidR="00E70A90" w:rsidDel="009F4E15" w:rsidRDefault="00E70A90">
      <w:pPr>
        <w:pStyle w:val="Spistreci3"/>
        <w:tabs>
          <w:tab w:val="left" w:pos="1320"/>
          <w:tab w:val="right" w:leader="dot" w:pos="9061"/>
        </w:tabs>
        <w:rPr>
          <w:del w:id="323" w:author="Sebastian" w:date="2011-09-01T19:40:00Z"/>
          <w:noProof/>
          <w:lang w:eastAsia="pl-PL"/>
        </w:rPr>
      </w:pPr>
      <w:del w:id="324" w:author="Sebastian" w:date="2011-09-01T19:40:00Z">
        <w:r w:rsidRPr="009F4E15" w:rsidDel="009F4E15">
          <w:rPr>
            <w:noProof/>
            <w:rPrChange w:id="325" w:author="Sebastian" w:date="2011-09-01T19:40:00Z">
              <w:rPr>
                <w:rStyle w:val="Hipercze"/>
                <w:noProof/>
              </w:rPr>
            </w:rPrChange>
          </w:rPr>
          <w:delText>3.1.6.</w:delText>
        </w:r>
        <w:r w:rsidDel="009F4E15">
          <w:rPr>
            <w:noProof/>
            <w:lang w:eastAsia="pl-PL"/>
          </w:rPr>
          <w:tab/>
        </w:r>
        <w:r w:rsidRPr="009F4E15" w:rsidDel="009F4E15">
          <w:rPr>
            <w:noProof/>
            <w:rPrChange w:id="326" w:author="Sebastian" w:date="2011-09-01T19:40:00Z">
              <w:rPr>
                <w:rStyle w:val="Hipercze"/>
                <w:noProof/>
              </w:rPr>
            </w:rPrChange>
          </w:rPr>
          <w:delText>Spring Framework 3</w:delText>
        </w:r>
        <w:r w:rsidDel="009F4E15">
          <w:rPr>
            <w:noProof/>
            <w:webHidden/>
          </w:rPr>
          <w:tab/>
        </w:r>
      </w:del>
      <w:del w:id="327" w:author="Sebastian" w:date="2011-09-01T11:58:00Z">
        <w:r w:rsidDel="001407C5">
          <w:rPr>
            <w:noProof/>
            <w:webHidden/>
          </w:rPr>
          <w:delText>23</w:delText>
        </w:r>
      </w:del>
    </w:p>
    <w:p w:rsidR="00E70A90" w:rsidDel="009F4E15" w:rsidRDefault="00E70A90">
      <w:pPr>
        <w:pStyle w:val="Spistreci3"/>
        <w:tabs>
          <w:tab w:val="left" w:pos="1320"/>
          <w:tab w:val="right" w:leader="dot" w:pos="9061"/>
        </w:tabs>
        <w:rPr>
          <w:del w:id="328" w:author="Sebastian" w:date="2011-09-01T19:40:00Z"/>
          <w:noProof/>
          <w:lang w:eastAsia="pl-PL"/>
        </w:rPr>
      </w:pPr>
      <w:del w:id="329" w:author="Sebastian" w:date="2011-09-01T19:40:00Z">
        <w:r w:rsidRPr="009F4E15" w:rsidDel="009F4E15">
          <w:rPr>
            <w:noProof/>
            <w:rPrChange w:id="330" w:author="Sebastian" w:date="2011-09-01T19:40:00Z">
              <w:rPr>
                <w:rStyle w:val="Hipercze"/>
                <w:noProof/>
              </w:rPr>
            </w:rPrChange>
          </w:rPr>
          <w:delText>3.1.7.</w:delText>
        </w:r>
        <w:r w:rsidDel="009F4E15">
          <w:rPr>
            <w:noProof/>
            <w:lang w:eastAsia="pl-PL"/>
          </w:rPr>
          <w:tab/>
        </w:r>
        <w:r w:rsidRPr="009F4E15" w:rsidDel="009F4E15">
          <w:rPr>
            <w:noProof/>
            <w:rPrChange w:id="331" w:author="Sebastian" w:date="2011-09-01T19:40:00Z">
              <w:rPr>
                <w:rStyle w:val="Hipercze"/>
                <w:noProof/>
              </w:rPr>
            </w:rPrChange>
          </w:rPr>
          <w:delText>Oracle 10g Express Edition</w:delText>
        </w:r>
        <w:r w:rsidDel="009F4E15">
          <w:rPr>
            <w:noProof/>
            <w:webHidden/>
          </w:rPr>
          <w:tab/>
        </w:r>
      </w:del>
      <w:del w:id="332" w:author="Sebastian" w:date="2011-09-01T11:58:00Z">
        <w:r w:rsidDel="001407C5">
          <w:rPr>
            <w:noProof/>
            <w:webHidden/>
          </w:rPr>
          <w:delText>24</w:delText>
        </w:r>
      </w:del>
    </w:p>
    <w:p w:rsidR="00E70A90" w:rsidDel="009F4E15" w:rsidRDefault="00E70A90">
      <w:pPr>
        <w:pStyle w:val="Spistreci3"/>
        <w:tabs>
          <w:tab w:val="left" w:pos="1320"/>
          <w:tab w:val="right" w:leader="dot" w:pos="9061"/>
        </w:tabs>
        <w:rPr>
          <w:del w:id="333" w:author="Sebastian" w:date="2011-09-01T19:40:00Z"/>
          <w:noProof/>
          <w:lang w:eastAsia="pl-PL"/>
        </w:rPr>
      </w:pPr>
      <w:del w:id="334" w:author="Sebastian" w:date="2011-09-01T19:40:00Z">
        <w:r w:rsidRPr="009F4E15" w:rsidDel="009F4E15">
          <w:rPr>
            <w:noProof/>
            <w:rPrChange w:id="335" w:author="Sebastian" w:date="2011-09-01T19:40:00Z">
              <w:rPr>
                <w:rStyle w:val="Hipercze"/>
                <w:noProof/>
              </w:rPr>
            </w:rPrChange>
          </w:rPr>
          <w:delText>3.1.8.</w:delText>
        </w:r>
        <w:r w:rsidDel="009F4E15">
          <w:rPr>
            <w:noProof/>
            <w:lang w:eastAsia="pl-PL"/>
          </w:rPr>
          <w:tab/>
        </w:r>
        <w:r w:rsidRPr="009F4E15" w:rsidDel="009F4E15">
          <w:rPr>
            <w:noProof/>
            <w:rPrChange w:id="336" w:author="Sebastian" w:date="2011-09-01T19:40:00Z">
              <w:rPr>
                <w:rStyle w:val="Hipercze"/>
                <w:noProof/>
              </w:rPr>
            </w:rPrChange>
          </w:rPr>
          <w:delText>Java 2 Enterprise Edition</w:delText>
        </w:r>
        <w:r w:rsidDel="009F4E15">
          <w:rPr>
            <w:noProof/>
            <w:webHidden/>
          </w:rPr>
          <w:tab/>
        </w:r>
      </w:del>
      <w:del w:id="337" w:author="Sebastian" w:date="2011-09-01T11:58:00Z">
        <w:r w:rsidDel="001407C5">
          <w:rPr>
            <w:noProof/>
            <w:webHidden/>
          </w:rPr>
          <w:delText>24</w:delText>
        </w:r>
      </w:del>
    </w:p>
    <w:p w:rsidR="00E70A90" w:rsidDel="009F4E15" w:rsidRDefault="00E70A90">
      <w:pPr>
        <w:pStyle w:val="Spistreci3"/>
        <w:tabs>
          <w:tab w:val="left" w:pos="1320"/>
          <w:tab w:val="right" w:leader="dot" w:pos="9061"/>
        </w:tabs>
        <w:rPr>
          <w:del w:id="338" w:author="Sebastian" w:date="2011-09-01T19:40:00Z"/>
          <w:noProof/>
          <w:lang w:eastAsia="pl-PL"/>
        </w:rPr>
      </w:pPr>
      <w:del w:id="339" w:author="Sebastian" w:date="2011-09-01T19:40:00Z">
        <w:r w:rsidRPr="009F4E15" w:rsidDel="009F4E15">
          <w:rPr>
            <w:noProof/>
            <w:rPrChange w:id="340" w:author="Sebastian" w:date="2011-09-01T19:40:00Z">
              <w:rPr>
                <w:rStyle w:val="Hipercze"/>
                <w:noProof/>
              </w:rPr>
            </w:rPrChange>
          </w:rPr>
          <w:delText>3.1.9.</w:delText>
        </w:r>
        <w:r w:rsidDel="009F4E15">
          <w:rPr>
            <w:noProof/>
            <w:lang w:eastAsia="pl-PL"/>
          </w:rPr>
          <w:tab/>
        </w:r>
        <w:r w:rsidRPr="009F4E15" w:rsidDel="009F4E15">
          <w:rPr>
            <w:noProof/>
            <w:rPrChange w:id="341" w:author="Sebastian" w:date="2011-09-01T19:40:00Z">
              <w:rPr>
                <w:rStyle w:val="Hipercze"/>
                <w:noProof/>
              </w:rPr>
            </w:rPrChange>
          </w:rPr>
          <w:delText>Apache Tomcat</w:delText>
        </w:r>
        <w:r w:rsidDel="009F4E15">
          <w:rPr>
            <w:noProof/>
            <w:webHidden/>
          </w:rPr>
          <w:tab/>
        </w:r>
      </w:del>
      <w:del w:id="342" w:author="Sebastian" w:date="2011-09-01T11:58:00Z">
        <w:r w:rsidDel="001407C5">
          <w:rPr>
            <w:noProof/>
            <w:webHidden/>
          </w:rPr>
          <w:delText>25</w:delText>
        </w:r>
      </w:del>
    </w:p>
    <w:p w:rsidR="00E70A90" w:rsidDel="009F4E15" w:rsidRDefault="00E70A90">
      <w:pPr>
        <w:pStyle w:val="Spistreci3"/>
        <w:tabs>
          <w:tab w:val="left" w:pos="1320"/>
          <w:tab w:val="right" w:leader="dot" w:pos="9061"/>
        </w:tabs>
        <w:rPr>
          <w:del w:id="343" w:author="Sebastian" w:date="2011-09-01T19:40:00Z"/>
          <w:noProof/>
          <w:lang w:eastAsia="pl-PL"/>
        </w:rPr>
      </w:pPr>
      <w:del w:id="344" w:author="Sebastian" w:date="2011-09-01T19:40:00Z">
        <w:r w:rsidRPr="009F4E15" w:rsidDel="009F4E15">
          <w:rPr>
            <w:noProof/>
            <w:rPrChange w:id="345" w:author="Sebastian" w:date="2011-09-01T19:40:00Z">
              <w:rPr>
                <w:rStyle w:val="Hipercze"/>
                <w:noProof/>
              </w:rPr>
            </w:rPrChange>
          </w:rPr>
          <w:delText>3.1.10.</w:delText>
        </w:r>
        <w:r w:rsidDel="009F4E15">
          <w:rPr>
            <w:noProof/>
            <w:lang w:eastAsia="pl-PL"/>
          </w:rPr>
          <w:tab/>
        </w:r>
        <w:r w:rsidRPr="009F4E15" w:rsidDel="009F4E15">
          <w:rPr>
            <w:noProof/>
            <w:rPrChange w:id="346" w:author="Sebastian" w:date="2011-09-01T19:40:00Z">
              <w:rPr>
                <w:rStyle w:val="Hipercze"/>
                <w:noProof/>
              </w:rPr>
            </w:rPrChange>
          </w:rPr>
          <w:delText>Architektura REST</w:delText>
        </w:r>
        <w:r w:rsidDel="009F4E15">
          <w:rPr>
            <w:noProof/>
            <w:webHidden/>
          </w:rPr>
          <w:tab/>
        </w:r>
      </w:del>
      <w:del w:id="347" w:author="Sebastian" w:date="2011-09-01T11:58:00Z">
        <w:r w:rsidDel="001407C5">
          <w:rPr>
            <w:noProof/>
            <w:webHidden/>
          </w:rPr>
          <w:delText>25</w:delText>
        </w:r>
      </w:del>
    </w:p>
    <w:p w:rsidR="00E70A90" w:rsidDel="009F4E15" w:rsidRDefault="00E70A90">
      <w:pPr>
        <w:pStyle w:val="Spistreci3"/>
        <w:tabs>
          <w:tab w:val="left" w:pos="1320"/>
          <w:tab w:val="right" w:leader="dot" w:pos="9061"/>
        </w:tabs>
        <w:rPr>
          <w:del w:id="348" w:author="Sebastian" w:date="2011-09-01T19:40:00Z"/>
          <w:noProof/>
          <w:lang w:eastAsia="pl-PL"/>
        </w:rPr>
      </w:pPr>
      <w:del w:id="349" w:author="Sebastian" w:date="2011-09-01T19:40:00Z">
        <w:r w:rsidRPr="009F4E15" w:rsidDel="009F4E15">
          <w:rPr>
            <w:noProof/>
            <w:rPrChange w:id="350" w:author="Sebastian" w:date="2011-09-01T19:40:00Z">
              <w:rPr>
                <w:rStyle w:val="Hipercze"/>
                <w:noProof/>
              </w:rPr>
            </w:rPrChange>
          </w:rPr>
          <w:delText>3.1.11.</w:delText>
        </w:r>
        <w:r w:rsidDel="009F4E15">
          <w:rPr>
            <w:noProof/>
            <w:lang w:eastAsia="pl-PL"/>
          </w:rPr>
          <w:tab/>
        </w:r>
        <w:r w:rsidRPr="009F4E15" w:rsidDel="009F4E15">
          <w:rPr>
            <w:noProof/>
            <w:rPrChange w:id="351" w:author="Sebastian" w:date="2011-09-01T19:40:00Z">
              <w:rPr>
                <w:rStyle w:val="Hipercze"/>
                <w:noProof/>
              </w:rPr>
            </w:rPrChange>
          </w:rPr>
          <w:delText xml:space="preserve">JSON - </w:delText>
        </w:r>
        <w:r w:rsidRPr="009F4E15" w:rsidDel="009F4E15">
          <w:rPr>
            <w:noProof/>
            <w:shd w:val="clear" w:color="auto" w:fill="FFFFFF"/>
            <w:rPrChange w:id="352" w:author="Sebastian" w:date="2011-09-01T19:40:00Z">
              <w:rPr>
                <w:rStyle w:val="Hipercze"/>
                <w:noProof/>
                <w:shd w:val="clear" w:color="auto" w:fill="FFFFFF"/>
              </w:rPr>
            </w:rPrChange>
          </w:rPr>
          <w:delText>JavaScript Object Notation</w:delText>
        </w:r>
        <w:r w:rsidDel="009F4E15">
          <w:rPr>
            <w:noProof/>
            <w:webHidden/>
          </w:rPr>
          <w:tab/>
        </w:r>
      </w:del>
      <w:del w:id="353" w:author="Sebastian" w:date="2011-09-01T11:58:00Z">
        <w:r w:rsidDel="001407C5">
          <w:rPr>
            <w:noProof/>
            <w:webHidden/>
          </w:rPr>
          <w:delText>26</w:delText>
        </w:r>
      </w:del>
    </w:p>
    <w:p w:rsidR="00E70A90" w:rsidDel="009F4E15" w:rsidRDefault="00E70A90">
      <w:pPr>
        <w:pStyle w:val="Spistreci3"/>
        <w:tabs>
          <w:tab w:val="left" w:pos="1320"/>
          <w:tab w:val="right" w:leader="dot" w:pos="9061"/>
        </w:tabs>
        <w:rPr>
          <w:del w:id="354" w:author="Sebastian" w:date="2011-09-01T19:40:00Z"/>
          <w:noProof/>
          <w:lang w:eastAsia="pl-PL"/>
        </w:rPr>
      </w:pPr>
      <w:del w:id="355" w:author="Sebastian" w:date="2011-09-01T19:40:00Z">
        <w:r w:rsidRPr="009F4E15" w:rsidDel="009F4E15">
          <w:rPr>
            <w:noProof/>
            <w:rPrChange w:id="356" w:author="Sebastian" w:date="2011-09-01T19:40:00Z">
              <w:rPr>
                <w:rStyle w:val="Hipercze"/>
                <w:noProof/>
              </w:rPr>
            </w:rPrChange>
          </w:rPr>
          <w:delText>3.1.12.</w:delText>
        </w:r>
        <w:r w:rsidDel="009F4E15">
          <w:rPr>
            <w:noProof/>
            <w:lang w:eastAsia="pl-PL"/>
          </w:rPr>
          <w:tab/>
        </w:r>
        <w:r w:rsidRPr="009F4E15" w:rsidDel="009F4E15">
          <w:rPr>
            <w:noProof/>
            <w:rPrChange w:id="357" w:author="Sebastian" w:date="2011-09-01T19:40:00Z">
              <w:rPr>
                <w:rStyle w:val="Hipercze"/>
                <w:noProof/>
              </w:rPr>
            </w:rPrChange>
          </w:rPr>
          <w:delText>System kontroli wersji Subversion 1.6</w:delText>
        </w:r>
        <w:r w:rsidDel="009F4E15">
          <w:rPr>
            <w:noProof/>
            <w:webHidden/>
          </w:rPr>
          <w:tab/>
        </w:r>
      </w:del>
      <w:del w:id="358" w:author="Sebastian" w:date="2011-09-01T11:58:00Z">
        <w:r w:rsidDel="001407C5">
          <w:rPr>
            <w:noProof/>
            <w:webHidden/>
          </w:rPr>
          <w:delText>27</w:delText>
        </w:r>
      </w:del>
    </w:p>
    <w:p w:rsidR="00E70A90" w:rsidDel="009F4E15" w:rsidRDefault="00E70A90">
      <w:pPr>
        <w:pStyle w:val="Spistreci3"/>
        <w:tabs>
          <w:tab w:val="left" w:pos="1320"/>
          <w:tab w:val="right" w:leader="dot" w:pos="9061"/>
        </w:tabs>
        <w:rPr>
          <w:del w:id="359" w:author="Sebastian" w:date="2011-09-01T19:40:00Z"/>
          <w:noProof/>
          <w:lang w:eastAsia="pl-PL"/>
        </w:rPr>
      </w:pPr>
      <w:del w:id="360" w:author="Sebastian" w:date="2011-09-01T19:40:00Z">
        <w:r w:rsidRPr="009F4E15" w:rsidDel="009F4E15">
          <w:rPr>
            <w:noProof/>
            <w:rPrChange w:id="361" w:author="Sebastian" w:date="2011-09-01T19:40:00Z">
              <w:rPr>
                <w:rStyle w:val="Hipercze"/>
                <w:noProof/>
              </w:rPr>
            </w:rPrChange>
          </w:rPr>
          <w:delText>3.1.13.</w:delText>
        </w:r>
        <w:r w:rsidDel="009F4E15">
          <w:rPr>
            <w:noProof/>
            <w:lang w:eastAsia="pl-PL"/>
          </w:rPr>
          <w:tab/>
        </w:r>
        <w:r w:rsidRPr="009F4E15" w:rsidDel="009F4E15">
          <w:rPr>
            <w:noProof/>
            <w:rPrChange w:id="362" w:author="Sebastian" w:date="2011-09-01T19:40:00Z">
              <w:rPr>
                <w:rStyle w:val="Hipercze"/>
                <w:noProof/>
              </w:rPr>
            </w:rPrChange>
          </w:rPr>
          <w:delText>Eclipse SDK 3.6.2 + Java EE</w:delText>
        </w:r>
        <w:r w:rsidDel="009F4E15">
          <w:rPr>
            <w:noProof/>
            <w:webHidden/>
          </w:rPr>
          <w:tab/>
        </w:r>
      </w:del>
      <w:del w:id="363" w:author="Sebastian" w:date="2011-09-01T11:58:00Z">
        <w:r w:rsidDel="001407C5">
          <w:rPr>
            <w:noProof/>
            <w:webHidden/>
          </w:rPr>
          <w:delText>27</w:delText>
        </w:r>
      </w:del>
    </w:p>
    <w:p w:rsidR="00E70A90" w:rsidDel="009F4E15" w:rsidRDefault="00E70A90">
      <w:pPr>
        <w:pStyle w:val="Spistreci3"/>
        <w:tabs>
          <w:tab w:val="left" w:pos="1320"/>
          <w:tab w:val="right" w:leader="dot" w:pos="9061"/>
        </w:tabs>
        <w:rPr>
          <w:del w:id="364" w:author="Sebastian" w:date="2011-09-01T19:40:00Z"/>
          <w:noProof/>
          <w:lang w:eastAsia="pl-PL"/>
        </w:rPr>
      </w:pPr>
      <w:del w:id="365" w:author="Sebastian" w:date="2011-09-01T19:40:00Z">
        <w:r w:rsidRPr="009F4E15" w:rsidDel="009F4E15">
          <w:rPr>
            <w:noProof/>
            <w:rPrChange w:id="366" w:author="Sebastian" w:date="2011-09-01T19:40:00Z">
              <w:rPr>
                <w:rStyle w:val="Hipercze"/>
                <w:noProof/>
              </w:rPr>
            </w:rPrChange>
          </w:rPr>
          <w:delText>3.1.14.</w:delText>
        </w:r>
        <w:r w:rsidDel="009F4E15">
          <w:rPr>
            <w:noProof/>
            <w:lang w:eastAsia="pl-PL"/>
          </w:rPr>
          <w:tab/>
        </w:r>
        <w:r w:rsidRPr="009F4E15" w:rsidDel="009F4E15">
          <w:rPr>
            <w:noProof/>
            <w:rPrChange w:id="367" w:author="Sebastian" w:date="2011-09-01T19:40:00Z">
              <w:rPr>
                <w:rStyle w:val="Hipercze"/>
                <w:noProof/>
              </w:rPr>
            </w:rPrChange>
          </w:rPr>
          <w:delText>Eclipse SDK 3.6.2 + Android SDK</w:delText>
        </w:r>
        <w:r w:rsidDel="009F4E15">
          <w:rPr>
            <w:noProof/>
            <w:webHidden/>
          </w:rPr>
          <w:tab/>
        </w:r>
      </w:del>
      <w:del w:id="368" w:author="Sebastian" w:date="2011-09-01T11:58:00Z">
        <w:r w:rsidDel="001407C5">
          <w:rPr>
            <w:noProof/>
            <w:webHidden/>
          </w:rPr>
          <w:delText>28</w:delText>
        </w:r>
      </w:del>
    </w:p>
    <w:p w:rsidR="00E70A90" w:rsidDel="009F4E15" w:rsidRDefault="00E70A90">
      <w:pPr>
        <w:pStyle w:val="Spistreci1"/>
        <w:tabs>
          <w:tab w:val="left" w:pos="440"/>
          <w:tab w:val="right" w:leader="dot" w:pos="9061"/>
        </w:tabs>
        <w:rPr>
          <w:del w:id="369" w:author="Sebastian" w:date="2011-09-01T19:40:00Z"/>
          <w:noProof/>
          <w:lang w:eastAsia="pl-PL"/>
        </w:rPr>
      </w:pPr>
      <w:del w:id="370" w:author="Sebastian" w:date="2011-09-01T19:40:00Z">
        <w:r w:rsidRPr="009F4E15" w:rsidDel="009F4E15">
          <w:rPr>
            <w:noProof/>
            <w:rPrChange w:id="371" w:author="Sebastian" w:date="2011-09-01T19:40:00Z">
              <w:rPr>
                <w:rStyle w:val="Hipercze"/>
                <w:noProof/>
              </w:rPr>
            </w:rPrChange>
          </w:rPr>
          <w:delText>4.</w:delText>
        </w:r>
        <w:r w:rsidDel="009F4E15">
          <w:rPr>
            <w:noProof/>
            <w:lang w:eastAsia="pl-PL"/>
          </w:rPr>
          <w:tab/>
        </w:r>
        <w:r w:rsidRPr="009F4E15" w:rsidDel="009F4E15">
          <w:rPr>
            <w:noProof/>
            <w:rPrChange w:id="372" w:author="Sebastian" w:date="2011-09-01T19:40:00Z">
              <w:rPr>
                <w:rStyle w:val="Hipercze"/>
                <w:noProof/>
              </w:rPr>
            </w:rPrChange>
          </w:rPr>
          <w:delText>Koncepcja Pracy</w:delText>
        </w:r>
        <w:r w:rsidDel="009F4E15">
          <w:rPr>
            <w:noProof/>
            <w:webHidden/>
          </w:rPr>
          <w:tab/>
        </w:r>
      </w:del>
      <w:del w:id="373" w:author="Sebastian" w:date="2011-09-01T11:58:00Z">
        <w:r w:rsidDel="001407C5">
          <w:rPr>
            <w:noProof/>
            <w:webHidden/>
          </w:rPr>
          <w:delText>29</w:delText>
        </w:r>
      </w:del>
    </w:p>
    <w:p w:rsidR="00E70A90" w:rsidDel="009F4E15" w:rsidRDefault="00E70A90">
      <w:pPr>
        <w:pStyle w:val="Spistreci2"/>
        <w:tabs>
          <w:tab w:val="left" w:pos="880"/>
          <w:tab w:val="right" w:leader="dot" w:pos="9061"/>
        </w:tabs>
        <w:rPr>
          <w:del w:id="374" w:author="Sebastian" w:date="2011-09-01T19:40:00Z"/>
          <w:noProof/>
          <w:lang w:eastAsia="pl-PL"/>
        </w:rPr>
      </w:pPr>
      <w:del w:id="375" w:author="Sebastian" w:date="2011-09-01T19:40:00Z">
        <w:r w:rsidRPr="009F4E15" w:rsidDel="009F4E15">
          <w:rPr>
            <w:noProof/>
            <w:rPrChange w:id="376" w:author="Sebastian" w:date="2011-09-01T19:40:00Z">
              <w:rPr>
                <w:rStyle w:val="Hipercze"/>
                <w:noProof/>
              </w:rPr>
            </w:rPrChange>
          </w:rPr>
          <w:delText>4.1.</w:delText>
        </w:r>
        <w:r w:rsidDel="009F4E15">
          <w:rPr>
            <w:noProof/>
            <w:lang w:eastAsia="pl-PL"/>
          </w:rPr>
          <w:tab/>
        </w:r>
        <w:r w:rsidRPr="009F4E15" w:rsidDel="009F4E15">
          <w:rPr>
            <w:noProof/>
            <w:rPrChange w:id="377" w:author="Sebastian" w:date="2011-09-01T19:40:00Z">
              <w:rPr>
                <w:rStyle w:val="Hipercze"/>
                <w:noProof/>
              </w:rPr>
            </w:rPrChange>
          </w:rPr>
          <w:delText>Wstęp</w:delText>
        </w:r>
        <w:r w:rsidDel="009F4E15">
          <w:rPr>
            <w:noProof/>
            <w:webHidden/>
          </w:rPr>
          <w:tab/>
        </w:r>
      </w:del>
      <w:del w:id="378" w:author="Sebastian" w:date="2011-09-01T11:58:00Z">
        <w:r w:rsidDel="001407C5">
          <w:rPr>
            <w:noProof/>
            <w:webHidden/>
          </w:rPr>
          <w:delText>29</w:delText>
        </w:r>
      </w:del>
    </w:p>
    <w:p w:rsidR="00E70A90" w:rsidDel="009F4E15" w:rsidRDefault="00E70A90">
      <w:pPr>
        <w:pStyle w:val="Spistreci2"/>
        <w:tabs>
          <w:tab w:val="left" w:pos="880"/>
          <w:tab w:val="right" w:leader="dot" w:pos="9061"/>
        </w:tabs>
        <w:rPr>
          <w:del w:id="379" w:author="Sebastian" w:date="2011-09-01T19:40:00Z"/>
          <w:noProof/>
          <w:lang w:eastAsia="pl-PL"/>
        </w:rPr>
      </w:pPr>
      <w:del w:id="380" w:author="Sebastian" w:date="2011-09-01T19:40:00Z">
        <w:r w:rsidRPr="009F4E15" w:rsidDel="009F4E15">
          <w:rPr>
            <w:noProof/>
            <w:rPrChange w:id="381" w:author="Sebastian" w:date="2011-09-01T19:40:00Z">
              <w:rPr>
                <w:rStyle w:val="Hipercze"/>
                <w:noProof/>
              </w:rPr>
            </w:rPrChange>
          </w:rPr>
          <w:delText>4.2.</w:delText>
        </w:r>
        <w:r w:rsidDel="009F4E15">
          <w:rPr>
            <w:noProof/>
            <w:lang w:eastAsia="pl-PL"/>
          </w:rPr>
          <w:tab/>
        </w:r>
        <w:r w:rsidRPr="009F4E15" w:rsidDel="009F4E15">
          <w:rPr>
            <w:noProof/>
            <w:rPrChange w:id="382" w:author="Sebastian" w:date="2011-09-01T19:40:00Z">
              <w:rPr>
                <w:rStyle w:val="Hipercze"/>
                <w:noProof/>
              </w:rPr>
            </w:rPrChange>
          </w:rPr>
          <w:delText>Założenia i budowa systemu</w:delText>
        </w:r>
        <w:r w:rsidDel="009F4E15">
          <w:rPr>
            <w:noProof/>
            <w:webHidden/>
          </w:rPr>
          <w:tab/>
        </w:r>
      </w:del>
      <w:del w:id="383" w:author="Sebastian" w:date="2011-09-01T11:58:00Z">
        <w:r w:rsidDel="001407C5">
          <w:rPr>
            <w:noProof/>
            <w:webHidden/>
          </w:rPr>
          <w:delText>30</w:delText>
        </w:r>
      </w:del>
    </w:p>
    <w:p w:rsidR="00E70A90" w:rsidDel="009F4E15" w:rsidRDefault="00E70A90">
      <w:pPr>
        <w:pStyle w:val="Spistreci1"/>
        <w:tabs>
          <w:tab w:val="left" w:pos="440"/>
          <w:tab w:val="right" w:leader="dot" w:pos="9061"/>
        </w:tabs>
        <w:rPr>
          <w:del w:id="384" w:author="Sebastian" w:date="2011-09-01T19:40:00Z"/>
          <w:noProof/>
          <w:lang w:eastAsia="pl-PL"/>
        </w:rPr>
      </w:pPr>
      <w:del w:id="385" w:author="Sebastian" w:date="2011-09-01T19:40:00Z">
        <w:r w:rsidRPr="009F4E15" w:rsidDel="009F4E15">
          <w:rPr>
            <w:noProof/>
            <w:rPrChange w:id="386" w:author="Sebastian" w:date="2011-09-01T19:40:00Z">
              <w:rPr>
                <w:rStyle w:val="Hipercze"/>
                <w:noProof/>
              </w:rPr>
            </w:rPrChange>
          </w:rPr>
          <w:delText>5.</w:delText>
        </w:r>
        <w:r w:rsidDel="009F4E15">
          <w:rPr>
            <w:noProof/>
            <w:lang w:eastAsia="pl-PL"/>
          </w:rPr>
          <w:tab/>
        </w:r>
        <w:r w:rsidRPr="009F4E15" w:rsidDel="009F4E15">
          <w:rPr>
            <w:noProof/>
            <w:rPrChange w:id="387" w:author="Sebastian" w:date="2011-09-01T19:40:00Z">
              <w:rPr>
                <w:rStyle w:val="Hipercze"/>
                <w:noProof/>
              </w:rPr>
            </w:rPrChange>
          </w:rPr>
          <w:delText>Opis systemu</w:delText>
        </w:r>
        <w:r w:rsidDel="009F4E15">
          <w:rPr>
            <w:noProof/>
            <w:webHidden/>
          </w:rPr>
          <w:tab/>
        </w:r>
      </w:del>
      <w:del w:id="388" w:author="Sebastian" w:date="2011-09-01T11:58:00Z">
        <w:r w:rsidDel="001407C5">
          <w:rPr>
            <w:noProof/>
            <w:webHidden/>
          </w:rPr>
          <w:delText>33</w:delText>
        </w:r>
      </w:del>
    </w:p>
    <w:p w:rsidR="00E70A90" w:rsidDel="009F4E15" w:rsidRDefault="00E70A90">
      <w:pPr>
        <w:pStyle w:val="Spistreci2"/>
        <w:tabs>
          <w:tab w:val="left" w:pos="880"/>
          <w:tab w:val="right" w:leader="dot" w:pos="9061"/>
        </w:tabs>
        <w:rPr>
          <w:del w:id="389" w:author="Sebastian" w:date="2011-09-01T19:40:00Z"/>
          <w:noProof/>
          <w:lang w:eastAsia="pl-PL"/>
        </w:rPr>
      </w:pPr>
      <w:del w:id="390" w:author="Sebastian" w:date="2011-09-01T19:40:00Z">
        <w:r w:rsidRPr="009F4E15" w:rsidDel="009F4E15">
          <w:rPr>
            <w:noProof/>
            <w:rPrChange w:id="391" w:author="Sebastian" w:date="2011-09-01T19:40:00Z">
              <w:rPr>
                <w:rStyle w:val="Hipercze"/>
                <w:noProof/>
              </w:rPr>
            </w:rPrChange>
          </w:rPr>
          <w:delText>5.1.</w:delText>
        </w:r>
        <w:r w:rsidDel="009F4E15">
          <w:rPr>
            <w:noProof/>
            <w:lang w:eastAsia="pl-PL"/>
          </w:rPr>
          <w:tab/>
        </w:r>
        <w:r w:rsidRPr="009F4E15" w:rsidDel="009F4E15">
          <w:rPr>
            <w:noProof/>
            <w:rPrChange w:id="392" w:author="Sebastian" w:date="2011-09-01T19:40:00Z">
              <w:rPr>
                <w:rStyle w:val="Hipercze"/>
                <w:noProof/>
              </w:rPr>
            </w:rPrChange>
          </w:rPr>
          <w:delText>Scenariusz użycia</w:delText>
        </w:r>
        <w:r w:rsidDel="009F4E15">
          <w:rPr>
            <w:noProof/>
            <w:webHidden/>
          </w:rPr>
          <w:tab/>
        </w:r>
      </w:del>
      <w:del w:id="393" w:author="Sebastian" w:date="2011-09-01T11:58:00Z">
        <w:r w:rsidDel="001407C5">
          <w:rPr>
            <w:noProof/>
            <w:webHidden/>
          </w:rPr>
          <w:delText>33</w:delText>
        </w:r>
      </w:del>
    </w:p>
    <w:p w:rsidR="00E70A90" w:rsidDel="009F4E15" w:rsidRDefault="00E70A90">
      <w:pPr>
        <w:pStyle w:val="Spistreci2"/>
        <w:tabs>
          <w:tab w:val="left" w:pos="880"/>
          <w:tab w:val="right" w:leader="dot" w:pos="9061"/>
        </w:tabs>
        <w:rPr>
          <w:del w:id="394" w:author="Sebastian" w:date="2011-09-01T19:40:00Z"/>
          <w:noProof/>
          <w:lang w:eastAsia="pl-PL"/>
        </w:rPr>
      </w:pPr>
      <w:del w:id="395" w:author="Sebastian" w:date="2011-09-01T19:40:00Z">
        <w:r w:rsidRPr="009F4E15" w:rsidDel="009F4E15">
          <w:rPr>
            <w:noProof/>
            <w:rPrChange w:id="396" w:author="Sebastian" w:date="2011-09-01T19:40:00Z">
              <w:rPr>
                <w:rStyle w:val="Hipercze"/>
                <w:noProof/>
              </w:rPr>
            </w:rPrChange>
          </w:rPr>
          <w:delText>5.2.</w:delText>
        </w:r>
        <w:r w:rsidDel="009F4E15">
          <w:rPr>
            <w:noProof/>
            <w:lang w:eastAsia="pl-PL"/>
          </w:rPr>
          <w:tab/>
        </w:r>
        <w:r w:rsidRPr="009F4E15" w:rsidDel="009F4E15">
          <w:rPr>
            <w:noProof/>
            <w:rPrChange w:id="397" w:author="Sebastian" w:date="2011-09-01T19:40:00Z">
              <w:rPr>
                <w:rStyle w:val="Hipercze"/>
                <w:noProof/>
              </w:rPr>
            </w:rPrChange>
          </w:rPr>
          <w:delText>Baza danych</w:delText>
        </w:r>
        <w:r w:rsidDel="009F4E15">
          <w:rPr>
            <w:noProof/>
            <w:webHidden/>
          </w:rPr>
          <w:tab/>
        </w:r>
      </w:del>
      <w:del w:id="398" w:author="Sebastian" w:date="2011-09-01T11:58:00Z">
        <w:r w:rsidDel="001407C5">
          <w:rPr>
            <w:noProof/>
            <w:webHidden/>
          </w:rPr>
          <w:delText>34</w:delText>
        </w:r>
      </w:del>
    </w:p>
    <w:p w:rsidR="00E70A90" w:rsidDel="009F4E15" w:rsidRDefault="00E70A90">
      <w:pPr>
        <w:pStyle w:val="Spistreci3"/>
        <w:tabs>
          <w:tab w:val="left" w:pos="1320"/>
          <w:tab w:val="right" w:leader="dot" w:pos="9061"/>
        </w:tabs>
        <w:rPr>
          <w:del w:id="399" w:author="Sebastian" w:date="2011-09-01T19:40:00Z"/>
          <w:noProof/>
          <w:lang w:eastAsia="pl-PL"/>
        </w:rPr>
      </w:pPr>
      <w:del w:id="400" w:author="Sebastian" w:date="2011-09-01T19:40:00Z">
        <w:r w:rsidRPr="009F4E15" w:rsidDel="009F4E15">
          <w:rPr>
            <w:noProof/>
            <w:rPrChange w:id="401" w:author="Sebastian" w:date="2011-09-01T19:40:00Z">
              <w:rPr>
                <w:rStyle w:val="Hipercze"/>
                <w:noProof/>
              </w:rPr>
            </w:rPrChange>
          </w:rPr>
          <w:delText>5.2.1.</w:delText>
        </w:r>
        <w:r w:rsidDel="009F4E15">
          <w:rPr>
            <w:noProof/>
            <w:lang w:eastAsia="pl-PL"/>
          </w:rPr>
          <w:tab/>
        </w:r>
        <w:r w:rsidRPr="009F4E15" w:rsidDel="009F4E15">
          <w:rPr>
            <w:noProof/>
            <w:rPrChange w:id="402" w:author="Sebastian" w:date="2011-09-01T19:40:00Z">
              <w:rPr>
                <w:rStyle w:val="Hipercze"/>
                <w:noProof/>
              </w:rPr>
            </w:rPrChange>
          </w:rPr>
          <w:delText>Opis tabel</w:delText>
        </w:r>
        <w:r w:rsidDel="009F4E15">
          <w:rPr>
            <w:noProof/>
            <w:webHidden/>
          </w:rPr>
          <w:tab/>
        </w:r>
      </w:del>
      <w:del w:id="403" w:author="Sebastian" w:date="2011-09-01T11:58:00Z">
        <w:r w:rsidDel="001407C5">
          <w:rPr>
            <w:noProof/>
            <w:webHidden/>
          </w:rPr>
          <w:delText>36</w:delText>
        </w:r>
      </w:del>
    </w:p>
    <w:p w:rsidR="00E70A90" w:rsidDel="009F4E15" w:rsidRDefault="00E70A90">
      <w:pPr>
        <w:pStyle w:val="Spistreci3"/>
        <w:tabs>
          <w:tab w:val="left" w:pos="1320"/>
          <w:tab w:val="right" w:leader="dot" w:pos="9061"/>
        </w:tabs>
        <w:rPr>
          <w:del w:id="404" w:author="Sebastian" w:date="2011-09-01T19:40:00Z"/>
          <w:noProof/>
          <w:lang w:eastAsia="pl-PL"/>
        </w:rPr>
      </w:pPr>
      <w:del w:id="405" w:author="Sebastian" w:date="2011-09-01T19:40:00Z">
        <w:r w:rsidRPr="009F4E15" w:rsidDel="009F4E15">
          <w:rPr>
            <w:noProof/>
            <w:rPrChange w:id="406" w:author="Sebastian" w:date="2011-09-01T19:40:00Z">
              <w:rPr>
                <w:rStyle w:val="Hipercze"/>
                <w:noProof/>
              </w:rPr>
            </w:rPrChange>
          </w:rPr>
          <w:delText>5.2.2.</w:delText>
        </w:r>
        <w:r w:rsidDel="009F4E15">
          <w:rPr>
            <w:noProof/>
            <w:lang w:eastAsia="pl-PL"/>
          </w:rPr>
          <w:tab/>
        </w:r>
        <w:r w:rsidRPr="009F4E15" w:rsidDel="009F4E15">
          <w:rPr>
            <w:noProof/>
            <w:rPrChange w:id="407" w:author="Sebastian" w:date="2011-09-01T19:40:00Z">
              <w:rPr>
                <w:rStyle w:val="Hipercze"/>
                <w:noProof/>
              </w:rPr>
            </w:rPrChange>
          </w:rPr>
          <w:delText>Integralność danych</w:delText>
        </w:r>
        <w:r w:rsidDel="009F4E15">
          <w:rPr>
            <w:noProof/>
            <w:webHidden/>
          </w:rPr>
          <w:tab/>
        </w:r>
      </w:del>
      <w:del w:id="408" w:author="Sebastian" w:date="2011-09-01T11:58:00Z">
        <w:r w:rsidDel="001407C5">
          <w:rPr>
            <w:noProof/>
            <w:webHidden/>
          </w:rPr>
          <w:delText>37</w:delText>
        </w:r>
      </w:del>
    </w:p>
    <w:p w:rsidR="00E70A90" w:rsidDel="009F4E15" w:rsidRDefault="00E70A90">
      <w:pPr>
        <w:pStyle w:val="Spistreci3"/>
        <w:tabs>
          <w:tab w:val="left" w:pos="1320"/>
          <w:tab w:val="right" w:leader="dot" w:pos="9061"/>
        </w:tabs>
        <w:rPr>
          <w:del w:id="409" w:author="Sebastian" w:date="2011-09-01T19:40:00Z"/>
          <w:noProof/>
          <w:lang w:eastAsia="pl-PL"/>
        </w:rPr>
      </w:pPr>
      <w:del w:id="410" w:author="Sebastian" w:date="2011-09-01T19:40:00Z">
        <w:r w:rsidRPr="009F4E15" w:rsidDel="009F4E15">
          <w:rPr>
            <w:noProof/>
            <w:rPrChange w:id="411" w:author="Sebastian" w:date="2011-09-01T19:40:00Z">
              <w:rPr>
                <w:rStyle w:val="Hipercze"/>
                <w:noProof/>
              </w:rPr>
            </w:rPrChange>
          </w:rPr>
          <w:delText>5.2.3.</w:delText>
        </w:r>
        <w:r w:rsidDel="009F4E15">
          <w:rPr>
            <w:noProof/>
            <w:lang w:eastAsia="pl-PL"/>
          </w:rPr>
          <w:tab/>
        </w:r>
        <w:r w:rsidRPr="009F4E15" w:rsidDel="009F4E15">
          <w:rPr>
            <w:noProof/>
            <w:rPrChange w:id="412" w:author="Sebastian" w:date="2011-09-01T19:40:00Z">
              <w:rPr>
                <w:rStyle w:val="Hipercze"/>
                <w:noProof/>
              </w:rPr>
            </w:rPrChange>
          </w:rPr>
          <w:delText>Wyzwalacze i sekwencje</w:delText>
        </w:r>
        <w:r w:rsidDel="009F4E15">
          <w:rPr>
            <w:noProof/>
            <w:webHidden/>
          </w:rPr>
          <w:tab/>
        </w:r>
      </w:del>
      <w:del w:id="413" w:author="Sebastian" w:date="2011-09-01T11:58:00Z">
        <w:r w:rsidDel="001407C5">
          <w:rPr>
            <w:noProof/>
            <w:webHidden/>
          </w:rPr>
          <w:delText>38</w:delText>
        </w:r>
      </w:del>
    </w:p>
    <w:p w:rsidR="00E70A90" w:rsidDel="009F4E15" w:rsidRDefault="00E70A90">
      <w:pPr>
        <w:pStyle w:val="Spistreci2"/>
        <w:tabs>
          <w:tab w:val="left" w:pos="880"/>
          <w:tab w:val="right" w:leader="dot" w:pos="9061"/>
        </w:tabs>
        <w:rPr>
          <w:del w:id="414" w:author="Sebastian" w:date="2011-09-01T19:40:00Z"/>
          <w:noProof/>
          <w:lang w:eastAsia="pl-PL"/>
        </w:rPr>
      </w:pPr>
      <w:del w:id="415" w:author="Sebastian" w:date="2011-09-01T19:40:00Z">
        <w:r w:rsidRPr="009F4E15" w:rsidDel="009F4E15">
          <w:rPr>
            <w:noProof/>
            <w:rPrChange w:id="416" w:author="Sebastian" w:date="2011-09-01T19:40:00Z">
              <w:rPr>
                <w:rStyle w:val="Hipercze"/>
                <w:noProof/>
              </w:rPr>
            </w:rPrChange>
          </w:rPr>
          <w:delText>5.3.</w:delText>
        </w:r>
        <w:r w:rsidDel="009F4E15">
          <w:rPr>
            <w:noProof/>
            <w:lang w:eastAsia="pl-PL"/>
          </w:rPr>
          <w:tab/>
        </w:r>
        <w:r w:rsidRPr="009F4E15" w:rsidDel="009F4E15">
          <w:rPr>
            <w:noProof/>
            <w:rPrChange w:id="417" w:author="Sebastian" w:date="2011-09-01T19:40:00Z">
              <w:rPr>
                <w:rStyle w:val="Hipercze"/>
                <w:noProof/>
              </w:rPr>
            </w:rPrChange>
          </w:rPr>
          <w:delText>Opis usługi sieciowej – Web Service</w:delText>
        </w:r>
        <w:r w:rsidDel="009F4E15">
          <w:rPr>
            <w:noProof/>
            <w:webHidden/>
          </w:rPr>
          <w:tab/>
        </w:r>
      </w:del>
      <w:del w:id="418" w:author="Sebastian" w:date="2011-09-01T11:58:00Z">
        <w:r w:rsidDel="001407C5">
          <w:rPr>
            <w:noProof/>
            <w:webHidden/>
          </w:rPr>
          <w:delText>39</w:delText>
        </w:r>
      </w:del>
    </w:p>
    <w:p w:rsidR="00E70A90" w:rsidDel="009F4E15" w:rsidRDefault="00E70A90">
      <w:pPr>
        <w:pStyle w:val="Spistreci3"/>
        <w:tabs>
          <w:tab w:val="left" w:pos="1320"/>
          <w:tab w:val="right" w:leader="dot" w:pos="9061"/>
        </w:tabs>
        <w:rPr>
          <w:del w:id="419" w:author="Sebastian" w:date="2011-09-01T19:40:00Z"/>
          <w:noProof/>
          <w:lang w:eastAsia="pl-PL"/>
        </w:rPr>
      </w:pPr>
      <w:del w:id="420" w:author="Sebastian" w:date="2011-09-01T19:40:00Z">
        <w:r w:rsidRPr="009F4E15" w:rsidDel="009F4E15">
          <w:rPr>
            <w:noProof/>
            <w:rPrChange w:id="421" w:author="Sebastian" w:date="2011-09-01T19:40:00Z">
              <w:rPr>
                <w:rStyle w:val="Hipercze"/>
                <w:noProof/>
              </w:rPr>
            </w:rPrChange>
          </w:rPr>
          <w:delText>5.3.1.</w:delText>
        </w:r>
        <w:r w:rsidDel="009F4E15">
          <w:rPr>
            <w:noProof/>
            <w:lang w:eastAsia="pl-PL"/>
          </w:rPr>
          <w:tab/>
        </w:r>
        <w:r w:rsidRPr="009F4E15" w:rsidDel="009F4E15">
          <w:rPr>
            <w:noProof/>
            <w:rPrChange w:id="422" w:author="Sebastian" w:date="2011-09-01T19:40:00Z">
              <w:rPr>
                <w:rStyle w:val="Hipercze"/>
                <w:noProof/>
              </w:rPr>
            </w:rPrChange>
          </w:rPr>
          <w:delText>Cel powstania</w:delText>
        </w:r>
        <w:r w:rsidDel="009F4E15">
          <w:rPr>
            <w:noProof/>
            <w:webHidden/>
          </w:rPr>
          <w:tab/>
        </w:r>
      </w:del>
      <w:del w:id="423" w:author="Sebastian" w:date="2011-09-01T11:58:00Z">
        <w:r w:rsidDel="001407C5">
          <w:rPr>
            <w:noProof/>
            <w:webHidden/>
          </w:rPr>
          <w:delText>39</w:delText>
        </w:r>
      </w:del>
    </w:p>
    <w:p w:rsidR="00E70A90" w:rsidDel="009F4E15" w:rsidRDefault="00E70A90">
      <w:pPr>
        <w:pStyle w:val="Spistreci3"/>
        <w:tabs>
          <w:tab w:val="left" w:pos="1320"/>
          <w:tab w:val="right" w:leader="dot" w:pos="9061"/>
        </w:tabs>
        <w:rPr>
          <w:del w:id="424" w:author="Sebastian" w:date="2011-09-01T19:40:00Z"/>
          <w:noProof/>
          <w:lang w:eastAsia="pl-PL"/>
        </w:rPr>
      </w:pPr>
      <w:del w:id="425" w:author="Sebastian" w:date="2011-09-01T19:40:00Z">
        <w:r w:rsidRPr="009F4E15" w:rsidDel="009F4E15">
          <w:rPr>
            <w:noProof/>
            <w:rPrChange w:id="426" w:author="Sebastian" w:date="2011-09-01T19:40:00Z">
              <w:rPr>
                <w:rStyle w:val="Hipercze"/>
                <w:noProof/>
              </w:rPr>
            </w:rPrChange>
          </w:rPr>
          <w:delText>5.3.2.</w:delText>
        </w:r>
        <w:r w:rsidDel="009F4E15">
          <w:rPr>
            <w:noProof/>
            <w:lang w:eastAsia="pl-PL"/>
          </w:rPr>
          <w:tab/>
        </w:r>
        <w:r w:rsidRPr="009F4E15" w:rsidDel="009F4E15">
          <w:rPr>
            <w:noProof/>
            <w:rPrChange w:id="427" w:author="Sebastian" w:date="2011-09-01T19:40:00Z">
              <w:rPr>
                <w:rStyle w:val="Hipercze"/>
                <w:noProof/>
              </w:rPr>
            </w:rPrChange>
          </w:rPr>
          <w:delText>Szczegóły implementacyjne</w:delText>
        </w:r>
        <w:r w:rsidDel="009F4E15">
          <w:rPr>
            <w:noProof/>
            <w:webHidden/>
          </w:rPr>
          <w:tab/>
        </w:r>
      </w:del>
      <w:del w:id="428" w:author="Sebastian" w:date="2011-09-01T11:58:00Z">
        <w:r w:rsidDel="001407C5">
          <w:rPr>
            <w:noProof/>
            <w:webHidden/>
          </w:rPr>
          <w:delText>39</w:delText>
        </w:r>
      </w:del>
    </w:p>
    <w:p w:rsidR="00E70A90" w:rsidDel="009F4E15" w:rsidRDefault="00E70A90">
      <w:pPr>
        <w:pStyle w:val="Spistreci3"/>
        <w:tabs>
          <w:tab w:val="left" w:pos="1320"/>
          <w:tab w:val="right" w:leader="dot" w:pos="9061"/>
        </w:tabs>
        <w:rPr>
          <w:del w:id="429" w:author="Sebastian" w:date="2011-09-01T19:40:00Z"/>
          <w:noProof/>
          <w:lang w:eastAsia="pl-PL"/>
        </w:rPr>
      </w:pPr>
      <w:del w:id="430" w:author="Sebastian" w:date="2011-09-01T19:40:00Z">
        <w:r w:rsidRPr="009F4E15" w:rsidDel="009F4E15">
          <w:rPr>
            <w:noProof/>
            <w:rPrChange w:id="431" w:author="Sebastian" w:date="2011-09-01T19:40:00Z">
              <w:rPr>
                <w:rStyle w:val="Hipercze"/>
                <w:noProof/>
              </w:rPr>
            </w:rPrChange>
          </w:rPr>
          <w:delText>5.3.3.</w:delText>
        </w:r>
        <w:r w:rsidDel="009F4E15">
          <w:rPr>
            <w:noProof/>
            <w:lang w:eastAsia="pl-PL"/>
          </w:rPr>
          <w:tab/>
        </w:r>
        <w:r w:rsidRPr="009F4E15" w:rsidDel="009F4E15">
          <w:rPr>
            <w:noProof/>
            <w:rPrChange w:id="432" w:author="Sebastian" w:date="2011-09-01T19:40:00Z">
              <w:rPr>
                <w:rStyle w:val="Hipercze"/>
                <w:noProof/>
              </w:rPr>
            </w:rPrChange>
          </w:rPr>
          <w:delText>Mechanizm uwierzytelnienia</w:delText>
        </w:r>
        <w:r w:rsidDel="009F4E15">
          <w:rPr>
            <w:noProof/>
            <w:webHidden/>
          </w:rPr>
          <w:tab/>
        </w:r>
      </w:del>
      <w:del w:id="433" w:author="Sebastian" w:date="2011-09-01T11:58:00Z">
        <w:r w:rsidDel="001407C5">
          <w:rPr>
            <w:noProof/>
            <w:webHidden/>
          </w:rPr>
          <w:delText>41</w:delText>
        </w:r>
      </w:del>
    </w:p>
    <w:p w:rsidR="00E70A90" w:rsidDel="009F4E15" w:rsidRDefault="00E70A90">
      <w:pPr>
        <w:pStyle w:val="Spistreci3"/>
        <w:tabs>
          <w:tab w:val="left" w:pos="1320"/>
          <w:tab w:val="right" w:leader="dot" w:pos="9061"/>
        </w:tabs>
        <w:rPr>
          <w:del w:id="434" w:author="Sebastian" w:date="2011-09-01T19:40:00Z"/>
          <w:noProof/>
          <w:lang w:eastAsia="pl-PL"/>
        </w:rPr>
      </w:pPr>
      <w:del w:id="435" w:author="Sebastian" w:date="2011-09-01T19:40:00Z">
        <w:r w:rsidRPr="009F4E15" w:rsidDel="009F4E15">
          <w:rPr>
            <w:noProof/>
            <w:rPrChange w:id="436" w:author="Sebastian" w:date="2011-09-01T19:40:00Z">
              <w:rPr>
                <w:rStyle w:val="Hipercze"/>
                <w:noProof/>
              </w:rPr>
            </w:rPrChange>
          </w:rPr>
          <w:delText>5.3.4.</w:delText>
        </w:r>
        <w:r w:rsidDel="009F4E15">
          <w:rPr>
            <w:noProof/>
            <w:lang w:eastAsia="pl-PL"/>
          </w:rPr>
          <w:tab/>
        </w:r>
        <w:r w:rsidRPr="009F4E15" w:rsidDel="009F4E15">
          <w:rPr>
            <w:noProof/>
            <w:rPrChange w:id="437" w:author="Sebastian" w:date="2011-09-01T19:40:00Z">
              <w:rPr>
                <w:rStyle w:val="Hipercze"/>
                <w:noProof/>
              </w:rPr>
            </w:rPrChange>
          </w:rPr>
          <w:delText>Mechanizm sprawdzania statusu zdarzenia</w:delText>
        </w:r>
        <w:r w:rsidDel="009F4E15">
          <w:rPr>
            <w:noProof/>
            <w:webHidden/>
          </w:rPr>
          <w:tab/>
        </w:r>
      </w:del>
      <w:del w:id="438" w:author="Sebastian" w:date="2011-09-01T11:58:00Z">
        <w:r w:rsidDel="001407C5">
          <w:rPr>
            <w:noProof/>
            <w:webHidden/>
          </w:rPr>
          <w:delText>41</w:delText>
        </w:r>
      </w:del>
    </w:p>
    <w:p w:rsidR="00E70A90" w:rsidDel="009F4E15" w:rsidRDefault="00E70A90">
      <w:pPr>
        <w:pStyle w:val="Spistreci3"/>
        <w:tabs>
          <w:tab w:val="left" w:pos="1320"/>
          <w:tab w:val="right" w:leader="dot" w:pos="9061"/>
        </w:tabs>
        <w:rPr>
          <w:del w:id="439" w:author="Sebastian" w:date="2011-09-01T19:40:00Z"/>
          <w:noProof/>
          <w:lang w:eastAsia="pl-PL"/>
        </w:rPr>
      </w:pPr>
      <w:del w:id="440" w:author="Sebastian" w:date="2011-09-01T19:40:00Z">
        <w:r w:rsidRPr="009F4E15" w:rsidDel="009F4E15">
          <w:rPr>
            <w:noProof/>
            <w:rPrChange w:id="441" w:author="Sebastian" w:date="2011-09-01T19:40:00Z">
              <w:rPr>
                <w:rStyle w:val="Hipercze"/>
                <w:noProof/>
              </w:rPr>
            </w:rPrChange>
          </w:rPr>
          <w:delText>5.3.5.</w:delText>
        </w:r>
        <w:r w:rsidDel="009F4E15">
          <w:rPr>
            <w:noProof/>
            <w:lang w:eastAsia="pl-PL"/>
          </w:rPr>
          <w:tab/>
        </w:r>
        <w:r w:rsidRPr="009F4E15" w:rsidDel="009F4E15">
          <w:rPr>
            <w:noProof/>
            <w:rPrChange w:id="442" w:author="Sebastian" w:date="2011-09-01T19:40:00Z">
              <w:rPr>
                <w:rStyle w:val="Hipercze"/>
                <w:noProof/>
              </w:rPr>
            </w:rPrChange>
          </w:rPr>
          <w:delText>Rejestracja nowego zdarzenia</w:delText>
        </w:r>
        <w:r w:rsidDel="009F4E15">
          <w:rPr>
            <w:noProof/>
            <w:webHidden/>
          </w:rPr>
          <w:tab/>
        </w:r>
      </w:del>
      <w:del w:id="443" w:author="Sebastian" w:date="2011-09-01T11:58:00Z">
        <w:r w:rsidDel="001407C5">
          <w:rPr>
            <w:noProof/>
            <w:webHidden/>
          </w:rPr>
          <w:delText>42</w:delText>
        </w:r>
      </w:del>
    </w:p>
    <w:p w:rsidR="00E70A90" w:rsidDel="009F4E15" w:rsidRDefault="00E70A90">
      <w:pPr>
        <w:pStyle w:val="Spistreci3"/>
        <w:tabs>
          <w:tab w:val="right" w:leader="dot" w:pos="9061"/>
        </w:tabs>
        <w:rPr>
          <w:del w:id="444" w:author="Sebastian" w:date="2011-09-01T19:40:00Z"/>
          <w:noProof/>
          <w:lang w:eastAsia="pl-PL"/>
        </w:rPr>
      </w:pPr>
      <w:del w:id="445" w:author="Sebastian" w:date="2011-09-01T19:40:00Z">
        <w:r w:rsidRPr="009F4E15" w:rsidDel="009F4E15">
          <w:rPr>
            <w:noProof/>
            <w:rPrChange w:id="446" w:author="Sebastian" w:date="2011-09-01T19:40:00Z">
              <w:rPr>
                <w:rStyle w:val="Hipercze"/>
                <w:noProof/>
              </w:rPr>
            </w:rPrChange>
          </w:rPr>
          <w:delText>Wprowadzanie nowej lokalizacji i znacznika</w:delText>
        </w:r>
        <w:r w:rsidDel="009F4E15">
          <w:rPr>
            <w:noProof/>
            <w:webHidden/>
          </w:rPr>
          <w:tab/>
        </w:r>
      </w:del>
      <w:del w:id="447" w:author="Sebastian" w:date="2011-09-01T11:58:00Z">
        <w:r w:rsidDel="001407C5">
          <w:rPr>
            <w:noProof/>
            <w:webHidden/>
          </w:rPr>
          <w:delText>44</w:delText>
        </w:r>
      </w:del>
    </w:p>
    <w:p w:rsidR="00452128" w:rsidDel="009F4E15" w:rsidRDefault="00452128">
      <w:pPr>
        <w:pStyle w:val="Spistreci2"/>
        <w:tabs>
          <w:tab w:val="left" w:pos="880"/>
          <w:tab w:val="right" w:leader="dot" w:pos="9061"/>
        </w:tabs>
        <w:rPr>
          <w:del w:id="448" w:author="Sebastian" w:date="2011-09-01T19:40:00Z"/>
          <w:rStyle w:val="Hipercze"/>
          <w:noProof/>
        </w:rPr>
        <w:sectPr w:rsidR="00452128" w:rsidDel="009F4E15" w:rsidSect="003111A7">
          <w:type w:val="continuous"/>
          <w:pgSz w:w="11906" w:h="16838" w:code="9"/>
          <w:pgMar w:top="1134" w:right="1134" w:bottom="1134" w:left="1701" w:header="709" w:footer="709" w:gutter="0"/>
          <w:pgBorders w:display="allPages" w:offsetFrom="page">
            <w:top w:val="single" w:sz="18" w:space="24" w:color="auto"/>
            <w:left w:val="single" w:sz="18" w:space="24" w:color="auto"/>
            <w:bottom w:val="single" w:sz="18" w:space="24" w:color="auto"/>
            <w:right w:val="single" w:sz="18" w:space="24" w:color="auto"/>
          </w:pgBorders>
          <w:pgNumType w:start="0"/>
          <w:cols w:space="708"/>
          <w:titlePg/>
          <w:docGrid w:linePitch="360"/>
          <w:sectPrChange w:id="449" w:author="Sebastian" w:date="2011-09-01T19:47:00Z">
            <w:sectPr w:rsidR="00452128" w:rsidDel="009F4E15" w:rsidSect="003111A7">
              <w:type w:val="nextPage"/>
              <w:pgNumType w:start="6"/>
            </w:sectPr>
          </w:sectPrChange>
        </w:sectPr>
      </w:pPr>
    </w:p>
    <w:p w:rsidR="00E70A90" w:rsidDel="009F4E15" w:rsidRDefault="00E70A90">
      <w:pPr>
        <w:pStyle w:val="Spistreci2"/>
        <w:tabs>
          <w:tab w:val="left" w:pos="880"/>
          <w:tab w:val="right" w:leader="dot" w:pos="9061"/>
        </w:tabs>
        <w:rPr>
          <w:del w:id="450" w:author="Sebastian" w:date="2011-09-01T19:40:00Z"/>
          <w:noProof/>
          <w:lang w:eastAsia="pl-PL"/>
        </w:rPr>
      </w:pPr>
      <w:del w:id="451" w:author="Sebastian" w:date="2011-09-01T19:40:00Z">
        <w:r w:rsidRPr="009F4E15" w:rsidDel="009F4E15">
          <w:rPr>
            <w:noProof/>
            <w:rPrChange w:id="452" w:author="Sebastian" w:date="2011-09-01T19:40:00Z">
              <w:rPr>
                <w:rStyle w:val="Hipercze"/>
                <w:noProof/>
              </w:rPr>
            </w:rPrChange>
          </w:rPr>
          <w:delText>5.4.</w:delText>
        </w:r>
        <w:r w:rsidDel="009F4E15">
          <w:rPr>
            <w:noProof/>
            <w:lang w:eastAsia="pl-PL"/>
          </w:rPr>
          <w:tab/>
        </w:r>
        <w:r w:rsidRPr="009F4E15" w:rsidDel="009F4E15">
          <w:rPr>
            <w:noProof/>
            <w:rPrChange w:id="453" w:author="Sebastian" w:date="2011-09-01T19:40:00Z">
              <w:rPr>
                <w:rStyle w:val="Hipercze"/>
                <w:noProof/>
              </w:rPr>
            </w:rPrChange>
          </w:rPr>
          <w:delText>Opis aplikacji klienckiej na telefon komórkowy</w:delText>
        </w:r>
        <w:r w:rsidDel="009F4E15">
          <w:rPr>
            <w:noProof/>
            <w:webHidden/>
          </w:rPr>
          <w:tab/>
        </w:r>
      </w:del>
      <w:del w:id="454" w:author="Sebastian" w:date="2011-09-01T11:58:00Z">
        <w:r w:rsidDel="001407C5">
          <w:rPr>
            <w:noProof/>
            <w:webHidden/>
          </w:rPr>
          <w:delText>46</w:delText>
        </w:r>
      </w:del>
    </w:p>
    <w:p w:rsidR="00E70A90" w:rsidDel="009F4E15" w:rsidRDefault="00E70A90">
      <w:pPr>
        <w:pStyle w:val="Spistreci3"/>
        <w:tabs>
          <w:tab w:val="left" w:pos="1320"/>
          <w:tab w:val="right" w:leader="dot" w:pos="9061"/>
        </w:tabs>
        <w:rPr>
          <w:del w:id="455" w:author="Sebastian" w:date="2011-09-01T19:40:00Z"/>
          <w:noProof/>
          <w:lang w:eastAsia="pl-PL"/>
        </w:rPr>
      </w:pPr>
      <w:del w:id="456" w:author="Sebastian" w:date="2011-09-01T19:40:00Z">
        <w:r w:rsidRPr="009F4E15" w:rsidDel="009F4E15">
          <w:rPr>
            <w:noProof/>
            <w:rPrChange w:id="457" w:author="Sebastian" w:date="2011-09-01T19:40:00Z">
              <w:rPr>
                <w:rStyle w:val="Hipercze"/>
                <w:noProof/>
              </w:rPr>
            </w:rPrChange>
          </w:rPr>
          <w:delText>5.4.1.</w:delText>
        </w:r>
        <w:r w:rsidDel="009F4E15">
          <w:rPr>
            <w:noProof/>
            <w:lang w:eastAsia="pl-PL"/>
          </w:rPr>
          <w:tab/>
        </w:r>
        <w:r w:rsidRPr="009F4E15" w:rsidDel="009F4E15">
          <w:rPr>
            <w:noProof/>
            <w:rPrChange w:id="458" w:author="Sebastian" w:date="2011-09-01T19:40:00Z">
              <w:rPr>
                <w:rStyle w:val="Hipercze"/>
                <w:noProof/>
              </w:rPr>
            </w:rPrChange>
          </w:rPr>
          <w:delText>Cel powstania</w:delText>
        </w:r>
        <w:r w:rsidDel="009F4E15">
          <w:rPr>
            <w:noProof/>
            <w:webHidden/>
          </w:rPr>
          <w:tab/>
        </w:r>
      </w:del>
      <w:del w:id="459" w:author="Sebastian" w:date="2011-09-01T11:58:00Z">
        <w:r w:rsidDel="001407C5">
          <w:rPr>
            <w:noProof/>
            <w:webHidden/>
          </w:rPr>
          <w:delText>46</w:delText>
        </w:r>
      </w:del>
    </w:p>
    <w:p w:rsidR="00E70A90" w:rsidDel="009F4E15" w:rsidRDefault="00E70A90">
      <w:pPr>
        <w:pStyle w:val="Spistreci3"/>
        <w:tabs>
          <w:tab w:val="left" w:pos="1320"/>
          <w:tab w:val="right" w:leader="dot" w:pos="9061"/>
        </w:tabs>
        <w:rPr>
          <w:del w:id="460" w:author="Sebastian" w:date="2011-09-01T19:40:00Z"/>
          <w:noProof/>
          <w:lang w:eastAsia="pl-PL"/>
        </w:rPr>
      </w:pPr>
      <w:del w:id="461" w:author="Sebastian" w:date="2011-09-01T19:40:00Z">
        <w:r w:rsidRPr="009F4E15" w:rsidDel="009F4E15">
          <w:rPr>
            <w:noProof/>
            <w:rPrChange w:id="462" w:author="Sebastian" w:date="2011-09-01T19:40:00Z">
              <w:rPr>
                <w:rStyle w:val="Hipercze"/>
                <w:noProof/>
              </w:rPr>
            </w:rPrChange>
          </w:rPr>
          <w:delText>5.4.2.</w:delText>
        </w:r>
        <w:r w:rsidDel="009F4E15">
          <w:rPr>
            <w:noProof/>
            <w:lang w:eastAsia="pl-PL"/>
          </w:rPr>
          <w:tab/>
        </w:r>
        <w:r w:rsidRPr="009F4E15" w:rsidDel="009F4E15">
          <w:rPr>
            <w:noProof/>
            <w:rPrChange w:id="463" w:author="Sebastian" w:date="2011-09-01T19:40:00Z">
              <w:rPr>
                <w:rStyle w:val="Hipercze"/>
                <w:noProof/>
              </w:rPr>
            </w:rPrChange>
          </w:rPr>
          <w:delText>Założenia</w:delText>
        </w:r>
        <w:r w:rsidDel="009F4E15">
          <w:rPr>
            <w:noProof/>
            <w:webHidden/>
          </w:rPr>
          <w:tab/>
        </w:r>
      </w:del>
      <w:del w:id="464" w:author="Sebastian" w:date="2011-09-01T11:58:00Z">
        <w:r w:rsidDel="001407C5">
          <w:rPr>
            <w:noProof/>
            <w:webHidden/>
          </w:rPr>
          <w:delText>46</w:delText>
        </w:r>
      </w:del>
    </w:p>
    <w:p w:rsidR="00E70A90" w:rsidDel="009F4E15" w:rsidRDefault="00E70A90">
      <w:pPr>
        <w:pStyle w:val="Spistreci3"/>
        <w:tabs>
          <w:tab w:val="left" w:pos="1320"/>
          <w:tab w:val="right" w:leader="dot" w:pos="9061"/>
        </w:tabs>
        <w:rPr>
          <w:del w:id="465" w:author="Sebastian" w:date="2011-09-01T19:40:00Z"/>
          <w:noProof/>
          <w:lang w:eastAsia="pl-PL"/>
        </w:rPr>
      </w:pPr>
      <w:del w:id="466" w:author="Sebastian" w:date="2011-09-01T19:40:00Z">
        <w:r w:rsidRPr="009F4E15" w:rsidDel="009F4E15">
          <w:rPr>
            <w:noProof/>
            <w:rPrChange w:id="467" w:author="Sebastian" w:date="2011-09-01T19:40:00Z">
              <w:rPr>
                <w:rStyle w:val="Hipercze"/>
                <w:noProof/>
              </w:rPr>
            </w:rPrChange>
          </w:rPr>
          <w:delText>5.4.3.</w:delText>
        </w:r>
        <w:r w:rsidDel="009F4E15">
          <w:rPr>
            <w:noProof/>
            <w:lang w:eastAsia="pl-PL"/>
          </w:rPr>
          <w:tab/>
        </w:r>
        <w:r w:rsidRPr="009F4E15" w:rsidDel="009F4E15">
          <w:rPr>
            <w:noProof/>
            <w:rPrChange w:id="468" w:author="Sebastian" w:date="2011-09-01T19:40:00Z">
              <w:rPr>
                <w:rStyle w:val="Hipercze"/>
                <w:noProof/>
              </w:rPr>
            </w:rPrChange>
          </w:rPr>
          <w:delText>Komunikacja pomiędzy usługą internetową a użytkownikiem aplikacji</w:delText>
        </w:r>
        <w:r w:rsidDel="009F4E15">
          <w:rPr>
            <w:noProof/>
            <w:webHidden/>
          </w:rPr>
          <w:tab/>
        </w:r>
      </w:del>
      <w:del w:id="469" w:author="Sebastian" w:date="2011-09-01T11:58:00Z">
        <w:r w:rsidDel="001407C5">
          <w:rPr>
            <w:noProof/>
            <w:webHidden/>
          </w:rPr>
          <w:delText>47</w:delText>
        </w:r>
      </w:del>
    </w:p>
    <w:p w:rsidR="00E70A90" w:rsidDel="009F4E15" w:rsidRDefault="00E70A90">
      <w:pPr>
        <w:pStyle w:val="Spistreci3"/>
        <w:tabs>
          <w:tab w:val="left" w:pos="1320"/>
          <w:tab w:val="right" w:leader="dot" w:pos="9061"/>
        </w:tabs>
        <w:rPr>
          <w:del w:id="470" w:author="Sebastian" w:date="2011-09-01T19:40:00Z"/>
          <w:noProof/>
          <w:lang w:eastAsia="pl-PL"/>
        </w:rPr>
      </w:pPr>
      <w:del w:id="471" w:author="Sebastian" w:date="2011-09-01T19:40:00Z">
        <w:r w:rsidRPr="009F4E15" w:rsidDel="009F4E15">
          <w:rPr>
            <w:noProof/>
            <w:rPrChange w:id="472" w:author="Sebastian" w:date="2011-09-01T19:40:00Z">
              <w:rPr>
                <w:rStyle w:val="Hipercze"/>
                <w:noProof/>
              </w:rPr>
            </w:rPrChange>
          </w:rPr>
          <w:delText>5.4.4.</w:delText>
        </w:r>
        <w:r w:rsidDel="009F4E15">
          <w:rPr>
            <w:noProof/>
            <w:lang w:eastAsia="pl-PL"/>
          </w:rPr>
          <w:tab/>
        </w:r>
        <w:r w:rsidRPr="009F4E15" w:rsidDel="009F4E15">
          <w:rPr>
            <w:noProof/>
            <w:rPrChange w:id="473" w:author="Sebastian" w:date="2011-09-01T19:40:00Z">
              <w:rPr>
                <w:rStyle w:val="Hipercze"/>
                <w:noProof/>
              </w:rPr>
            </w:rPrChange>
          </w:rPr>
          <w:delText>Tryby uruchomienia</w:delText>
        </w:r>
        <w:r w:rsidDel="009F4E15">
          <w:rPr>
            <w:noProof/>
            <w:webHidden/>
          </w:rPr>
          <w:tab/>
        </w:r>
      </w:del>
      <w:del w:id="474" w:author="Sebastian" w:date="2011-09-01T11:58:00Z">
        <w:r w:rsidDel="001407C5">
          <w:rPr>
            <w:noProof/>
            <w:webHidden/>
          </w:rPr>
          <w:delText>47</w:delText>
        </w:r>
      </w:del>
    </w:p>
    <w:p w:rsidR="00E70A90" w:rsidDel="009F4E15" w:rsidRDefault="00E70A90">
      <w:pPr>
        <w:pStyle w:val="Spistreci3"/>
        <w:tabs>
          <w:tab w:val="left" w:pos="1320"/>
          <w:tab w:val="right" w:leader="dot" w:pos="9061"/>
        </w:tabs>
        <w:rPr>
          <w:del w:id="475" w:author="Sebastian" w:date="2011-09-01T19:40:00Z"/>
          <w:noProof/>
          <w:lang w:eastAsia="pl-PL"/>
        </w:rPr>
      </w:pPr>
      <w:del w:id="476" w:author="Sebastian" w:date="2011-09-01T19:40:00Z">
        <w:r w:rsidRPr="009F4E15" w:rsidDel="009F4E15">
          <w:rPr>
            <w:noProof/>
            <w:rPrChange w:id="477" w:author="Sebastian" w:date="2011-09-01T19:40:00Z">
              <w:rPr>
                <w:rStyle w:val="Hipercze"/>
                <w:noProof/>
              </w:rPr>
            </w:rPrChange>
          </w:rPr>
          <w:delText>5.4.5.</w:delText>
        </w:r>
        <w:r w:rsidDel="009F4E15">
          <w:rPr>
            <w:noProof/>
            <w:lang w:eastAsia="pl-PL"/>
          </w:rPr>
          <w:tab/>
        </w:r>
        <w:r w:rsidRPr="009F4E15" w:rsidDel="009F4E15">
          <w:rPr>
            <w:noProof/>
            <w:rPrChange w:id="478" w:author="Sebastian" w:date="2011-09-01T19:40:00Z">
              <w:rPr>
                <w:rStyle w:val="Hipercze"/>
                <w:noProof/>
              </w:rPr>
            </w:rPrChange>
          </w:rPr>
          <w:delText>Odczyt znacznika</w:delText>
        </w:r>
        <w:r w:rsidDel="009F4E15">
          <w:rPr>
            <w:noProof/>
            <w:webHidden/>
          </w:rPr>
          <w:tab/>
        </w:r>
      </w:del>
      <w:del w:id="479" w:author="Sebastian" w:date="2011-09-01T11:58:00Z">
        <w:r w:rsidDel="001407C5">
          <w:rPr>
            <w:noProof/>
            <w:webHidden/>
          </w:rPr>
          <w:delText>48</w:delText>
        </w:r>
      </w:del>
    </w:p>
    <w:p w:rsidR="00E70A90" w:rsidDel="009F4E15" w:rsidRDefault="00E70A90">
      <w:pPr>
        <w:pStyle w:val="Spistreci3"/>
        <w:tabs>
          <w:tab w:val="left" w:pos="1320"/>
          <w:tab w:val="right" w:leader="dot" w:pos="9061"/>
        </w:tabs>
        <w:rPr>
          <w:del w:id="480" w:author="Sebastian" w:date="2011-09-01T19:40:00Z"/>
          <w:noProof/>
          <w:lang w:eastAsia="pl-PL"/>
        </w:rPr>
      </w:pPr>
      <w:del w:id="481" w:author="Sebastian" w:date="2011-09-01T19:40:00Z">
        <w:r w:rsidRPr="009F4E15" w:rsidDel="009F4E15">
          <w:rPr>
            <w:noProof/>
            <w:rPrChange w:id="482" w:author="Sebastian" w:date="2011-09-01T19:40:00Z">
              <w:rPr>
                <w:rStyle w:val="Hipercze"/>
                <w:noProof/>
              </w:rPr>
            </w:rPrChange>
          </w:rPr>
          <w:delText>5.4.6.</w:delText>
        </w:r>
        <w:r w:rsidDel="009F4E15">
          <w:rPr>
            <w:noProof/>
            <w:lang w:eastAsia="pl-PL"/>
          </w:rPr>
          <w:tab/>
        </w:r>
        <w:r w:rsidRPr="009F4E15" w:rsidDel="009F4E15">
          <w:rPr>
            <w:noProof/>
            <w:rPrChange w:id="483" w:author="Sebastian" w:date="2011-09-01T19:40:00Z">
              <w:rPr>
                <w:rStyle w:val="Hipercze"/>
                <w:noProof/>
              </w:rPr>
            </w:rPrChange>
          </w:rPr>
          <w:delText>Dobór aplikacji do obsługi znacznika</w:delText>
        </w:r>
        <w:r w:rsidDel="009F4E15">
          <w:rPr>
            <w:noProof/>
            <w:webHidden/>
          </w:rPr>
          <w:tab/>
        </w:r>
      </w:del>
      <w:del w:id="484" w:author="Sebastian" w:date="2011-09-01T11:58:00Z">
        <w:r w:rsidDel="001407C5">
          <w:rPr>
            <w:noProof/>
            <w:webHidden/>
          </w:rPr>
          <w:delText>49</w:delText>
        </w:r>
      </w:del>
    </w:p>
    <w:p w:rsidR="00E70A90" w:rsidDel="009F4E15" w:rsidRDefault="00E70A90">
      <w:pPr>
        <w:pStyle w:val="Spistreci3"/>
        <w:tabs>
          <w:tab w:val="left" w:pos="1320"/>
          <w:tab w:val="right" w:leader="dot" w:pos="9061"/>
        </w:tabs>
        <w:rPr>
          <w:del w:id="485" w:author="Sebastian" w:date="2011-09-01T19:40:00Z"/>
          <w:noProof/>
          <w:lang w:eastAsia="pl-PL"/>
        </w:rPr>
      </w:pPr>
      <w:del w:id="486" w:author="Sebastian" w:date="2011-09-01T19:40:00Z">
        <w:r w:rsidRPr="009F4E15" w:rsidDel="009F4E15">
          <w:rPr>
            <w:noProof/>
            <w:rPrChange w:id="487" w:author="Sebastian" w:date="2011-09-01T19:40:00Z">
              <w:rPr>
                <w:rStyle w:val="Hipercze"/>
                <w:noProof/>
              </w:rPr>
            </w:rPrChange>
          </w:rPr>
          <w:delText>5.4.7.</w:delText>
        </w:r>
        <w:r w:rsidDel="009F4E15">
          <w:rPr>
            <w:noProof/>
            <w:lang w:eastAsia="pl-PL"/>
          </w:rPr>
          <w:tab/>
        </w:r>
        <w:r w:rsidRPr="009F4E15" w:rsidDel="009F4E15">
          <w:rPr>
            <w:noProof/>
            <w:rPrChange w:id="488" w:author="Sebastian" w:date="2011-09-01T19:40:00Z">
              <w:rPr>
                <w:rStyle w:val="Hipercze"/>
                <w:noProof/>
              </w:rPr>
            </w:rPrChange>
          </w:rPr>
          <w:delText>Wprowadzenie danych i komunikacja z usługą internetową</w:delText>
        </w:r>
        <w:r w:rsidDel="009F4E15">
          <w:rPr>
            <w:noProof/>
            <w:webHidden/>
          </w:rPr>
          <w:tab/>
        </w:r>
      </w:del>
      <w:del w:id="489" w:author="Sebastian" w:date="2011-09-01T11:58:00Z">
        <w:r w:rsidDel="001407C5">
          <w:rPr>
            <w:noProof/>
            <w:webHidden/>
          </w:rPr>
          <w:delText>50</w:delText>
        </w:r>
      </w:del>
    </w:p>
    <w:p w:rsidR="00E70A90" w:rsidDel="009F4E15" w:rsidRDefault="00E70A90">
      <w:pPr>
        <w:pStyle w:val="Spistreci3"/>
        <w:tabs>
          <w:tab w:val="left" w:pos="1320"/>
          <w:tab w:val="right" w:leader="dot" w:pos="9061"/>
        </w:tabs>
        <w:rPr>
          <w:del w:id="490" w:author="Sebastian" w:date="2011-09-01T19:40:00Z"/>
          <w:noProof/>
          <w:lang w:eastAsia="pl-PL"/>
        </w:rPr>
      </w:pPr>
      <w:del w:id="491" w:author="Sebastian" w:date="2011-09-01T19:40:00Z">
        <w:r w:rsidRPr="009F4E15" w:rsidDel="009F4E15">
          <w:rPr>
            <w:noProof/>
            <w:rPrChange w:id="492" w:author="Sebastian" w:date="2011-09-01T19:40:00Z">
              <w:rPr>
                <w:rStyle w:val="Hipercze"/>
                <w:noProof/>
              </w:rPr>
            </w:rPrChange>
          </w:rPr>
          <w:delText>5.4.8.</w:delText>
        </w:r>
        <w:r w:rsidDel="009F4E15">
          <w:rPr>
            <w:noProof/>
            <w:lang w:eastAsia="pl-PL"/>
          </w:rPr>
          <w:tab/>
        </w:r>
        <w:r w:rsidRPr="009F4E15" w:rsidDel="009F4E15">
          <w:rPr>
            <w:noProof/>
            <w:rPrChange w:id="493" w:author="Sebastian" w:date="2011-09-01T19:40:00Z">
              <w:rPr>
                <w:rStyle w:val="Hipercze"/>
                <w:noProof/>
              </w:rPr>
            </w:rPrChange>
          </w:rPr>
          <w:delText>Działanie aplikacji</w:delText>
        </w:r>
        <w:r w:rsidDel="009F4E15">
          <w:rPr>
            <w:noProof/>
            <w:webHidden/>
          </w:rPr>
          <w:tab/>
        </w:r>
      </w:del>
      <w:del w:id="494" w:author="Sebastian" w:date="2011-09-01T11:58:00Z">
        <w:r w:rsidDel="001407C5">
          <w:rPr>
            <w:noProof/>
            <w:webHidden/>
          </w:rPr>
          <w:delText>50</w:delText>
        </w:r>
      </w:del>
    </w:p>
    <w:p w:rsidR="00E70A90" w:rsidDel="009F4E15" w:rsidRDefault="00E70A90">
      <w:pPr>
        <w:pStyle w:val="Spistreci3"/>
        <w:tabs>
          <w:tab w:val="left" w:pos="1320"/>
          <w:tab w:val="right" w:leader="dot" w:pos="9061"/>
        </w:tabs>
        <w:rPr>
          <w:del w:id="495" w:author="Sebastian" w:date="2011-09-01T19:40:00Z"/>
          <w:noProof/>
          <w:lang w:eastAsia="pl-PL"/>
        </w:rPr>
      </w:pPr>
      <w:del w:id="496" w:author="Sebastian" w:date="2011-09-01T19:40:00Z">
        <w:r w:rsidRPr="009F4E15" w:rsidDel="009F4E15">
          <w:rPr>
            <w:noProof/>
            <w:rPrChange w:id="497" w:author="Sebastian" w:date="2011-09-01T19:40:00Z">
              <w:rPr>
                <w:rStyle w:val="Hipercze"/>
                <w:noProof/>
              </w:rPr>
            </w:rPrChange>
          </w:rPr>
          <w:delText>5.4.9.</w:delText>
        </w:r>
        <w:r w:rsidDel="009F4E15">
          <w:rPr>
            <w:noProof/>
            <w:lang w:eastAsia="pl-PL"/>
          </w:rPr>
          <w:tab/>
        </w:r>
        <w:r w:rsidRPr="009F4E15" w:rsidDel="009F4E15">
          <w:rPr>
            <w:noProof/>
            <w:rPrChange w:id="498" w:author="Sebastian" w:date="2011-09-01T19:40:00Z">
              <w:rPr>
                <w:rStyle w:val="Hipercze"/>
                <w:noProof/>
              </w:rPr>
            </w:rPrChange>
          </w:rPr>
          <w:delText>Wpływ na zużycie baterii</w:delText>
        </w:r>
        <w:r w:rsidDel="009F4E15">
          <w:rPr>
            <w:noProof/>
            <w:webHidden/>
          </w:rPr>
          <w:tab/>
        </w:r>
      </w:del>
      <w:del w:id="499" w:author="Sebastian" w:date="2011-09-01T11:58:00Z">
        <w:r w:rsidDel="001407C5">
          <w:rPr>
            <w:noProof/>
            <w:webHidden/>
          </w:rPr>
          <w:delText>52</w:delText>
        </w:r>
      </w:del>
    </w:p>
    <w:p w:rsidR="00E70A90" w:rsidDel="009F4E15" w:rsidRDefault="00E70A90">
      <w:pPr>
        <w:pStyle w:val="Spistreci2"/>
        <w:tabs>
          <w:tab w:val="left" w:pos="880"/>
          <w:tab w:val="right" w:leader="dot" w:pos="9061"/>
        </w:tabs>
        <w:rPr>
          <w:del w:id="500" w:author="Sebastian" w:date="2011-09-01T19:40:00Z"/>
          <w:noProof/>
          <w:lang w:eastAsia="pl-PL"/>
        </w:rPr>
      </w:pPr>
      <w:del w:id="501" w:author="Sebastian" w:date="2011-09-01T19:40:00Z">
        <w:r w:rsidRPr="009F4E15" w:rsidDel="009F4E15">
          <w:rPr>
            <w:noProof/>
            <w:rPrChange w:id="502" w:author="Sebastian" w:date="2011-09-01T19:40:00Z">
              <w:rPr>
                <w:rStyle w:val="Hipercze"/>
                <w:noProof/>
              </w:rPr>
            </w:rPrChange>
          </w:rPr>
          <w:delText>5.5.</w:delText>
        </w:r>
        <w:r w:rsidDel="009F4E15">
          <w:rPr>
            <w:noProof/>
            <w:lang w:eastAsia="pl-PL"/>
          </w:rPr>
          <w:tab/>
        </w:r>
        <w:r w:rsidRPr="009F4E15" w:rsidDel="009F4E15">
          <w:rPr>
            <w:noProof/>
            <w:rPrChange w:id="503" w:author="Sebastian" w:date="2011-09-01T19:40:00Z">
              <w:rPr>
                <w:rStyle w:val="Hipercze"/>
                <w:noProof/>
              </w:rPr>
            </w:rPrChange>
          </w:rPr>
          <w:delText>Opis aplikacji administracyjnej na telefon komórkowy</w:delText>
        </w:r>
        <w:r w:rsidDel="009F4E15">
          <w:rPr>
            <w:noProof/>
            <w:webHidden/>
          </w:rPr>
          <w:tab/>
        </w:r>
      </w:del>
      <w:del w:id="504" w:author="Sebastian" w:date="2011-09-01T11:58:00Z">
        <w:r w:rsidDel="001407C5">
          <w:rPr>
            <w:noProof/>
            <w:webHidden/>
          </w:rPr>
          <w:delText>53</w:delText>
        </w:r>
      </w:del>
    </w:p>
    <w:p w:rsidR="00E70A90" w:rsidDel="009F4E15" w:rsidRDefault="00E70A90">
      <w:pPr>
        <w:pStyle w:val="Spistreci3"/>
        <w:tabs>
          <w:tab w:val="left" w:pos="1320"/>
          <w:tab w:val="right" w:leader="dot" w:pos="9061"/>
        </w:tabs>
        <w:rPr>
          <w:del w:id="505" w:author="Sebastian" w:date="2011-09-01T19:40:00Z"/>
          <w:noProof/>
          <w:lang w:eastAsia="pl-PL"/>
        </w:rPr>
      </w:pPr>
      <w:del w:id="506" w:author="Sebastian" w:date="2011-09-01T19:40:00Z">
        <w:r w:rsidRPr="009F4E15" w:rsidDel="009F4E15">
          <w:rPr>
            <w:noProof/>
            <w:rPrChange w:id="507" w:author="Sebastian" w:date="2011-09-01T19:40:00Z">
              <w:rPr>
                <w:rStyle w:val="Hipercze"/>
                <w:noProof/>
              </w:rPr>
            </w:rPrChange>
          </w:rPr>
          <w:delText>5.5.1.</w:delText>
        </w:r>
        <w:r w:rsidDel="009F4E15">
          <w:rPr>
            <w:noProof/>
            <w:lang w:eastAsia="pl-PL"/>
          </w:rPr>
          <w:tab/>
        </w:r>
        <w:r w:rsidRPr="009F4E15" w:rsidDel="009F4E15">
          <w:rPr>
            <w:noProof/>
            <w:rPrChange w:id="508" w:author="Sebastian" w:date="2011-09-01T19:40:00Z">
              <w:rPr>
                <w:rStyle w:val="Hipercze"/>
                <w:noProof/>
              </w:rPr>
            </w:rPrChange>
          </w:rPr>
          <w:delText>Cel powstania</w:delText>
        </w:r>
        <w:r w:rsidDel="009F4E15">
          <w:rPr>
            <w:noProof/>
            <w:webHidden/>
          </w:rPr>
          <w:tab/>
        </w:r>
      </w:del>
      <w:del w:id="509" w:author="Sebastian" w:date="2011-09-01T11:58:00Z">
        <w:r w:rsidDel="001407C5">
          <w:rPr>
            <w:noProof/>
            <w:webHidden/>
          </w:rPr>
          <w:delText>53</w:delText>
        </w:r>
      </w:del>
    </w:p>
    <w:p w:rsidR="00E70A90" w:rsidDel="009F4E15" w:rsidRDefault="00E70A90">
      <w:pPr>
        <w:pStyle w:val="Spistreci3"/>
        <w:tabs>
          <w:tab w:val="left" w:pos="1320"/>
          <w:tab w:val="right" w:leader="dot" w:pos="9061"/>
        </w:tabs>
        <w:rPr>
          <w:del w:id="510" w:author="Sebastian" w:date="2011-09-01T19:40:00Z"/>
          <w:noProof/>
          <w:lang w:eastAsia="pl-PL"/>
        </w:rPr>
      </w:pPr>
      <w:del w:id="511" w:author="Sebastian" w:date="2011-09-01T19:40:00Z">
        <w:r w:rsidRPr="009F4E15" w:rsidDel="009F4E15">
          <w:rPr>
            <w:noProof/>
            <w:rPrChange w:id="512" w:author="Sebastian" w:date="2011-09-01T19:40:00Z">
              <w:rPr>
                <w:rStyle w:val="Hipercze"/>
                <w:noProof/>
              </w:rPr>
            </w:rPrChange>
          </w:rPr>
          <w:delText>5.5.2.</w:delText>
        </w:r>
        <w:r w:rsidDel="009F4E15">
          <w:rPr>
            <w:noProof/>
            <w:lang w:eastAsia="pl-PL"/>
          </w:rPr>
          <w:tab/>
        </w:r>
        <w:r w:rsidRPr="009F4E15" w:rsidDel="009F4E15">
          <w:rPr>
            <w:noProof/>
            <w:rPrChange w:id="513" w:author="Sebastian" w:date="2011-09-01T19:40:00Z">
              <w:rPr>
                <w:rStyle w:val="Hipercze"/>
                <w:noProof/>
              </w:rPr>
            </w:rPrChange>
          </w:rPr>
          <w:delText>Główne założenia</w:delText>
        </w:r>
        <w:r w:rsidDel="009F4E15">
          <w:rPr>
            <w:noProof/>
            <w:webHidden/>
          </w:rPr>
          <w:tab/>
        </w:r>
      </w:del>
      <w:del w:id="514" w:author="Sebastian" w:date="2011-09-01T11:58:00Z">
        <w:r w:rsidDel="001407C5">
          <w:rPr>
            <w:noProof/>
            <w:webHidden/>
          </w:rPr>
          <w:delText>53</w:delText>
        </w:r>
      </w:del>
    </w:p>
    <w:p w:rsidR="00E70A90" w:rsidDel="009F4E15" w:rsidRDefault="00E70A90">
      <w:pPr>
        <w:pStyle w:val="Spistreci3"/>
        <w:tabs>
          <w:tab w:val="left" w:pos="1320"/>
          <w:tab w:val="right" w:leader="dot" w:pos="9061"/>
        </w:tabs>
        <w:rPr>
          <w:del w:id="515" w:author="Sebastian" w:date="2011-09-01T19:40:00Z"/>
          <w:noProof/>
          <w:lang w:eastAsia="pl-PL"/>
        </w:rPr>
      </w:pPr>
      <w:del w:id="516" w:author="Sebastian" w:date="2011-09-01T19:40:00Z">
        <w:r w:rsidRPr="009F4E15" w:rsidDel="009F4E15">
          <w:rPr>
            <w:noProof/>
            <w:rPrChange w:id="517" w:author="Sebastian" w:date="2011-09-01T19:40:00Z">
              <w:rPr>
                <w:rStyle w:val="Hipercze"/>
                <w:noProof/>
              </w:rPr>
            </w:rPrChange>
          </w:rPr>
          <w:delText>5.5.3.</w:delText>
        </w:r>
        <w:r w:rsidDel="009F4E15">
          <w:rPr>
            <w:noProof/>
            <w:lang w:eastAsia="pl-PL"/>
          </w:rPr>
          <w:tab/>
        </w:r>
        <w:r w:rsidRPr="009F4E15" w:rsidDel="009F4E15">
          <w:rPr>
            <w:noProof/>
            <w:rPrChange w:id="518" w:author="Sebastian" w:date="2011-09-01T19:40:00Z">
              <w:rPr>
                <w:rStyle w:val="Hipercze"/>
                <w:noProof/>
              </w:rPr>
            </w:rPrChange>
          </w:rPr>
          <w:delText>Działanie aplikacji</w:delText>
        </w:r>
        <w:r w:rsidDel="009F4E15">
          <w:rPr>
            <w:noProof/>
            <w:webHidden/>
          </w:rPr>
          <w:tab/>
        </w:r>
      </w:del>
      <w:del w:id="519" w:author="Sebastian" w:date="2011-09-01T11:58:00Z">
        <w:r w:rsidDel="001407C5">
          <w:rPr>
            <w:noProof/>
            <w:webHidden/>
          </w:rPr>
          <w:delText>53</w:delText>
        </w:r>
      </w:del>
    </w:p>
    <w:p w:rsidR="00E70A90" w:rsidDel="009F4E15" w:rsidRDefault="00E70A90">
      <w:pPr>
        <w:pStyle w:val="Spistreci2"/>
        <w:tabs>
          <w:tab w:val="left" w:pos="880"/>
          <w:tab w:val="right" w:leader="dot" w:pos="9061"/>
        </w:tabs>
        <w:rPr>
          <w:del w:id="520" w:author="Sebastian" w:date="2011-09-01T19:40:00Z"/>
          <w:noProof/>
          <w:lang w:eastAsia="pl-PL"/>
        </w:rPr>
      </w:pPr>
      <w:del w:id="521" w:author="Sebastian" w:date="2011-09-01T19:40:00Z">
        <w:r w:rsidRPr="009F4E15" w:rsidDel="009F4E15">
          <w:rPr>
            <w:noProof/>
            <w:rPrChange w:id="522" w:author="Sebastian" w:date="2011-09-01T19:40:00Z">
              <w:rPr>
                <w:rStyle w:val="Hipercze"/>
                <w:noProof/>
              </w:rPr>
            </w:rPrChange>
          </w:rPr>
          <w:delText>5.6.</w:delText>
        </w:r>
        <w:r w:rsidDel="009F4E15">
          <w:rPr>
            <w:noProof/>
            <w:lang w:eastAsia="pl-PL"/>
          </w:rPr>
          <w:tab/>
        </w:r>
        <w:r w:rsidRPr="009F4E15" w:rsidDel="009F4E15">
          <w:rPr>
            <w:noProof/>
            <w:rPrChange w:id="523" w:author="Sebastian" w:date="2011-09-01T19:40:00Z">
              <w:rPr>
                <w:rStyle w:val="Hipercze"/>
                <w:noProof/>
              </w:rPr>
            </w:rPrChange>
          </w:rPr>
          <w:delText>Opis panelu administracyjnego</w:delText>
        </w:r>
        <w:r w:rsidDel="009F4E15">
          <w:rPr>
            <w:noProof/>
            <w:webHidden/>
          </w:rPr>
          <w:tab/>
        </w:r>
      </w:del>
      <w:del w:id="524" w:author="Sebastian" w:date="2011-09-01T11:58:00Z">
        <w:r w:rsidDel="001407C5">
          <w:rPr>
            <w:noProof/>
            <w:webHidden/>
          </w:rPr>
          <w:delText>55</w:delText>
        </w:r>
      </w:del>
    </w:p>
    <w:p w:rsidR="00E70A90" w:rsidDel="009F4E15" w:rsidRDefault="00E70A90">
      <w:pPr>
        <w:pStyle w:val="Spistreci3"/>
        <w:tabs>
          <w:tab w:val="left" w:pos="1320"/>
          <w:tab w:val="right" w:leader="dot" w:pos="9061"/>
        </w:tabs>
        <w:rPr>
          <w:del w:id="525" w:author="Sebastian" w:date="2011-09-01T19:40:00Z"/>
          <w:noProof/>
          <w:lang w:eastAsia="pl-PL"/>
        </w:rPr>
      </w:pPr>
      <w:del w:id="526" w:author="Sebastian" w:date="2011-09-01T19:40:00Z">
        <w:r w:rsidRPr="009F4E15" w:rsidDel="009F4E15">
          <w:rPr>
            <w:noProof/>
            <w:rPrChange w:id="527" w:author="Sebastian" w:date="2011-09-01T19:40:00Z">
              <w:rPr>
                <w:rStyle w:val="Hipercze"/>
                <w:noProof/>
              </w:rPr>
            </w:rPrChange>
          </w:rPr>
          <w:delText>5.6.1.</w:delText>
        </w:r>
        <w:r w:rsidDel="009F4E15">
          <w:rPr>
            <w:noProof/>
            <w:lang w:eastAsia="pl-PL"/>
          </w:rPr>
          <w:tab/>
        </w:r>
        <w:r w:rsidRPr="009F4E15" w:rsidDel="009F4E15">
          <w:rPr>
            <w:noProof/>
            <w:rPrChange w:id="528" w:author="Sebastian" w:date="2011-09-01T19:40:00Z">
              <w:rPr>
                <w:rStyle w:val="Hipercze"/>
                <w:noProof/>
              </w:rPr>
            </w:rPrChange>
          </w:rPr>
          <w:delText>Cel powstania</w:delText>
        </w:r>
        <w:r w:rsidDel="009F4E15">
          <w:rPr>
            <w:noProof/>
            <w:webHidden/>
          </w:rPr>
          <w:tab/>
        </w:r>
      </w:del>
      <w:del w:id="529" w:author="Sebastian" w:date="2011-09-01T11:58:00Z">
        <w:r w:rsidDel="001407C5">
          <w:rPr>
            <w:noProof/>
            <w:webHidden/>
          </w:rPr>
          <w:delText>55</w:delText>
        </w:r>
      </w:del>
    </w:p>
    <w:p w:rsidR="00E70A90" w:rsidDel="009F4E15" w:rsidRDefault="00E70A90">
      <w:pPr>
        <w:pStyle w:val="Spistreci3"/>
        <w:tabs>
          <w:tab w:val="left" w:pos="1320"/>
          <w:tab w:val="right" w:leader="dot" w:pos="9061"/>
        </w:tabs>
        <w:rPr>
          <w:del w:id="530" w:author="Sebastian" w:date="2011-09-01T19:40:00Z"/>
          <w:noProof/>
          <w:lang w:eastAsia="pl-PL"/>
        </w:rPr>
      </w:pPr>
      <w:del w:id="531" w:author="Sebastian" w:date="2011-09-01T19:40:00Z">
        <w:r w:rsidRPr="009F4E15" w:rsidDel="009F4E15">
          <w:rPr>
            <w:noProof/>
            <w:rPrChange w:id="532" w:author="Sebastian" w:date="2011-09-01T19:40:00Z">
              <w:rPr>
                <w:rStyle w:val="Hipercze"/>
                <w:noProof/>
              </w:rPr>
            </w:rPrChange>
          </w:rPr>
          <w:delText>5.6.2.</w:delText>
        </w:r>
        <w:r w:rsidDel="009F4E15">
          <w:rPr>
            <w:noProof/>
            <w:lang w:eastAsia="pl-PL"/>
          </w:rPr>
          <w:tab/>
        </w:r>
        <w:r w:rsidRPr="009F4E15" w:rsidDel="009F4E15">
          <w:rPr>
            <w:noProof/>
            <w:rPrChange w:id="533" w:author="Sebastian" w:date="2011-09-01T19:40:00Z">
              <w:rPr>
                <w:rStyle w:val="Hipercze"/>
                <w:noProof/>
              </w:rPr>
            </w:rPrChange>
          </w:rPr>
          <w:delText>Szczegóły implementacyjne</w:delText>
        </w:r>
        <w:r w:rsidDel="009F4E15">
          <w:rPr>
            <w:noProof/>
            <w:webHidden/>
          </w:rPr>
          <w:tab/>
        </w:r>
      </w:del>
      <w:del w:id="534" w:author="Sebastian" w:date="2011-09-01T11:58:00Z">
        <w:r w:rsidDel="001407C5">
          <w:rPr>
            <w:noProof/>
            <w:webHidden/>
          </w:rPr>
          <w:delText>55</w:delText>
        </w:r>
      </w:del>
    </w:p>
    <w:p w:rsidR="00E70A90" w:rsidDel="009F4E15" w:rsidRDefault="00E70A90">
      <w:pPr>
        <w:pStyle w:val="Spistreci3"/>
        <w:tabs>
          <w:tab w:val="left" w:pos="1320"/>
          <w:tab w:val="right" w:leader="dot" w:pos="9061"/>
        </w:tabs>
        <w:rPr>
          <w:del w:id="535" w:author="Sebastian" w:date="2011-09-01T19:40:00Z"/>
          <w:noProof/>
          <w:lang w:eastAsia="pl-PL"/>
        </w:rPr>
      </w:pPr>
      <w:del w:id="536" w:author="Sebastian" w:date="2011-09-01T19:40:00Z">
        <w:r w:rsidRPr="009F4E15" w:rsidDel="009F4E15">
          <w:rPr>
            <w:noProof/>
            <w:rPrChange w:id="537" w:author="Sebastian" w:date="2011-09-01T19:40:00Z">
              <w:rPr>
                <w:rStyle w:val="Hipercze"/>
                <w:noProof/>
              </w:rPr>
            </w:rPrChange>
          </w:rPr>
          <w:delText>5.6.3.</w:delText>
        </w:r>
        <w:r w:rsidDel="009F4E15">
          <w:rPr>
            <w:noProof/>
            <w:lang w:eastAsia="pl-PL"/>
          </w:rPr>
          <w:tab/>
        </w:r>
        <w:r w:rsidRPr="009F4E15" w:rsidDel="009F4E15">
          <w:rPr>
            <w:noProof/>
            <w:rPrChange w:id="538" w:author="Sebastian" w:date="2011-09-01T19:40:00Z">
              <w:rPr>
                <w:rStyle w:val="Hipercze"/>
                <w:noProof/>
              </w:rPr>
            </w:rPrChange>
          </w:rPr>
          <w:delText>Warstwa biznesowa</w:delText>
        </w:r>
        <w:r w:rsidDel="009F4E15">
          <w:rPr>
            <w:noProof/>
            <w:webHidden/>
          </w:rPr>
          <w:tab/>
        </w:r>
      </w:del>
      <w:del w:id="539" w:author="Sebastian" w:date="2011-09-01T11:58:00Z">
        <w:r w:rsidDel="001407C5">
          <w:rPr>
            <w:noProof/>
            <w:webHidden/>
          </w:rPr>
          <w:delText>56</w:delText>
        </w:r>
      </w:del>
    </w:p>
    <w:p w:rsidR="00E70A90" w:rsidDel="009F4E15" w:rsidRDefault="00E70A90">
      <w:pPr>
        <w:pStyle w:val="Spistreci3"/>
        <w:tabs>
          <w:tab w:val="left" w:pos="1320"/>
          <w:tab w:val="right" w:leader="dot" w:pos="9061"/>
        </w:tabs>
        <w:rPr>
          <w:del w:id="540" w:author="Sebastian" w:date="2011-09-01T19:40:00Z"/>
          <w:noProof/>
          <w:lang w:eastAsia="pl-PL"/>
        </w:rPr>
      </w:pPr>
      <w:del w:id="541" w:author="Sebastian" w:date="2011-09-01T19:40:00Z">
        <w:r w:rsidRPr="009F4E15" w:rsidDel="009F4E15">
          <w:rPr>
            <w:noProof/>
            <w:rPrChange w:id="542" w:author="Sebastian" w:date="2011-09-01T19:40:00Z">
              <w:rPr>
                <w:rStyle w:val="Hipercze"/>
                <w:noProof/>
              </w:rPr>
            </w:rPrChange>
          </w:rPr>
          <w:delText>5.6.4.</w:delText>
        </w:r>
        <w:r w:rsidDel="009F4E15">
          <w:rPr>
            <w:noProof/>
            <w:lang w:eastAsia="pl-PL"/>
          </w:rPr>
          <w:tab/>
        </w:r>
        <w:r w:rsidRPr="009F4E15" w:rsidDel="009F4E15">
          <w:rPr>
            <w:noProof/>
            <w:rPrChange w:id="543" w:author="Sebastian" w:date="2011-09-01T19:40:00Z">
              <w:rPr>
                <w:rStyle w:val="Hipercze"/>
                <w:noProof/>
              </w:rPr>
            </w:rPrChange>
          </w:rPr>
          <w:delText>Warstwa modelu danych</w:delText>
        </w:r>
        <w:r w:rsidDel="009F4E15">
          <w:rPr>
            <w:noProof/>
            <w:webHidden/>
          </w:rPr>
          <w:tab/>
        </w:r>
      </w:del>
      <w:del w:id="544" w:author="Sebastian" w:date="2011-09-01T11:58:00Z">
        <w:r w:rsidDel="001407C5">
          <w:rPr>
            <w:noProof/>
            <w:webHidden/>
          </w:rPr>
          <w:delText>57</w:delText>
        </w:r>
      </w:del>
    </w:p>
    <w:p w:rsidR="00E70A90" w:rsidDel="009F4E15" w:rsidRDefault="00E70A90">
      <w:pPr>
        <w:pStyle w:val="Spistreci3"/>
        <w:tabs>
          <w:tab w:val="left" w:pos="1320"/>
          <w:tab w:val="right" w:leader="dot" w:pos="9061"/>
        </w:tabs>
        <w:rPr>
          <w:del w:id="545" w:author="Sebastian" w:date="2011-09-01T19:40:00Z"/>
          <w:noProof/>
          <w:lang w:eastAsia="pl-PL"/>
        </w:rPr>
      </w:pPr>
      <w:del w:id="546" w:author="Sebastian" w:date="2011-09-01T19:40:00Z">
        <w:r w:rsidRPr="009F4E15" w:rsidDel="009F4E15">
          <w:rPr>
            <w:noProof/>
            <w:rPrChange w:id="547" w:author="Sebastian" w:date="2011-09-01T19:40:00Z">
              <w:rPr>
                <w:rStyle w:val="Hipercze"/>
                <w:noProof/>
              </w:rPr>
            </w:rPrChange>
          </w:rPr>
          <w:delText>5.6.5.</w:delText>
        </w:r>
        <w:r w:rsidDel="009F4E15">
          <w:rPr>
            <w:noProof/>
            <w:lang w:eastAsia="pl-PL"/>
          </w:rPr>
          <w:tab/>
        </w:r>
        <w:r w:rsidRPr="009F4E15" w:rsidDel="009F4E15">
          <w:rPr>
            <w:noProof/>
            <w:rPrChange w:id="548" w:author="Sebastian" w:date="2011-09-01T19:40:00Z">
              <w:rPr>
                <w:rStyle w:val="Hipercze"/>
                <w:noProof/>
              </w:rPr>
            </w:rPrChange>
          </w:rPr>
          <w:delText>Warstwa prezentacji</w:delText>
        </w:r>
        <w:r w:rsidDel="009F4E15">
          <w:rPr>
            <w:noProof/>
            <w:webHidden/>
          </w:rPr>
          <w:tab/>
        </w:r>
      </w:del>
      <w:del w:id="549" w:author="Sebastian" w:date="2011-09-01T11:58:00Z">
        <w:r w:rsidDel="001407C5">
          <w:rPr>
            <w:noProof/>
            <w:webHidden/>
          </w:rPr>
          <w:delText>57</w:delText>
        </w:r>
      </w:del>
    </w:p>
    <w:p w:rsidR="00E70A90" w:rsidDel="009F4E15" w:rsidRDefault="00E70A90">
      <w:pPr>
        <w:pStyle w:val="Spistreci3"/>
        <w:tabs>
          <w:tab w:val="left" w:pos="1320"/>
          <w:tab w:val="right" w:leader="dot" w:pos="9061"/>
        </w:tabs>
        <w:rPr>
          <w:del w:id="550" w:author="Sebastian" w:date="2011-09-01T19:40:00Z"/>
          <w:noProof/>
          <w:lang w:eastAsia="pl-PL"/>
        </w:rPr>
      </w:pPr>
      <w:del w:id="551" w:author="Sebastian" w:date="2011-09-01T19:40:00Z">
        <w:r w:rsidRPr="009F4E15" w:rsidDel="009F4E15">
          <w:rPr>
            <w:noProof/>
            <w:rPrChange w:id="552" w:author="Sebastian" w:date="2011-09-01T19:40:00Z">
              <w:rPr>
                <w:rStyle w:val="Hipercze"/>
                <w:noProof/>
              </w:rPr>
            </w:rPrChange>
          </w:rPr>
          <w:delText>5.6.6.</w:delText>
        </w:r>
        <w:r w:rsidDel="009F4E15">
          <w:rPr>
            <w:noProof/>
            <w:lang w:eastAsia="pl-PL"/>
          </w:rPr>
          <w:tab/>
        </w:r>
        <w:r w:rsidRPr="009F4E15" w:rsidDel="009F4E15">
          <w:rPr>
            <w:noProof/>
            <w:rPrChange w:id="553" w:author="Sebastian" w:date="2011-09-01T19:40:00Z">
              <w:rPr>
                <w:rStyle w:val="Hipercze"/>
                <w:noProof/>
              </w:rPr>
            </w:rPrChange>
          </w:rPr>
          <w:delText>Budowa panelu administracyjnego</w:delText>
        </w:r>
        <w:r w:rsidDel="009F4E15">
          <w:rPr>
            <w:noProof/>
            <w:webHidden/>
          </w:rPr>
          <w:tab/>
        </w:r>
      </w:del>
      <w:del w:id="554" w:author="Sebastian" w:date="2011-09-01T11:58:00Z">
        <w:r w:rsidDel="001407C5">
          <w:rPr>
            <w:noProof/>
            <w:webHidden/>
          </w:rPr>
          <w:delText>58</w:delText>
        </w:r>
      </w:del>
    </w:p>
    <w:p w:rsidR="00E70A90" w:rsidDel="009F4E15" w:rsidRDefault="00E70A90">
      <w:pPr>
        <w:pStyle w:val="Spistreci3"/>
        <w:tabs>
          <w:tab w:val="left" w:pos="1320"/>
          <w:tab w:val="right" w:leader="dot" w:pos="9061"/>
        </w:tabs>
        <w:rPr>
          <w:del w:id="555" w:author="Sebastian" w:date="2011-09-01T19:40:00Z"/>
          <w:noProof/>
          <w:lang w:eastAsia="pl-PL"/>
        </w:rPr>
      </w:pPr>
      <w:del w:id="556" w:author="Sebastian" w:date="2011-09-01T19:40:00Z">
        <w:r w:rsidRPr="009F4E15" w:rsidDel="009F4E15">
          <w:rPr>
            <w:noProof/>
            <w:rPrChange w:id="557" w:author="Sebastian" w:date="2011-09-01T19:40:00Z">
              <w:rPr>
                <w:rStyle w:val="Hipercze"/>
                <w:noProof/>
              </w:rPr>
            </w:rPrChange>
          </w:rPr>
          <w:delText>5.6.7.</w:delText>
        </w:r>
        <w:r w:rsidDel="009F4E15">
          <w:rPr>
            <w:noProof/>
            <w:lang w:eastAsia="pl-PL"/>
          </w:rPr>
          <w:tab/>
        </w:r>
        <w:r w:rsidRPr="009F4E15" w:rsidDel="009F4E15">
          <w:rPr>
            <w:noProof/>
            <w:rPrChange w:id="558" w:author="Sebastian" w:date="2011-09-01T19:40:00Z">
              <w:rPr>
                <w:rStyle w:val="Hipercze"/>
                <w:noProof/>
              </w:rPr>
            </w:rPrChange>
          </w:rPr>
          <w:delText>Role użytkowników oraz zabezpieczenie portalu</w:delText>
        </w:r>
        <w:r w:rsidDel="009F4E15">
          <w:rPr>
            <w:noProof/>
            <w:webHidden/>
          </w:rPr>
          <w:tab/>
        </w:r>
      </w:del>
      <w:del w:id="559" w:author="Sebastian" w:date="2011-09-01T11:58:00Z">
        <w:r w:rsidDel="001407C5">
          <w:rPr>
            <w:noProof/>
            <w:webHidden/>
          </w:rPr>
          <w:delText>59</w:delText>
        </w:r>
      </w:del>
    </w:p>
    <w:p w:rsidR="00E70A90" w:rsidDel="009F4E15" w:rsidRDefault="00E70A90">
      <w:pPr>
        <w:pStyle w:val="Spistreci3"/>
        <w:tabs>
          <w:tab w:val="left" w:pos="1320"/>
          <w:tab w:val="right" w:leader="dot" w:pos="9061"/>
        </w:tabs>
        <w:rPr>
          <w:del w:id="560" w:author="Sebastian" w:date="2011-09-01T19:40:00Z"/>
          <w:noProof/>
          <w:lang w:eastAsia="pl-PL"/>
        </w:rPr>
      </w:pPr>
      <w:del w:id="561" w:author="Sebastian" w:date="2011-09-01T19:40:00Z">
        <w:r w:rsidRPr="009F4E15" w:rsidDel="009F4E15">
          <w:rPr>
            <w:noProof/>
            <w:rPrChange w:id="562" w:author="Sebastian" w:date="2011-09-01T19:40:00Z">
              <w:rPr>
                <w:rStyle w:val="Hipercze"/>
                <w:noProof/>
              </w:rPr>
            </w:rPrChange>
          </w:rPr>
          <w:delText>5.6.8.</w:delText>
        </w:r>
        <w:r w:rsidDel="009F4E15">
          <w:rPr>
            <w:noProof/>
            <w:lang w:eastAsia="pl-PL"/>
          </w:rPr>
          <w:tab/>
        </w:r>
        <w:r w:rsidRPr="009F4E15" w:rsidDel="009F4E15">
          <w:rPr>
            <w:noProof/>
            <w:rPrChange w:id="563" w:author="Sebastian" w:date="2011-09-01T19:40:00Z">
              <w:rPr>
                <w:rStyle w:val="Hipercze"/>
                <w:noProof/>
              </w:rPr>
            </w:rPrChange>
          </w:rPr>
          <w:delText>Opis zakładek</w:delText>
        </w:r>
        <w:r w:rsidDel="009F4E15">
          <w:rPr>
            <w:noProof/>
            <w:webHidden/>
          </w:rPr>
          <w:tab/>
        </w:r>
      </w:del>
      <w:del w:id="564" w:author="Sebastian" w:date="2011-09-01T11:58:00Z">
        <w:r w:rsidDel="001407C5">
          <w:rPr>
            <w:noProof/>
            <w:webHidden/>
          </w:rPr>
          <w:delText>59</w:delText>
        </w:r>
      </w:del>
    </w:p>
    <w:p w:rsidR="00E70A90" w:rsidDel="009F4E15" w:rsidRDefault="00E70A90">
      <w:pPr>
        <w:pStyle w:val="Spistreci1"/>
        <w:tabs>
          <w:tab w:val="left" w:pos="440"/>
          <w:tab w:val="right" w:leader="dot" w:pos="9061"/>
        </w:tabs>
        <w:rPr>
          <w:del w:id="565" w:author="Sebastian" w:date="2011-09-01T19:40:00Z"/>
          <w:noProof/>
          <w:lang w:eastAsia="pl-PL"/>
        </w:rPr>
      </w:pPr>
      <w:del w:id="566" w:author="Sebastian" w:date="2011-09-01T19:40:00Z">
        <w:r w:rsidRPr="009F4E15" w:rsidDel="009F4E15">
          <w:rPr>
            <w:noProof/>
            <w:rPrChange w:id="567" w:author="Sebastian" w:date="2011-09-01T19:40:00Z">
              <w:rPr>
                <w:rStyle w:val="Hipercze"/>
                <w:noProof/>
              </w:rPr>
            </w:rPrChange>
          </w:rPr>
          <w:delText>6.</w:delText>
        </w:r>
        <w:r w:rsidDel="009F4E15">
          <w:rPr>
            <w:noProof/>
            <w:lang w:eastAsia="pl-PL"/>
          </w:rPr>
          <w:tab/>
        </w:r>
        <w:r w:rsidRPr="009F4E15" w:rsidDel="009F4E15">
          <w:rPr>
            <w:noProof/>
            <w:rPrChange w:id="568" w:author="Sebastian" w:date="2011-09-01T19:40:00Z">
              <w:rPr>
                <w:rStyle w:val="Hipercze"/>
                <w:noProof/>
              </w:rPr>
            </w:rPrChange>
          </w:rPr>
          <w:delText>Testy</w:delText>
        </w:r>
        <w:r w:rsidDel="009F4E15">
          <w:rPr>
            <w:noProof/>
            <w:webHidden/>
          </w:rPr>
          <w:tab/>
        </w:r>
      </w:del>
      <w:del w:id="569" w:author="Sebastian" w:date="2011-09-01T11:58:00Z">
        <w:r w:rsidDel="001407C5">
          <w:rPr>
            <w:noProof/>
            <w:webHidden/>
          </w:rPr>
          <w:delText>63</w:delText>
        </w:r>
      </w:del>
    </w:p>
    <w:p w:rsidR="00E70A90" w:rsidDel="009F4E15" w:rsidRDefault="00E70A90">
      <w:pPr>
        <w:pStyle w:val="Spistreci1"/>
        <w:tabs>
          <w:tab w:val="left" w:pos="440"/>
          <w:tab w:val="right" w:leader="dot" w:pos="9061"/>
        </w:tabs>
        <w:rPr>
          <w:del w:id="570" w:author="Sebastian" w:date="2011-09-01T19:40:00Z"/>
          <w:noProof/>
          <w:lang w:eastAsia="pl-PL"/>
        </w:rPr>
      </w:pPr>
      <w:del w:id="571" w:author="Sebastian" w:date="2011-09-01T19:40:00Z">
        <w:r w:rsidRPr="009F4E15" w:rsidDel="009F4E15">
          <w:rPr>
            <w:noProof/>
            <w:rPrChange w:id="572" w:author="Sebastian" w:date="2011-09-01T19:40:00Z">
              <w:rPr>
                <w:rStyle w:val="Hipercze"/>
                <w:noProof/>
              </w:rPr>
            </w:rPrChange>
          </w:rPr>
          <w:delText>7.</w:delText>
        </w:r>
        <w:r w:rsidDel="009F4E15">
          <w:rPr>
            <w:noProof/>
            <w:lang w:eastAsia="pl-PL"/>
          </w:rPr>
          <w:tab/>
        </w:r>
        <w:r w:rsidRPr="009F4E15" w:rsidDel="009F4E15">
          <w:rPr>
            <w:noProof/>
            <w:rPrChange w:id="573" w:author="Sebastian" w:date="2011-09-01T19:40:00Z">
              <w:rPr>
                <w:rStyle w:val="Hipercze"/>
                <w:noProof/>
              </w:rPr>
            </w:rPrChange>
          </w:rPr>
          <w:delText>Korzyści płynące z naszego rozwiązania</w:delText>
        </w:r>
        <w:r w:rsidDel="009F4E15">
          <w:rPr>
            <w:noProof/>
            <w:webHidden/>
          </w:rPr>
          <w:tab/>
        </w:r>
      </w:del>
      <w:del w:id="574" w:author="Sebastian" w:date="2011-09-01T11:58:00Z">
        <w:r w:rsidDel="001407C5">
          <w:rPr>
            <w:noProof/>
            <w:webHidden/>
          </w:rPr>
          <w:delText>64</w:delText>
        </w:r>
      </w:del>
    </w:p>
    <w:p w:rsidR="00E70A90" w:rsidDel="009F4E15" w:rsidRDefault="00E70A90">
      <w:pPr>
        <w:pStyle w:val="Spistreci1"/>
        <w:tabs>
          <w:tab w:val="left" w:pos="440"/>
          <w:tab w:val="right" w:leader="dot" w:pos="9061"/>
        </w:tabs>
        <w:rPr>
          <w:del w:id="575" w:author="Sebastian" w:date="2011-09-01T19:40:00Z"/>
          <w:noProof/>
          <w:lang w:eastAsia="pl-PL"/>
        </w:rPr>
      </w:pPr>
      <w:del w:id="576" w:author="Sebastian" w:date="2011-09-01T19:40:00Z">
        <w:r w:rsidRPr="009F4E15" w:rsidDel="009F4E15">
          <w:rPr>
            <w:noProof/>
            <w:rPrChange w:id="577" w:author="Sebastian" w:date="2011-09-01T19:40:00Z">
              <w:rPr>
                <w:rStyle w:val="Hipercze"/>
                <w:noProof/>
              </w:rPr>
            </w:rPrChange>
          </w:rPr>
          <w:delText>8.</w:delText>
        </w:r>
        <w:r w:rsidDel="009F4E15">
          <w:rPr>
            <w:noProof/>
            <w:lang w:eastAsia="pl-PL"/>
          </w:rPr>
          <w:tab/>
        </w:r>
        <w:r w:rsidRPr="009F4E15" w:rsidDel="009F4E15">
          <w:rPr>
            <w:noProof/>
            <w:rPrChange w:id="578" w:author="Sebastian" w:date="2011-09-01T19:40:00Z">
              <w:rPr>
                <w:rStyle w:val="Hipercze"/>
                <w:noProof/>
              </w:rPr>
            </w:rPrChange>
          </w:rPr>
          <w:delText>Podsumowanie</w:delText>
        </w:r>
        <w:r w:rsidDel="009F4E15">
          <w:rPr>
            <w:noProof/>
            <w:webHidden/>
          </w:rPr>
          <w:tab/>
        </w:r>
      </w:del>
      <w:del w:id="579" w:author="Sebastian" w:date="2011-09-01T11:58:00Z">
        <w:r w:rsidDel="001407C5">
          <w:rPr>
            <w:noProof/>
            <w:webHidden/>
          </w:rPr>
          <w:delText>65</w:delText>
        </w:r>
      </w:del>
    </w:p>
    <w:p w:rsidR="00E70A90" w:rsidDel="009F4E15" w:rsidRDefault="00E70A90">
      <w:pPr>
        <w:pStyle w:val="Spistreci2"/>
        <w:tabs>
          <w:tab w:val="left" w:pos="880"/>
          <w:tab w:val="right" w:leader="dot" w:pos="9061"/>
        </w:tabs>
        <w:rPr>
          <w:del w:id="580" w:author="Sebastian" w:date="2011-09-01T19:40:00Z"/>
          <w:noProof/>
          <w:lang w:eastAsia="pl-PL"/>
        </w:rPr>
      </w:pPr>
      <w:del w:id="581" w:author="Sebastian" w:date="2011-09-01T19:40:00Z">
        <w:r w:rsidRPr="009F4E15" w:rsidDel="009F4E15">
          <w:rPr>
            <w:noProof/>
            <w:rPrChange w:id="582" w:author="Sebastian" w:date="2011-09-01T19:40:00Z">
              <w:rPr>
                <w:rStyle w:val="Hipercze"/>
                <w:noProof/>
              </w:rPr>
            </w:rPrChange>
          </w:rPr>
          <w:delText>8.1.</w:delText>
        </w:r>
        <w:r w:rsidDel="009F4E15">
          <w:rPr>
            <w:noProof/>
            <w:lang w:eastAsia="pl-PL"/>
          </w:rPr>
          <w:tab/>
        </w:r>
        <w:r w:rsidRPr="009F4E15" w:rsidDel="009F4E15">
          <w:rPr>
            <w:noProof/>
            <w:rPrChange w:id="583" w:author="Sebastian" w:date="2011-09-01T19:40:00Z">
              <w:rPr>
                <w:rStyle w:val="Hipercze"/>
                <w:noProof/>
              </w:rPr>
            </w:rPrChange>
          </w:rPr>
          <w:delText>Perspektywy rozwoju</w:delText>
        </w:r>
        <w:r w:rsidDel="009F4E15">
          <w:rPr>
            <w:noProof/>
            <w:webHidden/>
          </w:rPr>
          <w:tab/>
        </w:r>
      </w:del>
      <w:del w:id="584" w:author="Sebastian" w:date="2011-09-01T11:58:00Z">
        <w:r w:rsidDel="001407C5">
          <w:rPr>
            <w:noProof/>
            <w:webHidden/>
          </w:rPr>
          <w:delText>65</w:delText>
        </w:r>
      </w:del>
    </w:p>
    <w:p w:rsidR="00E70A90" w:rsidDel="009F4E15" w:rsidRDefault="00E70A90">
      <w:pPr>
        <w:pStyle w:val="Spistreci2"/>
        <w:tabs>
          <w:tab w:val="left" w:pos="880"/>
          <w:tab w:val="right" w:leader="dot" w:pos="9061"/>
        </w:tabs>
        <w:rPr>
          <w:del w:id="585" w:author="Sebastian" w:date="2011-09-01T19:40:00Z"/>
          <w:noProof/>
          <w:lang w:eastAsia="pl-PL"/>
        </w:rPr>
      </w:pPr>
      <w:del w:id="586" w:author="Sebastian" w:date="2011-09-01T19:40:00Z">
        <w:r w:rsidRPr="009F4E15" w:rsidDel="009F4E15">
          <w:rPr>
            <w:noProof/>
            <w:rPrChange w:id="587" w:author="Sebastian" w:date="2011-09-01T19:40:00Z">
              <w:rPr>
                <w:rStyle w:val="Hipercze"/>
                <w:noProof/>
              </w:rPr>
            </w:rPrChange>
          </w:rPr>
          <w:delText>8.2.</w:delText>
        </w:r>
        <w:r w:rsidDel="009F4E15">
          <w:rPr>
            <w:noProof/>
            <w:lang w:eastAsia="pl-PL"/>
          </w:rPr>
          <w:tab/>
        </w:r>
        <w:r w:rsidRPr="009F4E15" w:rsidDel="009F4E15">
          <w:rPr>
            <w:noProof/>
            <w:rPrChange w:id="588" w:author="Sebastian" w:date="2011-09-01T19:40:00Z">
              <w:rPr>
                <w:rStyle w:val="Hipercze"/>
                <w:noProof/>
              </w:rPr>
            </w:rPrChange>
          </w:rPr>
          <w:delText>Wnioski</w:delText>
        </w:r>
        <w:r w:rsidDel="009F4E15">
          <w:rPr>
            <w:noProof/>
            <w:webHidden/>
          </w:rPr>
          <w:tab/>
        </w:r>
      </w:del>
      <w:del w:id="589" w:author="Sebastian" w:date="2011-09-01T11:58:00Z">
        <w:r w:rsidDel="001407C5">
          <w:rPr>
            <w:noProof/>
            <w:webHidden/>
          </w:rPr>
          <w:delText>66</w:delText>
        </w:r>
      </w:del>
    </w:p>
    <w:p w:rsidR="00E70A90" w:rsidDel="009F4E15" w:rsidRDefault="00E70A90">
      <w:pPr>
        <w:pStyle w:val="Spistreci1"/>
        <w:tabs>
          <w:tab w:val="left" w:pos="440"/>
          <w:tab w:val="right" w:leader="dot" w:pos="9061"/>
        </w:tabs>
        <w:rPr>
          <w:del w:id="590" w:author="Sebastian" w:date="2011-09-01T19:40:00Z"/>
          <w:noProof/>
          <w:lang w:eastAsia="pl-PL"/>
        </w:rPr>
      </w:pPr>
      <w:del w:id="591" w:author="Sebastian" w:date="2011-09-01T19:40:00Z">
        <w:r w:rsidRPr="009F4E15" w:rsidDel="009F4E15">
          <w:rPr>
            <w:noProof/>
            <w:rPrChange w:id="592" w:author="Sebastian" w:date="2011-09-01T19:40:00Z">
              <w:rPr>
                <w:rStyle w:val="Hipercze"/>
                <w:noProof/>
              </w:rPr>
            </w:rPrChange>
          </w:rPr>
          <w:delText>9.</w:delText>
        </w:r>
        <w:r w:rsidDel="009F4E15">
          <w:rPr>
            <w:noProof/>
            <w:lang w:eastAsia="pl-PL"/>
          </w:rPr>
          <w:tab/>
        </w:r>
        <w:r w:rsidRPr="009F4E15" w:rsidDel="009F4E15">
          <w:rPr>
            <w:noProof/>
            <w:rPrChange w:id="593" w:author="Sebastian" w:date="2011-09-01T19:40:00Z">
              <w:rPr>
                <w:rStyle w:val="Hipercze"/>
                <w:noProof/>
              </w:rPr>
            </w:rPrChange>
          </w:rPr>
          <w:delText>Bibliografia</w:delText>
        </w:r>
        <w:r w:rsidDel="009F4E15">
          <w:rPr>
            <w:noProof/>
            <w:webHidden/>
          </w:rPr>
          <w:tab/>
        </w:r>
      </w:del>
      <w:del w:id="594" w:author="Sebastian" w:date="2011-09-01T11:58:00Z">
        <w:r w:rsidDel="001407C5">
          <w:rPr>
            <w:noProof/>
            <w:webHidden/>
          </w:rPr>
          <w:delText>67</w:delText>
        </w:r>
      </w:del>
    </w:p>
    <w:p w:rsidR="00E70A90" w:rsidDel="009F4E15" w:rsidRDefault="00E70A90">
      <w:pPr>
        <w:pStyle w:val="Spistreci1"/>
        <w:tabs>
          <w:tab w:val="left" w:pos="660"/>
          <w:tab w:val="right" w:leader="dot" w:pos="9061"/>
        </w:tabs>
        <w:rPr>
          <w:del w:id="595" w:author="Sebastian" w:date="2011-09-01T19:40:00Z"/>
          <w:noProof/>
          <w:lang w:eastAsia="pl-PL"/>
        </w:rPr>
      </w:pPr>
      <w:del w:id="596" w:author="Sebastian" w:date="2011-09-01T19:40:00Z">
        <w:r w:rsidRPr="009F4E15" w:rsidDel="009F4E15">
          <w:rPr>
            <w:noProof/>
            <w:rPrChange w:id="597" w:author="Sebastian" w:date="2011-09-01T19:40:00Z">
              <w:rPr>
                <w:rStyle w:val="Hipercze"/>
                <w:noProof/>
              </w:rPr>
            </w:rPrChange>
          </w:rPr>
          <w:delText>10.</w:delText>
        </w:r>
        <w:r w:rsidDel="009F4E15">
          <w:rPr>
            <w:noProof/>
            <w:lang w:eastAsia="pl-PL"/>
          </w:rPr>
          <w:tab/>
        </w:r>
        <w:r w:rsidRPr="009F4E15" w:rsidDel="009F4E15">
          <w:rPr>
            <w:noProof/>
            <w:rPrChange w:id="598" w:author="Sebastian" w:date="2011-09-01T19:40:00Z">
              <w:rPr>
                <w:rStyle w:val="Hipercze"/>
                <w:noProof/>
              </w:rPr>
            </w:rPrChange>
          </w:rPr>
          <w:delText>ZałącznikI</w:delText>
        </w:r>
        <w:r w:rsidDel="009F4E15">
          <w:rPr>
            <w:noProof/>
            <w:webHidden/>
          </w:rPr>
          <w:tab/>
        </w:r>
      </w:del>
      <w:del w:id="599" w:author="Sebastian" w:date="2011-09-01T11:58:00Z">
        <w:r w:rsidDel="001407C5">
          <w:rPr>
            <w:noProof/>
            <w:webHidden/>
          </w:rPr>
          <w:delText>68</w:delText>
        </w:r>
      </w:del>
    </w:p>
    <w:p w:rsidR="00E70A90" w:rsidDel="009F4E15" w:rsidRDefault="00E70A90">
      <w:pPr>
        <w:pStyle w:val="Spistreci2"/>
        <w:tabs>
          <w:tab w:val="left" w:pos="1100"/>
          <w:tab w:val="right" w:leader="dot" w:pos="9061"/>
        </w:tabs>
        <w:rPr>
          <w:del w:id="600" w:author="Sebastian" w:date="2011-09-01T19:40:00Z"/>
          <w:noProof/>
          <w:lang w:eastAsia="pl-PL"/>
        </w:rPr>
      </w:pPr>
      <w:del w:id="601" w:author="Sebastian" w:date="2011-09-01T19:40:00Z">
        <w:r w:rsidRPr="009F4E15" w:rsidDel="009F4E15">
          <w:rPr>
            <w:rFonts w:eastAsia="Times New Roman"/>
            <w:noProof/>
            <w:rPrChange w:id="602" w:author="Sebastian" w:date="2011-09-01T19:40:00Z">
              <w:rPr>
                <w:rStyle w:val="Hipercze"/>
                <w:rFonts w:eastAsia="Times New Roman"/>
                <w:noProof/>
              </w:rPr>
            </w:rPrChange>
          </w:rPr>
          <w:delText>10.1.</w:delText>
        </w:r>
        <w:r w:rsidDel="009F4E15">
          <w:rPr>
            <w:noProof/>
            <w:lang w:eastAsia="pl-PL"/>
          </w:rPr>
          <w:tab/>
        </w:r>
        <w:r w:rsidRPr="009F4E15" w:rsidDel="009F4E15">
          <w:rPr>
            <w:rFonts w:eastAsia="Times New Roman"/>
            <w:noProof/>
            <w:rPrChange w:id="603" w:author="Sebastian" w:date="2011-09-01T19:40:00Z">
              <w:rPr>
                <w:rStyle w:val="Hipercze"/>
                <w:rFonts w:eastAsia="Times New Roman"/>
                <w:noProof/>
              </w:rPr>
            </w:rPrChange>
          </w:rPr>
          <w:delText>Dodatek A</w:delText>
        </w:r>
        <w:r w:rsidDel="009F4E15">
          <w:rPr>
            <w:noProof/>
            <w:webHidden/>
          </w:rPr>
          <w:tab/>
        </w:r>
      </w:del>
      <w:del w:id="604" w:author="Sebastian" w:date="2011-09-01T11:58:00Z">
        <w:r w:rsidDel="001407C5">
          <w:rPr>
            <w:noProof/>
            <w:webHidden/>
          </w:rPr>
          <w:delText>68</w:delText>
        </w:r>
      </w:del>
    </w:p>
    <w:p w:rsidR="0004443A" w:rsidRDefault="009D3E5C" w:rsidP="00BA5189">
      <w:pPr>
        <w:pStyle w:val="NormalnyIn"/>
      </w:pPr>
      <w:r>
        <w:fldChar w:fldCharType="end"/>
      </w:r>
    </w:p>
    <w:p w:rsidR="0004443A" w:rsidRPr="0004443A" w:rsidRDefault="0004443A" w:rsidP="0004443A">
      <w:pPr>
        <w:pStyle w:val="Akapitzlist"/>
      </w:pPr>
    </w:p>
    <w:p w:rsidR="00554649" w:rsidDel="003111A7" w:rsidRDefault="00554649" w:rsidP="00554649">
      <w:pPr>
        <w:rPr>
          <w:del w:id="605" w:author="Sebastian" w:date="2011-09-01T19:46:00Z"/>
        </w:rPr>
      </w:pPr>
    </w:p>
    <w:p w:rsidR="00C96632" w:rsidDel="003111A7" w:rsidRDefault="00C96632">
      <w:pPr>
        <w:jc w:val="left"/>
        <w:rPr>
          <w:del w:id="606" w:author="Sebastian" w:date="2011-09-01T19:46:00Z"/>
        </w:rPr>
      </w:pPr>
      <w:del w:id="607" w:author="Sebastian" w:date="2011-09-01T19:45:00Z">
        <w:r w:rsidDel="003111A7">
          <w:br w:type="page"/>
        </w:r>
      </w:del>
    </w:p>
    <w:p w:rsidR="0045473F" w:rsidRDefault="006069A2">
      <w:pPr>
        <w:jc w:val="left"/>
      </w:pPr>
      <w:r>
        <w:t>Wykaz używanych skrótów</w:t>
      </w:r>
      <w:r w:rsidR="0045473F">
        <w:t xml:space="preserve"> i pojęć</w:t>
      </w:r>
    </w:p>
    <w:p w:rsidR="0045473F" w:rsidRDefault="0045473F">
      <w:pPr>
        <w:jc w:val="left"/>
      </w:pPr>
    </w:p>
    <w:p w:rsidR="004A73A0" w:rsidRDefault="0045473F" w:rsidP="004A73A0">
      <w:pPr>
        <w:pStyle w:val="NormalnyIn"/>
      </w:pPr>
      <w:r>
        <w:t>Pracownik mobilny</w:t>
      </w:r>
      <w:ins w:id="608" w:author="Sebastian Łuczak" w:date="2011-08-31T20:28:00Z">
        <w:r w:rsidR="004A73A0">
          <w:t xml:space="preserve"> </w:t>
        </w:r>
      </w:ins>
      <w:moveToRangeStart w:id="609" w:author="Sebastian Łuczak" w:date="2011-08-31T20:28:00Z" w:name="move302585820"/>
      <w:moveTo w:id="610" w:author="Sebastian Łuczak" w:date="2011-08-31T20:28:00Z">
        <w:r w:rsidR="004A73A0">
          <w:t xml:space="preserve">Przez pojęcie pracownik mobilny rozumiemy osobę pracującą głównie poza siedzibą firmy, przemieszczającą się pomiędzy wieloma oddalonymi od siebie lokalizacjami. </w:t>
        </w:r>
      </w:moveTo>
    </w:p>
    <w:moveToRangeEnd w:id="609"/>
    <w:p w:rsidR="0045473F" w:rsidRDefault="000C1024">
      <w:pPr>
        <w:jc w:val="left"/>
        <w:rPr>
          <w:ins w:id="611" w:author="Sebastian Łuczak" w:date="2011-08-31T23:30:00Z"/>
        </w:rPr>
      </w:pPr>
      <w:ins w:id="612" w:author="Sebastian Łuczak" w:date="2011-08-31T23:30:00Z">
        <w:r>
          <w:t xml:space="preserve">Intencja </w:t>
        </w:r>
      </w:ins>
    </w:p>
    <w:p w:rsidR="000C1024" w:rsidRDefault="000C1024">
      <w:pPr>
        <w:jc w:val="left"/>
      </w:pPr>
      <w:ins w:id="613" w:author="Sebastian Łuczak" w:date="2011-08-31T23:30:00Z">
        <w:r>
          <w:t>akcja</w:t>
        </w:r>
      </w:ins>
    </w:p>
    <w:p w:rsidR="0045473F" w:rsidRDefault="0045473F">
      <w:pPr>
        <w:jc w:val="left"/>
      </w:pPr>
      <w:r>
        <w:t>Lokalizacja i urządzenie</w:t>
      </w:r>
    </w:p>
    <w:p w:rsidR="0045473F" w:rsidRDefault="0045473F">
      <w:pPr>
        <w:jc w:val="left"/>
      </w:pPr>
      <w:r>
        <w:t>Usługa sieciowa</w:t>
      </w:r>
    </w:p>
    <w:p w:rsidR="0045473F" w:rsidRDefault="0045473F">
      <w:pPr>
        <w:jc w:val="left"/>
      </w:pPr>
      <w:r>
        <w:t>Telefon, aparat, urządzenie mobilne</w:t>
      </w:r>
    </w:p>
    <w:p w:rsidR="0045473F" w:rsidRPr="00E85A6F" w:rsidRDefault="00796063">
      <w:pPr>
        <w:jc w:val="left"/>
      </w:pPr>
      <w:r w:rsidRPr="00E85A6F">
        <w:t>Unikatowy identyfikator</w:t>
      </w:r>
    </w:p>
    <w:p w:rsidR="0045473F" w:rsidRPr="008A15B2" w:rsidRDefault="009D3E5C">
      <w:pPr>
        <w:jc w:val="left"/>
        <w:rPr>
          <w:lang w:val="en-US"/>
          <w:rPrChange w:id="614" w:author="Sebastian Łuczak" w:date="2011-08-31T23:45:00Z">
            <w:rPr/>
          </w:rPrChange>
        </w:rPr>
      </w:pPr>
      <w:proofErr w:type="spellStart"/>
      <w:r w:rsidRPr="009D3E5C">
        <w:rPr>
          <w:lang w:val="en-US"/>
          <w:rPrChange w:id="615" w:author="Sebastian Łuczak" w:date="2011-08-31T23:45:00Z">
            <w:rPr/>
          </w:rPrChange>
        </w:rPr>
        <w:t>Znacznik</w:t>
      </w:r>
      <w:proofErr w:type="spellEnd"/>
    </w:p>
    <w:p w:rsidR="002737DF" w:rsidRPr="008A15B2" w:rsidRDefault="009D3E5C">
      <w:pPr>
        <w:jc w:val="left"/>
        <w:rPr>
          <w:lang w:val="en-US"/>
          <w:rPrChange w:id="616" w:author="Sebastian Łuczak" w:date="2011-08-31T23:45:00Z">
            <w:rPr/>
          </w:rPrChange>
        </w:rPr>
      </w:pPr>
      <w:proofErr w:type="spellStart"/>
      <w:r w:rsidRPr="009D3E5C">
        <w:rPr>
          <w:lang w:val="en-US"/>
          <w:rPrChange w:id="617" w:author="Sebastian Łuczak" w:date="2011-08-31T23:45:00Z">
            <w:rPr/>
          </w:rPrChange>
        </w:rPr>
        <w:t>RFiD</w:t>
      </w:r>
      <w:proofErr w:type="spellEnd"/>
    </w:p>
    <w:p w:rsidR="002737DF" w:rsidRPr="008A15B2" w:rsidRDefault="009D3E5C">
      <w:pPr>
        <w:jc w:val="left"/>
        <w:rPr>
          <w:lang w:val="en-US"/>
          <w:rPrChange w:id="618" w:author="Sebastian Łuczak" w:date="2011-08-31T23:45:00Z">
            <w:rPr/>
          </w:rPrChange>
        </w:rPr>
      </w:pPr>
      <w:r w:rsidRPr="009D3E5C">
        <w:rPr>
          <w:lang w:val="en-US"/>
          <w:rPrChange w:id="619" w:author="Sebastian Łuczak" w:date="2011-08-31T23:45:00Z">
            <w:rPr/>
          </w:rPrChange>
        </w:rPr>
        <w:t>NFC</w:t>
      </w:r>
    </w:p>
    <w:p w:rsidR="008A15B2" w:rsidRPr="00787048" w:rsidRDefault="008A15B2" w:rsidP="008A15B2">
      <w:pPr>
        <w:rPr>
          <w:ins w:id="620" w:author="Sebastian Łuczak" w:date="2011-08-31T23:45:00Z"/>
          <w:lang w:val="en-US"/>
        </w:rPr>
      </w:pPr>
      <w:ins w:id="621" w:author="Sebastian Łuczak" w:date="2011-08-31T23:45:00Z">
        <w:r w:rsidRPr="00770C5D">
          <w:rPr>
            <w:lang w:val="en-US"/>
          </w:rPr>
          <w:t>API – Application Programming I</w:t>
        </w:r>
        <w:r>
          <w:rPr>
            <w:lang w:val="en-US"/>
          </w:rPr>
          <w:t xml:space="preserve">nterface – </w:t>
        </w:r>
        <w:proofErr w:type="spellStart"/>
        <w:r>
          <w:rPr>
            <w:lang w:val="en-US"/>
          </w:rPr>
          <w:t>interfejsy</w:t>
        </w:r>
        <w:proofErr w:type="spellEnd"/>
        <w:r>
          <w:rPr>
            <w:lang w:val="en-US"/>
          </w:rPr>
          <w:t xml:space="preserve"> </w:t>
        </w:r>
        <w:proofErr w:type="spellStart"/>
        <w:r>
          <w:rPr>
            <w:lang w:val="en-US"/>
          </w:rPr>
          <w:t>programistyczne</w:t>
        </w:r>
        <w:proofErr w:type="spellEnd"/>
      </w:ins>
    </w:p>
    <w:p w:rsidR="008A15B2" w:rsidRPr="00787048" w:rsidRDefault="008A15B2" w:rsidP="008A15B2">
      <w:pPr>
        <w:rPr>
          <w:ins w:id="622" w:author="Sebastian Łuczak" w:date="2011-08-31T23:45:00Z"/>
          <w:lang w:val="en-US"/>
        </w:rPr>
      </w:pPr>
      <w:ins w:id="623" w:author="Sebastian Łuczak" w:date="2011-08-31T23:45:00Z">
        <w:r w:rsidRPr="00770C5D">
          <w:rPr>
            <w:lang w:val="en-US"/>
          </w:rPr>
          <w:t xml:space="preserve">NFC </w:t>
        </w:r>
        <w:r>
          <w:rPr>
            <w:lang w:val="en-US"/>
          </w:rPr>
          <w:t xml:space="preserve">– Near Field </w:t>
        </w:r>
        <w:proofErr w:type="spellStart"/>
        <w:r>
          <w:rPr>
            <w:lang w:val="en-US"/>
          </w:rPr>
          <w:t>Communucation</w:t>
        </w:r>
        <w:proofErr w:type="spellEnd"/>
      </w:ins>
    </w:p>
    <w:p w:rsidR="008A15B2" w:rsidRPr="008A15B2" w:rsidRDefault="009D3E5C" w:rsidP="008A15B2">
      <w:pPr>
        <w:rPr>
          <w:ins w:id="624" w:author="Sebastian Łuczak" w:date="2011-08-31T23:45:00Z"/>
          <w:lang w:val="en-US"/>
          <w:rPrChange w:id="625" w:author="Sebastian Łuczak" w:date="2011-08-31T23:45:00Z">
            <w:rPr>
              <w:ins w:id="626" w:author="Sebastian Łuczak" w:date="2011-08-31T23:45:00Z"/>
            </w:rPr>
          </w:rPrChange>
        </w:rPr>
      </w:pPr>
      <w:proofErr w:type="spellStart"/>
      <w:ins w:id="627" w:author="Sebastian Łuczak" w:date="2011-08-31T23:45:00Z">
        <w:r w:rsidRPr="009D3E5C">
          <w:rPr>
            <w:lang w:val="en-US"/>
            <w:rPrChange w:id="628" w:author="Sebastian Łuczak" w:date="2011-08-31T23:45:00Z">
              <w:rPr/>
            </w:rPrChange>
          </w:rPr>
          <w:t>RFiD</w:t>
        </w:r>
        <w:proofErr w:type="spellEnd"/>
        <w:r w:rsidRPr="009D3E5C">
          <w:rPr>
            <w:lang w:val="en-US"/>
            <w:rPrChange w:id="629" w:author="Sebastian Łuczak" w:date="2011-08-31T23:45:00Z">
              <w:rPr/>
            </w:rPrChange>
          </w:rPr>
          <w:t xml:space="preserve"> – Radio Frequency Identification</w:t>
        </w:r>
      </w:ins>
    </w:p>
    <w:p w:rsidR="008A15B2" w:rsidRPr="00E85A6F" w:rsidRDefault="00796063" w:rsidP="008A15B2">
      <w:pPr>
        <w:rPr>
          <w:ins w:id="630" w:author="Sebastian Łuczak" w:date="2011-08-31T23:45:00Z"/>
        </w:rPr>
      </w:pPr>
      <w:ins w:id="631" w:author="Sebastian Łuczak" w:date="2011-08-31T23:45:00Z">
        <w:r w:rsidRPr="00E85A6F">
          <w:t xml:space="preserve">ORM – </w:t>
        </w:r>
        <w:proofErr w:type="spellStart"/>
        <w:r w:rsidRPr="00E85A6F">
          <w:t>Object-Realtional</w:t>
        </w:r>
        <w:proofErr w:type="spellEnd"/>
        <w:r w:rsidRPr="00E85A6F">
          <w:t xml:space="preserve"> </w:t>
        </w:r>
        <w:proofErr w:type="spellStart"/>
        <w:r w:rsidRPr="00E85A6F">
          <w:t>Mapping</w:t>
        </w:r>
        <w:proofErr w:type="spellEnd"/>
        <w:r w:rsidRPr="00E85A6F">
          <w:t xml:space="preserve"> – technika mapowania obiektów na encje bazy danych</w:t>
        </w:r>
      </w:ins>
    </w:p>
    <w:p w:rsidR="008A15B2" w:rsidRPr="00787048" w:rsidRDefault="008A15B2" w:rsidP="008A15B2">
      <w:pPr>
        <w:rPr>
          <w:ins w:id="632" w:author="Sebastian Łuczak" w:date="2011-08-31T23:45:00Z"/>
          <w:lang w:val="en-US"/>
        </w:rPr>
      </w:pPr>
      <w:ins w:id="633" w:author="Sebastian Łuczak" w:date="2011-08-31T23:45:00Z">
        <w:r w:rsidRPr="00770C5D">
          <w:rPr>
            <w:lang w:val="en-US"/>
          </w:rPr>
          <w:t>POJO</w:t>
        </w:r>
        <w:r>
          <w:rPr>
            <w:lang w:val="en-US"/>
          </w:rPr>
          <w:t xml:space="preserve"> – Plain Old Java Object – </w:t>
        </w:r>
        <w:proofErr w:type="spellStart"/>
        <w:r>
          <w:rPr>
            <w:lang w:val="en-US"/>
          </w:rPr>
          <w:t>obiekty</w:t>
        </w:r>
        <w:proofErr w:type="spellEnd"/>
        <w:r>
          <w:rPr>
            <w:lang w:val="en-US"/>
          </w:rPr>
          <w:t xml:space="preserve"> Java</w:t>
        </w:r>
      </w:ins>
    </w:p>
    <w:p w:rsidR="008A15B2" w:rsidRPr="00787048" w:rsidRDefault="008A15B2" w:rsidP="008A15B2">
      <w:pPr>
        <w:rPr>
          <w:ins w:id="634" w:author="Sebastian Łuczak" w:date="2011-08-31T23:45:00Z"/>
        </w:rPr>
      </w:pPr>
      <w:ins w:id="635" w:author="Sebastian Łuczak" w:date="2011-08-31T23:45:00Z">
        <w:r w:rsidRPr="00787048">
          <w:t>SQL</w:t>
        </w:r>
        <w:r w:rsidRPr="00770C5D">
          <w:t xml:space="preserve"> – </w:t>
        </w:r>
        <w:proofErr w:type="spellStart"/>
        <w:r w:rsidRPr="00770C5D">
          <w:t>Str</w:t>
        </w:r>
        <w:r w:rsidRPr="00787048">
          <w:t>uctured</w:t>
        </w:r>
        <w:proofErr w:type="spellEnd"/>
        <w:r w:rsidRPr="00787048">
          <w:t xml:space="preserve"> </w:t>
        </w:r>
        <w:proofErr w:type="spellStart"/>
        <w:r w:rsidRPr="00787048">
          <w:t>Query</w:t>
        </w:r>
        <w:proofErr w:type="spellEnd"/>
        <w:r w:rsidRPr="00787048">
          <w:t xml:space="preserve"> </w:t>
        </w:r>
        <w:proofErr w:type="spellStart"/>
        <w:r w:rsidRPr="00787048">
          <w:t>Languag</w:t>
        </w:r>
        <w:r w:rsidRPr="00770C5D">
          <w:t>e</w:t>
        </w:r>
        <w:proofErr w:type="spellEnd"/>
        <w:r w:rsidRPr="00770C5D">
          <w:t xml:space="preserve"> – język używany do tworzenia</w:t>
        </w:r>
        <w:r>
          <w:t xml:space="preserve"> zapytań do relacyjnych baz danych</w:t>
        </w:r>
      </w:ins>
    </w:p>
    <w:p w:rsidR="008A15B2" w:rsidRPr="00787048" w:rsidRDefault="008A15B2" w:rsidP="008A15B2">
      <w:pPr>
        <w:rPr>
          <w:ins w:id="636" w:author="Sebastian Łuczak" w:date="2011-08-31T23:45:00Z"/>
        </w:rPr>
      </w:pPr>
      <w:ins w:id="637" w:author="Sebastian Łuczak" w:date="2011-08-31T23:45:00Z">
        <w:r w:rsidRPr="00787048">
          <w:t>HQL</w:t>
        </w:r>
        <w:r w:rsidRPr="00770C5D">
          <w:t xml:space="preserve"> – Hibernate </w:t>
        </w:r>
        <w:proofErr w:type="spellStart"/>
        <w:r w:rsidRPr="00770C5D">
          <w:t>Query</w:t>
        </w:r>
        <w:proofErr w:type="spellEnd"/>
        <w:r w:rsidRPr="00770C5D">
          <w:t xml:space="preserve"> </w:t>
        </w:r>
        <w:proofErr w:type="spellStart"/>
        <w:r w:rsidRPr="00770C5D">
          <w:t>Language</w:t>
        </w:r>
        <w:proofErr w:type="spellEnd"/>
        <w:r w:rsidRPr="00770C5D">
          <w:t xml:space="preserve"> – język zapytań stworzony</w:t>
        </w:r>
        <w:r w:rsidRPr="00787048">
          <w:t xml:space="preserve"> specjalnie dla Framework Hibernate</w:t>
        </w:r>
      </w:ins>
    </w:p>
    <w:p w:rsidR="008A15B2" w:rsidRPr="00787048" w:rsidRDefault="008A15B2" w:rsidP="008A15B2">
      <w:pPr>
        <w:rPr>
          <w:ins w:id="638" w:author="Sebastian Łuczak" w:date="2011-08-31T23:45:00Z"/>
        </w:rPr>
      </w:pPr>
      <w:ins w:id="639" w:author="Sebastian Łuczak" w:date="2011-08-31T23:45:00Z">
        <w:r w:rsidRPr="00787048">
          <w:t>QBE</w:t>
        </w:r>
        <w:r w:rsidRPr="00770C5D">
          <w:t xml:space="preserve"> – </w:t>
        </w:r>
        <w:proofErr w:type="spellStart"/>
        <w:r w:rsidRPr="00770C5D">
          <w:t>Query</w:t>
        </w:r>
        <w:proofErr w:type="spellEnd"/>
        <w:r w:rsidRPr="00770C5D">
          <w:t xml:space="preserve"> By </w:t>
        </w:r>
        <w:proofErr w:type="spellStart"/>
        <w:r w:rsidRPr="00770C5D">
          <w:t>Example</w:t>
        </w:r>
        <w:proofErr w:type="spellEnd"/>
        <w:r w:rsidRPr="00770C5D">
          <w:t xml:space="preserve"> – technika tworzenia z</w:t>
        </w:r>
        <w:r>
          <w:t>apytań w Framework Hibernate</w:t>
        </w:r>
      </w:ins>
    </w:p>
    <w:p w:rsidR="008A15B2" w:rsidRPr="00787048" w:rsidRDefault="008A15B2" w:rsidP="008A15B2">
      <w:pPr>
        <w:rPr>
          <w:ins w:id="640" w:author="Sebastian Łuczak" w:date="2011-08-31T23:45:00Z"/>
        </w:rPr>
      </w:pPr>
      <w:ins w:id="641" w:author="Sebastian Łuczak" w:date="2011-08-31T23:45:00Z">
        <w:r w:rsidRPr="00787048">
          <w:t>JDBC</w:t>
        </w:r>
        <w:r w:rsidRPr="00770C5D">
          <w:t xml:space="preserve"> </w:t>
        </w:r>
        <w:r w:rsidRPr="00787048">
          <w:t>–</w:t>
        </w:r>
        <w:r w:rsidRPr="00770C5D">
          <w:t xml:space="preserve"> Ja</w:t>
        </w:r>
        <w:r w:rsidRPr="00787048">
          <w:t xml:space="preserve">va </w:t>
        </w:r>
        <w:proofErr w:type="spellStart"/>
        <w:r w:rsidRPr="00787048">
          <w:t>DataBase</w:t>
        </w:r>
        <w:proofErr w:type="spellEnd"/>
        <w:r w:rsidRPr="00787048">
          <w:t xml:space="preserve"> </w:t>
        </w:r>
        <w:proofErr w:type="spellStart"/>
        <w:r w:rsidRPr="00787048">
          <w:t>C</w:t>
        </w:r>
        <w:r w:rsidRPr="00770C5D">
          <w:t>onnectiovity</w:t>
        </w:r>
        <w:proofErr w:type="spellEnd"/>
        <w:r w:rsidRPr="00770C5D">
          <w:t xml:space="preserve"> – interfejs łączący program Java z bazą da</w:t>
        </w:r>
        <w:r>
          <w:t>nych</w:t>
        </w:r>
      </w:ins>
    </w:p>
    <w:p w:rsidR="008A15B2" w:rsidRPr="00787048" w:rsidRDefault="008A15B2" w:rsidP="008A15B2">
      <w:pPr>
        <w:rPr>
          <w:ins w:id="642" w:author="Sebastian Łuczak" w:date="2011-08-31T23:45:00Z"/>
        </w:rPr>
      </w:pPr>
      <w:ins w:id="643" w:author="Sebastian Łuczak" w:date="2011-08-31T23:45:00Z">
        <w:r w:rsidRPr="00787048">
          <w:t xml:space="preserve">MVC – </w:t>
        </w:r>
        <w:proofErr w:type="spellStart"/>
        <w:r w:rsidRPr="00787048">
          <w:t>Model-View-C</w:t>
        </w:r>
        <w:r w:rsidRPr="00770C5D">
          <w:t>ontrolle</w:t>
        </w:r>
        <w:proofErr w:type="spellEnd"/>
        <w:r w:rsidRPr="00770C5D">
          <w:t xml:space="preserve"> – </w:t>
        </w:r>
        <w:proofErr w:type="spellStart"/>
        <w:r w:rsidRPr="00770C5D">
          <w:t>wzrorzec</w:t>
        </w:r>
        <w:proofErr w:type="spellEnd"/>
        <w:r w:rsidRPr="00770C5D">
          <w:t xml:space="preserve"> projektowy </w:t>
        </w:r>
        <w:r>
          <w:t>Model – Widok - Kontroler</w:t>
        </w:r>
      </w:ins>
    </w:p>
    <w:p w:rsidR="008A15B2" w:rsidRPr="00787048" w:rsidRDefault="008A15B2" w:rsidP="008A15B2">
      <w:pPr>
        <w:rPr>
          <w:ins w:id="644" w:author="Sebastian Łuczak" w:date="2011-08-31T23:45:00Z"/>
        </w:rPr>
      </w:pPr>
      <w:ins w:id="645" w:author="Sebastian Łuczak" w:date="2011-08-31T23:45:00Z">
        <w:r w:rsidRPr="00787048">
          <w:t>JRE</w:t>
        </w:r>
        <w:r w:rsidRPr="00770C5D">
          <w:t xml:space="preserve"> – Java </w:t>
        </w:r>
        <w:proofErr w:type="spellStart"/>
        <w:r w:rsidRPr="00770C5D">
          <w:t>Runtime</w:t>
        </w:r>
        <w:proofErr w:type="spellEnd"/>
        <w:r w:rsidRPr="00770C5D">
          <w:t xml:space="preserve"> </w:t>
        </w:r>
        <w:proofErr w:type="spellStart"/>
        <w:r w:rsidRPr="00770C5D">
          <w:t>Enviroment</w:t>
        </w:r>
        <w:proofErr w:type="spellEnd"/>
        <w:r w:rsidRPr="00770C5D">
          <w:t xml:space="preserve"> – środowisko uruchom</w:t>
        </w:r>
        <w:r>
          <w:t>ieniowe programów Java</w:t>
        </w:r>
      </w:ins>
    </w:p>
    <w:p w:rsidR="008A15B2" w:rsidRPr="00787048" w:rsidRDefault="008A15B2" w:rsidP="008A15B2">
      <w:pPr>
        <w:rPr>
          <w:ins w:id="646" w:author="Sebastian Łuczak" w:date="2011-08-31T23:45:00Z"/>
          <w:lang w:val="en-US"/>
        </w:rPr>
      </w:pPr>
      <w:ins w:id="647" w:author="Sebastian Łuczak" w:date="2011-08-31T23:45:00Z">
        <w:r w:rsidRPr="00770C5D">
          <w:rPr>
            <w:lang w:val="en-US"/>
          </w:rPr>
          <w:t>JVM</w:t>
        </w:r>
        <w:r>
          <w:rPr>
            <w:lang w:val="en-US"/>
          </w:rPr>
          <w:t xml:space="preserve"> – Java Virtual Machine – </w:t>
        </w:r>
        <w:proofErr w:type="spellStart"/>
        <w:r>
          <w:rPr>
            <w:lang w:val="en-US"/>
          </w:rPr>
          <w:t>maszna</w:t>
        </w:r>
        <w:proofErr w:type="spellEnd"/>
        <w:r>
          <w:rPr>
            <w:lang w:val="en-US"/>
          </w:rPr>
          <w:t xml:space="preserve"> </w:t>
        </w:r>
        <w:proofErr w:type="spellStart"/>
        <w:r>
          <w:rPr>
            <w:lang w:val="en-US"/>
          </w:rPr>
          <w:t>wirtualna</w:t>
        </w:r>
        <w:proofErr w:type="spellEnd"/>
        <w:r>
          <w:rPr>
            <w:lang w:val="en-US"/>
          </w:rPr>
          <w:t xml:space="preserve"> Java</w:t>
        </w:r>
      </w:ins>
    </w:p>
    <w:p w:rsidR="008A15B2" w:rsidRPr="00787048" w:rsidRDefault="008A15B2" w:rsidP="008A15B2">
      <w:pPr>
        <w:rPr>
          <w:ins w:id="648" w:author="Sebastian Łuczak" w:date="2011-08-31T23:45:00Z"/>
          <w:lang w:val="en-US"/>
        </w:rPr>
      </w:pPr>
      <w:ins w:id="649" w:author="Sebastian Łuczak" w:date="2011-08-31T23:45:00Z">
        <w:r w:rsidRPr="00770C5D">
          <w:rPr>
            <w:lang w:val="en-US"/>
          </w:rPr>
          <w:t>J2EE</w:t>
        </w:r>
        <w:r>
          <w:rPr>
            <w:lang w:val="en-US"/>
          </w:rPr>
          <w:t xml:space="preserve"> – Java Enterprise Edition </w:t>
        </w:r>
      </w:ins>
    </w:p>
    <w:p w:rsidR="008A15B2" w:rsidRPr="00787048" w:rsidRDefault="008A15B2" w:rsidP="008A15B2">
      <w:pPr>
        <w:rPr>
          <w:ins w:id="650" w:author="Sebastian Łuczak" w:date="2011-08-31T23:45:00Z"/>
          <w:lang w:val="en-US"/>
        </w:rPr>
      </w:pPr>
      <w:ins w:id="651" w:author="Sebastian Łuczak" w:date="2011-08-31T23:45:00Z">
        <w:r w:rsidRPr="00770C5D">
          <w:rPr>
            <w:lang w:val="en-US"/>
          </w:rPr>
          <w:t>EJB</w:t>
        </w:r>
        <w:r>
          <w:rPr>
            <w:lang w:val="en-US"/>
          </w:rPr>
          <w:t xml:space="preserve"> – Enterprise Java Beans – </w:t>
        </w:r>
        <w:proofErr w:type="spellStart"/>
        <w:r>
          <w:rPr>
            <w:lang w:val="en-US"/>
          </w:rPr>
          <w:t>technologia</w:t>
        </w:r>
        <w:proofErr w:type="spellEnd"/>
        <w:r>
          <w:rPr>
            <w:lang w:val="en-US"/>
          </w:rPr>
          <w:t xml:space="preserve"> </w:t>
        </w:r>
        <w:proofErr w:type="spellStart"/>
        <w:r>
          <w:rPr>
            <w:lang w:val="en-US"/>
          </w:rPr>
          <w:t>programistyczna</w:t>
        </w:r>
        <w:proofErr w:type="spellEnd"/>
        <w:r>
          <w:rPr>
            <w:lang w:val="en-US"/>
          </w:rPr>
          <w:t xml:space="preserve"> Java</w:t>
        </w:r>
      </w:ins>
    </w:p>
    <w:p w:rsidR="008A15B2" w:rsidRPr="00787048" w:rsidRDefault="008A15B2" w:rsidP="008A15B2">
      <w:pPr>
        <w:rPr>
          <w:ins w:id="652" w:author="Sebastian Łuczak" w:date="2011-08-31T23:45:00Z"/>
          <w:lang w:val="en-US"/>
        </w:rPr>
      </w:pPr>
      <w:ins w:id="653" w:author="Sebastian Łuczak" w:date="2011-08-31T23:45:00Z">
        <w:r w:rsidRPr="00770C5D">
          <w:rPr>
            <w:lang w:val="en-US"/>
          </w:rPr>
          <w:t>JSP</w:t>
        </w:r>
        <w:r>
          <w:rPr>
            <w:lang w:val="en-US"/>
          </w:rPr>
          <w:t xml:space="preserve"> – Java Server Pages </w:t>
        </w:r>
      </w:ins>
    </w:p>
    <w:p w:rsidR="008A15B2" w:rsidRPr="00787048" w:rsidRDefault="008A15B2" w:rsidP="008A15B2">
      <w:pPr>
        <w:rPr>
          <w:ins w:id="654" w:author="Sebastian Łuczak" w:date="2011-08-31T23:45:00Z"/>
          <w:lang w:val="en-US"/>
        </w:rPr>
      </w:pPr>
      <w:ins w:id="655" w:author="Sebastian Łuczak" w:date="2011-08-31T23:45:00Z">
        <w:r w:rsidRPr="00770C5D">
          <w:rPr>
            <w:lang w:val="en-US"/>
          </w:rPr>
          <w:t>XML</w:t>
        </w:r>
        <w:r>
          <w:rPr>
            <w:lang w:val="en-US"/>
          </w:rPr>
          <w:t xml:space="preserve"> – </w:t>
        </w:r>
        <w:proofErr w:type="spellStart"/>
        <w:r>
          <w:rPr>
            <w:lang w:val="en-US"/>
          </w:rPr>
          <w:t>eXtesible</w:t>
        </w:r>
        <w:proofErr w:type="spellEnd"/>
        <w:r>
          <w:rPr>
            <w:lang w:val="en-US"/>
          </w:rPr>
          <w:t xml:space="preserve"> Markup Language </w:t>
        </w:r>
      </w:ins>
    </w:p>
    <w:p w:rsidR="008A15B2" w:rsidRPr="00787048" w:rsidRDefault="008A15B2" w:rsidP="008A15B2">
      <w:pPr>
        <w:rPr>
          <w:ins w:id="656" w:author="Sebastian Łuczak" w:date="2011-08-31T23:45:00Z"/>
        </w:rPr>
      </w:pPr>
      <w:ins w:id="657" w:author="Sebastian Łuczak" w:date="2011-08-31T23:45:00Z">
        <w:r w:rsidRPr="00787048">
          <w:t>HTML</w:t>
        </w:r>
        <w:r w:rsidRPr="00770C5D">
          <w:t xml:space="preserve"> – </w:t>
        </w:r>
        <w:proofErr w:type="spellStart"/>
        <w:r w:rsidRPr="00770C5D">
          <w:t>HiperText</w:t>
        </w:r>
        <w:proofErr w:type="spellEnd"/>
        <w:r w:rsidRPr="00770C5D">
          <w:t xml:space="preserve"> </w:t>
        </w:r>
        <w:proofErr w:type="spellStart"/>
        <w:r w:rsidRPr="00770C5D">
          <w:t>Markup</w:t>
        </w:r>
        <w:proofErr w:type="spellEnd"/>
        <w:r w:rsidRPr="00770C5D">
          <w:t xml:space="preserve"> </w:t>
        </w:r>
        <w:proofErr w:type="spellStart"/>
        <w:r w:rsidRPr="00770C5D">
          <w:t>Language</w:t>
        </w:r>
        <w:proofErr w:type="spellEnd"/>
        <w:r w:rsidRPr="00770C5D">
          <w:t xml:space="preserve"> – język tworzenia stron WWW </w:t>
        </w:r>
      </w:ins>
    </w:p>
    <w:p w:rsidR="008A15B2" w:rsidRPr="00787048" w:rsidRDefault="008A15B2" w:rsidP="008A15B2">
      <w:pPr>
        <w:rPr>
          <w:ins w:id="658" w:author="Sebastian Łuczak" w:date="2011-08-31T23:45:00Z"/>
          <w:lang w:val="en-US"/>
        </w:rPr>
      </w:pPr>
      <w:ins w:id="659" w:author="Sebastian Łuczak" w:date="2011-08-31T23:45:00Z">
        <w:r w:rsidRPr="00770C5D">
          <w:rPr>
            <w:lang w:val="en-US"/>
          </w:rPr>
          <w:t>WWW</w:t>
        </w:r>
        <w:r>
          <w:rPr>
            <w:lang w:val="en-US"/>
          </w:rPr>
          <w:t xml:space="preserve"> – World Wide Web</w:t>
        </w:r>
      </w:ins>
    </w:p>
    <w:p w:rsidR="008A15B2" w:rsidRPr="00787048" w:rsidRDefault="008A15B2" w:rsidP="008A15B2">
      <w:pPr>
        <w:rPr>
          <w:ins w:id="660" w:author="Sebastian Łuczak" w:date="2011-08-31T23:45:00Z"/>
          <w:lang w:val="en-US"/>
        </w:rPr>
      </w:pPr>
      <w:ins w:id="661" w:author="Sebastian Łuczak" w:date="2011-08-31T23:45:00Z">
        <w:r w:rsidRPr="00770C5D">
          <w:rPr>
            <w:lang w:val="en-US"/>
          </w:rPr>
          <w:t>CSS</w:t>
        </w:r>
        <w:r>
          <w:rPr>
            <w:lang w:val="en-US"/>
          </w:rPr>
          <w:t xml:space="preserve">  - </w:t>
        </w:r>
        <w:r w:rsidRPr="00770C5D">
          <w:rPr>
            <w:rStyle w:val="apple-style-span"/>
            <w:rFonts w:ascii="Arial" w:hAnsi="Arial" w:cs="Arial"/>
            <w:i/>
            <w:iCs/>
            <w:color w:val="000000"/>
            <w:shd w:val="clear" w:color="auto" w:fill="FFFFFF"/>
            <w:lang w:val="en-US"/>
          </w:rPr>
          <w:t>Cascading Style Sheets -</w:t>
        </w:r>
      </w:ins>
    </w:p>
    <w:p w:rsidR="008A15B2" w:rsidRPr="00787048" w:rsidRDefault="008A15B2" w:rsidP="008A15B2">
      <w:pPr>
        <w:rPr>
          <w:ins w:id="662" w:author="Sebastian Łuczak" w:date="2011-08-31T23:45:00Z"/>
          <w:lang w:val="en-US"/>
        </w:rPr>
      </w:pPr>
      <w:ins w:id="663" w:author="Sebastian Łuczak" w:date="2011-08-31T23:45:00Z">
        <w:r w:rsidRPr="00770C5D">
          <w:rPr>
            <w:lang w:val="en-US"/>
          </w:rPr>
          <w:t>REST</w:t>
        </w:r>
        <w:r>
          <w:rPr>
            <w:lang w:val="en-US"/>
          </w:rPr>
          <w:t xml:space="preserve"> – Representational State Transfer</w:t>
        </w:r>
      </w:ins>
    </w:p>
    <w:p w:rsidR="008A15B2" w:rsidRPr="00787048" w:rsidRDefault="008A15B2" w:rsidP="008A15B2">
      <w:pPr>
        <w:rPr>
          <w:ins w:id="664" w:author="Sebastian Łuczak" w:date="2011-08-31T23:45:00Z"/>
          <w:lang w:val="en-US"/>
        </w:rPr>
      </w:pPr>
      <w:ins w:id="665" w:author="Sebastian Łuczak" w:date="2011-08-31T23:45:00Z">
        <w:r w:rsidRPr="00770C5D">
          <w:rPr>
            <w:lang w:val="en-US"/>
          </w:rPr>
          <w:t>http</w:t>
        </w:r>
        <w:r>
          <w:rPr>
            <w:lang w:val="en-US"/>
          </w:rPr>
          <w:t xml:space="preserve"> – </w:t>
        </w:r>
        <w:proofErr w:type="spellStart"/>
        <w:r>
          <w:rPr>
            <w:lang w:val="en-US"/>
          </w:rPr>
          <w:t>HiperText</w:t>
        </w:r>
        <w:proofErr w:type="spellEnd"/>
        <w:r>
          <w:rPr>
            <w:lang w:val="en-US"/>
          </w:rPr>
          <w:t xml:space="preserve"> Transfer Protocol</w:t>
        </w:r>
      </w:ins>
    </w:p>
    <w:p w:rsidR="008A15B2" w:rsidRPr="00787048" w:rsidRDefault="008A15B2" w:rsidP="008A15B2">
      <w:pPr>
        <w:rPr>
          <w:ins w:id="666" w:author="Sebastian Łuczak" w:date="2011-08-31T23:45:00Z"/>
          <w:lang w:val="en-US"/>
        </w:rPr>
      </w:pPr>
      <w:ins w:id="667" w:author="Sebastian Łuczak" w:date="2011-08-31T23:45:00Z">
        <w:r w:rsidRPr="00770C5D">
          <w:rPr>
            <w:lang w:val="en-US"/>
          </w:rPr>
          <w:t>URI</w:t>
        </w:r>
        <w:r>
          <w:rPr>
            <w:lang w:val="en-US"/>
          </w:rPr>
          <w:t xml:space="preserve"> – Uniform Resource Identifier</w:t>
        </w:r>
      </w:ins>
    </w:p>
    <w:p w:rsidR="008A15B2" w:rsidRPr="004F6575" w:rsidRDefault="008A15B2" w:rsidP="008A15B2">
      <w:pPr>
        <w:rPr>
          <w:ins w:id="668" w:author="Sebastian Łuczak" w:date="2011-08-31T23:45:00Z"/>
          <w:lang w:val="en-US"/>
        </w:rPr>
      </w:pPr>
      <w:ins w:id="669" w:author="Sebastian Łuczak" w:date="2011-08-31T23:45:00Z">
        <w:r w:rsidRPr="004F6575">
          <w:rPr>
            <w:lang w:val="en-US"/>
          </w:rPr>
          <w:t>JSON</w:t>
        </w:r>
        <w:r>
          <w:rPr>
            <w:lang w:val="en-US"/>
          </w:rPr>
          <w:t xml:space="preserve"> – JavaScript Object Notation</w:t>
        </w:r>
      </w:ins>
    </w:p>
    <w:p w:rsidR="008A15B2" w:rsidRPr="004F6575" w:rsidRDefault="008A15B2" w:rsidP="008A15B2">
      <w:pPr>
        <w:rPr>
          <w:ins w:id="670" w:author="Sebastian Łuczak" w:date="2011-08-31T23:45:00Z"/>
          <w:lang w:val="en-US"/>
        </w:rPr>
      </w:pPr>
      <w:ins w:id="671" w:author="Sebastian Łuczak" w:date="2011-08-31T23:45:00Z">
        <w:r w:rsidRPr="004F6575">
          <w:rPr>
            <w:lang w:val="en-US"/>
          </w:rPr>
          <w:t>SOAP</w:t>
        </w:r>
        <w:r>
          <w:rPr>
            <w:lang w:val="en-US"/>
          </w:rPr>
          <w:t xml:space="preserve"> – Simple </w:t>
        </w:r>
        <w:proofErr w:type="spellStart"/>
        <w:r>
          <w:rPr>
            <w:lang w:val="en-US"/>
          </w:rPr>
          <w:t>Obcjec</w:t>
        </w:r>
        <w:proofErr w:type="spellEnd"/>
        <w:r>
          <w:rPr>
            <w:lang w:val="en-US"/>
          </w:rPr>
          <w:t xml:space="preserve"> Access Protocol</w:t>
        </w:r>
      </w:ins>
    </w:p>
    <w:p w:rsidR="008A15B2" w:rsidRPr="004F6575" w:rsidRDefault="008A15B2" w:rsidP="008A15B2">
      <w:pPr>
        <w:rPr>
          <w:ins w:id="672" w:author="Sebastian Łuczak" w:date="2011-08-31T23:45:00Z"/>
          <w:lang w:val="en-US"/>
        </w:rPr>
      </w:pPr>
      <w:ins w:id="673" w:author="Sebastian Łuczak" w:date="2011-08-31T23:45:00Z">
        <w:r w:rsidRPr="004F6575">
          <w:rPr>
            <w:lang w:val="en-US"/>
          </w:rPr>
          <w:t>JAX-RS</w:t>
        </w:r>
        <w:r>
          <w:rPr>
            <w:lang w:val="en-US"/>
          </w:rPr>
          <w:t xml:space="preserve"> – Java </w:t>
        </w:r>
        <w:proofErr w:type="spellStart"/>
        <w:r>
          <w:rPr>
            <w:lang w:val="en-US"/>
          </w:rPr>
          <w:t>Api</w:t>
        </w:r>
        <w:proofErr w:type="spellEnd"/>
        <w:r>
          <w:rPr>
            <w:lang w:val="en-US"/>
          </w:rPr>
          <w:t xml:space="preserve"> for </w:t>
        </w:r>
        <w:proofErr w:type="spellStart"/>
        <w:r>
          <w:rPr>
            <w:lang w:val="en-US"/>
          </w:rPr>
          <w:t>Restfull</w:t>
        </w:r>
        <w:proofErr w:type="spellEnd"/>
        <w:r>
          <w:rPr>
            <w:lang w:val="en-US"/>
          </w:rPr>
          <w:t xml:space="preserve"> Web Services</w:t>
        </w:r>
      </w:ins>
    </w:p>
    <w:p w:rsidR="008A15B2" w:rsidRPr="004F6575" w:rsidRDefault="008A15B2" w:rsidP="008A15B2">
      <w:pPr>
        <w:rPr>
          <w:ins w:id="674" w:author="Sebastian Łuczak" w:date="2011-08-31T23:45:00Z"/>
          <w:lang w:val="en-US"/>
        </w:rPr>
      </w:pPr>
      <w:ins w:id="675" w:author="Sebastian Łuczak" w:date="2011-08-31T23:45:00Z">
        <w:r w:rsidRPr="004F6575">
          <w:rPr>
            <w:lang w:val="en-US"/>
          </w:rPr>
          <w:t>IDE</w:t>
        </w:r>
        <w:r>
          <w:rPr>
            <w:lang w:val="en-US"/>
          </w:rPr>
          <w:t xml:space="preserve"> – Integrated Development </w:t>
        </w:r>
        <w:proofErr w:type="spellStart"/>
        <w:r>
          <w:rPr>
            <w:lang w:val="en-US"/>
          </w:rPr>
          <w:t>Enviroment</w:t>
        </w:r>
        <w:proofErr w:type="spellEnd"/>
      </w:ins>
    </w:p>
    <w:p w:rsidR="008A15B2" w:rsidRPr="004F6575" w:rsidRDefault="008A15B2" w:rsidP="008A15B2">
      <w:pPr>
        <w:rPr>
          <w:ins w:id="676" w:author="Sebastian Łuczak" w:date="2011-08-31T23:45:00Z"/>
          <w:lang w:val="en-US"/>
        </w:rPr>
      </w:pPr>
      <w:ins w:id="677" w:author="Sebastian Łuczak" w:date="2011-08-31T23:45:00Z">
        <w:r w:rsidRPr="004F6575">
          <w:rPr>
            <w:lang w:val="en-US"/>
          </w:rPr>
          <w:t>SDK</w:t>
        </w:r>
        <w:r>
          <w:rPr>
            <w:lang w:val="en-US"/>
          </w:rPr>
          <w:t xml:space="preserve"> – Software Development Kit</w:t>
        </w:r>
      </w:ins>
    </w:p>
    <w:p w:rsidR="008A15B2" w:rsidRPr="00787048" w:rsidRDefault="008A15B2" w:rsidP="008A15B2">
      <w:pPr>
        <w:rPr>
          <w:ins w:id="678" w:author="Sebastian Łuczak" w:date="2011-08-31T23:45:00Z"/>
          <w:lang w:val="en-US"/>
        </w:rPr>
      </w:pPr>
      <w:ins w:id="679" w:author="Sebastian Łuczak" w:date="2011-08-31T23:45:00Z">
        <w:r w:rsidRPr="00770C5D">
          <w:rPr>
            <w:lang w:val="en-US"/>
          </w:rPr>
          <w:t xml:space="preserve">SHA </w:t>
        </w:r>
        <w:r>
          <w:rPr>
            <w:lang w:val="en-US"/>
          </w:rPr>
          <w:t>–</w:t>
        </w:r>
        <w:r w:rsidRPr="00770C5D">
          <w:rPr>
            <w:lang w:val="en-US"/>
          </w:rPr>
          <w:t xml:space="preserve"> Secur</w:t>
        </w:r>
        <w:r>
          <w:rPr>
            <w:lang w:val="en-US"/>
          </w:rPr>
          <w:t xml:space="preserve">e Hash </w:t>
        </w:r>
        <w:proofErr w:type="spellStart"/>
        <w:r>
          <w:rPr>
            <w:lang w:val="en-US"/>
          </w:rPr>
          <w:t>Algoritm</w:t>
        </w:r>
        <w:proofErr w:type="spellEnd"/>
      </w:ins>
    </w:p>
    <w:p w:rsidR="008A15B2" w:rsidRPr="00787048" w:rsidRDefault="008A15B2" w:rsidP="008A15B2">
      <w:pPr>
        <w:rPr>
          <w:ins w:id="680" w:author="Sebastian Łuczak" w:date="2011-08-31T23:45:00Z"/>
          <w:lang w:val="en-US"/>
        </w:rPr>
      </w:pPr>
      <w:ins w:id="681" w:author="Sebastian Łuczak" w:date="2011-08-31T23:45:00Z">
        <w:r w:rsidRPr="00770C5D">
          <w:rPr>
            <w:lang w:val="en-US"/>
          </w:rPr>
          <w:t xml:space="preserve">DAO – Data </w:t>
        </w:r>
        <w:r>
          <w:rPr>
            <w:lang w:val="en-US"/>
          </w:rPr>
          <w:t>Access Object</w:t>
        </w:r>
      </w:ins>
    </w:p>
    <w:p w:rsidR="008A15B2" w:rsidRPr="00787048" w:rsidRDefault="008A15B2" w:rsidP="008A15B2">
      <w:pPr>
        <w:rPr>
          <w:ins w:id="682" w:author="Sebastian Łuczak" w:date="2011-08-31T23:45:00Z"/>
          <w:lang w:val="en-US"/>
        </w:rPr>
      </w:pPr>
      <w:ins w:id="683" w:author="Sebastian Łuczak" w:date="2011-08-31T23:45:00Z">
        <w:r w:rsidRPr="00770C5D">
          <w:rPr>
            <w:lang w:val="en-US"/>
          </w:rPr>
          <w:t xml:space="preserve">JSTL </w:t>
        </w:r>
        <w:r>
          <w:rPr>
            <w:lang w:val="en-US"/>
          </w:rPr>
          <w:t xml:space="preserve">– Java </w:t>
        </w:r>
        <w:proofErr w:type="spellStart"/>
        <w:r>
          <w:rPr>
            <w:lang w:val="en-US"/>
          </w:rPr>
          <w:t>Standart</w:t>
        </w:r>
        <w:proofErr w:type="spellEnd"/>
        <w:r>
          <w:rPr>
            <w:lang w:val="en-US"/>
          </w:rPr>
          <w:t xml:space="preserve"> Tag Library</w:t>
        </w:r>
      </w:ins>
    </w:p>
    <w:p w:rsidR="006069A2" w:rsidRDefault="006069A2">
      <w:pPr>
        <w:jc w:val="left"/>
        <w:rPr>
          <w:rFonts w:ascii="Times New Roman" w:eastAsiaTheme="majorEastAsia" w:hAnsi="Times New Roman" w:cstheme="majorBidi"/>
          <w:b/>
          <w:bCs/>
          <w:caps/>
          <w:sz w:val="32"/>
          <w:szCs w:val="28"/>
          <w:lang w:eastAsia="pl-PL"/>
        </w:rPr>
      </w:pPr>
      <w:r>
        <w:br w:type="page"/>
      </w:r>
    </w:p>
    <w:p w:rsidR="00554649" w:rsidRDefault="003D1A88" w:rsidP="00405483">
      <w:pPr>
        <w:pStyle w:val="Nagwek1"/>
      </w:pPr>
      <w:bookmarkStart w:id="684" w:name="_Toc302669629"/>
      <w:r>
        <w:lastRenderedPageBreak/>
        <w:t>Wstęp</w:t>
      </w:r>
      <w:bookmarkEnd w:id="684"/>
    </w:p>
    <w:p w:rsidR="003D1A88" w:rsidRDefault="003D1A88" w:rsidP="00554649"/>
    <w:p w:rsidR="00ED04F4" w:rsidRDefault="00ED04F4" w:rsidP="00554649"/>
    <w:p w:rsidR="00ED04F4" w:rsidRDefault="00ED04F4" w:rsidP="00554649"/>
    <w:p w:rsidR="00ED04F4" w:rsidRDefault="00ED04F4" w:rsidP="00554649"/>
    <w:p w:rsidR="00ED04F4" w:rsidRDefault="005C60FE" w:rsidP="00554649">
      <w:r>
        <w:t>Na koniec</w:t>
      </w:r>
    </w:p>
    <w:p w:rsidR="00ED04F4" w:rsidRDefault="00ED04F4" w:rsidP="00554649"/>
    <w:p w:rsidR="00ED04F4" w:rsidRPr="00554649" w:rsidRDefault="00ED04F4" w:rsidP="00554649"/>
    <w:p w:rsidR="00ED04F4" w:rsidRDefault="00ED04F4">
      <w:pPr>
        <w:jc w:val="left"/>
        <w:rPr>
          <w:rFonts w:ascii="Times New Roman" w:eastAsiaTheme="majorEastAsia" w:hAnsi="Times New Roman" w:cstheme="majorBidi"/>
          <w:b/>
          <w:bCs/>
          <w:caps/>
          <w:sz w:val="32"/>
          <w:szCs w:val="28"/>
          <w:lang w:eastAsia="pl-PL"/>
        </w:rPr>
      </w:pPr>
      <w:r>
        <w:br w:type="page"/>
      </w:r>
    </w:p>
    <w:p w:rsidR="00BF684D" w:rsidRDefault="00554649" w:rsidP="00D04494">
      <w:pPr>
        <w:pStyle w:val="Nagwek1"/>
      </w:pPr>
      <w:bookmarkStart w:id="685" w:name="_Toc302669630"/>
      <w:r>
        <w:lastRenderedPageBreak/>
        <w:t>Cel i zakres pracy</w:t>
      </w:r>
      <w:bookmarkEnd w:id="685"/>
    </w:p>
    <w:p w:rsidR="00554649" w:rsidRPr="00554649" w:rsidRDefault="00554649" w:rsidP="00554649"/>
    <w:p w:rsidR="00554649" w:rsidRDefault="0084468B" w:rsidP="0082106B">
      <w:pPr>
        <w:pStyle w:val="NormalnyIn"/>
        <w:ind w:firstLine="0"/>
      </w:pPr>
      <w:r>
        <w:t xml:space="preserve">Celem </w:t>
      </w:r>
      <w:r w:rsidR="00554649">
        <w:t xml:space="preserve">naszej </w:t>
      </w:r>
      <w:r>
        <w:t xml:space="preserve">pracy inżynierskiej jest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(Near Field </w:t>
      </w:r>
      <w:proofErr w:type="spellStart"/>
      <w:r w:rsidR="001870F4">
        <w:t>Communication</w:t>
      </w:r>
      <w:proofErr w:type="spellEnd"/>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686" w:author="Sebastian Łuczak" w:date="2011-08-31T19:55:00Z">
        <w:r w:rsidR="001870F4">
          <w:t xml:space="preserve">użyciu </w:t>
        </w:r>
      </w:ins>
      <w:proofErr w:type="spellStart"/>
      <w:r>
        <w:t>infrastrukturz</w:t>
      </w:r>
      <w:ins w:id="687" w:author="Sebastian Łuczak" w:date="2011-08-31T19:55:00Z">
        <w:r w:rsidR="001870F4">
          <w:t>y</w:t>
        </w:r>
      </w:ins>
      <w:proofErr w:type="spellEnd"/>
      <w:del w:id="688" w:author="Sebastian Łuczak" w:date="2011-08-31T19:55:00Z">
        <w:r w:rsidDel="001870F4">
          <w:delText>e</w:delText>
        </w:r>
      </w:del>
      <w:r>
        <w:t xml:space="preserve"> telefonii </w:t>
      </w:r>
      <w:r w:rsidR="0084468B">
        <w:t>3G</w:t>
      </w:r>
      <w:r>
        <w:t>, oraz złożone</w:t>
      </w:r>
      <w:ins w:id="689" w:author="Sebastian Łuczak" w:date="2011-08-31T19:55:00Z">
        <w:r w:rsidR="001870F4">
          <w:t>go</w:t>
        </w:r>
      </w:ins>
      <w:del w:id="690" w:author="Sebastian Łuczak" w:date="2011-08-31T19:55:00Z">
        <w:r w:rsidDel="001870F4">
          <w:delText>mu</w:delText>
        </w:r>
      </w:del>
      <w:r>
        <w:t xml:space="preserve"> system</w:t>
      </w:r>
      <w:ins w:id="691" w:author="Sebastian Łuczak" w:date="2011-08-31T19:55:00Z">
        <w:r w:rsidR="001870F4">
          <w:t>u</w:t>
        </w:r>
      </w:ins>
      <w:del w:id="692" w:author="Sebastian Łuczak" w:date="2011-08-31T19:55:00Z">
        <w:r w:rsidDel="001870F4">
          <w:delText>owi</w:delText>
        </w:r>
      </w:del>
      <w:r>
        <w:t xml:space="preserve"> monitorowania uzyskujemy pełną i pewną kontrolę nad czasem poświęconym przez pracownika na realizację powierzonych mu zadań.  </w:t>
      </w:r>
    </w:p>
    <w:p w:rsidR="000C4D01" w:rsidRDefault="0084468B" w:rsidP="000C4D01">
      <w:pPr>
        <w:pStyle w:val="NormalnyIn"/>
      </w:pPr>
      <w:r>
        <w:t xml:space="preserve">Kompletna realizacja </w:t>
      </w:r>
      <w:ins w:id="693"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Technologie użyte do wykonania pracy są powszechnie wykorzystywane do wytwarzania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w:t>
      </w:r>
      <w:proofErr w:type="spellStart"/>
      <w:r>
        <w:t>RFiD</w:t>
      </w:r>
      <w:proofErr w:type="spellEnd"/>
      <w:r>
        <w:t xml:space="preserve"> i kart zbliżeniowych, a także rozwiązaniem 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E36F65">
        <w:t>na potrzeby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 xml:space="preserve">oraz ich bezproblemowa instalacja u kontrahentów, nie wymagająca żadnych narzędzi i ingerencji w otoczenie, a także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wspólnie. Ze względu na modułowość zaprojektowanego przez nas rozwiązania, dokonaliśmy podziału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694"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r w:rsidR="0027176B" w:rsidRPr="0027176B">
        <w:t xml:space="preserve"> </w:t>
      </w:r>
      <w:r w:rsidRPr="0027176B">
        <w:t xml:space="preserve"> nasze </w:t>
      </w:r>
      <w:del w:id="695" w:author="Sebastian Łuczak" w:date="2011-08-31T19:58:00Z">
        <w:r w:rsidRPr="0027176B" w:rsidDel="001870F4">
          <w:delText xml:space="preserve">rozwiązania </w:delText>
        </w:r>
      </w:del>
      <w:ins w:id="696" w:author="Sebastian Łuczak" w:date="2011-08-31T19:58:00Z">
        <w:r w:rsidR="001870F4">
          <w:t>ro</w:t>
        </w:r>
      </w:ins>
      <w:ins w:id="697" w:author="Sebastian Łuczak" w:date="2011-08-31T19:59:00Z">
        <w:r w:rsidR="001870F4">
          <w:t>zważania</w:t>
        </w:r>
      </w:ins>
      <w:ins w:id="698"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699" w:author="Sebastian Łuczak" w:date="2011-08-31T19:59:00Z">
        <w:r w:rsidR="0027176B" w:rsidDel="001870F4">
          <w:delText>a</w:delText>
        </w:r>
      </w:del>
      <w:r w:rsidR="0027176B">
        <w:t xml:space="preserve"> użycia kompletnego systemu</w:t>
      </w:r>
      <w:ins w:id="700" w:author="Sebastian Łuczak" w:date="2011-08-31T19:59:00Z">
        <w:r w:rsidR="001870F4">
          <w:t>, wraz z opisem zrealizowan</w:t>
        </w:r>
      </w:ins>
      <w:ins w:id="701" w:author="Sebastian Łuczak" w:date="2011-08-31T20:00:00Z">
        <w:r w:rsidR="001870F4">
          <w:t>ego oprogramowania</w:t>
        </w:r>
      </w:ins>
      <w:ins w:id="702" w:author="Sebastian Łuczak" w:date="2011-08-31T19:59:00Z">
        <w:r w:rsidR="001870F4">
          <w:t>.</w:t>
        </w:r>
      </w:ins>
      <w:del w:id="703" w:author="Sebastian Łuczak" w:date="2011-08-31T19:59:00Z">
        <w:r w:rsidR="0027176B" w:rsidDel="001870F4">
          <w:delText>.</w:delText>
        </w:r>
      </w:del>
    </w:p>
    <w:p w:rsidR="00554649" w:rsidRDefault="00554649" w:rsidP="00D04494">
      <w:pPr>
        <w:pStyle w:val="Nagwek2"/>
        <w:numPr>
          <w:ilvl w:val="0"/>
          <w:numId w:val="0"/>
        </w:numPr>
      </w:pPr>
    </w:p>
    <w:p w:rsidR="003D1A88" w:rsidRDefault="003D1A88">
      <w:pPr>
        <w:jc w:val="left"/>
        <w:rPr>
          <w:rFonts w:asciiTheme="majorHAnsi" w:eastAsiaTheme="majorEastAsia" w:hAnsiTheme="majorHAnsi" w:cstheme="majorBidi"/>
          <w:b/>
          <w:bCs/>
          <w:color w:val="4F81BD" w:themeColor="accent1"/>
          <w:sz w:val="26"/>
          <w:szCs w:val="26"/>
        </w:rPr>
      </w:pPr>
      <w:r>
        <w:br w:type="page"/>
      </w:r>
    </w:p>
    <w:p w:rsidR="00B138EA" w:rsidRDefault="00B138EA" w:rsidP="00B138EA">
      <w:pPr>
        <w:pStyle w:val="Nagwek1"/>
      </w:pPr>
      <w:bookmarkStart w:id="704" w:name="_Toc302291833"/>
      <w:bookmarkStart w:id="705" w:name="_Toc302669631"/>
      <w:r>
        <w:lastRenderedPageBreak/>
        <w:t>Wstęp teoretyczny</w:t>
      </w:r>
      <w:bookmarkEnd w:id="704"/>
      <w:bookmarkEnd w:id="705"/>
    </w:p>
    <w:p w:rsidR="008A15B2" w:rsidRDefault="00B138EA" w:rsidP="008A15B2">
      <w:pPr>
        <w:pStyle w:val="NormalnyIn"/>
        <w:ind w:firstLine="0"/>
        <w:rPr>
          <w:ins w:id="706" w:author="Sebastian Łuczak" w:date="2011-08-31T23:46:00Z"/>
        </w:rPr>
      </w:pPr>
      <w:r>
        <w:t xml:space="preserve">Rozpoczynając projekt spędziliśmy kilka miesięcy na porównywaniu przeróżnych technologii i doborze optymalnych do realizacji naszego systemu. Pierwsza faza obfitowała w </w:t>
      </w:r>
    </w:p>
    <w:p w:rsidR="008A15B2" w:rsidRDefault="008A15B2" w:rsidP="008A15B2">
      <w:pPr>
        <w:pStyle w:val="NormalnyIn"/>
        <w:ind w:firstLine="0"/>
        <w:rPr>
          <w:ins w:id="707" w:author="Sebastian Łuczak" w:date="2011-08-31T23:46:00Z"/>
        </w:rPr>
      </w:pPr>
      <w:ins w:id="708" w:author="Sebastian Łuczak" w:date="2011-08-31T23:46:00Z">
        <w:r>
          <w:t xml:space="preserve">liczne prototypy dzięki którym wyeliminowaliśmy błędne założenia i elementy nadmiarowe, </w:t>
        </w:r>
        <w:r w:rsidR="005221BC">
          <w:t>kt</w:t>
        </w:r>
        <w:r>
          <w:t>óre nie spełniały naszych oczekiwań, lub pogarszały efekt końcowy.</w:t>
        </w:r>
      </w:ins>
    </w:p>
    <w:p w:rsidR="00B138EA" w:rsidRDefault="00B138EA" w:rsidP="00B138EA">
      <w:pPr>
        <w:pStyle w:val="NormalnyIn"/>
        <w:ind w:firstLine="0"/>
      </w:pPr>
      <w:del w:id="709" w:author="Sebastian Łuczak" w:date="2011-08-31T23:46:00Z">
        <w:r w:rsidDel="008A15B2">
          <w:delText xml:space="preserve">drobne prototypy dzięki którym wyeliminowaliśmy błędne założenia i elementy nadmiarowe, które nie dawały oczekiwanych rezultatów, </w:delText>
        </w:r>
      </w:del>
      <w:del w:id="710" w:author="Sebastian Łuczak" w:date="2011-08-31T20:03:00Z">
        <w:r w:rsidDel="00611ADF">
          <w:delText xml:space="preserve">przy jednoczesnym </w:delText>
        </w:r>
      </w:del>
      <w:del w:id="711" w:author="Sebastian Łuczak" w:date="2011-08-31T23:46:00Z">
        <w:r w:rsidDel="008A15B2">
          <w:delText>pogarsza</w:delText>
        </w:r>
      </w:del>
      <w:del w:id="712" w:author="Sebastian Łuczak" w:date="2011-08-31T20:03:00Z">
        <w:r w:rsidDel="00611ADF">
          <w:delText>niu</w:delText>
        </w:r>
      </w:del>
      <w:del w:id="713" w:author="Sebastian Łuczak" w:date="2011-08-31T23:46:00Z">
        <w:r w:rsidDel="008A15B2">
          <w:delText xml:space="preserve"> </w:delText>
        </w:r>
      </w:del>
      <w:del w:id="714" w:author="Sebastian Łuczak" w:date="2011-08-31T20:03:00Z">
        <w:r w:rsidDel="00611ADF">
          <w:delText xml:space="preserve">jakości </w:delText>
        </w:r>
      </w:del>
      <w:del w:id="715" w:author="Sebastian Łuczak" w:date="2011-08-31T23:46:00Z">
        <w:r w:rsidDel="008A15B2">
          <w:delText>efektu końcowego.</w:delText>
        </w:r>
      </w:del>
    </w:p>
    <w:p w:rsidR="00B138EA" w:rsidRDefault="00B138EA" w:rsidP="008E4B35">
      <w:pPr>
        <w:pStyle w:val="NormalnyIn"/>
      </w:pPr>
      <w:r>
        <w:t>Pierwsze tygodnie implementacji stanowiły dowód, że gruntowne przygotowanie podłoża, ustalenie zbioru potrzebnych aplikacji i faza prototypowania były warte poświęconego czasu, gdyż dzięki temu, dysponując wszystkimi niezbędnymi narzędziami, mogliśmy zabrać się do konsekwentnego rozwoju projektu.</w:t>
      </w:r>
    </w:p>
    <w:p w:rsidR="00B138EA" w:rsidRDefault="00B138EA" w:rsidP="00B138EA">
      <w:pPr>
        <w:pStyle w:val="Nagwek2"/>
      </w:pPr>
      <w:bookmarkStart w:id="716" w:name="_Toc302291834"/>
      <w:bookmarkStart w:id="717" w:name="_Toc302669632"/>
      <w:r>
        <w:t>Opis technologii</w:t>
      </w:r>
      <w:bookmarkEnd w:id="716"/>
      <w:bookmarkEnd w:id="717"/>
      <w:r>
        <w:t xml:space="preserve"> </w:t>
      </w:r>
    </w:p>
    <w:p w:rsidR="00B138EA" w:rsidRDefault="00B138EA" w:rsidP="00B138EA">
      <w:pPr>
        <w:pStyle w:val="Nagwek3"/>
      </w:pPr>
      <w:bookmarkStart w:id="718" w:name="_Toc302669633"/>
      <w:r>
        <w:t xml:space="preserve">Near Field </w:t>
      </w:r>
      <w:proofErr w:type="spellStart"/>
      <w:r>
        <w:t>Communication</w:t>
      </w:r>
      <w:bookmarkEnd w:id="718"/>
      <w:proofErr w:type="spellEnd"/>
    </w:p>
    <w:p w:rsidR="00B138EA" w:rsidRDefault="00B138EA" w:rsidP="00B138EA">
      <w:pPr>
        <w:pStyle w:val="NormalnyIn"/>
        <w:ind w:firstLine="0"/>
      </w:pPr>
      <w:r>
        <w:t xml:space="preserve">Ponieważ od początku dążyliśmy do stworzenia systemu opartego na komunikacji zbliżeniowej, właśnie od niej rozpoczęliśmy </w:t>
      </w:r>
      <w:del w:id="719" w:author="Sebastian Łuczak" w:date="2011-08-31T20:04:00Z">
        <w:r w:rsidDel="00611ADF">
          <w:delText>poszukiwania technologii odpowiednich dla naszego rozwiązania</w:delText>
        </w:r>
      </w:del>
      <w:ins w:id="720" w:author="Sebastian Łuczak" w:date="2011-08-31T20:04:00Z">
        <w:r w:rsidR="00611ADF">
          <w:t>rozpoznanie</w:t>
        </w:r>
      </w:ins>
      <w:r>
        <w:t>. Komunikacja zbliżeniowa zapewnić nam miała dużą łatwość obsługi systemu przez użytkowników końcowych, dzięki czemu mogliby oni się</w:t>
      </w:r>
      <w:r w:rsidR="0045473F">
        <w:t xml:space="preserve"> również</w:t>
      </w:r>
      <w:r>
        <w:t xml:space="preserve"> łatwo przekonać do proponowanego rozwiązania.</w:t>
      </w:r>
    </w:p>
    <w:p w:rsidR="0045473F" w:rsidRDefault="00B138EA" w:rsidP="00B138EA">
      <w:pPr>
        <w:pStyle w:val="NormalnyIn"/>
        <w:ind w:firstLine="0"/>
      </w:pPr>
      <w:r>
        <w:tab/>
        <w:t xml:space="preserve">Jako że najbardziej znanym standardem takiej komunikacji jest </w:t>
      </w:r>
      <w:proofErr w:type="spellStart"/>
      <w:r>
        <w:t>RFiD</w:t>
      </w:r>
      <w:proofErr w:type="spellEnd"/>
      <w:r>
        <w:t>, początkowo rozważaliśmy właśnie tę technologię. Szybko jednak okazało się, że co prawda istnieją czytnik</w:t>
      </w:r>
      <w:r w:rsidR="00D720D0">
        <w:t>i przenośne, ale są one drogie,</w:t>
      </w:r>
      <w:r>
        <w:t xml:space="preserve"> relatywnie duże</w:t>
      </w:r>
      <w:r w:rsidR="00D720D0">
        <w:t xml:space="preserve"> i</w:t>
      </w:r>
      <w:r>
        <w:t xml:space="preserve"> nieporęczne. Nasze rozwiązanie miało pomagać pracodawcy i pracownikom, a nie utrudniać wykonywanie obowiązków i dodatkowo obciążać pracownika. </w:t>
      </w:r>
    </w:p>
    <w:p w:rsidR="00B138EA" w:rsidRDefault="00B138EA" w:rsidP="0045473F">
      <w:pPr>
        <w:pStyle w:val="NormalnyIn"/>
        <w:ind w:firstLine="708"/>
      </w:pPr>
      <w:r>
        <w:t xml:space="preserve">W dobie rozwoju funkcji oferowanych przez telefony komórkowe, wydało się nam dobrym pomysłem, żeby </w:t>
      </w:r>
      <w:del w:id="721" w:author="Sebastian Łuczak" w:date="2011-08-31T23:46:00Z">
        <w:r w:rsidDel="00466460">
          <w:delText xml:space="preserve">w jakiś sposób </w:delText>
        </w:r>
      </w:del>
      <w:r>
        <w:t xml:space="preserve">powiązać czytnik zbliżeniowy z takim właśnie urządzeniem. W ten sposób uzyskalibyśmy również łatwy i gotowy sposób transmisji danych oparty o istniejącą już infrastrukturę. Dodatkowo należy nadmienić, że grupa docelowa czyli pracownicy mobilni i tak </w:t>
      </w:r>
      <w:del w:id="722" w:author="Sebastian Łuczak" w:date="2011-08-31T20:04:00Z">
        <w:r w:rsidDel="00611ADF">
          <w:delText xml:space="preserve">są </w:delText>
        </w:r>
      </w:del>
      <w:ins w:id="723" w:author="Sebastian Łuczak" w:date="2011-08-31T20:04:00Z">
        <w:r w:rsidR="00611ADF">
          <w:t xml:space="preserve">jest </w:t>
        </w:r>
      </w:ins>
      <w:r>
        <w:t>zawsze wyposaż</w:t>
      </w:r>
      <w:ins w:id="724" w:author="Sebastian Łuczak" w:date="2011-08-31T20:04:00Z">
        <w:r w:rsidR="00611ADF">
          <w:t>ona</w:t>
        </w:r>
      </w:ins>
      <w:del w:id="725" w:author="Sebastian Łuczak" w:date="2011-08-31T20:04:00Z">
        <w:r w:rsidDel="00611ADF">
          <w:delText>eni</w:delText>
        </w:r>
      </w:del>
      <w:r>
        <w:t xml:space="preserve"> w telefony. Stwierdziliśmy, że dodanie jednej funkcji do już posiadanego urządzenia nie powinno być dla nich zbyt obciążające. Oczywiście zakładając, że interfejs użytkownika nie będzie wymagał od nich zbyt wielu </w:t>
      </w:r>
      <w:ins w:id="726" w:author="Sebastian Łuczak" w:date="2011-08-31T20:05:00Z">
        <w:r w:rsidR="00611ADF">
          <w:t xml:space="preserve">dodatkowych </w:t>
        </w:r>
      </w:ins>
      <w:del w:id="727" w:author="Sebastian Łuczak" w:date="2011-08-31T20:04:00Z">
        <w:r w:rsidDel="00611ADF">
          <w:delText>akcji</w:delText>
        </w:r>
      </w:del>
      <w:ins w:id="728" w:author="Sebastian Łuczak" w:date="2011-08-31T20:04:00Z">
        <w:r w:rsidR="00611ADF">
          <w:t>działań</w:t>
        </w:r>
      </w:ins>
      <w:r>
        <w:t>.</w:t>
      </w:r>
    </w:p>
    <w:p w:rsidR="00B138EA" w:rsidRDefault="00B138EA" w:rsidP="00B138EA">
      <w:pPr>
        <w:pStyle w:val="NormalnyIn"/>
        <w:ind w:firstLine="0"/>
      </w:pPr>
      <w:r>
        <w:tab/>
        <w:t xml:space="preserve">Łącząc te dwa fakty, czyli komunikację w oparciu o standard </w:t>
      </w:r>
      <w:proofErr w:type="spellStart"/>
      <w:r>
        <w:t>RFiD</w:t>
      </w:r>
      <w:proofErr w:type="spellEnd"/>
      <w:r>
        <w:t xml:space="preserve"> i telefonię komórkową, odkryliśmy istnienie organizacji NFC Forum</w:t>
      </w:r>
      <w:r w:rsidR="0005534C">
        <w:t xml:space="preserve"> sprawującej pieczę nad rozwojem i </w:t>
      </w:r>
      <w:r w:rsidR="0005534C">
        <w:lastRenderedPageBreak/>
        <w:t>propagowaniem nowego standardu komunikacji zbliżeniowej</w:t>
      </w:r>
      <w:r w:rsidR="009A50A6">
        <w:t xml:space="preserve"> </w:t>
      </w:r>
      <w:sdt>
        <w:sdtPr>
          <w:id w:val="6238184"/>
          <w:citation/>
        </w:sdtPr>
        <w:sdtContent>
          <w:fldSimple w:instr=" CITATION NFC111 \l 1045 ">
            <w:r w:rsidR="003234F2">
              <w:rPr>
                <w:noProof/>
              </w:rPr>
              <w:t>[1]</w:t>
            </w:r>
          </w:fldSimple>
        </w:sdtContent>
      </w:sdt>
      <w:r>
        <w:t xml:space="preserve">, a także </w:t>
      </w:r>
      <w:del w:id="729" w:author="Sebastian Łuczak" w:date="2011-08-31T20:05:00Z">
        <w:r w:rsidDel="00611ADF">
          <w:delText xml:space="preserve">prototypowych </w:delText>
        </w:r>
      </w:del>
      <w:ins w:id="730" w:author="Sebastian Łuczak" w:date="2011-08-31T20:05:00Z">
        <w:r w:rsidR="00611ADF">
          <w:t xml:space="preserve">prototypowe </w:t>
        </w:r>
      </w:ins>
      <w:del w:id="731" w:author="Sebastian Łuczak" w:date="2011-08-31T20:05:00Z">
        <w:r w:rsidDel="00611ADF">
          <w:delText xml:space="preserve">modeli </w:delText>
        </w:r>
      </w:del>
      <w:ins w:id="732" w:author="Sebastian Łuczak" w:date="2011-08-31T20:05:00Z">
        <w:r w:rsidR="00611ADF">
          <w:t xml:space="preserve">modele </w:t>
        </w:r>
      </w:ins>
      <w:r>
        <w:t xml:space="preserve">telefonów </w:t>
      </w:r>
      <w:del w:id="733" w:author="Sebastian Łuczak" w:date="2011-08-31T20:05:00Z">
        <w:r w:rsidDel="00611ADF">
          <w:delText xml:space="preserve">wyposażonych </w:delText>
        </w:r>
      </w:del>
      <w:ins w:id="734" w:author="Sebastian Łuczak" w:date="2011-08-31T20:05:00Z">
        <w:r w:rsidR="00611ADF">
          <w:t xml:space="preserve">wyposażone </w:t>
        </w:r>
      </w:ins>
      <w:r>
        <w:t xml:space="preserve">w moduły komunikacji Near Field </w:t>
      </w:r>
      <w:proofErr w:type="spellStart"/>
      <w:r>
        <w:t>Communication</w:t>
      </w:r>
      <w:proofErr w:type="spellEnd"/>
      <w:r>
        <w:t>.</w:t>
      </w:r>
    </w:p>
    <w:p w:rsidR="00B138EA" w:rsidRDefault="00B138EA" w:rsidP="00B138EA">
      <w:pPr>
        <w:pStyle w:val="NormalnyIn"/>
        <w:ind w:firstLine="0"/>
      </w:pPr>
      <w:r>
        <w:tab/>
        <w:t xml:space="preserve">Near Field </w:t>
      </w:r>
      <w:proofErr w:type="spellStart"/>
      <w:r>
        <w:t>Communication</w:t>
      </w:r>
      <w:proofErr w:type="spellEnd"/>
      <w:r w:rsidR="0005534C">
        <w:t xml:space="preserve"> (NFC)</w:t>
      </w:r>
      <w:r>
        <w:t xml:space="preserve"> stanowi grupę technologii krótkodystansowej </w:t>
      </w:r>
      <w:ins w:id="735" w:author="Sebastian Łuczak" w:date="2011-08-31T20:06:00Z">
        <w:r w:rsidR="00611ADF">
          <w:t xml:space="preserve">radiowej </w:t>
        </w:r>
      </w:ins>
      <w:r>
        <w:t xml:space="preserve">komunikacji zbliżeniowej, stworzonych głównie z myślą o urządzeniach przenośnych takich jak telefony komórkowe i tablety. Częstotliwość pracy wynosi 13.56 </w:t>
      </w:r>
      <w:proofErr w:type="spellStart"/>
      <w:r>
        <w:t>MHz</w:t>
      </w:r>
      <w:proofErr w:type="spellEnd"/>
      <w:r>
        <w:t xml:space="preserve">, jest zatem taka sama jak jedna z częstotliwości używanych przez </w:t>
      </w:r>
      <w:proofErr w:type="spellStart"/>
      <w:r>
        <w:t>RFiD</w:t>
      </w:r>
      <w:proofErr w:type="spellEnd"/>
      <w:r>
        <w:t xml:space="preserve">. Nie jest to przypadkowe, gdyż NFC jest w pełni kompatybilne z istniejącą już infrastrukturą </w:t>
      </w:r>
      <w:proofErr w:type="spellStart"/>
      <w:r>
        <w:t>RFiD</w:t>
      </w:r>
      <w:proofErr w:type="spellEnd"/>
      <w:r>
        <w:t xml:space="preserve"> opartą o tę częstotliwość, a korzenie </w:t>
      </w:r>
      <w:r w:rsidR="00196950">
        <w:t xml:space="preserve">nowego </w:t>
      </w:r>
      <w:r>
        <w:t xml:space="preserve">standardu leżą właśnie w </w:t>
      </w:r>
      <w:del w:id="736" w:author="Sebastian Łuczak" w:date="2011-08-31T20:06:00Z">
        <w:r w:rsidDel="00611ADF">
          <w:delText>tej technologii</w:delText>
        </w:r>
      </w:del>
      <w:proofErr w:type="spellStart"/>
      <w:ins w:id="737" w:author="Sebastian Łuczak" w:date="2011-08-31T20:06:00Z">
        <w:r w:rsidR="00611ADF">
          <w:t>RFiD</w:t>
        </w:r>
      </w:ins>
      <w:proofErr w:type="spellEnd"/>
      <w:r>
        <w:t>.</w:t>
      </w:r>
    </w:p>
    <w:p w:rsidR="00196950" w:rsidRDefault="00B138EA" w:rsidP="00B138EA">
      <w:pPr>
        <w:pStyle w:val="NormalnyIn"/>
        <w:ind w:firstLine="0"/>
      </w:pPr>
      <w:r>
        <w:tab/>
        <w:t>Komunikacja w NFC oparta jest o zjawisko indukcji magnetycznej powstałej pomiędzy dwiema antenami.</w:t>
      </w:r>
      <w:r w:rsidR="00196950">
        <w:t xml:space="preserve"> Odpowiednia modulacja tego pola pozwala na transmisję danych. Dopuszczalne prędkości zawierają się w zakresie od 106 </w:t>
      </w:r>
      <w:proofErr w:type="spellStart"/>
      <w:r w:rsidR="00196950">
        <w:t>kbit</w:t>
      </w:r>
      <w:proofErr w:type="spellEnd"/>
      <w:r w:rsidR="00196950">
        <w:t xml:space="preserve">/s do 424 </w:t>
      </w:r>
      <w:proofErr w:type="spellStart"/>
      <w:r w:rsidR="00196950">
        <w:t>kbis</w:t>
      </w:r>
      <w:proofErr w:type="spellEnd"/>
      <w:r w:rsidR="00196950">
        <w:t xml:space="preserve">/s. </w:t>
      </w:r>
    </w:p>
    <w:p w:rsidR="00196950" w:rsidRDefault="00196950" w:rsidP="00196950">
      <w:pPr>
        <w:pStyle w:val="NormalnyIn"/>
        <w:ind w:firstLine="708"/>
      </w:pPr>
      <w:r>
        <w:t xml:space="preserve">Transmisja zachodzić może w dwóch trybach, pasywnym i aktywnym. </w:t>
      </w:r>
    </w:p>
    <w:p w:rsidR="00B138EA" w:rsidRDefault="00196950" w:rsidP="00196950">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B138EA" w:rsidRDefault="00196950" w:rsidP="00196950">
      <w:pPr>
        <w:pStyle w:val="NormalnyIn"/>
        <w:ind w:firstLine="708"/>
      </w:pPr>
      <w:r>
        <w:t xml:space="preserve">Tryb aktywny oznacza, że oba urządzenia mają własne </w:t>
      </w:r>
      <w:del w:id="738" w:author="Sebastian Łuczak" w:date="2011-08-31T20:06:00Z">
        <w:r w:rsidDel="00611ADF">
          <w:delText xml:space="preserve">źródło </w:delText>
        </w:r>
      </w:del>
      <w:ins w:id="739" w:author="Sebastian Łuczak" w:date="2011-08-31T20:06:00Z">
        <w:r w:rsidR="00611ADF">
          <w:t xml:space="preserve">źródła </w:t>
        </w:r>
      </w:ins>
      <w:r w:rsidR="0065343C">
        <w:t xml:space="preserve">zasilania </w:t>
      </w:r>
      <w:r>
        <w:t>i wytwarzają swoje pola na zmianę w celu cyklicznego nasłuchiwania i modulacji pola drugiego urządzenia.</w:t>
      </w:r>
    </w:p>
    <w:p w:rsidR="00B138EA" w:rsidRDefault="005C60FE" w:rsidP="005C60FE">
      <w:pPr>
        <w:pStyle w:val="NormalnyIn"/>
        <w:ind w:firstLine="708"/>
      </w:pPr>
      <w:r>
        <w:t xml:space="preserve">Tryb pasywny opiera się głównie na </w:t>
      </w:r>
      <w:del w:id="740" w:author="Sebastian Łuczak" w:date="2011-08-31T20:06:00Z">
        <w:r w:rsidDel="00611ADF">
          <w:delText xml:space="preserve">stosowaniu </w:delText>
        </w:r>
      </w:del>
      <w:ins w:id="741" w:author="Sebastian Łuczak" w:date="2011-08-31T20:06:00Z">
        <w:r w:rsidR="00611ADF">
          <w:t xml:space="preserve">wykorzystywaniu </w:t>
        </w:r>
      </w:ins>
      <w:r>
        <w:t>urządzenia mobilnego</w:t>
      </w:r>
      <w:r w:rsidR="00894F1C">
        <w:t xml:space="preserve"> NFC</w:t>
      </w:r>
      <w:r>
        <w:t xml:space="preserve">, na przykład telefonu i pasywnego znacznika zgodnego z jednym z czterech typów wyspecyfikowanych przez standard. Dobór typu znacznika zależy ściśle od  jego przeznaczenia, gdyż typy </w:t>
      </w:r>
      <w:r w:rsidR="00894F1C">
        <w:t xml:space="preserve">te </w:t>
      </w:r>
      <w:r>
        <w:t xml:space="preserve">różnią się między sobą oferowanymi prędkościami </w:t>
      </w:r>
      <w:r w:rsidR="00894F1C">
        <w:t>odczytu, pojemnością, systemami zabezpieczeń, obecnością unikalnego identyfikatora oraz kosztem jednostkowym</w:t>
      </w:r>
      <w:r w:rsidR="000265F6">
        <w:t xml:space="preserve"> </w:t>
      </w:r>
      <w:sdt>
        <w:sdtPr>
          <w:id w:val="6238185"/>
          <w:citation/>
        </w:sdtPr>
        <w:sdtContent>
          <w:fldSimple w:instr=" CITATION Inn06 \l 1045 ">
            <w:r w:rsidR="003234F2">
              <w:rPr>
                <w:noProof/>
              </w:rPr>
              <w:t>[2]</w:t>
            </w:r>
          </w:fldSimple>
        </w:sdtContent>
      </w:sdt>
      <w:r w:rsidR="00894F1C">
        <w:t>.</w:t>
      </w:r>
    </w:p>
    <w:p w:rsidR="000265F6" w:rsidRDefault="000265F6" w:rsidP="005C60FE">
      <w:pPr>
        <w:pStyle w:val="NormalnyIn"/>
        <w:ind w:firstLine="708"/>
      </w:pPr>
      <w:r>
        <w:t>Ostatecznie, ponieważ oferowane przez ten standard możliwości pokrywały się z naszymi oczekiwaniami, zdecydowaliśmy się na wykorzystanie w naszym systemie komunikacji NFC do rejestrowania realizacji zleceń przez pracowników.</w:t>
      </w: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0265F6" w:rsidRDefault="000265F6">
      <w:pPr>
        <w:jc w:val="left"/>
        <w:rPr>
          <w:rFonts w:ascii="Times New Roman" w:eastAsia="Times New Roman" w:hAnsi="Times New Roman"/>
          <w:sz w:val="24"/>
          <w:szCs w:val="24"/>
          <w:lang w:eastAsia="pl-PL"/>
        </w:rPr>
      </w:pPr>
      <w:r>
        <w:br w:type="page"/>
      </w:r>
    </w:p>
    <w:p w:rsidR="000265F6" w:rsidRDefault="000265F6" w:rsidP="000265F6">
      <w:pPr>
        <w:pStyle w:val="Nagwek3"/>
      </w:pPr>
      <w:bookmarkStart w:id="742" w:name="_Toc302291838"/>
      <w:bookmarkStart w:id="743" w:name="_Toc302669634"/>
      <w:r>
        <w:lastRenderedPageBreak/>
        <w:t xml:space="preserve">Znacznik NFC Forum </w:t>
      </w:r>
      <w:proofErr w:type="spellStart"/>
      <w:r>
        <w:t>Type</w:t>
      </w:r>
      <w:proofErr w:type="spellEnd"/>
      <w:r>
        <w:t xml:space="preserve"> 2 - </w:t>
      </w:r>
      <w:proofErr w:type="spellStart"/>
      <w:r>
        <w:t>Mifare</w:t>
      </w:r>
      <w:proofErr w:type="spellEnd"/>
      <w:r>
        <w:t xml:space="preserve"> </w:t>
      </w:r>
      <w:proofErr w:type="spellStart"/>
      <w:r>
        <w:t>Ultralight</w:t>
      </w:r>
      <w:bookmarkEnd w:id="742"/>
      <w:bookmarkEnd w:id="743"/>
      <w:proofErr w:type="spellEnd"/>
    </w:p>
    <w:p w:rsidR="000265F6" w:rsidRDefault="000265F6" w:rsidP="000265F6">
      <w:pPr>
        <w:pStyle w:val="NormalnyIn"/>
        <w:ind w:firstLine="0"/>
      </w:pPr>
      <w:r>
        <w:t xml:space="preserve">Jedną z kluczowych zalet prezentowanego systemu jest jego </w:t>
      </w:r>
      <w:ins w:id="744" w:author="Sebastian Łuczak" w:date="2011-08-31T20:07:00Z">
        <w:r w:rsidR="00611ADF">
          <w:t xml:space="preserve">niska </w:t>
        </w:r>
      </w:ins>
      <w:r>
        <w:t xml:space="preserve">cena wdrożeniowa i eksploatacyjna. Między innymi z tego powodu zdecydowaliśmy się na wykorzystanie niezwykle tanich (0.44$ za sztukę przy zakupie 1000-4999 sztuk </w:t>
      </w:r>
      <w:sdt>
        <w:sdtPr>
          <w:id w:val="6237143"/>
          <w:citation/>
        </w:sdtPr>
        <w:sdtContent>
          <w:fldSimple w:instr=" CITATION Str11 \l 1045 ">
            <w:r w:rsidR="003234F2">
              <w:rPr>
                <w:noProof/>
              </w:rPr>
              <w:t>[3]</w:t>
            </w:r>
          </w:fldSimple>
        </w:sdtContent>
      </w:sdt>
      <w:del w:id="745" w:author="Sebastian Łuczak" w:date="2011-08-31T20:07:00Z">
        <w:r w:rsidDel="00611ADF">
          <w:delText xml:space="preserve"> </w:delText>
        </w:r>
      </w:del>
      <w:r>
        <w:t xml:space="preserve">) i prostych konstrukcyjnie znaczników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wprasowany jest w papier.</w:t>
      </w:r>
    </w:p>
    <w:p w:rsidR="000265F6" w:rsidRDefault="000265F6" w:rsidP="000265F6">
      <w:pPr>
        <w:pStyle w:val="NormalnyIn"/>
        <w:ind w:firstLine="0"/>
      </w:pPr>
      <w:r>
        <w:t xml:space="preserve">Znaczniki te cechują się pojemnością zaledwie 384 bitów dostępnych na dane użytkownika w trybie zapis/odczyt, wyposażone są w system unikania kolizji, oferują prędkość transmisji 106 </w:t>
      </w:r>
      <w:proofErr w:type="spellStart"/>
      <w:r>
        <w:t>kbit</w:t>
      </w:r>
      <w:proofErr w:type="spellEnd"/>
      <w:r>
        <w:t>/s, a także dostarczają możliwość jednokrotnego i nieodwracalnego zablokowania zapisu na znaczniku. Wadą tego rozwiązania jest jednak niemożność zmiany kodów dostępu do odczytu</w:t>
      </w:r>
      <w:ins w:id="746" w:author="Sebastian Łuczak" w:date="2011-08-31T20:07:00Z">
        <w:r w:rsidR="00611ADF">
          <w:t xml:space="preserve"> sektorów</w:t>
        </w:r>
      </w:ins>
      <w:r>
        <w:t xml:space="preserve">, przez co wszystko co jest zapisane na znaczniku, może być odczytane przez </w:t>
      </w:r>
      <w:ins w:id="747" w:author="Sebastian Łuczak" w:date="2011-08-31T20:08:00Z">
        <w:r w:rsidR="00611ADF">
          <w:t>czytnik</w:t>
        </w:r>
      </w:ins>
      <w:del w:id="748" w:author="Sebastian Łuczak" w:date="2011-08-31T20:08:00Z">
        <w:r w:rsidDel="00611ADF">
          <w:delText>urządzenie</w:delText>
        </w:r>
      </w:del>
      <w:del w:id="749" w:author="Sebastian Łuczak" w:date="2011-08-31T20:07:00Z">
        <w:r w:rsidDel="00611ADF">
          <w:delText xml:space="preserve"> </w:delText>
        </w:r>
      </w:del>
      <w:del w:id="750" w:author="Sebastian Łuczak" w:date="2011-08-31T20:08:00Z">
        <w:r w:rsidDel="00611ADF">
          <w:delText xml:space="preserve">zgodne </w:delText>
        </w:r>
      </w:del>
      <w:ins w:id="751" w:author="Sebastian Łuczak" w:date="2011-08-31T20:08:00Z">
        <w:r w:rsidR="00611ADF">
          <w:t xml:space="preserve"> zgodny </w:t>
        </w:r>
      </w:ins>
      <w:r>
        <w:t xml:space="preserve">ze standardem ISO/IEC 14443 </w:t>
      </w:r>
      <w:sdt>
        <w:sdtPr>
          <w:id w:val="6237135"/>
          <w:citation/>
        </w:sdtPr>
        <w:sdtContent>
          <w:fldSimple w:instr=" CITATION NXP10 \l 1045 ">
            <w:r w:rsidR="003234F2">
              <w:rPr>
                <w:noProof/>
              </w:rPr>
              <w:t>[4]</w:t>
            </w:r>
          </w:fldSimple>
        </w:sdtContent>
      </w:sdt>
      <w:r>
        <w:t xml:space="preserve"> </w:t>
      </w:r>
      <w:sdt>
        <w:sdtPr>
          <w:id w:val="6237136"/>
          <w:citation/>
        </w:sdtPr>
        <w:sdtContent>
          <w:fldSimple w:instr=" CITATION Inn06 \l 1045 ">
            <w:r w:rsidR="003234F2">
              <w:rPr>
                <w:noProof/>
              </w:rPr>
              <w:t>[2]</w:t>
            </w:r>
          </w:fldSimple>
        </w:sdtContent>
      </w:sdt>
      <w:r>
        <w:t>.</w:t>
      </w:r>
    </w:p>
    <w:p w:rsidR="000265F6" w:rsidRDefault="000265F6" w:rsidP="000265F6">
      <w:pPr>
        <w:pStyle w:val="NormalnyIn"/>
        <w:ind w:firstLine="0"/>
      </w:pPr>
      <w:r>
        <w:t xml:space="preserve">Cechą która stała się krytyczna dla naszego systemu okazał się fakt iż każdy znacznik posiada zapisany na 7 bajtach unikatowy numer seryjny, zwany dalej unikalnym identyfikatorem. </w:t>
      </w:r>
    </w:p>
    <w:p w:rsidR="000265F6" w:rsidRDefault="000265F6" w:rsidP="000265F6">
      <w:pPr>
        <w:pStyle w:val="NormalnyIn"/>
        <w:ind w:firstLine="0"/>
        <w:rPr>
          <w:b/>
        </w:rPr>
      </w:pPr>
      <w:r>
        <w:tab/>
        <w:t xml:space="preserve">Ostatecznie postanowiliśmy, że na znaczniku zapisywana będzie tylko nazwa systemu, a jedyną informacją odczytywaną ze znacznika będzie jego identyfikator, który w bazie danych powiązany będzie z kompletem potrzebnych informacji. Dokładny opis wspomnianych danych zawarty jest w rozdziale opisującym projekt bazy danych. </w:t>
      </w:r>
    </w:p>
    <w:p w:rsidR="000265F6" w:rsidRDefault="000265F6" w:rsidP="000265F6">
      <w:pPr>
        <w:pStyle w:val="NormalnyIn"/>
        <w:ind w:firstLine="0"/>
        <w:rPr>
          <w:b/>
        </w:rPr>
      </w:pPr>
      <w:r>
        <w:rPr>
          <w:b/>
          <w:noProof/>
        </w:rPr>
        <w:drawing>
          <wp:anchor distT="0" distB="0" distL="114300" distR="114300" simplePos="0" relativeHeight="251665408" behindDoc="0" locked="0" layoutInCell="1" allowOverlap="1">
            <wp:simplePos x="0" y="0"/>
            <wp:positionH relativeFrom="margin">
              <wp:posOffset>1329690</wp:posOffset>
            </wp:positionH>
            <wp:positionV relativeFrom="margin">
              <wp:posOffset>5166360</wp:posOffset>
            </wp:positionV>
            <wp:extent cx="2816860" cy="3133725"/>
            <wp:effectExtent l="19050" t="0" r="2540" b="0"/>
            <wp:wrapSquare wrapText="bothSides"/>
            <wp:docPr id="29"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2" cstate="print"/>
                    <a:stretch>
                      <a:fillRect/>
                    </a:stretch>
                  </pic:blipFill>
                  <pic:spPr>
                    <a:xfrm>
                      <a:off x="0" y="0"/>
                      <a:ext cx="2816860" cy="3133725"/>
                    </a:xfrm>
                    <a:prstGeom prst="rect">
                      <a:avLst/>
                    </a:prstGeom>
                  </pic:spPr>
                </pic:pic>
              </a:graphicData>
            </a:graphic>
          </wp:anchor>
        </w:drawing>
      </w:r>
    </w:p>
    <w:p w:rsidR="000265F6" w:rsidRDefault="009D3E5C" w:rsidP="000265F6">
      <w:pPr>
        <w:jc w:val="left"/>
        <w:rPr>
          <w:rFonts w:ascii="Times New Roman" w:eastAsiaTheme="majorEastAsia" w:hAnsi="Times New Roman" w:cstheme="majorBidi"/>
          <w:b/>
          <w:bCs/>
          <w:sz w:val="24"/>
          <w:szCs w:val="24"/>
          <w:lang w:eastAsia="pl-PL"/>
        </w:rPr>
      </w:pPr>
      <w:r w:rsidRPr="009D3E5C">
        <w:rPr>
          <w:noProof/>
        </w:rPr>
        <w:pict>
          <v:shape id="_x0000_s1056" type="#_x0000_t202" style="position:absolute;margin-left:116.55pt;margin-top:255.5pt;width:221.75pt;height:.05pt;z-index:251658240" stroked="f">
            <v:textbox style="mso-next-textbox:#_x0000_s1056;mso-fit-shape-to-text:t" inset="0,0,0,0">
              <w:txbxContent>
                <w:p w:rsidR="003E2875" w:rsidRPr="001F42B9" w:rsidRDefault="003E2875" w:rsidP="000265F6">
                  <w:pPr>
                    <w:pStyle w:val="Legenda"/>
                    <w:rPr>
                      <w:noProof/>
                    </w:rPr>
                  </w:pPr>
                  <w:r>
                    <w:t xml:space="preserve">Rysunek </w:t>
                  </w:r>
                  <w:fldSimple w:instr=" SEQ Rysunek \* ARABIC ">
                    <w:r>
                      <w:rPr>
                        <w:noProof/>
                      </w:rPr>
                      <w:t>1</w:t>
                    </w:r>
                  </w:fldSimple>
                  <w:r>
                    <w:t xml:space="preserve"> DODAĆ PODPIS</w:t>
                  </w:r>
                </w:p>
              </w:txbxContent>
            </v:textbox>
            <w10:wrap type="square"/>
          </v:shape>
        </w:pict>
      </w:r>
      <w:r w:rsidR="000265F6">
        <w:br w:type="page"/>
      </w:r>
    </w:p>
    <w:p w:rsidR="00B138EA" w:rsidRDefault="00B138EA" w:rsidP="00B138EA">
      <w:pPr>
        <w:pStyle w:val="Nagwek3"/>
      </w:pPr>
      <w:bookmarkStart w:id="752" w:name="_Toc302291836"/>
      <w:bookmarkStart w:id="753" w:name="_Toc302669635"/>
      <w:r>
        <w:lastRenderedPageBreak/>
        <w:t>Android</w:t>
      </w:r>
      <w:bookmarkEnd w:id="752"/>
      <w:bookmarkEnd w:id="753"/>
    </w:p>
    <w:p w:rsidR="00B138EA" w:rsidRDefault="00B138EA" w:rsidP="00B138EA">
      <w:pPr>
        <w:pStyle w:val="NormalnyIn"/>
        <w:ind w:firstLine="0"/>
      </w:pPr>
      <w:del w:id="754" w:author="Sebastian Łuczak" w:date="2011-08-31T20:08:00Z">
        <w:r w:rsidDel="0044529A">
          <w:delText xml:space="preserve">Jednym z kluczowych czynników </w:delText>
        </w:r>
      </w:del>
      <w:ins w:id="755" w:author="Sebastian Łuczak" w:date="2011-08-31T20:08:00Z">
        <w:r w:rsidR="0044529A">
          <w:t xml:space="preserve">Kolejnym istotnym czynnikiem </w:t>
        </w:r>
      </w:ins>
      <w:r>
        <w:t xml:space="preserve">doboru technologii w której zrealizowana miała być część pracy zwana przez nas mobilną, była popularność danego rozwiązania na rynku konsumenckim tak, aby uzyskany system miał również zastosowanie pozanaukowe. Po zapoznaniu się z obecnym podziałem rynku okazało się, że 43,4% (Dane z Sierpnia 2011, </w:t>
      </w:r>
      <w:proofErr w:type="spellStart"/>
      <w:r>
        <w:t>Gartner</w:t>
      </w:r>
      <w:proofErr w:type="spellEnd"/>
      <w:sdt>
        <w:sdtPr>
          <w:id w:val="6237127"/>
          <w:citation/>
        </w:sdtPr>
        <w:sdtContent>
          <w:fldSimple w:instr=" CITATION Gar11 \l 1045 ">
            <w:r w:rsidR="003234F2">
              <w:rPr>
                <w:noProof/>
              </w:rPr>
              <w:t xml:space="preserve"> [5]</w:t>
            </w:r>
          </w:fldSimple>
        </w:sdtContent>
      </w:sdt>
      <w:r w:rsidR="002A4963">
        <w:t xml:space="preserve"> </w:t>
      </w:r>
      <w:r>
        <w:t xml:space="preserve">) obecnie sprzedawanych urządzeń typu </w:t>
      </w:r>
      <w:proofErr w:type="spellStart"/>
      <w:r>
        <w:t>smartphone</w:t>
      </w:r>
      <w:proofErr w:type="spellEnd"/>
      <w:r>
        <w:t>, wyposażona jest w system</w:t>
      </w:r>
      <w:ins w:id="756" w:author="Sebastian Łuczak" w:date="2011-08-31T23:48:00Z">
        <w:r w:rsidR="00A83BD2">
          <w:t xml:space="preserve"> operacyjny</w:t>
        </w:r>
      </w:ins>
      <w:r>
        <w:t xml:space="preserve"> Android. Dodatkowo, po obserwacji dostępności terminali wyposażonych w system NFC, jasnym stało się, że również w tym wypadku system ten wiedzie prym, zarówno pod względem jakości dostarczonego API</w:t>
      </w:r>
      <w:del w:id="757" w:author="Sebastian Łuczak" w:date="2011-08-31T23:48:00Z">
        <w:r w:rsidDel="00A83BD2">
          <w:delText xml:space="preserve"> i</w:delText>
        </w:r>
      </w:del>
      <w:ins w:id="758" w:author="Sebastian Łuczak" w:date="2011-08-31T23:48:00Z">
        <w:r w:rsidR="00A83BD2">
          <w:t>,</w:t>
        </w:r>
      </w:ins>
      <w:r>
        <w:t xml:space="preserve"> uniwersalności, jak i liczby zapowiedzianych modeli wyposażonych w tę technologię.</w:t>
      </w:r>
    </w:p>
    <w:p w:rsidR="00B138EA" w:rsidRDefault="00B138EA" w:rsidP="00B138EA">
      <w:pPr>
        <w:pStyle w:val="NormalnyIn"/>
      </w:pPr>
      <w:r>
        <w:t xml:space="preserve">Konsekwencją popularności Androida jest duży dostęp do różnorodnych opracowań tematu rozwoju i pielęgnacji aplikacji pisanych z przeznaczeniem na ten system </w:t>
      </w:r>
      <w:del w:id="759" w:author="Sebastian Łuczak" w:date="2011-08-31T23:48:00Z">
        <w:r w:rsidDel="006258FA">
          <w:delText xml:space="preserve">i </w:delText>
        </w:r>
      </w:del>
      <w:ins w:id="760" w:author="Sebastian Łuczak" w:date="2011-08-31T23:48:00Z">
        <w:r w:rsidR="006258FA">
          <w:t xml:space="preserve">oraz </w:t>
        </w:r>
      </w:ins>
      <w:r>
        <w:t xml:space="preserve">ogromne wsparcie ze strony użytkowników </w:t>
      </w:r>
      <w:del w:id="761" w:author="Sebastian Łuczak" w:date="2011-08-31T23:48:00Z">
        <w:r w:rsidDel="006258FA">
          <w:delText xml:space="preserve">oraz </w:delText>
        </w:r>
      </w:del>
      <w:ins w:id="762" w:author="Sebastian Łuczak" w:date="2011-08-31T23:48:00Z">
        <w:r w:rsidR="006258FA">
          <w:t xml:space="preserve">jak i </w:t>
        </w:r>
      </w:ins>
      <w:r>
        <w:t>samych twórców systemu</w:t>
      </w:r>
      <w:del w:id="763" w:author="Sebastian Łuczak" w:date="2011-08-31T23:49:00Z">
        <w:r w:rsidDel="00E67B4F">
          <w:delText xml:space="preserve">, </w:delText>
        </w:r>
      </w:del>
      <w:ins w:id="764" w:author="Sebastian Łuczak" w:date="2011-08-31T23:49:00Z">
        <w:r w:rsidR="00E67B4F">
          <w:t xml:space="preserve">. </w:t>
        </w:r>
      </w:ins>
      <w:del w:id="765" w:author="Sebastian Łuczak" w:date="2011-08-31T23:49:00Z">
        <w:r w:rsidDel="00E67B4F">
          <w:delText xml:space="preserve">co </w:delText>
        </w:r>
      </w:del>
      <w:ins w:id="766" w:author="Sebastian Łuczak" w:date="2011-08-31T23:49:00Z">
        <w:r w:rsidR="00E67B4F">
          <w:t xml:space="preserve">To </w:t>
        </w:r>
      </w:ins>
      <w:r>
        <w:t xml:space="preserve">zaowocowało dostępnością wielu bibliotek rozszerzających </w:t>
      </w:r>
      <w:ins w:id="767" w:author="Sebastian Łuczak" w:date="2011-08-31T20:08:00Z">
        <w:r w:rsidR="0044529A">
          <w:t xml:space="preserve">jego </w:t>
        </w:r>
      </w:ins>
      <w:r>
        <w:t>możliwości programistyczne.</w:t>
      </w:r>
    </w:p>
    <w:p w:rsidR="00B138EA" w:rsidRDefault="00B138EA" w:rsidP="00B138EA">
      <w:pPr>
        <w:pStyle w:val="NormalnyIn"/>
      </w:pPr>
      <w:r>
        <w:t xml:space="preserve">Jako otwarta platforma Android daje programiście dostęp do obsługi praktycznie wszystkich podzespołów urządzenia i magazynów danych, </w:t>
      </w:r>
      <w:r w:rsidR="001A278E">
        <w:t>a</w:t>
      </w:r>
      <w:r>
        <w:t xml:space="preserve"> ścisłe wersjonowanie</w:t>
      </w:r>
      <w:ins w:id="768" w:author="Sebastian Łuczak" w:date="2011-08-31T20:09:00Z">
        <w:r w:rsidR="0044529A">
          <w:t xml:space="preserve"> kodu</w:t>
        </w:r>
      </w:ins>
      <w:r>
        <w:t xml:space="preserve"> daje gwarancję, że aplikacja napisana z przeznaczeniem na dane wydanie API, będzie działała tak samo na różnych modelach urządzeń przenośnych, spełniających wymogi zdefiniowane w pliku </w:t>
      </w:r>
      <w:proofErr w:type="spellStart"/>
      <w:r>
        <w:t>AndroidManifest.xml</w:t>
      </w:r>
      <w:proofErr w:type="spellEnd"/>
      <w:sdt>
        <w:sdtPr>
          <w:id w:val="6237128"/>
          <w:citation/>
        </w:sdtPr>
        <w:sdtContent>
          <w:fldSimple w:instr=" CITATION Has10 \l 1045 ">
            <w:r w:rsidR="003234F2">
              <w:rPr>
                <w:noProof/>
              </w:rPr>
              <w:t xml:space="preserve"> [6]</w:t>
            </w:r>
          </w:fldSimple>
        </w:sdtContent>
      </w:sdt>
      <w:r>
        <w:t xml:space="preserve"> danej aplikacji. </w:t>
      </w:r>
    </w:p>
    <w:p w:rsidR="00B138EA" w:rsidRDefault="00B138EA" w:rsidP="00B138EA">
      <w:pPr>
        <w:pStyle w:val="NormalnyIn"/>
      </w:pPr>
      <w:r>
        <w:t xml:space="preserve">W pierwszej fazie projektowania aplikacji zmuszeni byliśmy do uwzględnienia faktu iż Android </w:t>
      </w:r>
      <w:proofErr w:type="spellStart"/>
      <w:r>
        <w:t>Gingerbread</w:t>
      </w:r>
      <w:proofErr w:type="spellEnd"/>
      <w:r>
        <w:t xml:space="preserve"> w wersji 2.3 nie dostarczał interfejsu programistycznego pozwalającego na pełną obsługę NFC. Dopiero</w:t>
      </w:r>
      <w:ins w:id="769" w:author="Sebastian Łuczak" w:date="2011-08-31T23:49:00Z">
        <w:r w:rsidR="004F4170">
          <w:t xml:space="preserve"> kolej</w:t>
        </w:r>
      </w:ins>
      <w:ins w:id="770" w:author="Sebastian Łuczak" w:date="2011-08-31T23:50:00Z">
        <w:r w:rsidR="004F4170">
          <w:t>ne</w:t>
        </w:r>
      </w:ins>
      <w:r>
        <w:t xml:space="preserve"> aktualizacje do systemu operacyjnego zniosły z telefonów sztuczne ograniczenia. W pierwszej wersji </w:t>
      </w:r>
      <w:proofErr w:type="spellStart"/>
      <w:r>
        <w:t>Gingerbread</w:t>
      </w:r>
      <w:proofErr w:type="spellEnd"/>
      <w:r>
        <w:t xml:space="preserve"> niemożliwe między innymi było zapisywanie informacji na znacznik NFC (tylko odczyt</w:t>
      </w:r>
      <w:del w:id="771" w:author="Sebastian Łuczak" w:date="2011-08-31T23:50:00Z">
        <w:r w:rsidDel="0030264E">
          <w:delText xml:space="preserve">), </w:delText>
        </w:r>
      </w:del>
      <w:ins w:id="772" w:author="Sebastian Łuczak" w:date="2011-08-31T23:50:00Z">
        <w:r w:rsidR="0030264E">
          <w:t xml:space="preserve">). </w:t>
        </w:r>
      </w:ins>
      <w:del w:id="773" w:author="Sebastian Łuczak" w:date="2011-08-31T23:50:00Z">
        <w:r w:rsidDel="0030264E">
          <w:delText xml:space="preserve">obsługiwana </w:delText>
        </w:r>
      </w:del>
      <w:ins w:id="774" w:author="Sebastian Łuczak" w:date="2011-08-31T23:50:00Z">
        <w:r w:rsidR="0030264E">
          <w:t xml:space="preserve">Obsługiwana </w:t>
        </w:r>
      </w:ins>
      <w:r>
        <w:t>była mniejsza liczba dostępnych typów znaczników i nie istniała możliwość obsłużenia zbliżonego do urządzenia  znacznika przez aplikację obecnie uruchomioną na pierwszym planie (system zawsze pytał się która aplikacja ma być wywołana dla danego znacznika)</w:t>
      </w:r>
      <w:r w:rsidR="00050AA9">
        <w:t xml:space="preserve"> </w:t>
      </w:r>
      <w:sdt>
        <w:sdtPr>
          <w:id w:val="6237129"/>
          <w:citation/>
        </w:sdtPr>
        <w:sdtContent>
          <w:fldSimple w:instr=" CITATION Med11 \l 1045 ">
            <w:r w:rsidR="003234F2">
              <w:rPr>
                <w:noProof/>
              </w:rPr>
              <w:t>[7]</w:t>
            </w:r>
          </w:fldSimple>
        </w:sdtContent>
      </w:sdt>
      <w:ins w:id="775" w:author="Sebastian Łuczak" w:date="2011-08-31T20:09:00Z">
        <w:r w:rsidR="0044529A">
          <w:t xml:space="preserve"> w sposób automatyczny</w:t>
        </w:r>
      </w:ins>
      <w:r>
        <w:t>.</w:t>
      </w:r>
    </w:p>
    <w:p w:rsidR="00B138EA" w:rsidRDefault="00B138EA" w:rsidP="00B138EA">
      <w:pPr>
        <w:pStyle w:val="NormalnyIn"/>
      </w:pPr>
      <w:r>
        <w:t xml:space="preserve">Początkowy projekt aplikacji zakładał występowanie tych ograniczeń, szybko jednak okazało się, że w aktualizacji 2.3.3 </w:t>
      </w:r>
      <w:r w:rsidR="00050AA9">
        <w:t xml:space="preserve">(Luty 2011 </w:t>
      </w:r>
      <w:sdt>
        <w:sdtPr>
          <w:id w:val="6237130"/>
          <w:citation/>
        </w:sdtPr>
        <w:sdtContent>
          <w:ins w:id="776" w:author="Sebastian" w:date="2011-09-01T11:21:00Z">
            <w:r w:rsidR="009D3E5C">
              <w:fldChar w:fldCharType="begin"/>
            </w:r>
            <w:r w:rsidR="00F51941">
              <w:instrText xml:space="preserve"> CITATION Goo111 \l 1045  </w:instrText>
            </w:r>
          </w:ins>
          <w:r w:rsidR="009D3E5C">
            <w:fldChar w:fldCharType="separate"/>
          </w:r>
          <w:r w:rsidR="003234F2">
            <w:rPr>
              <w:noProof/>
            </w:rPr>
            <w:t>[8]</w:t>
          </w:r>
          <w:ins w:id="777" w:author="Sebastian" w:date="2011-09-01T11:21:00Z">
            <w:r w:rsidR="009D3E5C">
              <w:fldChar w:fldCharType="end"/>
            </w:r>
          </w:ins>
          <w:del w:id="778" w:author="Sebastian" w:date="2011-09-01T11:21:00Z">
            <w:r w:rsidR="009D3E5C" w:rsidDel="00F51941">
              <w:fldChar w:fldCharType="begin"/>
            </w:r>
            <w:r w:rsidR="00796063" w:rsidDel="00F51941">
              <w:delInstrText xml:space="preserve"> CITATION Goo111 \l 1045 </w:delInstrText>
            </w:r>
            <w:r w:rsidR="009D3E5C" w:rsidDel="00F51941">
              <w:fldChar w:fldCharType="separate"/>
            </w:r>
            <w:r w:rsidR="00903DDF" w:rsidDel="00F51941">
              <w:rPr>
                <w:noProof/>
              </w:rPr>
              <w:delText>[8]</w:delText>
            </w:r>
            <w:r w:rsidR="009D3E5C" w:rsidDel="00F51941">
              <w:fldChar w:fldCharType="end"/>
            </w:r>
          </w:del>
          <w:ins w:id="779" w:author="Sebastian" w:date="2011-09-01T11:21:00Z">
            <w:r w:rsidR="009D3E5C">
              <w:fldChar w:fldCharType="begin"/>
            </w:r>
            <w:r w:rsidR="00F51941">
              <w:instrText xml:space="preserve"> CITATION Goo111 \l 1045  </w:instrText>
            </w:r>
          </w:ins>
          <w:r w:rsidR="009D3E5C">
            <w:fldChar w:fldCharType="separate"/>
          </w:r>
          <w:r w:rsidR="003234F2">
            <w:rPr>
              <w:noProof/>
            </w:rPr>
            <w:t xml:space="preserve"> [8]</w:t>
          </w:r>
          <w:ins w:id="780" w:author="Sebastian" w:date="2011-09-01T11:21:00Z">
            <w:r w:rsidR="009D3E5C">
              <w:fldChar w:fldCharType="end"/>
            </w:r>
          </w:ins>
        </w:sdtContent>
      </w:sdt>
      <w:del w:id="781" w:author="Sebastian Łuczak" w:date="2011-08-31T20:09:00Z">
        <w:r w:rsidR="00050AA9" w:rsidDel="0044529A">
          <w:delText xml:space="preserve"> </w:delText>
        </w:r>
      </w:del>
      <w:r w:rsidR="00050AA9">
        <w:t>)</w:t>
      </w:r>
      <w:r>
        <w:t xml:space="preserve"> wspomniane funkcje zostały dostarczone, a dostępne wcześniej API zmodyfikowane i w wielu przypadkach zauważalnie poprawione</w:t>
      </w:r>
      <w:ins w:id="782" w:author="Sebastian Łuczak" w:date="2011-08-31T20:09:00Z">
        <w:r w:rsidR="0044529A">
          <w:t xml:space="preserve"> </w:t>
        </w:r>
      </w:ins>
      <w:sdt>
        <w:sdtPr>
          <w:id w:val="6237132"/>
          <w:citation/>
        </w:sdtPr>
        <w:sdtContent>
          <w:ins w:id="783" w:author="Sebastian" w:date="2011-09-01T11:21:00Z">
            <w:r w:rsidR="009D3E5C">
              <w:fldChar w:fldCharType="begin"/>
            </w:r>
            <w:r w:rsidR="00F51941">
              <w:instrText xml:space="preserve"> CITATION Goo112 \l 1045  </w:instrText>
            </w:r>
          </w:ins>
          <w:r w:rsidR="009D3E5C">
            <w:fldChar w:fldCharType="separate"/>
          </w:r>
          <w:r w:rsidR="003234F2">
            <w:rPr>
              <w:noProof/>
            </w:rPr>
            <w:t>[9]</w:t>
          </w:r>
          <w:ins w:id="784" w:author="Sebastian" w:date="2011-09-01T11:21:00Z">
            <w:r w:rsidR="009D3E5C">
              <w:fldChar w:fldCharType="end"/>
            </w:r>
          </w:ins>
          <w:del w:id="785" w:author="Sebastian" w:date="2011-09-01T11:20:00Z">
            <w:r w:rsidR="009D3E5C" w:rsidDel="00F51941">
              <w:fldChar w:fldCharType="begin"/>
            </w:r>
            <w:r w:rsidR="00796063" w:rsidDel="00F51941">
              <w:delInstrText xml:space="preserve"> CITATION Goo112 \l 1045 </w:delInstrText>
            </w:r>
            <w:r w:rsidR="009D3E5C" w:rsidDel="00F51941">
              <w:fldChar w:fldCharType="separate"/>
            </w:r>
            <w:r w:rsidR="00903DDF" w:rsidDel="00F51941">
              <w:rPr>
                <w:noProof/>
              </w:rPr>
              <w:delText>[9]</w:delText>
            </w:r>
            <w:r w:rsidR="009D3E5C" w:rsidDel="00F51941">
              <w:fldChar w:fldCharType="end"/>
            </w:r>
          </w:del>
          <w:ins w:id="786" w:author="Sebastian" w:date="2011-09-01T11:21:00Z">
            <w:r w:rsidR="009D3E5C">
              <w:fldChar w:fldCharType="begin"/>
            </w:r>
            <w:r w:rsidR="00F51941">
              <w:instrText xml:space="preserve"> CITATION Goo112 \l 1045  </w:instrText>
            </w:r>
          </w:ins>
          <w:r w:rsidR="009D3E5C">
            <w:fldChar w:fldCharType="separate"/>
          </w:r>
          <w:r w:rsidR="003234F2">
            <w:rPr>
              <w:noProof/>
            </w:rPr>
            <w:t xml:space="preserve"> [9]</w:t>
          </w:r>
          <w:ins w:id="787" w:author="Sebastian" w:date="2011-09-01T11:21:00Z">
            <w:r w:rsidR="009D3E5C">
              <w:fldChar w:fldCharType="end"/>
            </w:r>
            <w:r w:rsidR="009D3E5C">
              <w:fldChar w:fldCharType="begin"/>
            </w:r>
            <w:r w:rsidR="00F51941">
              <w:instrText xml:space="preserve"> CITATION Goo112 \l 1045  </w:instrText>
            </w:r>
          </w:ins>
          <w:r w:rsidR="009D3E5C">
            <w:fldChar w:fldCharType="separate"/>
          </w:r>
          <w:r w:rsidR="003234F2">
            <w:rPr>
              <w:noProof/>
            </w:rPr>
            <w:t xml:space="preserve"> [9]</w:t>
          </w:r>
          <w:ins w:id="788" w:author="Sebastian" w:date="2011-09-01T11:21:00Z">
            <w:r w:rsidR="009D3E5C">
              <w:fldChar w:fldCharType="end"/>
            </w:r>
          </w:ins>
        </w:sdtContent>
      </w:sdt>
      <w:r>
        <w:t xml:space="preserve">. </w:t>
      </w:r>
    </w:p>
    <w:p w:rsidR="00B138EA" w:rsidRDefault="00B138EA" w:rsidP="00B138EA">
      <w:pPr>
        <w:pStyle w:val="NormalnyIn"/>
      </w:pPr>
      <w:r>
        <w:lastRenderedPageBreak/>
        <w:t>Jak jednak uczy doświadczenie, każde rozszerzenie może przynieść rezultat odwrotny do oczekiwanego, dlatego też poddaliśmy pod ostrożną rozwagę poszerzenie funkcji realizowanych przez terminal mobilny.</w:t>
      </w:r>
    </w:p>
    <w:p w:rsidR="001407C5" w:rsidRDefault="00B138EA" w:rsidP="00B138EA">
      <w:pPr>
        <w:pStyle w:val="NormalnyIn"/>
        <w:rPr>
          <w:ins w:id="789" w:author="Sebastian" w:date="2011-09-01T13:03:00Z"/>
        </w:rPr>
      </w:pPr>
      <w:r>
        <w:t xml:space="preserve">Po pierwszych prototypach wykorzystujących nowe możliwości, okazało się,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00572132" w:rsidRPr="00572132">
        <w:rPr>
          <w:b/>
        </w:rPr>
        <w:t>android.</w:t>
      </w:r>
      <w:r w:rsidRPr="007548FB">
        <w:rPr>
          <w:b/>
        </w:rPr>
        <w:t>nfc.tech</w:t>
      </w:r>
      <w:proofErr w:type="spellEnd"/>
      <w:r>
        <w:t>, w oparciu o którą system dokonuje wstępnego doboru puli aplikacji zdolnych do obsłużenia danego znacznika</w:t>
      </w:r>
      <w:r w:rsidR="00572132">
        <w:t xml:space="preserve"> </w:t>
      </w:r>
      <w:sdt>
        <w:sdtPr>
          <w:id w:val="6237133"/>
          <w:citation/>
        </w:sdtPr>
        <w:sdtContent>
          <w:fldSimple w:instr=" CITATION Med11 \l 1045 ">
            <w:r w:rsidR="003234F2">
              <w:rPr>
                <w:noProof/>
              </w:rPr>
              <w:t>[7]</w:t>
            </w:r>
          </w:fldSimple>
        </w:sdtContent>
      </w:sdt>
      <w:r>
        <w:t xml:space="preserve">. Dzięki </w:t>
      </w:r>
      <w:del w:id="790" w:author="Sebastian" w:date="2011-09-01T13:02:00Z">
        <w:r w:rsidDel="001407C5">
          <w:delText xml:space="preserve">temu </w:delText>
        </w:r>
      </w:del>
      <w:ins w:id="791" w:author="Sebastian" w:date="2011-09-01T13:02:00Z">
        <w:r w:rsidR="001407C5">
          <w:t xml:space="preserve">tej funkcji </w:t>
        </w:r>
      </w:ins>
      <w:del w:id="792" w:author="Sebastian" w:date="2011-09-01T13:02:00Z">
        <w:r w:rsidDel="001407C5">
          <w:delText xml:space="preserve">nasza </w:delText>
        </w:r>
      </w:del>
      <w:del w:id="793" w:author="Sebastian" w:date="2011-09-01T13:03:00Z">
        <w:r w:rsidDel="001407C5">
          <w:delText>aplikacja reaguje tylko na zbliżenie do modelu znacznika Mifare Ultralight, a gdy jest aplikacją obecnie uruchomioną (pierwszego planu), przejmuje jego obsługę automatycznie, bez ingerencji ze strony użytkownika.</w:delText>
        </w:r>
      </w:del>
      <w:ins w:id="794" w:author="Sebastian" w:date="2011-09-01T13:03:00Z">
        <w:r w:rsidR="001407C5">
          <w:t xml:space="preserve">zdołałem doprowadzić do sytuacji w której </w:t>
        </w:r>
      </w:ins>
      <w:ins w:id="795" w:author="Sebastian" w:date="2011-09-01T13:04:00Z">
        <w:r w:rsidR="001407C5">
          <w:t xml:space="preserve">przy zbliżeniu do telefonu </w:t>
        </w:r>
      </w:ins>
      <w:ins w:id="796" w:author="Sebastian" w:date="2011-09-01T13:03:00Z">
        <w:r w:rsidR="001407C5">
          <w:t>znacznik</w:t>
        </w:r>
      </w:ins>
      <w:ins w:id="797" w:author="Sebastian" w:date="2011-09-01T13:04:00Z">
        <w:r w:rsidR="001407C5">
          <w:t>a</w:t>
        </w:r>
      </w:ins>
      <w:ins w:id="798" w:author="Sebastian" w:date="2011-09-01T13:03:00Z">
        <w:r w:rsidR="001407C5">
          <w:t xml:space="preserve"> zarejestrowan</w:t>
        </w:r>
      </w:ins>
      <w:ins w:id="799" w:author="Sebastian" w:date="2011-09-01T13:04:00Z">
        <w:r w:rsidR="001407C5">
          <w:t>ego</w:t>
        </w:r>
      </w:ins>
      <w:ins w:id="800" w:author="Sebastian" w:date="2011-09-01T13:03:00Z">
        <w:r w:rsidR="001407C5">
          <w:t xml:space="preserve"> przez naszą </w:t>
        </w:r>
      </w:ins>
      <w:ins w:id="801" w:author="Sebastian" w:date="2011-09-01T13:04:00Z">
        <w:r w:rsidR="001407C5">
          <w:t>aplikację administracyjną, aplikacja kli</w:t>
        </w:r>
      </w:ins>
      <w:ins w:id="802" w:author="Sebastian" w:date="2011-09-01T13:05:00Z">
        <w:r w:rsidR="001407C5">
          <w:t>encka uruchamia się automatycznie.</w:t>
        </w:r>
      </w:ins>
    </w:p>
    <w:p w:rsidR="00B138EA" w:rsidDel="001407C5" w:rsidRDefault="00B138EA" w:rsidP="00B138EA">
      <w:pPr>
        <w:pStyle w:val="NormalnyIn"/>
        <w:rPr>
          <w:del w:id="803" w:author="Sebastian" w:date="2011-09-01T13:03:00Z"/>
        </w:rPr>
      </w:pPr>
      <w:del w:id="804" w:author="Sebastian" w:date="2011-09-01T13:03:00Z">
        <w:r w:rsidDel="001407C5">
          <w:delText xml:space="preserve"> </w:delText>
        </w:r>
      </w:del>
    </w:p>
    <w:p w:rsidR="00B138EA" w:rsidRPr="00E963DF" w:rsidRDefault="00B138EA" w:rsidP="00B138EA">
      <w:pPr>
        <w:pStyle w:val="NormalnyIn"/>
      </w:pPr>
      <w:r>
        <w:t xml:space="preserve">Metoda </w:t>
      </w:r>
      <w:proofErr w:type="spellStart"/>
      <w:r>
        <w:t>enableForegroundDispatch</w:t>
      </w:r>
      <w:proofErr w:type="spellEnd"/>
      <w:r>
        <w:t xml:space="preserve">() która odpowiedzialna jest za przekazywanie intencji zawierającej w sobie dane odczytanego znacznika do obecnie wywołanej aplikacji nie jest jednak pozbawiona wad. W trakcie testów okazało się, że </w:t>
      </w:r>
      <w:del w:id="805" w:author="Sebastian Łuczak" w:date="2011-08-31T23:51:00Z">
        <w:r w:rsidDel="00C44AD5">
          <w:delText>w około</w:delText>
        </w:r>
        <w:r w:rsidRPr="00E963DF" w:rsidDel="00C44AD5">
          <w:rPr>
            <w:b/>
          </w:rPr>
          <w:delText xml:space="preserve"> </w:delText>
        </w:r>
        <w:r w:rsidRPr="00572132" w:rsidDel="00C44AD5">
          <w:delText>10%</w:delText>
        </w:r>
        <w:r w:rsidDel="00C44AD5">
          <w:rPr>
            <w:b/>
          </w:rPr>
          <w:delText xml:space="preserve"> </w:delText>
        </w:r>
        <w:r w:rsidDel="00C44AD5">
          <w:delText xml:space="preserve">przypadków </w:delText>
        </w:r>
      </w:del>
      <w:ins w:id="806" w:author="Sebastian Łuczak" w:date="2011-08-31T23:51:00Z">
        <w:r w:rsidR="00C44AD5">
          <w:t>nie zawsze</w:t>
        </w:r>
      </w:ins>
      <w:del w:id="807" w:author="Sebastian Łuczak" w:date="2011-08-31T23:51:00Z">
        <w:r w:rsidDel="00C44AD5">
          <w:delText>nie</w:delText>
        </w:r>
      </w:del>
      <w:r>
        <w:t xml:space="preserve"> zachowuje się ona zgodnie z założeniem i system pyta się użytkownika która aplikacja ma zostać wywołana, choć powinien przekazać dane do aplikacji pierwszego planu.</w:t>
      </w:r>
    </w:p>
    <w:p w:rsidR="00B138EA" w:rsidRDefault="00B138EA" w:rsidP="00B138EA">
      <w:pPr>
        <w:pStyle w:val="NormalnyIn"/>
      </w:pPr>
      <w:r>
        <w:t xml:space="preserve">Korzystając z systemu </w:t>
      </w:r>
      <w:proofErr w:type="spellStart"/>
      <w:r>
        <w:t>Andoid</w:t>
      </w:r>
      <w:proofErr w:type="spellEnd"/>
      <w:r>
        <w:t xml:space="preserve"> monitorowaliśmy również zużycie baterii przez moduł komunikacji NFC</w:t>
      </w:r>
      <w:ins w:id="808" w:author="Sebastian Łuczak" w:date="2011-08-31T20:10:00Z">
        <w:r w:rsidR="0044529A">
          <w:t xml:space="preserve"> i procesy aplikacji. Wyniki przedstawione zostały </w:t>
        </w:r>
      </w:ins>
      <w:ins w:id="809" w:author="Sebastian Łuczak" w:date="2011-08-31T20:11:00Z">
        <w:r w:rsidR="0044529A">
          <w:t>w dziale opisującym testy.</w:t>
        </w:r>
      </w:ins>
      <w:del w:id="810" w:author="Sebastian Łuczak" w:date="2011-08-31T20:10:00Z">
        <w:r w:rsidDel="0044529A">
          <w:delText>, jego poziom utrzymuje się poniżej jednego procenta całej konsumpcji</w:delText>
        </w:r>
      </w:del>
      <w:r>
        <w:t>.</w:t>
      </w:r>
    </w:p>
    <w:p w:rsidR="00B138EA" w:rsidRPr="0093678F" w:rsidRDefault="0074147F" w:rsidP="00B138EA">
      <w:pPr>
        <w:pStyle w:val="Nagwek3"/>
      </w:pPr>
      <w:bookmarkStart w:id="811" w:name="_Toc302291837"/>
      <w:bookmarkStart w:id="812" w:name="_Toc302669636"/>
      <w:r>
        <w:t>Google</w:t>
      </w:r>
      <w:r w:rsidR="00B138EA" w:rsidRPr="0093678F">
        <w:t xml:space="preserve"> NEXUS S</w:t>
      </w:r>
      <w:bookmarkEnd w:id="811"/>
      <w:bookmarkEnd w:id="812"/>
    </w:p>
    <w:p w:rsidR="00B138EA" w:rsidRDefault="00B138EA" w:rsidP="00B138EA">
      <w:pPr>
        <w:pStyle w:val="NormalnyIn"/>
        <w:ind w:firstLine="0"/>
      </w:pPr>
      <w:r>
        <w:t>Ponieważ pracownicy mobilni często wyposażeni są w</w:t>
      </w:r>
      <w:ins w:id="813" w:author="Sebastian Łuczak" w:date="2011-08-31T20:11:00Z">
        <w:r w:rsidR="0044529A">
          <w:t xml:space="preserve"> zaawansowane</w:t>
        </w:r>
      </w:ins>
      <w:r>
        <w:t xml:space="preserve"> urządzenia typu </w:t>
      </w:r>
      <w:proofErr w:type="spellStart"/>
      <w:r>
        <w:t>smartphone</w:t>
      </w:r>
      <w:proofErr w:type="spellEnd"/>
      <w:r>
        <w:t xml:space="preserve"> zapewnione przez pracodawców, stwierdziliśmy, że docelową platformą musi być właśnie rozwiązanie tego typu. W konsekwencji wyboru systemu operacyjnego Android i wymogu posiadania modułu NFC, dobór urządzenia na którym powstać </w:t>
      </w:r>
      <w:del w:id="814" w:author="Sebastian Łuczak" w:date="2011-08-31T23:52:00Z">
        <w:r w:rsidDel="008D45FF">
          <w:delText xml:space="preserve">miała </w:delText>
        </w:r>
      </w:del>
      <w:ins w:id="815" w:author="Sebastian Łuczak" w:date="2011-08-31T23:52:00Z">
        <w:r w:rsidR="008D45FF">
          <w:t xml:space="preserve">miały </w:t>
        </w:r>
      </w:ins>
      <w:del w:id="816" w:author="Sebastian Łuczak" w:date="2011-08-31T23:52:00Z">
        <w:r w:rsidDel="008D45FF">
          <w:delText xml:space="preserve">aplikacja </w:delText>
        </w:r>
      </w:del>
      <w:ins w:id="817" w:author="Sebastian Łuczak" w:date="2011-08-31T23:52:00Z">
        <w:r w:rsidR="008D45FF">
          <w:t xml:space="preserve">aplikacje </w:t>
        </w:r>
      </w:ins>
      <w:r>
        <w:t xml:space="preserve">był już w istotnym zakresie zdeterminowany. Krótkie rozeznanie rynku zakończyło się stwierdzeniem faktu – jedynym ówcześnie dostępnym telefonem spełniającym te wymagania </w:t>
      </w:r>
      <w:del w:id="818" w:author="Sebastian Łuczak" w:date="2011-08-31T20:12:00Z">
        <w:r w:rsidDel="0044529A">
          <w:delText xml:space="preserve">jest </w:delText>
        </w:r>
      </w:del>
      <w:ins w:id="819" w:author="Sebastian Łuczak" w:date="2011-08-31T20:12:00Z">
        <w:r w:rsidR="0044529A">
          <w:t xml:space="preserve">był </w:t>
        </w:r>
      </w:ins>
      <w:r>
        <w:t xml:space="preserve">Google Samsung </w:t>
      </w:r>
      <w:proofErr w:type="spellStart"/>
      <w:r>
        <w:t>Nexus</w:t>
      </w:r>
      <w:proofErr w:type="spellEnd"/>
      <w:r>
        <w:t xml:space="preserve"> S. Po oficjalnej aktualizacji oprogramowania do wersji Android 2.3.4, telefon spełnił wszystkie złożone w nim oczekiwania. </w:t>
      </w:r>
    </w:p>
    <w:p w:rsidR="005C7068" w:rsidRDefault="005C7068" w:rsidP="005C7068">
      <w:pPr>
        <w:pStyle w:val="Nagwek3"/>
      </w:pPr>
      <w:bookmarkStart w:id="820" w:name="_Toc302669637"/>
      <w:r>
        <w:t>H</w:t>
      </w:r>
      <w:r w:rsidR="002C326A">
        <w:t>ibernate 3</w:t>
      </w:r>
      <w:bookmarkEnd w:id="820"/>
      <w:r>
        <w:t xml:space="preserve"> </w:t>
      </w:r>
    </w:p>
    <w:p w:rsidR="00125841" w:rsidRDefault="0005352D" w:rsidP="0082106B">
      <w:pPr>
        <w:pStyle w:val="NormalnyIn"/>
        <w:ind w:firstLine="0"/>
        <w:rPr>
          <w:rStyle w:val="apple-converted-space"/>
          <w:szCs w:val="16"/>
          <w:shd w:val="clear" w:color="auto" w:fill="FFFFFF"/>
        </w:rPr>
      </w:pPr>
      <w:r w:rsidRPr="00125841">
        <w:t xml:space="preserve">Framework </w:t>
      </w:r>
      <w:r w:rsidR="00125841" w:rsidRPr="00125841">
        <w:t xml:space="preserve">Hibernate </w:t>
      </w:r>
      <w:r w:rsidR="003E1D17">
        <w:t>w wersji 3</w:t>
      </w:r>
      <w:r w:rsidR="00F45DC5">
        <w:t>,</w:t>
      </w:r>
      <w:r w:rsidR="003E1D17">
        <w:t xml:space="preserve"> </w:t>
      </w:r>
      <w:r w:rsidR="005C7068" w:rsidRPr="00125841">
        <w:t xml:space="preserve">jest </w:t>
      </w:r>
      <w:r w:rsidR="00125841" w:rsidRPr="00125841">
        <w:t xml:space="preserve"> </w:t>
      </w:r>
      <w:r w:rsidR="00125841" w:rsidRPr="00125841">
        <w:rPr>
          <w:rStyle w:val="apple-style-span"/>
          <w:szCs w:val="16"/>
          <w:shd w:val="clear" w:color="auto" w:fill="FFFFFF"/>
        </w:rPr>
        <w:t xml:space="preserve">najbardziej popularnym rozwiązaniem programistycznym oferowanym na zasadach </w:t>
      </w:r>
      <w:proofErr w:type="spellStart"/>
      <w:r w:rsidR="00125841" w:rsidRPr="00125841">
        <w:rPr>
          <w:rStyle w:val="apple-style-span"/>
          <w:szCs w:val="16"/>
          <w:shd w:val="clear" w:color="auto" w:fill="FFFFFF"/>
        </w:rPr>
        <w:t>open-source</w:t>
      </w:r>
      <w:proofErr w:type="spellEnd"/>
      <w:r w:rsidR="00125841" w:rsidRPr="00125841">
        <w:rPr>
          <w:rStyle w:val="apple-style-span"/>
          <w:szCs w:val="16"/>
          <w:shd w:val="clear" w:color="auto" w:fill="FFFFFF"/>
        </w:rPr>
        <w:t xml:space="preserve">, które realizuje podejście mapowania </w:t>
      </w:r>
      <w:r w:rsidR="00125841" w:rsidRPr="004C6799">
        <w:rPr>
          <w:rStyle w:val="apple-style-span"/>
          <w:szCs w:val="16"/>
          <w:shd w:val="clear" w:color="auto" w:fill="FFFFFF"/>
        </w:rPr>
        <w:t xml:space="preserve">obiektów na struktury danych składowanych w relacyjnych bazach danych </w:t>
      </w:r>
      <w:r w:rsidR="00125841" w:rsidRPr="004C6799">
        <w:rPr>
          <w:rStyle w:val="apple-style-span"/>
          <w:szCs w:val="16"/>
          <w:shd w:val="clear" w:color="auto" w:fill="FFFFFF"/>
        </w:rPr>
        <w:lastRenderedPageBreak/>
        <w:t>(ang.</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ORM = </w:t>
      </w:r>
      <w:proofErr w:type="spellStart"/>
      <w:r w:rsidR="00125841" w:rsidRPr="004C6799">
        <w:rPr>
          <w:rStyle w:val="apple-style-span"/>
          <w:szCs w:val="16"/>
          <w:shd w:val="clear" w:color="auto" w:fill="FFFFFF"/>
        </w:rPr>
        <w:t>Object-to-Relational</w:t>
      </w:r>
      <w:proofErr w:type="spellEnd"/>
      <w:r w:rsidR="00125841" w:rsidRPr="004C6799">
        <w:rPr>
          <w:rStyle w:val="apple-style-span"/>
          <w:szCs w:val="16"/>
          <w:shd w:val="clear" w:color="auto" w:fill="FFFFFF"/>
        </w:rPr>
        <w:t xml:space="preserve"> </w:t>
      </w:r>
      <w:proofErr w:type="spellStart"/>
      <w:r w:rsidR="00125841" w:rsidRPr="004C6799">
        <w:rPr>
          <w:rStyle w:val="apple-style-span"/>
          <w:szCs w:val="16"/>
          <w:shd w:val="clear" w:color="auto" w:fill="FFFFFF"/>
        </w:rPr>
        <w:t>Mapping</w:t>
      </w:r>
      <w:proofErr w:type="spellEnd"/>
      <w:r w:rsidR="00125841" w:rsidRPr="004C6799">
        <w:rPr>
          <w:rStyle w:val="apple-style-span"/>
          <w:szCs w:val="16"/>
          <w:shd w:val="clear" w:color="auto" w:fill="FFFFFF"/>
        </w:rPr>
        <w:t>).</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Hibernate </w:t>
      </w:r>
      <w:del w:id="821" w:author="Sebastian Łuczak" w:date="2011-08-31T23:52:00Z">
        <w:r w:rsidR="004C6799" w:rsidRPr="004C6799" w:rsidDel="00D25B8F">
          <w:rPr>
            <w:rStyle w:val="apple-style-span"/>
            <w:szCs w:val="16"/>
            <w:shd w:val="clear" w:color="auto" w:fill="FFFFFF"/>
          </w:rPr>
          <w:delText xml:space="preserve">tłumaczy </w:delText>
        </w:r>
      </w:del>
      <w:ins w:id="822" w:author="Sebastian Łuczak" w:date="2011-08-31T23:52:00Z">
        <w:r w:rsidR="00D25B8F">
          <w:rPr>
            <w:rStyle w:val="apple-style-span"/>
            <w:szCs w:val="16"/>
            <w:shd w:val="clear" w:color="auto" w:fill="FFFFFF"/>
          </w:rPr>
          <w:t xml:space="preserve">ma za zadanie tłumaczyć </w:t>
        </w:r>
      </w:ins>
      <w:r w:rsidR="004C6799" w:rsidRPr="004C6799">
        <w:rPr>
          <w:rStyle w:val="apple-style-span"/>
          <w:szCs w:val="16"/>
          <w:shd w:val="clear" w:color="auto" w:fill="FFFFFF"/>
        </w:rPr>
        <w:t>dane</w:t>
      </w:r>
      <w:r w:rsidR="00125841" w:rsidRPr="004C6799">
        <w:rPr>
          <w:rStyle w:val="apple-style-span"/>
          <w:szCs w:val="16"/>
          <w:shd w:val="clear" w:color="auto" w:fill="FFFFFF"/>
        </w:rPr>
        <w:t xml:space="preserve"> </w:t>
      </w:r>
      <w:r w:rsidR="004C6799" w:rsidRPr="004C6799">
        <w:rPr>
          <w:rStyle w:val="apple-style-span"/>
          <w:szCs w:val="16"/>
          <w:shd w:val="clear" w:color="auto" w:fill="FFFFFF"/>
        </w:rPr>
        <w:t xml:space="preserve"> przechowywane </w:t>
      </w:r>
      <w:r w:rsidR="00125841" w:rsidRPr="004C6799">
        <w:rPr>
          <w:rStyle w:val="apple-style-span"/>
          <w:szCs w:val="16"/>
          <w:shd w:val="clear" w:color="auto" w:fill="FFFFFF"/>
        </w:rPr>
        <w:t xml:space="preserve">w postaci obiektów </w:t>
      </w:r>
      <w:r w:rsidR="0094194B" w:rsidRPr="004C6799">
        <w:rPr>
          <w:rStyle w:val="apple-style-span"/>
          <w:szCs w:val="16"/>
          <w:shd w:val="clear" w:color="auto" w:fill="FFFFFF"/>
        </w:rPr>
        <w:t>POJO (</w:t>
      </w:r>
      <w:r w:rsidR="0094194B">
        <w:rPr>
          <w:rStyle w:val="apple-style-span"/>
          <w:szCs w:val="16"/>
          <w:shd w:val="clear" w:color="auto" w:fill="FFFFFF"/>
        </w:rPr>
        <w:t xml:space="preserve">ang. </w:t>
      </w:r>
      <w:proofErr w:type="spellStart"/>
      <w:r w:rsidR="0094194B">
        <w:rPr>
          <w:rStyle w:val="apple-style-span"/>
          <w:szCs w:val="16"/>
          <w:shd w:val="clear" w:color="auto" w:fill="FFFFFF"/>
        </w:rPr>
        <w:t>Plain</w:t>
      </w:r>
      <w:proofErr w:type="spellEnd"/>
      <w:r w:rsidR="0094194B">
        <w:rPr>
          <w:rStyle w:val="apple-style-span"/>
          <w:szCs w:val="16"/>
          <w:shd w:val="clear" w:color="auto" w:fill="FFFFFF"/>
        </w:rPr>
        <w:t xml:space="preserve"> Old Java </w:t>
      </w:r>
      <w:proofErr w:type="spellStart"/>
      <w:r w:rsidR="0094194B">
        <w:rPr>
          <w:rStyle w:val="apple-style-span"/>
          <w:szCs w:val="16"/>
          <w:shd w:val="clear" w:color="auto" w:fill="FFFFFF"/>
        </w:rPr>
        <w:t>Object</w:t>
      </w:r>
      <w:proofErr w:type="spellEnd"/>
      <w:r w:rsidR="0094194B">
        <w:rPr>
          <w:rStyle w:val="apple-style-span"/>
          <w:szCs w:val="16"/>
          <w:shd w:val="clear" w:color="auto" w:fill="FFFFFF"/>
        </w:rPr>
        <w:t xml:space="preserve">) </w:t>
      </w:r>
      <w:r w:rsidR="00125841" w:rsidRPr="00125841">
        <w:rPr>
          <w:rStyle w:val="apple-style-span"/>
          <w:szCs w:val="16"/>
          <w:shd w:val="clear" w:color="auto" w:fill="FFFFFF"/>
        </w:rPr>
        <w:t>do postaci rekordów w bazie danych</w:t>
      </w:r>
      <w:r w:rsidR="00F45DC5">
        <w:rPr>
          <w:rStyle w:val="apple-style-span"/>
          <w:szCs w:val="16"/>
          <w:shd w:val="clear" w:color="auto" w:fill="FFFFFF"/>
        </w:rPr>
        <w:t>,</w:t>
      </w:r>
      <w:r w:rsidR="00125841" w:rsidRPr="00125841">
        <w:rPr>
          <w:rStyle w:val="apple-style-span"/>
          <w:szCs w:val="16"/>
          <w:shd w:val="clear" w:color="auto" w:fill="FFFFFF"/>
        </w:rPr>
        <w:t xml:space="preserve"> jak i odwrotnie.</w:t>
      </w:r>
      <w:r w:rsidR="00921871">
        <w:rPr>
          <w:rStyle w:val="apple-style-span"/>
          <w:szCs w:val="16"/>
          <w:shd w:val="clear" w:color="auto" w:fill="FFFFFF"/>
        </w:rPr>
        <w:t xml:space="preserve"> </w:t>
      </w:r>
      <w:r w:rsidR="004C2629">
        <w:rPr>
          <w:rStyle w:val="apple-style-span"/>
          <w:szCs w:val="16"/>
          <w:shd w:val="clear" w:color="auto" w:fill="FFFFFF"/>
        </w:rPr>
        <w:t xml:space="preserve">Umożliwia on zapisywanie oraz pobieranie obiektów Java bez konieczności pisania zapytań w języku SQL. </w:t>
      </w:r>
    </w:p>
    <w:p w:rsidR="00921871" w:rsidRDefault="00921871" w:rsidP="00125841">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w:t>
      </w:r>
      <w:r w:rsidR="00F45DC5">
        <w:rPr>
          <w:rStyle w:val="apple-converted-space"/>
          <w:szCs w:val="16"/>
          <w:shd w:val="clear" w:color="auto" w:fill="FFFFFF"/>
        </w:rPr>
        <w:t>,</w:t>
      </w:r>
      <w:r>
        <w:rPr>
          <w:rStyle w:val="apple-converted-space"/>
          <w:szCs w:val="16"/>
          <w:shd w:val="clear" w:color="auto" w:fill="FFFFFF"/>
        </w:rPr>
        <w:t xml:space="preserve"> programista skupia się na logice wytwarzanego oprogramowania</w:t>
      </w:r>
      <w:r w:rsidR="00F45DC5">
        <w:rPr>
          <w:rStyle w:val="apple-converted-space"/>
          <w:szCs w:val="16"/>
          <w:shd w:val="clear" w:color="auto" w:fill="FFFFFF"/>
        </w:rPr>
        <w:t>,</w:t>
      </w:r>
      <w:r>
        <w:rPr>
          <w:rStyle w:val="apple-converted-space"/>
          <w:szCs w:val="16"/>
          <w:shd w:val="clear" w:color="auto" w:fill="FFFFFF"/>
        </w:rPr>
        <w:t xml:space="preserve"> </w:t>
      </w:r>
      <w:r w:rsidR="0094194B">
        <w:rPr>
          <w:rStyle w:val="apple-converted-space"/>
          <w:szCs w:val="16"/>
          <w:shd w:val="clear" w:color="auto" w:fill="FFFFFF"/>
        </w:rPr>
        <w:t>podczas gdy Hibernate</w:t>
      </w:r>
      <w:r w:rsidR="00211BAA">
        <w:rPr>
          <w:rStyle w:val="apple-converted-space"/>
          <w:szCs w:val="16"/>
          <w:shd w:val="clear" w:color="auto" w:fill="FFFFFF"/>
        </w:rPr>
        <w:t xml:space="preserve"> dba o zarządzanie sesją, </w:t>
      </w:r>
      <w:r w:rsidR="0094194B">
        <w:rPr>
          <w:rStyle w:val="apple-converted-space"/>
          <w:szCs w:val="16"/>
          <w:shd w:val="clear" w:color="auto" w:fill="FFFFFF"/>
        </w:rPr>
        <w:t xml:space="preserve">transakcjami </w:t>
      </w:r>
      <w:r w:rsidR="00211BAA">
        <w:rPr>
          <w:rStyle w:val="apple-converted-space"/>
          <w:szCs w:val="16"/>
          <w:shd w:val="clear" w:color="auto" w:fill="FFFFFF"/>
        </w:rPr>
        <w:t xml:space="preserve">oraz o </w:t>
      </w:r>
      <w:r>
        <w:rPr>
          <w:rStyle w:val="apple-converted-space"/>
          <w:szCs w:val="16"/>
          <w:shd w:val="clear" w:color="auto" w:fill="FFFFFF"/>
        </w:rPr>
        <w:t xml:space="preserve">poprawne </w:t>
      </w:r>
      <w:r w:rsidR="00211BAA">
        <w:rPr>
          <w:rStyle w:val="apple-converted-space"/>
          <w:szCs w:val="16"/>
          <w:shd w:val="clear" w:color="auto" w:fill="FFFFFF"/>
        </w:rPr>
        <w:t xml:space="preserve">przechowywaniu danych z obiektów w encjach bazy danych. </w:t>
      </w:r>
    </w:p>
    <w:p w:rsidR="004C2629" w:rsidRDefault="004C2629" w:rsidP="004C2629">
      <w:pPr>
        <w:pStyle w:val="NormalnyIn"/>
        <w:rPr>
          <w:rStyle w:val="apple-converted-space"/>
          <w:szCs w:val="16"/>
          <w:shd w:val="clear" w:color="auto" w:fill="FFFFFF"/>
        </w:rPr>
      </w:pPr>
      <w:r>
        <w:rPr>
          <w:rStyle w:val="apple-converted-space"/>
          <w:szCs w:val="16"/>
          <w:shd w:val="clear" w:color="auto" w:fill="FFFFFF"/>
        </w:rPr>
        <w:t>Ze względu na różnicę pomiędzy bazami danych</w:t>
      </w:r>
      <w:r w:rsidR="000370FC">
        <w:rPr>
          <w:rStyle w:val="apple-converted-space"/>
          <w:szCs w:val="16"/>
          <w:shd w:val="clear" w:color="auto" w:fill="FFFFFF"/>
        </w:rPr>
        <w:t>,</w:t>
      </w:r>
      <w:r>
        <w:rPr>
          <w:rStyle w:val="apple-converted-space"/>
          <w:szCs w:val="16"/>
          <w:shd w:val="clear" w:color="auto" w:fill="FFFFFF"/>
        </w:rPr>
        <w:t xml:space="preserve"> </w:t>
      </w:r>
      <w:ins w:id="823" w:author="Sebastian Łuczak" w:date="2011-08-31T23:52:00Z">
        <w:r w:rsidR="000D64C0">
          <w:rPr>
            <w:rStyle w:val="apple-converted-space"/>
            <w:szCs w:val="16"/>
            <w:shd w:val="clear" w:color="auto" w:fill="FFFFFF"/>
          </w:rPr>
          <w:t xml:space="preserve">Framework </w:t>
        </w:r>
      </w:ins>
      <w:r>
        <w:rPr>
          <w:rStyle w:val="apple-converted-space"/>
          <w:szCs w:val="16"/>
          <w:shd w:val="clear" w:color="auto" w:fill="FFFFFF"/>
        </w:rPr>
        <w:t>wprowadza mechanizm dialektów</w:t>
      </w:r>
      <w:r w:rsidR="00F45DC5">
        <w:rPr>
          <w:rStyle w:val="apple-converted-space"/>
          <w:szCs w:val="16"/>
          <w:shd w:val="clear" w:color="auto" w:fill="FFFFFF"/>
        </w:rPr>
        <w:t>,</w:t>
      </w:r>
      <w:r>
        <w:rPr>
          <w:rStyle w:val="apple-converted-space"/>
          <w:szCs w:val="16"/>
          <w:shd w:val="clear" w:color="auto" w:fill="FFFFFF"/>
        </w:rPr>
        <w:t xml:space="preserve"> który je usuwa oraz ukrywa przed programistą za </w:t>
      </w:r>
      <w:ins w:id="824" w:author="Sebastian Łuczak" w:date="2011-08-31T23:53:00Z">
        <w:r w:rsidR="000D64C0">
          <w:rPr>
            <w:rStyle w:val="apple-converted-space"/>
            <w:szCs w:val="16"/>
            <w:shd w:val="clear" w:color="auto" w:fill="FFFFFF"/>
          </w:rPr>
          <w:t xml:space="preserve">swoim </w:t>
        </w:r>
      </w:ins>
      <w:r>
        <w:rPr>
          <w:rStyle w:val="apple-converted-space"/>
          <w:szCs w:val="16"/>
          <w:shd w:val="clear" w:color="auto" w:fill="FFFFFF"/>
        </w:rPr>
        <w:t>interfejsem</w:t>
      </w:r>
      <w:del w:id="825" w:author="Sebastian Łuczak" w:date="2011-08-31T23:52:00Z">
        <w:r w:rsidDel="000D64C0">
          <w:rPr>
            <w:rStyle w:val="apple-converted-space"/>
            <w:szCs w:val="16"/>
            <w:shd w:val="clear" w:color="auto" w:fill="FFFFFF"/>
          </w:rPr>
          <w:delText xml:space="preserve"> Hibernate</w:delText>
        </w:r>
      </w:del>
      <w:r>
        <w:rPr>
          <w:rStyle w:val="apple-converted-space"/>
          <w:szCs w:val="16"/>
          <w:shd w:val="clear" w:color="auto" w:fill="FFFFFF"/>
        </w:rPr>
        <w:t xml:space="preserve">. </w:t>
      </w:r>
    </w:p>
    <w:p w:rsidR="00125841" w:rsidRPr="003E1D17" w:rsidRDefault="00125841" w:rsidP="0005352D">
      <w:pPr>
        <w:pStyle w:val="NormalnyIn"/>
      </w:pPr>
      <w:r>
        <w:t>Hi</w:t>
      </w:r>
      <w:r w:rsidR="00921871">
        <w:t xml:space="preserve">bernate udostępnia programistom bardzo szerokie API ułatwiające tworzenie zapytań, konstruowanie filtrów a także stronicowanie wyników pobieranych z bazy danych. </w:t>
      </w:r>
      <w:r w:rsidR="000370FC">
        <w:t>Dzięki</w:t>
      </w:r>
      <w:r w:rsidR="004C2629">
        <w:t xml:space="preserve"> takim udogodnieniom jak HQL (ang. </w:t>
      </w:r>
      <w:r w:rsidR="004C2629" w:rsidRPr="002B45BF">
        <w:t xml:space="preserve">Hibernate </w:t>
      </w:r>
      <w:proofErr w:type="spellStart"/>
      <w:r w:rsidR="004C2629" w:rsidRPr="002B45BF">
        <w:t>Query</w:t>
      </w:r>
      <w:proofErr w:type="spellEnd"/>
      <w:r w:rsidR="004C2629" w:rsidRPr="002B45BF">
        <w:t xml:space="preserve"> </w:t>
      </w:r>
      <w:proofErr w:type="spellStart"/>
      <w:r w:rsidR="004C2629" w:rsidRPr="002B45BF">
        <w:t>Language</w:t>
      </w:r>
      <w:proofErr w:type="spellEnd"/>
      <w:r w:rsidR="004C2629" w:rsidRPr="002B45BF">
        <w:t xml:space="preserve">), </w:t>
      </w:r>
      <w:r w:rsidR="003E1D17" w:rsidRPr="002B45BF">
        <w:t xml:space="preserve">QBE API (ang. </w:t>
      </w:r>
      <w:proofErr w:type="spellStart"/>
      <w:r w:rsidR="003E1D17" w:rsidRPr="003E1D17">
        <w:t>Query</w:t>
      </w:r>
      <w:proofErr w:type="spellEnd"/>
      <w:r w:rsidR="003E1D17" w:rsidRPr="003E1D17">
        <w:t xml:space="preserve"> By </w:t>
      </w:r>
      <w:proofErr w:type="spellStart"/>
      <w:r w:rsidR="003E1D17" w:rsidRPr="003E1D17">
        <w:t>Example</w:t>
      </w:r>
      <w:proofErr w:type="spellEnd"/>
      <w:r w:rsidR="003E1D17" w:rsidRPr="003E1D17">
        <w:t xml:space="preserve">) czy też </w:t>
      </w:r>
      <w:proofErr w:type="spellStart"/>
      <w:r w:rsidR="003E1D17" w:rsidRPr="003E1D17">
        <w:t>Criteria</w:t>
      </w:r>
      <w:proofErr w:type="spellEnd"/>
      <w:r w:rsidR="003E1D17" w:rsidRPr="003E1D17">
        <w:t xml:space="preserve"> API</w:t>
      </w:r>
      <w:r w:rsidR="000370FC">
        <w:t>,</w:t>
      </w:r>
      <w:r w:rsidR="003E1D17" w:rsidRPr="003E1D17">
        <w:t xml:space="preserve"> operacje na rekordach bazy danych stają się o wiele łatwiejsze w porównaniu do wykorzystywania standardowego połączenia z bazą danych JDBC (ang. </w:t>
      </w:r>
      <w:r w:rsidR="003E1D17">
        <w:t xml:space="preserve">Java </w:t>
      </w:r>
      <w:proofErr w:type="spellStart"/>
      <w:r w:rsidR="003E1D17">
        <w:t>DataBase</w:t>
      </w:r>
      <w:proofErr w:type="spellEnd"/>
      <w:r w:rsidR="003E1D17">
        <w:t xml:space="preserve"> </w:t>
      </w:r>
      <w:proofErr w:type="spellStart"/>
      <w:r w:rsidR="003E1D17">
        <w:t>Connectivity</w:t>
      </w:r>
      <w:proofErr w:type="spellEnd"/>
      <w:r w:rsidR="003E1D17">
        <w:t xml:space="preserve">). </w:t>
      </w:r>
    </w:p>
    <w:p w:rsidR="0082106B" w:rsidRDefault="00921871" w:rsidP="0005352D">
      <w:pPr>
        <w:pStyle w:val="NormalnyIn"/>
      </w:pPr>
      <w:r>
        <w:t xml:space="preserve">W </w:t>
      </w:r>
      <w:r w:rsidR="003E1D17">
        <w:t xml:space="preserve">stworzonym przez nas </w:t>
      </w:r>
      <w:r>
        <w:t>systemie</w:t>
      </w:r>
      <w:ins w:id="826" w:author="Sebastian Łuczak" w:date="2011-08-31T23:53:00Z">
        <w:r w:rsidR="006A6ABC">
          <w:t>,</w:t>
        </w:r>
      </w:ins>
      <w:r>
        <w:t xml:space="preserve"> </w:t>
      </w:r>
      <w:ins w:id="827" w:author="Sebastian Łuczak" w:date="2011-08-31T23:53:00Z">
        <w:r w:rsidR="006A6ABC">
          <w:t xml:space="preserve">Hibernate pełni </w:t>
        </w:r>
      </w:ins>
      <w:del w:id="828" w:author="Sebastian Łuczak" w:date="2011-08-31T23:53:00Z">
        <w:r w:rsidDel="006A6ABC">
          <w:delText xml:space="preserve">pełni on </w:delText>
        </w:r>
      </w:del>
      <w:del w:id="829" w:author="Sebastian Łuczak" w:date="2011-08-31T20:12:00Z">
        <w:r w:rsidDel="0044529A">
          <w:delText xml:space="preserve">rolę </w:delText>
        </w:r>
      </w:del>
      <w:ins w:id="830" w:author="Sebastian Łuczak" w:date="2011-08-31T20:12:00Z">
        <w:r w:rsidR="0044529A">
          <w:t xml:space="preserve">funkcję </w:t>
        </w:r>
      </w:ins>
      <w:r>
        <w:t>głównego ogniwa łączącego warstwy logiki biznesowej z warstwą modelu danych.</w:t>
      </w:r>
      <w:r w:rsidR="003E1D17">
        <w:t xml:space="preserve"> </w:t>
      </w:r>
      <w:del w:id="831" w:author="Sebastian Łuczak" w:date="2011-08-31T23:53:00Z">
        <w:r w:rsidDel="00B8439F">
          <w:delText xml:space="preserve"> </w:delText>
        </w:r>
      </w:del>
      <w:r w:rsidR="0093465E">
        <w:t xml:space="preserve">Wykorzystywany jest zarówno w aplikacji usługi sieciowej jak i aplikacji panelu administracyjnego. </w:t>
      </w:r>
    </w:p>
    <w:p w:rsidR="0082106B" w:rsidRDefault="0082106B">
      <w:pPr>
        <w:jc w:val="left"/>
        <w:rPr>
          <w:rFonts w:ascii="Times New Roman" w:eastAsia="Times New Roman" w:hAnsi="Times New Roman"/>
          <w:sz w:val="24"/>
          <w:szCs w:val="24"/>
          <w:lang w:eastAsia="pl-PL"/>
        </w:rPr>
      </w:pPr>
      <w:r>
        <w:br w:type="page"/>
      </w:r>
    </w:p>
    <w:p w:rsidR="00211BAA" w:rsidRDefault="00211BAA" w:rsidP="0082106B">
      <w:pPr>
        <w:pStyle w:val="Nagwek3"/>
      </w:pPr>
      <w:bookmarkStart w:id="832" w:name="_Toc302669638"/>
      <w:r>
        <w:lastRenderedPageBreak/>
        <w:t>Spring</w:t>
      </w:r>
      <w:r w:rsidR="00D65AAF">
        <w:t xml:space="preserve"> </w:t>
      </w:r>
      <w:r w:rsidR="002D0E7F">
        <w:t xml:space="preserve">Framework </w:t>
      </w:r>
      <w:r w:rsidR="00D65AAF">
        <w:t>3</w:t>
      </w:r>
      <w:bookmarkEnd w:id="832"/>
    </w:p>
    <w:p w:rsidR="00BD03C6" w:rsidRDefault="0086426F" w:rsidP="0082106B">
      <w:pPr>
        <w:pStyle w:val="NormalnyIn"/>
        <w:ind w:firstLine="0"/>
      </w:pPr>
      <w:r>
        <w:t xml:space="preserve">Kolejnym </w:t>
      </w:r>
      <w:proofErr w:type="spellStart"/>
      <w:r>
        <w:t>Frameworkiem</w:t>
      </w:r>
      <w:proofErr w:type="spellEnd"/>
      <w:r>
        <w:t xml:space="preserve"> wykorzystywanym w naszej pracy jest Spring</w:t>
      </w:r>
      <w:r w:rsidR="003E1D17">
        <w:t xml:space="preserve"> w wersji 3.0.1</w:t>
      </w:r>
      <w:r>
        <w:t xml:space="preserve">. </w:t>
      </w:r>
      <w:r w:rsidR="00B81D3B">
        <w:t>Stwarza on</w:t>
      </w:r>
      <w:r>
        <w:t xml:space="preserve"> środowisko</w:t>
      </w:r>
      <w:r w:rsidR="00B81D3B">
        <w:t>,</w:t>
      </w:r>
      <w:r>
        <w:t xml:space="preserve"> które łączy ze sobą w harmonijną całość liczne interfejsy API. </w:t>
      </w:r>
    </w:p>
    <w:p w:rsidR="00BD03C6" w:rsidRDefault="00BD03C6" w:rsidP="003E1D17">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del w:id="833" w:author="Sebastian Łuczak" w:date="2011-08-31T20:12:00Z">
        <w:r w:rsidDel="0044529A">
          <w:delText xml:space="preserve"> </w:delText>
        </w:r>
      </w:del>
      <w:r>
        <w:t>)</w:t>
      </w:r>
      <w:r w:rsidR="00B81D3B">
        <w:t>, Spring</w:t>
      </w:r>
      <w:r>
        <w:t xml:space="preserve"> udostępnia </w:t>
      </w:r>
      <w:r w:rsidR="00D65AAF">
        <w:t>cały szereg</w:t>
      </w:r>
      <w:r>
        <w:t xml:space="preserve"> klas opakowując</w:t>
      </w:r>
      <w:r w:rsidR="00D65AAF">
        <w:t>ych</w:t>
      </w:r>
      <w:r>
        <w:t xml:space="preserve"> popularne biblioteki Javy</w:t>
      </w:r>
      <w:r w:rsidR="00B81D3B">
        <w:t>,</w:t>
      </w:r>
      <w:r w:rsidR="00D65AAF">
        <w:t xml:space="preserve"> przez co</w:t>
      </w:r>
      <w:r>
        <w:t xml:space="preserve"> </w:t>
      </w:r>
      <w:r w:rsidR="00D65AAF">
        <w:t xml:space="preserve">ich użycie staje się znaczenie prostsze. </w:t>
      </w:r>
    </w:p>
    <w:p w:rsidR="00BD03C6" w:rsidRDefault="00B81D3B" w:rsidP="003E1D17">
      <w:pPr>
        <w:pStyle w:val="NormalnyIn"/>
      </w:pPr>
      <w:r>
        <w:t>Dodatkowo o</w:t>
      </w:r>
      <w:r w:rsidR="0086426F">
        <w:t>feruje wsparcie dla wszystkich elementów potrzebnych do stworzenia zarówno aplikacji desktopowej</w:t>
      </w:r>
      <w:r>
        <w:t>,</w:t>
      </w:r>
      <w:r w:rsidR="0086426F">
        <w:t xml:space="preserve"> jak i aplikac</w:t>
      </w:r>
      <w:r w:rsidR="00BD03C6">
        <w:t xml:space="preserve">ji internetowej. Implementuje </w:t>
      </w:r>
      <w:r w:rsidR="0086426F">
        <w:t>sprawdzone wzorce projektowe</w:t>
      </w:r>
      <w:r>
        <w:t>,</w:t>
      </w:r>
      <w:r w:rsidR="0086426F">
        <w:t xml:space="preserve"> a dzięki doskonale </w:t>
      </w:r>
      <w:r w:rsidR="003E1D17">
        <w:t>stworzonej dokumentacji</w:t>
      </w:r>
      <w:ins w:id="834" w:author="Sebastian Łuczak" w:date="2011-08-31T23:54:00Z">
        <w:r w:rsidR="00704C03">
          <w:t xml:space="preserve"> </w:t>
        </w:r>
      </w:ins>
      <w:customXmlInsRangeStart w:id="835" w:author="Sebastian Łuczak" w:date="2011-08-31T23:54:00Z"/>
      <w:sdt>
        <w:sdtPr>
          <w:id w:val="3570801"/>
          <w:citation/>
        </w:sdtPr>
        <w:sdtContent>
          <w:customXmlInsRangeEnd w:id="835"/>
          <w:ins w:id="836" w:author="Sebastian Łuczak" w:date="2011-08-31T23:54:00Z">
            <w:r w:rsidR="009D3E5C">
              <w:fldChar w:fldCharType="begin"/>
            </w:r>
            <w:r w:rsidR="00704C03">
              <w:instrText xml:space="preserve"> CITATION sping_doc \l 1045 </w:instrText>
            </w:r>
          </w:ins>
          <w:r w:rsidR="009D3E5C">
            <w:fldChar w:fldCharType="separate"/>
          </w:r>
          <w:r w:rsidR="003234F2">
            <w:rPr>
              <w:noProof/>
            </w:rPr>
            <w:t>[10]</w:t>
          </w:r>
          <w:ins w:id="837" w:author="Sebastian Łuczak" w:date="2011-08-31T23:54:00Z">
            <w:r w:rsidR="009D3E5C">
              <w:fldChar w:fldCharType="end"/>
            </w:r>
          </w:ins>
          <w:customXmlInsRangeStart w:id="838" w:author="Sebastian Łuczak" w:date="2011-08-31T23:54:00Z"/>
        </w:sdtContent>
      </w:sdt>
      <w:customXmlInsRangeEnd w:id="838"/>
      <w:r w:rsidR="003E1D17">
        <w:t xml:space="preserve"> ułatwia i promuje dobre praktyki programistyczne.</w:t>
      </w:r>
    </w:p>
    <w:p w:rsidR="0086426F" w:rsidRDefault="00B81D3B" w:rsidP="003E1D17">
      <w:pPr>
        <w:pStyle w:val="NormalnyIn"/>
      </w:pPr>
      <w:r>
        <w:t>W jego skład wchodzą</w:t>
      </w:r>
      <w:r w:rsidR="00BD03C6">
        <w:t xml:space="preserve"> również bardzo rozwinięte klasy wspierające integrację z innymi szkieletami aplikacyjnym takimi jak np. Hibernate czy też Log4j. </w:t>
      </w:r>
      <w:r w:rsidR="003E1D17">
        <w:t xml:space="preserve"> </w:t>
      </w:r>
    </w:p>
    <w:p w:rsidR="003E1D17" w:rsidRDefault="003E1D17" w:rsidP="003E1D17">
      <w:pPr>
        <w:pStyle w:val="NormalnyIn"/>
      </w:pPr>
      <w:r>
        <w:t>Spring</w:t>
      </w:r>
      <w:r w:rsidR="00B81D3B">
        <w:t>,</w:t>
      </w:r>
      <w:r>
        <w:t xml:space="preserve"> składa się z wielu niezależnych od siebie modułów</w:t>
      </w:r>
      <w:del w:id="839" w:author="Sebastian Łuczak" w:date="2011-08-31T23:55:00Z">
        <w:r w:rsidDel="00062823">
          <w:delText xml:space="preserve"> </w:delText>
        </w:r>
      </w:del>
      <w:ins w:id="840" w:author="Sebastian Łuczak" w:date="2011-08-31T23:55:00Z">
        <w:r w:rsidR="00062823">
          <w:t xml:space="preserve">, które mogą być stosowane niezależnie. Są nimi </w:t>
        </w:r>
      </w:ins>
      <w:r>
        <w:t>między innymi z pakietu Spring MVC oraz Spring Security</w:t>
      </w:r>
      <w:r w:rsidR="000370FC">
        <w:t>,</w:t>
      </w:r>
      <w:r>
        <w:t xml:space="preserve"> które wykorzystujemy w naszym systemie. </w:t>
      </w:r>
    </w:p>
    <w:p w:rsidR="00B21824" w:rsidRPr="00B21824" w:rsidRDefault="00B21824" w:rsidP="00B21824">
      <w:pPr>
        <w:pStyle w:val="NormalnyIn"/>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w:t>
      </w:r>
      <w:del w:id="841" w:author="Sebastian Łuczak" w:date="2011-08-31T20:13:00Z">
        <w:r w:rsidRPr="00B21824" w:rsidDel="00CC0A3B">
          <w:delText xml:space="preserve">to implementacja </w:delText>
        </w:r>
      </w:del>
      <w:ins w:id="842" w:author="Sebastian Łuczak" w:date="2011-08-31T20:13:00Z">
        <w:r w:rsidR="00CC0A3B">
          <w:t xml:space="preserve">jedną z implementacji </w:t>
        </w:r>
      </w:ins>
      <w:r w:rsidRPr="00B21824">
        <w:t>wzorca projektowego Model</w:t>
      </w:r>
      <w:ins w:id="843" w:author="Sebastian Łuczak" w:date="2011-08-31T20:13:00Z">
        <w:r w:rsidR="00CC0A3B">
          <w:t xml:space="preserve"> </w:t>
        </w:r>
      </w:ins>
      <w:del w:id="844" w:author="Sebastian Łuczak" w:date="2011-08-31T20:13:00Z">
        <w:r w:rsidRPr="00B21824" w:rsidDel="00CC0A3B">
          <w:delText>-</w:delText>
        </w:r>
      </w:del>
      <w:ins w:id="845" w:author="Sebastian Łuczak" w:date="2011-08-31T20:13:00Z">
        <w:r w:rsidR="00CC0A3B">
          <w:t xml:space="preserve">– </w:t>
        </w:r>
      </w:ins>
      <w:r w:rsidRPr="00B21824">
        <w:t>Widok</w:t>
      </w:r>
      <w:ins w:id="846" w:author="Sebastian Łuczak" w:date="2011-08-31T20:13:00Z">
        <w:r w:rsidR="00CC0A3B">
          <w:t xml:space="preserve"> </w:t>
        </w:r>
      </w:ins>
      <w:ins w:id="847" w:author="Sebastian Łuczak" w:date="2011-08-31T20:14:00Z">
        <w:r w:rsidR="00CC0A3B" w:rsidRPr="00B21824">
          <w:t>–</w:t>
        </w:r>
      </w:ins>
      <w:del w:id="848" w:author="Sebastian Łuczak" w:date="2011-08-31T20:14:00Z">
        <w:r w:rsidRPr="00B21824" w:rsidDel="00CC0A3B">
          <w:delText>-</w:delText>
        </w:r>
      </w:del>
      <w:ins w:id="849" w:author="Sebastian Łuczak" w:date="2011-08-31T20:13:00Z">
        <w:r w:rsidR="00CC0A3B">
          <w:t xml:space="preserve"> </w:t>
        </w:r>
      </w:ins>
      <w:r w:rsidRPr="00B21824">
        <w:t>Kontroler. Zakłada on</w:t>
      </w:r>
      <w:del w:id="850" w:author="Sebastian Łuczak" w:date="2011-08-31T20:13:00Z">
        <w:r w:rsidRPr="00B21824" w:rsidDel="00CC0A3B">
          <w:delText>,</w:delText>
        </w:r>
      </w:del>
      <w:r w:rsidRPr="00B21824">
        <w:t xml:space="preserve"> rozdzielenie warstwy modelu danych oraz logiki biznesowej od warstwy widoku, najczęściej stron </w:t>
      </w:r>
      <w:ins w:id="851" w:author="Sebastian Łuczak" w:date="2011-08-31T23:56:00Z">
        <w:r w:rsidR="00DD09DB" w:rsidRPr="00B21824">
          <w:t xml:space="preserve">JSP </w:t>
        </w:r>
        <w:r w:rsidR="00DD09DB">
          <w:t>odpowiedzialnych za wyświetlanie</w:t>
        </w:r>
        <w:r w:rsidR="00DD09DB" w:rsidRPr="00B21824">
          <w:t xml:space="preserve"> dan</w:t>
        </w:r>
        <w:r w:rsidR="00DD09DB">
          <w:t>ych</w:t>
        </w:r>
        <w:r w:rsidR="00DD09DB" w:rsidRPr="00B21824">
          <w:t>.</w:t>
        </w:r>
        <w:r w:rsidR="00DD09DB">
          <w:t xml:space="preserve"> Wg wzorca</w:t>
        </w:r>
        <w:r w:rsidR="00DD09DB" w:rsidRPr="00B21824">
          <w:t xml:space="preserve"> </w:t>
        </w:r>
        <w:r w:rsidR="00DD09DB">
          <w:t>w</w:t>
        </w:r>
        <w:r w:rsidR="00DD09DB" w:rsidRPr="00B21824">
          <w:t>arstwa</w:t>
        </w:r>
      </w:ins>
      <w:del w:id="852" w:author="Sebastian Łuczak" w:date="2011-08-31T23:56:00Z">
        <w:r w:rsidRPr="00B21824" w:rsidDel="00DD09DB">
          <w:delText>JSP pokazujących dane. Warstwa</w:delText>
        </w:r>
      </w:del>
      <w:r w:rsidRPr="00B21824">
        <w:t xml:space="preserve"> biznesowa powinna odwoływać się do danych wyłącz</w:t>
      </w:r>
      <w:del w:id="853" w:author="Sebastian Łuczak" w:date="2011-08-31T20:14:00Z">
        <w:r w:rsidRPr="00B21824" w:rsidDel="00CC0A3B">
          <w:delText>e</w:delText>
        </w:r>
      </w:del>
      <w:r w:rsidRPr="00B21824">
        <w:t xml:space="preserve">nie za pośrednictwem warstwy modelu danych. Dzięki takiemu rozwiązaniu warstwa biznesowa nie musi posiadać wiedzy o tym czy do </w:t>
      </w:r>
      <w:del w:id="854" w:author="Sebastian Łuczak" w:date="2011-08-31T20:14:00Z">
        <w:r w:rsidRPr="00B21824" w:rsidDel="00CC0A3B">
          <w:delText xml:space="preserve">składowanie </w:delText>
        </w:r>
      </w:del>
      <w:ins w:id="855" w:author="Sebastian Łuczak" w:date="2011-08-31T20:14:00Z">
        <w:r w:rsidR="00CC0A3B" w:rsidRPr="00B21824">
          <w:t>składowani</w:t>
        </w:r>
        <w:r w:rsidR="00CC0A3B">
          <w:t>a</w:t>
        </w:r>
        <w:r w:rsidR="00CC0A3B" w:rsidRPr="00B21824">
          <w:t xml:space="preserve"> </w:t>
        </w:r>
      </w:ins>
      <w:r w:rsidRPr="00B21824">
        <w:t xml:space="preserve">obiektów stosowana jest baza danych czy też system </w:t>
      </w:r>
      <w:del w:id="856" w:author="Sebastian Łuczak" w:date="2011-08-31T20:14:00Z">
        <w:r w:rsidRPr="00B21824" w:rsidDel="00CC0A3B">
          <w:delText>plikowy</w:delText>
        </w:r>
      </w:del>
      <w:ins w:id="857" w:author="Sebastian Łuczak" w:date="2011-08-31T20:14:00Z">
        <w:r w:rsidR="00CC0A3B" w:rsidRPr="00B21824">
          <w:t>plik</w:t>
        </w:r>
        <w:r w:rsidR="00CC0A3B">
          <w:t xml:space="preserve">ów </w:t>
        </w:r>
      </w:ins>
      <w:sdt>
        <w:sdtPr>
          <w:id w:val="6238177"/>
          <w:citation/>
        </w:sdtPr>
        <w:sdtContent>
          <w:fldSimple w:instr=" CITATION Nac08 \l 1045 ">
            <w:r w:rsidR="003234F2">
              <w:rPr>
                <w:noProof/>
              </w:rPr>
              <w:t>[11]</w:t>
            </w:r>
          </w:fldSimple>
        </w:sdtContent>
      </w:sdt>
      <w:r w:rsidRPr="00B21824">
        <w:rPr>
          <w:color w:val="FF0000"/>
        </w:rPr>
        <w:t>.</w:t>
      </w:r>
      <w:r w:rsidRPr="00B21824">
        <w:t xml:space="preserve"> Przepływem pomiędzy tymi warstwami zarządza kontroler, który także otrzymuje dane wejściowe od użytkowników i zarządza generowaniem odpowiednich widoków. </w:t>
      </w:r>
    </w:p>
    <w:p w:rsidR="00D65AAF" w:rsidRDefault="00265BF9" w:rsidP="003E1D17">
      <w:pPr>
        <w:pStyle w:val="NormalnyIn"/>
      </w:pPr>
      <w:r>
        <w:t xml:space="preserve">Spring Security to </w:t>
      </w:r>
      <w:del w:id="858" w:author="Sebastian Łuczak" w:date="2011-08-31T20:15:00Z">
        <w:r w:rsidDel="00CC0A3B">
          <w:delText xml:space="preserve">kolejny </w:delText>
        </w:r>
      </w:del>
      <w:ins w:id="859" w:author="Sebastian Łuczak" w:date="2011-08-31T20:15:00Z">
        <w:r w:rsidR="00CC0A3B">
          <w:t xml:space="preserve">inny </w:t>
        </w:r>
      </w:ins>
      <w:r>
        <w:t xml:space="preserve">pakiet projektu Spring używany w naszym systemie. </w:t>
      </w:r>
      <w:r w:rsidR="00B81D3B">
        <w:t>Jego zadaniem</w:t>
      </w:r>
      <w:r>
        <w:t xml:space="preserve"> </w:t>
      </w:r>
      <w:r w:rsidR="00B81D3B">
        <w:t xml:space="preserve">jest </w:t>
      </w:r>
      <w:r>
        <w:t>zapewnienie bezpieczeństwa</w:t>
      </w:r>
      <w:r w:rsidR="00D65AAF">
        <w:t xml:space="preserve"> </w:t>
      </w:r>
      <w:r>
        <w:t>panelu administracyjnego. Dzięki  udogodnieniom</w:t>
      </w:r>
      <w:r w:rsidR="00B81D3B">
        <w:t xml:space="preserve"> </w:t>
      </w:r>
      <w:del w:id="860" w:author="Sebastian Łuczak" w:date="2011-08-31T20:15:00Z">
        <w:r w:rsidR="00B81D3B" w:rsidDel="00CC0A3B">
          <w:delText>pakietu</w:delText>
        </w:r>
        <w:r w:rsidDel="00CC0A3B">
          <w:delText xml:space="preserve"> </w:delText>
        </w:r>
      </w:del>
      <w:ins w:id="861" w:author="Sebastian Łuczak" w:date="2011-08-31T20:15:00Z">
        <w:r w:rsidR="00CC0A3B">
          <w:t xml:space="preserve">oferowanym przez ten pakiet, </w:t>
        </w:r>
      </w:ins>
      <w:r>
        <w:t>w</w:t>
      </w:r>
      <w:r w:rsidR="00D65AAF">
        <w:t xml:space="preserve"> łatwy sposób możemy kontrolować</w:t>
      </w:r>
      <w:r>
        <w:t xml:space="preserve"> dostę</w:t>
      </w:r>
      <w:r w:rsidR="00D65AAF">
        <w:t>p</w:t>
      </w:r>
      <w:r>
        <w:t xml:space="preserve"> użytkowników do konkretnych funkcjonalności portalu. </w:t>
      </w:r>
      <w:r w:rsidRPr="00265BF9">
        <w:t xml:space="preserve">Moduł </w:t>
      </w:r>
      <w:r w:rsidR="00D65AAF">
        <w:t>ten</w:t>
      </w:r>
      <w:del w:id="862" w:author="Sebastian Łuczak" w:date="2011-08-31T20:15:00Z">
        <w:r w:rsidR="00B81D3B" w:rsidDel="00CC0A3B">
          <w:delText>,</w:delText>
        </w:r>
      </w:del>
      <w:r w:rsidRPr="00265BF9">
        <w:t xml:space="preserve"> jest odpowiedzialny za </w:t>
      </w:r>
      <w:r w:rsidR="00D65AAF" w:rsidRPr="00265BF9">
        <w:t>uwierzytelnianie</w:t>
      </w:r>
      <w:r w:rsidRPr="00265BF9">
        <w:t xml:space="preserve"> użytkownik</w:t>
      </w:r>
      <w:r w:rsidR="00D65AAF">
        <w:t>ów a więc potwierdzenie ich</w:t>
      </w:r>
      <w:r w:rsidRPr="00265BF9">
        <w:t xml:space="preserve"> tożsamości oraz za autoryzację</w:t>
      </w:r>
      <w:r w:rsidR="00B81D3B">
        <w:t>,</w:t>
      </w:r>
      <w:r w:rsidRPr="00265BF9">
        <w:t xml:space="preserve"> </w:t>
      </w:r>
      <w:r>
        <w:t xml:space="preserve">czyli udzielenie bądź też pozbawienie dostępu do określonych części systemu. </w:t>
      </w:r>
    </w:p>
    <w:p w:rsidR="0082106B" w:rsidRDefault="00D65AAF" w:rsidP="003E1D17">
      <w:pPr>
        <w:pStyle w:val="NormalnyIn"/>
      </w:pPr>
      <w:r>
        <w:t>Dzięki swojemu zaawansowaniu wspiera on wiele metod uwierzytelnienia</w:t>
      </w:r>
      <w:r w:rsidR="00B81D3B">
        <w:t>,</w:t>
      </w:r>
      <w:r>
        <w:t xml:space="preserve"> takich jak na przykład LDAP czy też protokół </w:t>
      </w:r>
      <w:proofErr w:type="spellStart"/>
      <w:r>
        <w:t>Kerberos</w:t>
      </w:r>
      <w:proofErr w:type="spellEnd"/>
      <w:r>
        <w:t xml:space="preserve">. W naszym przypadku uwierzytelnianie użytkownika opiera się na sprawdzeniu jego danych z </w:t>
      </w:r>
      <w:r w:rsidR="00B81D3B">
        <w:t xml:space="preserve">informacjami </w:t>
      </w:r>
      <w:r>
        <w:t xml:space="preserve">zapisanymi w bazie danych. </w:t>
      </w:r>
    </w:p>
    <w:p w:rsidR="0082106B" w:rsidRDefault="0082106B">
      <w:pPr>
        <w:jc w:val="left"/>
        <w:rPr>
          <w:rFonts w:ascii="Times New Roman" w:eastAsia="Times New Roman" w:hAnsi="Times New Roman"/>
          <w:sz w:val="24"/>
          <w:szCs w:val="24"/>
          <w:lang w:eastAsia="pl-PL"/>
        </w:rPr>
      </w:pPr>
      <w:r>
        <w:lastRenderedPageBreak/>
        <w:br w:type="page"/>
      </w:r>
    </w:p>
    <w:p w:rsidR="00211BAA" w:rsidRDefault="00211BAA" w:rsidP="0082106B">
      <w:pPr>
        <w:pStyle w:val="Nagwek3"/>
      </w:pPr>
      <w:bookmarkStart w:id="863" w:name="_Toc302669639"/>
      <w:r>
        <w:lastRenderedPageBreak/>
        <w:t xml:space="preserve">Oracle 10g Express </w:t>
      </w:r>
      <w:proofErr w:type="spellStart"/>
      <w:r>
        <w:t>Edition</w:t>
      </w:r>
      <w:bookmarkEnd w:id="863"/>
      <w:proofErr w:type="spellEnd"/>
    </w:p>
    <w:p w:rsidR="00D65AAF" w:rsidRPr="00D65AAF" w:rsidRDefault="00D65AAF" w:rsidP="00D65AAF"/>
    <w:p w:rsidR="002C6967" w:rsidRDefault="00370D31" w:rsidP="0082106B">
      <w:pPr>
        <w:pStyle w:val="NormalnyIn"/>
        <w:ind w:firstLine="0"/>
      </w:pPr>
      <w:r>
        <w:t xml:space="preserve">W </w:t>
      </w:r>
      <w:del w:id="864" w:author="Sebastian Łuczak" w:date="2011-08-31T20:15:00Z">
        <w:r w:rsidDel="00CC0A3B">
          <w:delText xml:space="preserve">naszej </w:delText>
        </w:r>
      </w:del>
      <w:ins w:id="865" w:author="Sebastian Łuczak" w:date="2011-08-31T20:15:00Z">
        <w:r w:rsidR="00CC0A3B">
          <w:t xml:space="preserve">naszym </w:t>
        </w:r>
      </w:ins>
      <w:del w:id="866" w:author="Sebastian Łuczak" w:date="2011-08-31T20:16:00Z">
        <w:r w:rsidDel="00CC0A3B">
          <w:delText xml:space="preserve">pracy </w:delText>
        </w:r>
      </w:del>
      <w:ins w:id="867" w:author="Sebastian Łuczak" w:date="2011-08-31T20:16:00Z">
        <w:r w:rsidR="00CC0A3B">
          <w:t xml:space="preserve">projekcie </w:t>
        </w:r>
      </w:ins>
      <w:r>
        <w:t xml:space="preserve">zdecydowaliśmy się na wykorzystanie systemu zarządzania bazą danych Oracle w wersji 10g Express </w:t>
      </w:r>
      <w:proofErr w:type="spellStart"/>
      <w:r>
        <w:t>Edi</w:t>
      </w:r>
      <w:r w:rsidR="002C6967">
        <w:t>tion</w:t>
      </w:r>
      <w:proofErr w:type="spellEnd"/>
      <w:r w:rsidR="00B81D3B">
        <w:t>,</w:t>
      </w:r>
      <w:r w:rsidR="0093465E">
        <w:t xml:space="preserve"> stworzonego przez firmę Oracle Corporation</w:t>
      </w:r>
      <w:r w:rsidR="002C6967">
        <w:t>. Edycja XE</w:t>
      </w:r>
      <w:r w:rsidR="00B81D3B">
        <w:t xml:space="preserve">, </w:t>
      </w:r>
      <w:r w:rsidR="002C6967">
        <w:t xml:space="preserve">jest to darmowa </w:t>
      </w:r>
      <w:ins w:id="868" w:author="Sebastian Łuczak" w:date="2011-08-31T20:16:00Z">
        <w:r w:rsidR="00CC0A3B">
          <w:t>,</w:t>
        </w:r>
        <w:r w:rsidR="00CC0A3B" w:rsidRPr="00CC0A3B">
          <w:t xml:space="preserve"> </w:t>
        </w:r>
        <w:r w:rsidR="00CC0A3B">
          <w:t xml:space="preserve">lecz ograniczona funkcjonalnie </w:t>
        </w:r>
      </w:ins>
      <w:r w:rsidR="002C6967">
        <w:t xml:space="preserve">wersja </w:t>
      </w:r>
      <w:r w:rsidR="0093465E">
        <w:t xml:space="preserve">serwera bazodanowego </w:t>
      </w:r>
      <w:r w:rsidR="002C6967">
        <w:t>Oracle 10g</w:t>
      </w:r>
      <w:del w:id="869" w:author="Sebastian Łuczak" w:date="2011-08-31T20:16:00Z">
        <w:r w:rsidR="002C6967" w:rsidDel="00CC0A3B">
          <w:delText xml:space="preserve"> lecz </w:delText>
        </w:r>
        <w:r w:rsidDel="00CC0A3B">
          <w:delText xml:space="preserve">ograniczona </w:delText>
        </w:r>
        <w:r w:rsidR="0093465E" w:rsidDel="00CC0A3B">
          <w:delText>funkcjonalnie</w:delText>
        </w:r>
      </w:del>
      <w:r w:rsidR="0093465E">
        <w:t>.</w:t>
      </w:r>
      <w:r w:rsidR="002C6967">
        <w:t xml:space="preserve"> </w:t>
      </w:r>
      <w:r w:rsidR="0093465E">
        <w:t>N</w:t>
      </w:r>
      <w:r w:rsidR="002C6967">
        <w:t>ie jest</w:t>
      </w:r>
      <w:r w:rsidR="0093465E">
        <w:t xml:space="preserve"> ona</w:t>
      </w:r>
      <w:r w:rsidR="002C6967">
        <w:t xml:space="preserve"> w stanie obsłużyć więcej niż jednego procesora oraz więcej niż </w:t>
      </w:r>
      <w:commentRangeStart w:id="870"/>
      <w:r w:rsidR="002C6967">
        <w:t xml:space="preserve">4GB pamięci RAM. </w:t>
      </w:r>
      <w:commentRangeEnd w:id="870"/>
      <w:r w:rsidR="00CC0A3B">
        <w:rPr>
          <w:rStyle w:val="Odwoaniedokomentarza"/>
          <w:rFonts w:ascii="Calibri" w:eastAsia="Calibri" w:hAnsi="Calibri"/>
          <w:lang w:eastAsia="en-US"/>
        </w:rPr>
        <w:commentReference w:id="870"/>
      </w:r>
    </w:p>
    <w:p w:rsidR="002C6967" w:rsidRDefault="002C6967" w:rsidP="00211BAA">
      <w:pPr>
        <w:pStyle w:val="NormalnyIn"/>
      </w:pPr>
      <w:r>
        <w:t>Pomimo</w:t>
      </w:r>
      <w:r w:rsidR="0093465E">
        <w:t xml:space="preserve"> swoich ograniczeń</w:t>
      </w:r>
      <w:r w:rsidR="00B81D3B">
        <w:t>,</w:t>
      </w:r>
      <w:r w:rsidR="0093465E">
        <w:t xml:space="preserve"> serwer zachowuje</w:t>
      </w:r>
      <w:r>
        <w:t xml:space="preserve"> </w:t>
      </w:r>
      <w:del w:id="871" w:author="Sebastian Łuczak" w:date="2011-08-31T20:17:00Z">
        <w:r w:rsidDel="00CC0A3B">
          <w:delText xml:space="preserve">swoją </w:delText>
        </w:r>
      </w:del>
      <w:r>
        <w:t xml:space="preserve">wydajność oraz niezawodność. </w:t>
      </w:r>
      <w:r w:rsidR="00B81D3B">
        <w:t xml:space="preserve">Dzięki rozbudowanym możliwościom </w:t>
      </w:r>
      <w:r>
        <w:t xml:space="preserve">administracji oraz </w:t>
      </w:r>
      <w:r w:rsidR="00370D31">
        <w:t>programom pokrewnym</w:t>
      </w:r>
      <w:r w:rsidR="000370FC">
        <w:t>,</w:t>
      </w:r>
      <w:r w:rsidR="00370D31">
        <w:t xml:space="preserve"> takim jak Oracle SQL Developer czy też Oracle </w:t>
      </w:r>
      <w:proofErr w:type="spellStart"/>
      <w:r w:rsidR="00370D31">
        <w:t>Database</w:t>
      </w:r>
      <w:proofErr w:type="spellEnd"/>
      <w:r w:rsidR="00370D31">
        <w:t xml:space="preserve"> </w:t>
      </w:r>
      <w:proofErr w:type="spellStart"/>
      <w:r w:rsidR="00370D31">
        <w:t>Modeler</w:t>
      </w:r>
      <w:proofErr w:type="spellEnd"/>
      <w:r w:rsidR="00B81D3B">
        <w:t>,</w:t>
      </w:r>
      <w:r w:rsidR="00370D31">
        <w:t xml:space="preserve"> mieliśmy </w:t>
      </w:r>
      <w:r w:rsidR="00B81D3B">
        <w:t>szansę</w:t>
      </w:r>
      <w:r w:rsidR="00370D31">
        <w:t xml:space="preserve"> łatwego zbudowania</w:t>
      </w:r>
      <w:r>
        <w:t xml:space="preserve"> schematu bazy danych</w:t>
      </w:r>
      <w:r w:rsidR="000370FC">
        <w:t>,</w:t>
      </w:r>
      <w:r>
        <w:t xml:space="preserve"> a także jego</w:t>
      </w:r>
      <w:r w:rsidR="00FE449E">
        <w:t xml:space="preserve"> późniejszego</w:t>
      </w:r>
      <w:r>
        <w:t xml:space="preserve"> zaimplementowania. </w:t>
      </w:r>
    </w:p>
    <w:p w:rsidR="00211BAA" w:rsidRDefault="002C6967" w:rsidP="00211BAA">
      <w:pPr>
        <w:pStyle w:val="NormalnyIn"/>
      </w:pPr>
      <w:r>
        <w:t xml:space="preserve">Wybraliśmy </w:t>
      </w:r>
      <w:r w:rsidR="00B81D3B">
        <w:t xml:space="preserve">tę konkretną </w:t>
      </w:r>
      <w:r>
        <w:t>bazę danych firmy Oracle</w:t>
      </w:r>
      <w:r w:rsidR="000370FC">
        <w:t>,</w:t>
      </w:r>
      <w:r>
        <w:t xml:space="preserve"> ze względu na chęć stworzenia systemu opartego na profesjonalnych komponentach składowych.</w:t>
      </w:r>
      <w:r w:rsidR="00E83E2E">
        <w:t xml:space="preserve"> Jednym z jego atutów jest przenośność na różne platformy sprzętowe i systemowe.</w:t>
      </w:r>
      <w:r>
        <w:t xml:space="preserve"> </w:t>
      </w:r>
      <w:r w:rsidR="00E83E2E">
        <w:t xml:space="preserve">Według danych za rok 2011 </w:t>
      </w:r>
      <w:r w:rsidR="00B01635">
        <w:t xml:space="preserve">Oracle Corporation posiada </w:t>
      </w:r>
      <w:del w:id="872" w:author="Sebastian Łuczak" w:date="2011-08-31T23:57:00Z">
        <w:r w:rsidR="00B01635" w:rsidDel="00A93134">
          <w:delText>około</w:delText>
        </w:r>
        <w:r w:rsidR="00E83E2E" w:rsidDel="00A93134">
          <w:delText xml:space="preserve"> </w:delText>
        </w:r>
      </w:del>
      <w:ins w:id="873" w:author="Sebastian Łuczak" w:date="2011-08-31T23:57:00Z">
        <w:r w:rsidR="00A93134">
          <w:t xml:space="preserve">prawie </w:t>
        </w:r>
      </w:ins>
      <w:r w:rsidR="00E83E2E">
        <w:t>50% rynku baz danych na świecie</w:t>
      </w:r>
      <w:ins w:id="874" w:author="Sebastian Łuczak" w:date="2011-08-31T20:17:00Z">
        <w:r w:rsidR="00CC0A3B">
          <w:t xml:space="preserve"> </w:t>
        </w:r>
      </w:ins>
      <w:sdt>
        <w:sdtPr>
          <w:id w:val="12457032"/>
          <w:citation/>
        </w:sdtPr>
        <w:sdtContent>
          <w:fldSimple w:instr=" CITATION Mul11 \l 1045  ">
            <w:r w:rsidR="003234F2">
              <w:rPr>
                <w:noProof/>
              </w:rPr>
              <w:t>[12]</w:t>
            </w:r>
          </w:fldSimple>
        </w:sdtContent>
      </w:sdt>
      <w:r w:rsidR="00E83E2E">
        <w:t xml:space="preserve">. </w:t>
      </w:r>
      <w:r w:rsidR="00FE449E">
        <w:t xml:space="preserve">Dzięki swojej popularności nie ma żadnych problemów w integracji bazy danych z </w:t>
      </w:r>
      <w:proofErr w:type="spellStart"/>
      <w:r w:rsidR="00FE449E">
        <w:t>frameworkiem</w:t>
      </w:r>
      <w:proofErr w:type="spellEnd"/>
      <w:r w:rsidR="00FE449E">
        <w:t xml:space="preserve"> Hibernate. </w:t>
      </w:r>
    </w:p>
    <w:p w:rsidR="002D0E7F" w:rsidRDefault="002D0E7F" w:rsidP="0082106B">
      <w:pPr>
        <w:pStyle w:val="Nagwek3"/>
      </w:pPr>
      <w:bookmarkStart w:id="875" w:name="_Toc302669640"/>
      <w:r>
        <w:t xml:space="preserve">Java </w:t>
      </w:r>
      <w:r w:rsidR="002C326A">
        <w:t xml:space="preserve">2 </w:t>
      </w:r>
      <w:proofErr w:type="spellStart"/>
      <w:r>
        <w:t>Enterprise</w:t>
      </w:r>
      <w:proofErr w:type="spellEnd"/>
      <w:r>
        <w:t xml:space="preserve"> </w:t>
      </w:r>
      <w:proofErr w:type="spellStart"/>
      <w:r>
        <w:t>Edition</w:t>
      </w:r>
      <w:bookmarkEnd w:id="875"/>
      <w:proofErr w:type="spellEnd"/>
      <w:r>
        <w:t xml:space="preserve"> </w:t>
      </w:r>
    </w:p>
    <w:p w:rsidR="001D673A" w:rsidRDefault="000171CD" w:rsidP="0082106B">
      <w:pPr>
        <w:pStyle w:val="NormalnyIn"/>
        <w:ind w:firstLine="0"/>
      </w:pPr>
      <w:r>
        <w:t>Java</w:t>
      </w:r>
      <w:r w:rsidR="00B81D3B">
        <w:t>,</w:t>
      </w:r>
      <w:r>
        <w:t xml:space="preserve"> jest </w:t>
      </w:r>
      <w:del w:id="876" w:author="Sebastian Łuczak" w:date="2011-08-31T20:17:00Z">
        <w:r w:rsidDel="00CC0A3B">
          <w:delText xml:space="preserve">to </w:delText>
        </w:r>
      </w:del>
      <w:r>
        <w:t>obiekto</w:t>
      </w:r>
      <w:r w:rsidR="001D673A">
        <w:t>wy</w:t>
      </w:r>
      <w:ins w:id="877" w:author="Sebastian Łuczak" w:date="2011-08-31T20:17:00Z">
        <w:r w:rsidR="00CC0A3B">
          <w:t>m</w:t>
        </w:r>
      </w:ins>
      <w:r w:rsidR="001D673A">
        <w:t xml:space="preserve"> język</w:t>
      </w:r>
      <w:ins w:id="878" w:author="Sebastian Łuczak" w:date="2011-08-31T20:17:00Z">
        <w:r w:rsidR="00CC0A3B">
          <w:t>iem</w:t>
        </w:r>
      </w:ins>
      <w:r w:rsidR="001D673A">
        <w:t xml:space="preserve"> </w:t>
      </w:r>
      <w:r w:rsidR="00B81D3B">
        <w:t>programowania</w:t>
      </w:r>
      <w:r w:rsidR="001D673A">
        <w:t xml:space="preserve"> udostępniony</w:t>
      </w:r>
      <w:ins w:id="879" w:author="Sebastian Łuczak" w:date="2011-08-31T20:17:00Z">
        <w:r w:rsidR="00CC0A3B">
          <w:t>m</w:t>
        </w:r>
      </w:ins>
      <w:r w:rsidR="001D673A">
        <w:t xml:space="preserve"> </w:t>
      </w:r>
      <w:r>
        <w:t xml:space="preserve">przez </w:t>
      </w:r>
      <w:r w:rsidR="001D673A">
        <w:t>firmę Sun Microsystems w 1995 roku. Dzi</w:t>
      </w:r>
      <w:r w:rsidR="00B81D3B">
        <w:t>ę</w:t>
      </w:r>
      <w:r w:rsidR="001D673A">
        <w:t>ki swojej prostocie</w:t>
      </w:r>
      <w:r w:rsidR="00B81D3B">
        <w:t>,</w:t>
      </w:r>
      <w:r w:rsidR="001D673A">
        <w:t xml:space="preserve"> a jednocześnie zaawansowanym możliwościom</w:t>
      </w:r>
      <w:r w:rsidR="00B81D3B">
        <w:t>,</w:t>
      </w:r>
      <w:r w:rsidR="001D673A">
        <w:t xml:space="preserve"> szybko zyskała miano jednego z najpopularniejszych języków programowania na świecie.</w:t>
      </w:r>
    </w:p>
    <w:p w:rsidR="001D673A" w:rsidRPr="001D673A" w:rsidRDefault="001D673A" w:rsidP="001D673A">
      <w:pPr>
        <w:pStyle w:val="NormalnyIn"/>
      </w:pPr>
      <w:r>
        <w:tab/>
        <w:t>Największą zaletą języka Java</w:t>
      </w:r>
      <w:r w:rsidR="00B81D3B">
        <w:t>,</w:t>
      </w:r>
      <w:r>
        <w:t xml:space="preserve"> jest jego niezależność od platformy sprzętowej. Programy stworzone w tym języku</w:t>
      </w:r>
      <w:r w:rsidR="00B81D3B">
        <w:t>,</w:t>
      </w:r>
      <w:r>
        <w:t xml:space="preserve"> można bez problemu uruchomić na wszystkich systemach operacyjnych np. Windows, Linux, Solaris. Jest to możliwe dzięki stworzeniu środowiska uruchomieniowego JRE (ang. Java </w:t>
      </w:r>
      <w:proofErr w:type="spellStart"/>
      <w:r>
        <w:t>Runtime</w:t>
      </w:r>
      <w:proofErr w:type="spellEnd"/>
      <w:r>
        <w:t xml:space="preserve"> </w:t>
      </w:r>
      <w:proofErr w:type="spellStart"/>
      <w:r>
        <w:t>Enviroment</w:t>
      </w:r>
      <w:proofErr w:type="spellEnd"/>
      <w:r>
        <w:t xml:space="preserve"> ), które składa się z wirtualnej maszyny Java JVM (ang. Java </w:t>
      </w:r>
      <w:proofErr w:type="spellStart"/>
      <w:r>
        <w:t>Virtual</w:t>
      </w:r>
      <w:proofErr w:type="spellEnd"/>
      <w:r>
        <w:t xml:space="preserve"> </w:t>
      </w:r>
      <w:proofErr w:type="spellStart"/>
      <w:r>
        <w:t>Machine</w:t>
      </w:r>
      <w:proofErr w:type="spellEnd"/>
      <w:r>
        <w:t xml:space="preserve"> ).</w:t>
      </w:r>
    </w:p>
    <w:p w:rsidR="002D0E7F" w:rsidRDefault="002D0E7F" w:rsidP="002D0E7F">
      <w:pPr>
        <w:pStyle w:val="NormalnyIn"/>
      </w:pPr>
      <w:r w:rsidRPr="001D673A">
        <w:tab/>
      </w:r>
      <w:r>
        <w:t>Java</w:t>
      </w:r>
      <w:r w:rsidR="002C326A">
        <w:t xml:space="preserve"> 2</w:t>
      </w:r>
      <w:r w:rsidR="00B81D3B">
        <w:t xml:space="preserve"> EE</w:t>
      </w:r>
      <w:r w:rsidR="000370FC">
        <w:t>,</w:t>
      </w:r>
      <w:r w:rsidR="00B81D3B">
        <w:t xml:space="preserve"> jest szeroko rozpowszechnioną oraz używaną platformą programistyczną</w:t>
      </w:r>
      <w:r w:rsidR="001D673A">
        <w:t xml:space="preserve"> opracowaną dla </w:t>
      </w:r>
      <w:r>
        <w:t>języka Java. Definiuje ona standardy oraz wzorce projektowe dla tworzenia oprogramowania opartego o wielowarstwową architekturę komponentową uruchamianego na serwerach aplikacyjnych.</w:t>
      </w:r>
      <w:r w:rsidR="002C326A">
        <w:t xml:space="preserve"> </w:t>
      </w:r>
      <w:r w:rsidR="00B21824" w:rsidRPr="00B21824">
        <w:t xml:space="preserve">Jest to rozwinięcie koncepcji </w:t>
      </w:r>
      <w:commentRangeStart w:id="880"/>
      <w:r w:rsidR="00B21824" w:rsidRPr="00B21824">
        <w:t>„napisz raz,</w:t>
      </w:r>
      <w:ins w:id="881" w:author="Sebastian Łuczak" w:date="2011-08-31T20:18:00Z">
        <w:r w:rsidR="00CC0A3B">
          <w:t xml:space="preserve"> a</w:t>
        </w:r>
      </w:ins>
      <w:r w:rsidR="00B21824" w:rsidRPr="00B21824">
        <w:t xml:space="preserve"> uruchomisz wszędzie”, </w:t>
      </w:r>
      <w:commentRangeEnd w:id="880"/>
      <w:r w:rsidR="00CC0A3B">
        <w:rPr>
          <w:rStyle w:val="Odwoaniedokomentarza"/>
          <w:rFonts w:ascii="Calibri" w:eastAsia="Calibri" w:hAnsi="Calibri"/>
          <w:lang w:eastAsia="en-US"/>
        </w:rPr>
        <w:commentReference w:id="880"/>
      </w:r>
      <w:r w:rsidR="00B21824" w:rsidRPr="00B21824">
        <w:t>obowiązującej w programowaniu aplikacji WWW</w:t>
      </w:r>
      <w:ins w:id="882" w:author="Sebastian Łuczak" w:date="2011-08-31T20:18:00Z">
        <w:r w:rsidR="00CC0A3B">
          <w:t xml:space="preserve"> </w:t>
        </w:r>
      </w:ins>
      <w:sdt>
        <w:sdtPr>
          <w:id w:val="6238179"/>
          <w:citation/>
        </w:sdtPr>
        <w:sdtContent>
          <w:fldSimple w:instr=" CITATION Nac08 \l 1045 ">
            <w:r w:rsidR="003234F2">
              <w:rPr>
                <w:noProof/>
              </w:rPr>
              <w:t>[11]</w:t>
            </w:r>
          </w:fldSimple>
        </w:sdtContent>
      </w:sdt>
      <w:r w:rsidR="00E70A90">
        <w:rPr>
          <w:color w:val="FF0000"/>
        </w:rPr>
        <w:t>.</w:t>
      </w:r>
      <w:r w:rsidR="00B21824">
        <w:t xml:space="preserve"> </w:t>
      </w:r>
      <w:r w:rsidR="002C326A">
        <w:t xml:space="preserve">W jej skład wchodzą </w:t>
      </w:r>
      <w:del w:id="883" w:author="Sebastian Łuczak" w:date="2011-08-31T20:18:00Z">
        <w:r w:rsidR="002C326A" w:rsidDel="00CC0A3B">
          <w:delText>serwety</w:delText>
        </w:r>
      </w:del>
      <w:ins w:id="884" w:author="Sebastian Łuczak" w:date="2011-08-31T20:18:00Z">
        <w:r w:rsidR="00CC0A3B">
          <w:t>serwery</w:t>
        </w:r>
      </w:ins>
      <w:r w:rsidR="002C326A">
        <w:t xml:space="preserve">, </w:t>
      </w:r>
      <w:r w:rsidR="002C326A">
        <w:lastRenderedPageBreak/>
        <w:t xml:space="preserve">komponenty EJB (ang. </w:t>
      </w:r>
      <w:proofErr w:type="spellStart"/>
      <w:r w:rsidR="002C326A">
        <w:t>Enterprise</w:t>
      </w:r>
      <w:proofErr w:type="spellEnd"/>
      <w:r w:rsidR="002C326A">
        <w:t xml:space="preserve"> </w:t>
      </w:r>
      <w:proofErr w:type="spellStart"/>
      <w:r w:rsidR="002C326A">
        <w:t>JavaBeans</w:t>
      </w:r>
      <w:proofErr w:type="spellEnd"/>
      <w:r w:rsidR="002C326A">
        <w:t>), usługi Web Service, pliki JSP, XML oraz inne elementy ściśle związane z wytwarzaniem aplikacji WWW takie jak HTML</w:t>
      </w:r>
      <w:del w:id="885" w:author="Sebastian Łuczak" w:date="2011-08-31T20:18:00Z">
        <w:r w:rsidR="002C326A" w:rsidDel="00CC0A3B">
          <w:delText xml:space="preserve">, </w:delText>
        </w:r>
      </w:del>
      <w:ins w:id="886" w:author="Sebastian Łuczak" w:date="2011-08-31T20:18:00Z">
        <w:r w:rsidR="00CC0A3B">
          <w:t xml:space="preserve"> i </w:t>
        </w:r>
      </w:ins>
      <w:r w:rsidR="002C326A">
        <w:t xml:space="preserve">CSS.  </w:t>
      </w:r>
      <w:r>
        <w:t xml:space="preserve"> </w:t>
      </w:r>
    </w:p>
    <w:p w:rsidR="002D0E7F" w:rsidRDefault="002D0E7F" w:rsidP="002D0E7F">
      <w:pPr>
        <w:pStyle w:val="NormalnyIn"/>
      </w:pPr>
      <w:r>
        <w:t>Standard J</w:t>
      </w:r>
      <w:r w:rsidR="002C326A">
        <w:t>2</w:t>
      </w:r>
      <w:r>
        <w:t xml:space="preserve">EE obejmuje liczne interfejsy wspomagające programistę np. przy zapewnianiu bezpieczeństwa, definiowaniu interfejsu użytkownika czy też wysyłaniu poczty elektronicznej. </w:t>
      </w:r>
    </w:p>
    <w:p w:rsidR="00296627" w:rsidRDefault="00296627" w:rsidP="0082106B">
      <w:pPr>
        <w:pStyle w:val="Nagwek3"/>
      </w:pPr>
      <w:bookmarkStart w:id="887" w:name="_Toc302669641"/>
      <w:r>
        <w:t xml:space="preserve">Apache </w:t>
      </w:r>
      <w:proofErr w:type="spellStart"/>
      <w:r>
        <w:t>Tomcat</w:t>
      </w:r>
      <w:bookmarkEnd w:id="887"/>
      <w:proofErr w:type="spellEnd"/>
      <w:r>
        <w:t xml:space="preserve"> </w:t>
      </w:r>
      <w:r>
        <w:tab/>
      </w:r>
    </w:p>
    <w:p w:rsidR="00C05C81" w:rsidRDefault="00296627" w:rsidP="00C05C81">
      <w:pPr>
        <w:pStyle w:val="NormalnyIn"/>
        <w:ind w:firstLine="0"/>
        <w:rPr>
          <w:ins w:id="888" w:author="Sebastian Łuczak" w:date="2011-08-31T23:58:00Z"/>
        </w:rPr>
      </w:pPr>
      <w:r>
        <w:t xml:space="preserve">Nierozłącznym elementem aplikacji WWW jest serwer. W naszym </w:t>
      </w:r>
      <w:r w:rsidR="009C3FF7">
        <w:t>projekcie</w:t>
      </w:r>
      <w:r>
        <w:t xml:space="preserve"> wykorzystujemy darmową, rozpowszechnianą na zasadzie </w:t>
      </w:r>
      <w:proofErr w:type="spellStart"/>
      <w:r>
        <w:t>open-source</w:t>
      </w:r>
      <w:proofErr w:type="spellEnd"/>
      <w:r>
        <w:t xml:space="preserve"> </w:t>
      </w:r>
      <w:del w:id="889" w:author="Sebastian Łuczak" w:date="2011-08-31T20:19:00Z">
        <w:r w:rsidDel="00CC0A3B">
          <w:delText>implementacje</w:delText>
        </w:r>
        <w:r w:rsidR="005D3FA5" w:rsidDel="00CC0A3B">
          <w:delText xml:space="preserve"> </w:delText>
        </w:r>
        <w:r w:rsidDel="00CC0A3B">
          <w:delText xml:space="preserve"> </w:delText>
        </w:r>
      </w:del>
      <w:ins w:id="890" w:author="Sebastian Łuczak" w:date="2011-08-31T20:19:00Z">
        <w:r w:rsidR="00CC0A3B">
          <w:t xml:space="preserve">implementację </w:t>
        </w:r>
      </w:ins>
      <w:r>
        <w:t xml:space="preserve">Apache </w:t>
      </w:r>
      <w:proofErr w:type="spellStart"/>
      <w:r>
        <w:t>Tomcat</w:t>
      </w:r>
      <w:proofErr w:type="spellEnd"/>
      <w:r>
        <w:t xml:space="preserve"> 6.0.32. Jest to kontener aplikacji webowych </w:t>
      </w:r>
      <w:r w:rsidR="005D3FA5">
        <w:t xml:space="preserve">(ang. Web </w:t>
      </w:r>
      <w:proofErr w:type="spellStart"/>
      <w:r w:rsidR="005D3FA5">
        <w:t>container</w:t>
      </w:r>
      <w:proofErr w:type="spellEnd"/>
      <w:r w:rsidR="005D3FA5">
        <w:t xml:space="preserve">) </w:t>
      </w:r>
      <w:r>
        <w:t xml:space="preserve">będący serwerem, który umożliwia uruchamianie aplikacji internetowych wykonanych w technologiach Java </w:t>
      </w:r>
      <w:proofErr w:type="spellStart"/>
      <w:r>
        <w:t>servlets</w:t>
      </w:r>
      <w:proofErr w:type="spellEnd"/>
      <w:r>
        <w:t xml:space="preserve"> lub te</w:t>
      </w:r>
      <w:r w:rsidR="009C3FF7">
        <w:t xml:space="preserve">ż JSP (ang. Java Server </w:t>
      </w:r>
      <w:proofErr w:type="spellStart"/>
      <w:r w:rsidR="009C3FF7">
        <w:t>Pages</w:t>
      </w:r>
      <w:proofErr w:type="spellEnd"/>
      <w:r w:rsidR="009C3FF7">
        <w:t>).</w:t>
      </w:r>
      <w:r w:rsidR="002A727E">
        <w:t xml:space="preserve"> </w:t>
      </w:r>
      <w:ins w:id="891" w:author="Sebastian Łuczak" w:date="2011-08-31T23:58:00Z">
        <w:r w:rsidR="00C05C81">
          <w:t>Jest on w pełni kompatybilny z wymaganiami aplikacji opartych na J2EE.</w:t>
        </w:r>
      </w:ins>
    </w:p>
    <w:p w:rsidR="00296627" w:rsidRDefault="00296627" w:rsidP="0082106B">
      <w:pPr>
        <w:pStyle w:val="NormalnyIn"/>
        <w:ind w:firstLine="0"/>
      </w:pPr>
    </w:p>
    <w:p w:rsidR="00C138F3" w:rsidRDefault="002B45BF" w:rsidP="00C138F3">
      <w:pPr>
        <w:pStyle w:val="Nagwek3"/>
      </w:pPr>
      <w:bookmarkStart w:id="892" w:name="_Toc302669642"/>
      <w:r>
        <w:t>Architektura REST</w:t>
      </w:r>
      <w:bookmarkEnd w:id="892"/>
    </w:p>
    <w:p w:rsidR="00C138F3" w:rsidRDefault="00C138F3" w:rsidP="0082106B">
      <w:pPr>
        <w:pStyle w:val="NormalnyIn"/>
        <w:ind w:firstLine="0"/>
      </w:pPr>
      <w:r w:rsidRPr="00C138F3">
        <w:t xml:space="preserve">REST ( ang. </w:t>
      </w:r>
      <w:proofErr w:type="spellStart"/>
      <w:r w:rsidRPr="00C138F3">
        <w:t>Representational</w:t>
      </w:r>
      <w:proofErr w:type="spellEnd"/>
      <w:r w:rsidRPr="00C138F3">
        <w:t xml:space="preserve"> State Transfer ) jest </w:t>
      </w:r>
      <w:del w:id="893" w:author="Sebastian Łuczak" w:date="2011-08-31T20:19:00Z">
        <w:r w:rsidRPr="00C138F3" w:rsidDel="00CC0A3B">
          <w:delText xml:space="preserve">to </w:delText>
        </w:r>
      </w:del>
      <w:r w:rsidRPr="00C138F3">
        <w:t>wzor</w:t>
      </w:r>
      <w:del w:id="894" w:author="Sebastian Łuczak" w:date="2011-08-31T20:19:00Z">
        <w:r w:rsidRPr="00C138F3" w:rsidDel="00CC0A3B">
          <w:delText>ze</w:delText>
        </w:r>
      </w:del>
      <w:r w:rsidRPr="00C138F3">
        <w:t>c</w:t>
      </w:r>
      <w:ins w:id="895" w:author="Sebastian Łuczak" w:date="2011-08-31T20:19:00Z">
        <w:r w:rsidR="00CC0A3B">
          <w:t>em</w:t>
        </w:r>
      </w:ins>
      <w:r w:rsidRPr="00C138F3">
        <w:t xml:space="preserve"> </w:t>
      </w:r>
      <w:r>
        <w:t>architektoniczny</w:t>
      </w:r>
      <w:ins w:id="896" w:author="Sebastian Łuczak" w:date="2011-08-31T20:19:00Z">
        <w:r w:rsidR="00CC0A3B">
          <w:t>m</w:t>
        </w:r>
      </w:ins>
      <w:r>
        <w:t xml:space="preserve"> oparty</w:t>
      </w:r>
      <w:ins w:id="897" w:author="Sebastian Łuczak" w:date="2011-08-31T20:19:00Z">
        <w:r w:rsidR="00CC0A3B">
          <w:t>m</w:t>
        </w:r>
      </w:ins>
      <w:r>
        <w:t xml:space="preserve"> na standardzie aplikacji internetowych</w:t>
      </w:r>
      <w:r w:rsidR="00E603D8">
        <w:t xml:space="preserve"> tworzonych </w:t>
      </w:r>
      <w:r>
        <w:t>w</w:t>
      </w:r>
      <w:r w:rsidR="00E603D8">
        <w:t>e</w:t>
      </w:r>
      <w:r>
        <w:t>dług modelu klient-serwer</w:t>
      </w:r>
      <w:r w:rsidR="00C227F5">
        <w:t>,</w:t>
      </w:r>
      <w:r>
        <w:t xml:space="preserve"> </w:t>
      </w:r>
      <w:r w:rsidR="00E603D8">
        <w:t>komunikujących</w:t>
      </w:r>
      <w:r>
        <w:t xml:space="preserve"> się poprzez protokół HTTP. Wprowadza on szereg usprawnień i udogodnień mających na celu poprawienie wydajności, skalowalności oraz edycyjności usług internetowych (ang. Web Services). </w:t>
      </w:r>
    </w:p>
    <w:p w:rsidR="0071502F" w:rsidRDefault="00C138F3" w:rsidP="00A77C6A">
      <w:pPr>
        <w:pStyle w:val="NormalnyIn"/>
      </w:pPr>
      <w:r>
        <w:t>Podstawowym założeniem wspomnianej architektury</w:t>
      </w:r>
      <w:del w:id="898" w:author="Sebastian Łuczak" w:date="2011-08-31T20:19:00Z">
        <w:r w:rsidR="00C227F5" w:rsidDel="00CC0A3B">
          <w:delText>,</w:delText>
        </w:r>
      </w:del>
      <w:r>
        <w:t xml:space="preserve"> jest trak</w:t>
      </w:r>
      <w:r w:rsidR="00A77C6A">
        <w:t>towanie danych oraz funkcji</w:t>
      </w:r>
      <w:r>
        <w:t xml:space="preserve"> jako zasobów łatwo dostępnych poprzez identyfikatory URI (</w:t>
      </w:r>
      <w:proofErr w:type="spellStart"/>
      <w:r>
        <w:t>ang</w:t>
      </w:r>
      <w:proofErr w:type="spellEnd"/>
      <w:r>
        <w:t xml:space="preserve"> Uniform Resources </w:t>
      </w:r>
      <w:proofErr w:type="spellStart"/>
      <w:r>
        <w:t>Identifi</w:t>
      </w:r>
      <w:r w:rsidR="00D07A1D">
        <w:t>e</w:t>
      </w:r>
      <w:r>
        <w:t>rs</w:t>
      </w:r>
      <w:proofErr w:type="spellEnd"/>
      <w:r>
        <w:t>), będących najczęściej hiperłączami w sieci.</w:t>
      </w:r>
      <w:r w:rsidR="00D07A1D">
        <w:t xml:space="preserve"> </w:t>
      </w:r>
      <w:r w:rsidR="00B21824" w:rsidRPr="00B21824">
        <w:t>Serwer albo usługa WWW reaguje na żądania i dzięki mechanizmo</w:t>
      </w:r>
      <w:r w:rsidR="00B21824">
        <w:t xml:space="preserve">wi negocjacji zawartości (ang. </w:t>
      </w:r>
      <w:proofErr w:type="spellStart"/>
      <w:r w:rsidR="00B21824">
        <w:t>c</w:t>
      </w:r>
      <w:r w:rsidR="00B21824" w:rsidRPr="00B21824">
        <w:t>ontent</w:t>
      </w:r>
      <w:proofErr w:type="spellEnd"/>
      <w:r w:rsidR="00B21824" w:rsidRPr="00B21824">
        <w:t xml:space="preserve"> </w:t>
      </w:r>
      <w:proofErr w:type="spellStart"/>
      <w:r w:rsidR="00B21824" w:rsidRPr="00B21824">
        <w:t>negotiation</w:t>
      </w:r>
      <w:proofErr w:type="spellEnd"/>
      <w:r w:rsidR="00B21824" w:rsidRPr="00B21824">
        <w:t xml:space="preserve">) dobiera </w:t>
      </w:r>
      <w:r w:rsidR="00B21824">
        <w:t>możliwie najlepszą reprezentację</w:t>
      </w:r>
      <w:r w:rsidR="00B21824" w:rsidRPr="00B21824">
        <w:t xml:space="preserve"> danych spełniającą warunki żądania. Zaletą takiego rozwiązania jest możliwość  przesyłanie zasobów posiadających wiele różnych repr</w:t>
      </w:r>
      <w:r w:rsidR="00B21824">
        <w:t xml:space="preserve">ezentacji np. </w:t>
      </w:r>
      <w:proofErr w:type="spellStart"/>
      <w:ins w:id="899" w:author="Sebastian Łuczak" w:date="2011-08-31T20:20:00Z">
        <w:r w:rsidR="00CC0A3B">
          <w:t>plain-</w:t>
        </w:r>
      </w:ins>
      <w:r w:rsidR="00B21824">
        <w:t>text</w:t>
      </w:r>
      <w:proofErr w:type="spellEnd"/>
      <w:r w:rsidR="00B21824">
        <w:t xml:space="preserve">, </w:t>
      </w:r>
      <w:proofErr w:type="spellStart"/>
      <w:r w:rsidR="00B21824">
        <w:t>xml</w:t>
      </w:r>
      <w:proofErr w:type="spellEnd"/>
      <w:r w:rsidR="00B21824">
        <w:t xml:space="preserve">, </w:t>
      </w:r>
      <w:proofErr w:type="spellStart"/>
      <w:r w:rsidR="00B21824">
        <w:t>json</w:t>
      </w:r>
      <w:proofErr w:type="spellEnd"/>
      <w:r w:rsidR="00B21824">
        <w:t xml:space="preserve">. </w:t>
      </w:r>
      <w:r w:rsidR="00B21824" w:rsidRPr="00B21824">
        <w:t xml:space="preserve">Innym kluczowym pomysłem wykorzystywanym w architekturze REST jest pojęcie jednorodnego interfejsu (ang. uniform </w:t>
      </w:r>
      <w:proofErr w:type="spellStart"/>
      <w:r w:rsidR="00B21824" w:rsidRPr="00B21824">
        <w:t>interface</w:t>
      </w:r>
      <w:proofErr w:type="spellEnd"/>
      <w:r w:rsidR="00B21824" w:rsidRPr="00B21824">
        <w:t>), czyli standardowego zbioru metod wykorzystywanych do określonych czynności. W protokole HTTP najczęściej stosowane są metody PUT, GET, POST, DELETE odpowiadające operacjom CRUD – (</w:t>
      </w:r>
      <w:proofErr w:type="spellStart"/>
      <w:r w:rsidR="00B21824" w:rsidRPr="00B21824">
        <w:t>Create</w:t>
      </w:r>
      <w:proofErr w:type="spellEnd"/>
      <w:r w:rsidR="00B21824" w:rsidRPr="00B21824">
        <w:t xml:space="preserve">, </w:t>
      </w:r>
      <w:proofErr w:type="spellStart"/>
      <w:r w:rsidR="00B21824" w:rsidRPr="00B21824">
        <w:t>Retrieve</w:t>
      </w:r>
      <w:proofErr w:type="spellEnd"/>
      <w:r w:rsidR="00B21824" w:rsidRPr="00B21824">
        <w:t xml:space="preserve">, </w:t>
      </w:r>
      <w:proofErr w:type="spellStart"/>
      <w:r w:rsidR="00B21824" w:rsidRPr="00B21824">
        <w:t>Update</w:t>
      </w:r>
      <w:proofErr w:type="spellEnd"/>
      <w:r w:rsidR="00B21824" w:rsidRPr="00B21824">
        <w:t xml:space="preserve">, </w:t>
      </w:r>
      <w:proofErr w:type="spellStart"/>
      <w:r w:rsidR="00B21824" w:rsidRPr="00B21824">
        <w:t>Delete</w:t>
      </w:r>
      <w:proofErr w:type="spellEnd"/>
      <w:r w:rsidR="00B21824" w:rsidRPr="00B21824">
        <w:t xml:space="preserve"> ) znanym z baz danych </w:t>
      </w:r>
      <w:sdt>
        <w:sdtPr>
          <w:id w:val="6238183"/>
          <w:citation/>
        </w:sdtPr>
        <w:sdtContent>
          <w:fldSimple w:instr=" CITATION Nac08 \l 1045 ">
            <w:r w:rsidR="003234F2">
              <w:rPr>
                <w:noProof/>
              </w:rPr>
              <w:t>[11]</w:t>
            </w:r>
          </w:fldSimple>
        </w:sdtContent>
      </w:sdt>
      <w:r w:rsidR="00B01635">
        <w:t>.</w:t>
      </w:r>
    </w:p>
    <w:p w:rsidR="00CC0A3B" w:rsidRDefault="00CC0A3B" w:rsidP="00CC0A3B">
      <w:pPr>
        <w:pStyle w:val="NormalnyIn"/>
      </w:pPr>
      <w:moveToRangeStart w:id="900" w:author="Sebastian Łuczak" w:date="2011-08-31T20:20:00Z" w:name="move302585359"/>
      <w:moveTo w:id="901" w:author="Sebastian Łuczak" w:date="2011-08-31T20:20:00Z">
        <w:r>
          <w:t xml:space="preserve">Udogodnienia te sprawiają, że aplikacje oparte na wzorcu REST stają się proste, lekkie, oraz bardzo wydajne. </w:t>
        </w:r>
      </w:moveTo>
    </w:p>
    <w:moveToRangeEnd w:id="900"/>
    <w:p w:rsidR="00D07A1D" w:rsidRPr="00A77C6A" w:rsidRDefault="0071502F" w:rsidP="00A77C6A">
      <w:pPr>
        <w:pStyle w:val="NormalnyIn"/>
      </w:pPr>
      <w:r>
        <w:lastRenderedPageBreak/>
        <w:t>Wzorzec REST jest</w:t>
      </w:r>
      <w:r w:rsidR="00D07A1D" w:rsidRPr="00A77C6A">
        <w:t xml:space="preserve"> alternatywą dla dobrze znanego standardu SOAP (ang. Simple </w:t>
      </w:r>
      <w:proofErr w:type="spellStart"/>
      <w:r w:rsidR="00D07A1D" w:rsidRPr="00A77C6A">
        <w:t>Object</w:t>
      </w:r>
      <w:proofErr w:type="spellEnd"/>
      <w:r w:rsidR="00D07A1D" w:rsidRPr="00A77C6A">
        <w:t xml:space="preserve"> Access </w:t>
      </w:r>
      <w:proofErr w:type="spellStart"/>
      <w:r w:rsidR="00D07A1D" w:rsidRPr="00A77C6A">
        <w:t>Protocol</w:t>
      </w:r>
      <w:proofErr w:type="spellEnd"/>
      <w:r w:rsidR="00D07A1D" w:rsidRPr="00A77C6A">
        <w:t xml:space="preserve"> )</w:t>
      </w:r>
      <w:r w:rsidR="00C227F5" w:rsidRPr="00A77C6A">
        <w:t>,</w:t>
      </w:r>
      <w:r w:rsidR="00D07A1D" w:rsidRPr="00A77C6A">
        <w:t xml:space="preserve"> </w:t>
      </w:r>
      <w:r w:rsidR="00020764" w:rsidRPr="00A77C6A">
        <w:t xml:space="preserve">oferującego cały wachlarz zaawansowanych możliwości, </w:t>
      </w:r>
      <w:r w:rsidR="00A77C6A">
        <w:t>będącego</w:t>
      </w:r>
      <w:r w:rsidR="00020764" w:rsidRPr="00A77C6A">
        <w:t xml:space="preserve"> neutralnym dla protokołów warstwy transportowej. Niestety</w:t>
      </w:r>
      <w:r w:rsidR="00C227F5" w:rsidRPr="00A77C6A">
        <w:t>,</w:t>
      </w:r>
      <w:r w:rsidR="00020764" w:rsidRPr="00A77C6A">
        <w:t xml:space="preserve"> główną wadą </w:t>
      </w:r>
      <w:r w:rsidR="00A77C6A">
        <w:t xml:space="preserve">standardu SOAP </w:t>
      </w:r>
      <w:r w:rsidR="00020764" w:rsidRPr="00A77C6A">
        <w:t>jest potrzeba zło</w:t>
      </w:r>
      <w:r w:rsidR="00317A4A">
        <w:t>żonej konfiguracji oraz opisu.</w:t>
      </w:r>
    </w:p>
    <w:p w:rsidR="00C138F3" w:rsidDel="00CC0A3B" w:rsidRDefault="00D07A1D" w:rsidP="00C138F3">
      <w:pPr>
        <w:pStyle w:val="NormalnyIn"/>
      </w:pPr>
      <w:moveFromRangeStart w:id="902" w:author="Sebastian Łuczak" w:date="2011-08-31T20:20:00Z" w:name="move302585359"/>
      <w:moveFrom w:id="903" w:author="Sebastian Łuczak" w:date="2011-08-31T20:20:00Z">
        <w:r w:rsidDel="00CC0A3B">
          <w:t xml:space="preserve">Udogodnienia te sprawiają, że </w:t>
        </w:r>
        <w:r w:rsidR="00C227F5" w:rsidDel="00CC0A3B">
          <w:t>aplikacje oparte na</w:t>
        </w:r>
        <w:r w:rsidR="00C138F3" w:rsidDel="00CC0A3B">
          <w:t xml:space="preserve"> wzorcu</w:t>
        </w:r>
        <w:r w:rsidR="00C227F5" w:rsidDel="00CC0A3B">
          <w:t xml:space="preserve"> REST</w:t>
        </w:r>
        <w:r w:rsidR="00C138F3" w:rsidDel="00CC0A3B">
          <w:t xml:space="preserve"> stają się proste, lekkie, oraz bardzo wydajne. </w:t>
        </w:r>
      </w:moveFrom>
    </w:p>
    <w:moveFromRangeEnd w:id="902"/>
    <w:p w:rsidR="00E603D8" w:rsidRDefault="00C227F5" w:rsidP="00C138F3">
      <w:pPr>
        <w:pStyle w:val="NormalnyIn"/>
      </w:pPr>
      <w:r>
        <w:t xml:space="preserve">Użyta architektura </w:t>
      </w:r>
      <w:r w:rsidR="00E603D8">
        <w:t>posiada wiele im</w:t>
      </w:r>
      <w:r w:rsidR="004C572A">
        <w:t>plementacji, jedną z nich jest p</w:t>
      </w:r>
      <w:r w:rsidR="00E603D8">
        <w:t xml:space="preserve">rojekt Jersey, wykorzystywany w naszej pracy do stworzenia usługi internetowej komunikującej się z telefonem komórkowym. </w:t>
      </w:r>
    </w:p>
    <w:p w:rsidR="00E7232E" w:rsidRDefault="00E603D8" w:rsidP="00E7232E">
      <w:pPr>
        <w:pStyle w:val="NormalnyIn"/>
      </w:pPr>
      <w:r>
        <w:t xml:space="preserve">Jersey jest wolno dostępną implementacją </w:t>
      </w:r>
      <w:proofErr w:type="spellStart"/>
      <w:r>
        <w:t>JAX-RS</w:t>
      </w:r>
      <w:proofErr w:type="spellEnd"/>
      <w:r>
        <w:t xml:space="preserve"> (ang. Java API for </w:t>
      </w:r>
      <w:proofErr w:type="spellStart"/>
      <w:r>
        <w:t>RESTful</w:t>
      </w:r>
      <w:proofErr w:type="spellEnd"/>
      <w:r>
        <w:t xml:space="preserve"> Web Services)</w:t>
      </w:r>
      <w:r w:rsidR="00C227F5">
        <w:t>,</w:t>
      </w:r>
      <w:r>
        <w:t xml:space="preserve"> udostępniającą mechanizm adnotacji, który to </w:t>
      </w:r>
      <w:r w:rsidR="00C227F5">
        <w:t>znacznie</w:t>
      </w:r>
      <w:r>
        <w:t xml:space="preserve"> ułatwia programistom tworzenie aplikacji. </w:t>
      </w:r>
    </w:p>
    <w:p w:rsidR="00A77C6A" w:rsidRPr="00E7232E" w:rsidRDefault="00A77C6A" w:rsidP="00E7232E">
      <w:pPr>
        <w:pStyle w:val="NormalnyIn"/>
      </w:pPr>
      <w:r>
        <w:t>Dodatkowym atutem przy wyborze tego wzorca jest fakt, iż współcześnie jest to niezwykle popularna architektura przy programowaniu aplikacji na system Android.</w:t>
      </w:r>
    </w:p>
    <w:p w:rsidR="00D07A1D" w:rsidRDefault="00D07A1D" w:rsidP="0082106B">
      <w:pPr>
        <w:pStyle w:val="Nagwek3"/>
        <w:rPr>
          <w:rStyle w:val="apple-style-span"/>
          <w:szCs w:val="16"/>
          <w:shd w:val="clear" w:color="auto" w:fill="FFFFFF"/>
        </w:rPr>
      </w:pPr>
      <w:bookmarkStart w:id="904" w:name="_Toc302669643"/>
      <w:r w:rsidRPr="00D07A1D">
        <w:t xml:space="preserve">JSON - </w:t>
      </w:r>
      <w:proofErr w:type="spellStart"/>
      <w:r w:rsidRPr="00D07A1D">
        <w:rPr>
          <w:rStyle w:val="apple-style-span"/>
          <w:szCs w:val="16"/>
          <w:shd w:val="clear" w:color="auto" w:fill="FFFFFF"/>
        </w:rPr>
        <w:t>JavaScript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Object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Notation</w:t>
      </w:r>
      <w:bookmarkEnd w:id="904"/>
      <w:proofErr w:type="spellEnd"/>
    </w:p>
    <w:p w:rsidR="00020764" w:rsidRPr="004843B4" w:rsidRDefault="00A77C6A" w:rsidP="0082106B">
      <w:pPr>
        <w:pStyle w:val="NormalnyIn"/>
        <w:ind w:firstLine="0"/>
      </w:pPr>
      <w:r>
        <w:t xml:space="preserve">Wybierając format danych zależało nam na prostocie, niezależności od platformy i </w:t>
      </w:r>
      <w:del w:id="905" w:author="Sebastian Łuczak" w:date="2011-08-31T20:20:00Z">
        <w:r w:rsidDel="00CC0A3B">
          <w:delText xml:space="preserve">prostoty </w:delText>
        </w:r>
      </w:del>
      <w:ins w:id="906" w:author="Sebastian Łuczak" w:date="2011-08-31T20:20:00Z">
        <w:r w:rsidR="00CC0A3B">
          <w:t>ła</w:t>
        </w:r>
      </w:ins>
      <w:ins w:id="907" w:author="Sebastian Łuczak" w:date="2011-08-31T20:21:00Z">
        <w:r w:rsidR="00CC0A3B">
          <w:t xml:space="preserve">twości </w:t>
        </w:r>
      </w:ins>
      <w:del w:id="908" w:author="Sebastian Łuczak" w:date="2011-08-31T20:21:00Z">
        <w:r w:rsidDel="00CC0A3B">
          <w:delText xml:space="preserve">przy wyszukiwaniu </w:delText>
        </w:r>
      </w:del>
      <w:ins w:id="909" w:author="Sebastian Łuczak" w:date="2011-08-31T20:21:00Z">
        <w:r w:rsidR="00CC0A3B">
          <w:t xml:space="preserve">wyszukiwania </w:t>
        </w:r>
      </w:ins>
      <w:r>
        <w:t xml:space="preserve">błędów. Ostatecznie zdecydowaliśmy się na format </w:t>
      </w:r>
      <w:r w:rsidR="00020764">
        <w:t>JSON</w:t>
      </w:r>
      <w:r>
        <w:t>.</w:t>
      </w:r>
      <w:r w:rsidR="00020764">
        <w:t xml:space="preserve"> </w:t>
      </w:r>
      <w:r>
        <w:t>J</w:t>
      </w:r>
      <w:r w:rsidR="00020764">
        <w:t>est to prosty format danych</w:t>
      </w:r>
      <w:r>
        <w:t xml:space="preserve"> służący do wymiany informacji</w:t>
      </w:r>
      <w:r w:rsidR="00020764">
        <w:t>, możliw</w:t>
      </w:r>
      <w:r>
        <w:t>y do odczytania przez człowieka</w:t>
      </w:r>
      <w:r w:rsidR="00020764">
        <w:t xml:space="preserve">. </w:t>
      </w:r>
      <w:r w:rsidR="004843B4">
        <w:t>Początkowo</w:t>
      </w:r>
      <w:r w:rsidR="000E7F93">
        <w:t>,</w:t>
      </w:r>
      <w:r w:rsidR="004843B4">
        <w:t xml:space="preserve"> został stworzony dla języka </w:t>
      </w:r>
      <w:proofErr w:type="spellStart"/>
      <w:r w:rsidR="004843B4">
        <w:t>JavaScript</w:t>
      </w:r>
      <w:proofErr w:type="spellEnd"/>
      <w:r w:rsidR="004843B4">
        <w:t xml:space="preserve"> lecz szybko stał się niezależnym formatem tekstowym posiadającym implementacje w wielu językach programowania</w:t>
      </w:r>
      <w:r>
        <w:t>,</w:t>
      </w:r>
      <w:r w:rsidR="004843B4">
        <w:t xml:space="preserve"> między innymi Java. Jego właści</w:t>
      </w:r>
      <w:r w:rsidR="000E7F93">
        <w:t>wości sprawiają, że staje się</w:t>
      </w:r>
      <w:r w:rsidR="004843B4">
        <w:t xml:space="preserve"> idealnym </w:t>
      </w:r>
      <w:r w:rsidR="004843B4" w:rsidRPr="004843B4">
        <w:t>narzędziem do transmisji uporządkowanych danych poprzez sieć</w:t>
      </w:r>
      <w:r>
        <w:t xml:space="preserve"> </w:t>
      </w:r>
      <w:sdt>
        <w:sdtPr>
          <w:id w:val="6237137"/>
          <w:citation/>
        </w:sdtPr>
        <w:sdtContent>
          <w:fldSimple w:instr=" CITATION Cro06 \l 1045 ">
            <w:r w:rsidR="003234F2">
              <w:rPr>
                <w:noProof/>
              </w:rPr>
              <w:t>[13]</w:t>
            </w:r>
          </w:fldSimple>
        </w:sdtContent>
      </w:sdt>
      <w:r w:rsidR="004843B4" w:rsidRPr="004843B4">
        <w:t xml:space="preserve">. </w:t>
      </w:r>
    </w:p>
    <w:p w:rsidR="00C6562C" w:rsidRDefault="000E7F93" w:rsidP="00C6562C">
      <w:pPr>
        <w:pStyle w:val="NormalnyIn"/>
        <w:rPr>
          <w:szCs w:val="20"/>
          <w:shd w:val="clear" w:color="auto" w:fill="FFFFFF"/>
        </w:rPr>
      </w:pPr>
      <w:r>
        <w:t>JSON jest</w:t>
      </w:r>
      <w:r w:rsidR="004843B4" w:rsidRPr="004843B4">
        <w:t xml:space="preserve"> alternatywą dla powszechnie wykorzystywanego w Internecie języka XML (ang. </w:t>
      </w:r>
      <w:proofErr w:type="spellStart"/>
      <w:r w:rsidR="004843B4" w:rsidRPr="004843B4">
        <w:rPr>
          <w:szCs w:val="20"/>
          <w:shd w:val="clear" w:color="auto" w:fill="FFFFFF"/>
        </w:rPr>
        <w:t>eXtensible</w:t>
      </w:r>
      <w:proofErr w:type="spellEnd"/>
      <w:r w:rsidR="004843B4" w:rsidRPr="004843B4">
        <w:rPr>
          <w:szCs w:val="20"/>
          <w:shd w:val="clear" w:color="auto" w:fill="FFFFFF"/>
        </w:rPr>
        <w:t xml:space="preserve"> </w:t>
      </w:r>
      <w:proofErr w:type="spellStart"/>
      <w:r w:rsidR="004843B4" w:rsidRPr="004843B4">
        <w:rPr>
          <w:szCs w:val="20"/>
          <w:shd w:val="clear" w:color="auto" w:fill="FFFFFF"/>
        </w:rPr>
        <w:t>Markup</w:t>
      </w:r>
      <w:proofErr w:type="spellEnd"/>
      <w:r w:rsidR="004843B4" w:rsidRPr="004843B4">
        <w:rPr>
          <w:szCs w:val="20"/>
          <w:shd w:val="clear" w:color="auto" w:fill="FFFFFF"/>
        </w:rPr>
        <w:t xml:space="preserve"> </w:t>
      </w:r>
      <w:proofErr w:type="spellStart"/>
      <w:r w:rsidR="004843B4" w:rsidRPr="004843B4">
        <w:rPr>
          <w:szCs w:val="20"/>
          <w:shd w:val="clear" w:color="auto" w:fill="FFFFFF"/>
        </w:rPr>
        <w:t>Language</w:t>
      </w:r>
      <w:proofErr w:type="spellEnd"/>
      <w:del w:id="910" w:author="Sebastian Łuczak" w:date="2011-08-31T20:21:00Z">
        <w:r w:rsidR="004843B4" w:rsidRPr="004843B4" w:rsidDel="00CC0A3B">
          <w:rPr>
            <w:szCs w:val="20"/>
            <w:shd w:val="clear" w:color="auto" w:fill="FFFFFF"/>
          </w:rPr>
          <w:delText xml:space="preserve"> </w:delText>
        </w:r>
      </w:del>
      <w:r w:rsidR="004843B4" w:rsidRPr="004843B4">
        <w:rPr>
          <w:szCs w:val="20"/>
          <w:shd w:val="clear" w:color="auto" w:fill="FFFFFF"/>
        </w:rPr>
        <w:t>)</w:t>
      </w:r>
      <w:r w:rsidR="004843B4">
        <w:rPr>
          <w:szCs w:val="20"/>
          <w:shd w:val="clear" w:color="auto" w:fill="FFFFFF"/>
        </w:rPr>
        <w:t>, który wymaga</w:t>
      </w:r>
      <w:r>
        <w:rPr>
          <w:szCs w:val="20"/>
          <w:shd w:val="clear" w:color="auto" w:fill="FFFFFF"/>
        </w:rPr>
        <w:t xml:space="preserve"> znacznie</w:t>
      </w:r>
      <w:r w:rsidR="004843B4">
        <w:rPr>
          <w:szCs w:val="20"/>
          <w:shd w:val="clear" w:color="auto" w:fill="FFFFFF"/>
        </w:rPr>
        <w:t xml:space="preserve"> większych nakładów programistycznych – dodatkowe klasy i obiekty – przy przetwarzaniu danych. </w:t>
      </w:r>
    </w:p>
    <w:p w:rsidR="004C572A" w:rsidRDefault="004C572A" w:rsidP="004C572A">
      <w:pPr>
        <w:pStyle w:val="NormalnyIn"/>
        <w:rPr>
          <w:szCs w:val="20"/>
          <w:shd w:val="clear" w:color="auto" w:fill="FFFFFF"/>
        </w:rPr>
      </w:pPr>
      <w:r>
        <w:rPr>
          <w:szCs w:val="20"/>
          <w:shd w:val="clear" w:color="auto" w:fill="FFFFFF"/>
        </w:rPr>
        <w:t xml:space="preserve">W naszym systemie, po stronie usługi internetowej obsługą wiadomości w formacie JSON zajmuje się </w:t>
      </w:r>
      <w:ins w:id="911" w:author="Sebastian Łuczak" w:date="2011-08-31T23:59:00Z">
        <w:r w:rsidR="007E6EF2">
          <w:rPr>
            <w:szCs w:val="20"/>
            <w:shd w:val="clear" w:color="auto" w:fill="FFFFFF"/>
          </w:rPr>
          <w:t xml:space="preserve">Framework </w:t>
        </w:r>
      </w:ins>
      <w:r>
        <w:rPr>
          <w:szCs w:val="20"/>
          <w:shd w:val="clear" w:color="auto" w:fill="FFFFFF"/>
        </w:rPr>
        <w:t xml:space="preserve">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6237138"/>
          <w:citation/>
        </w:sdtPr>
        <w:sdtContent>
          <w:r w:rsidR="009D3E5C">
            <w:rPr>
              <w:szCs w:val="20"/>
              <w:shd w:val="clear" w:color="auto" w:fill="FFFFFF"/>
            </w:rPr>
            <w:fldChar w:fldCharType="begin"/>
          </w:r>
          <w:r>
            <w:rPr>
              <w:szCs w:val="20"/>
              <w:shd w:val="clear" w:color="auto" w:fill="FFFFFF"/>
            </w:rPr>
            <w:instrText xml:space="preserve"> CITATION Sin11 \l 1045 </w:instrText>
          </w:r>
          <w:r w:rsidR="009D3E5C">
            <w:rPr>
              <w:szCs w:val="20"/>
              <w:shd w:val="clear" w:color="auto" w:fill="FFFFFF"/>
            </w:rPr>
            <w:fldChar w:fldCharType="separate"/>
          </w:r>
          <w:r w:rsidR="003234F2" w:rsidRPr="003234F2">
            <w:rPr>
              <w:noProof/>
              <w:szCs w:val="20"/>
              <w:shd w:val="clear" w:color="auto" w:fill="FFFFFF"/>
            </w:rPr>
            <w:t>[14]</w:t>
          </w:r>
          <w:r w:rsidR="009D3E5C">
            <w:rPr>
              <w:szCs w:val="20"/>
              <w:shd w:val="clear" w:color="auto" w:fill="FFFFFF"/>
            </w:rPr>
            <w:fldChar w:fldCharType="end"/>
          </w:r>
        </w:sdtContent>
      </w:sdt>
      <w:r>
        <w:rPr>
          <w:szCs w:val="20"/>
          <w:shd w:val="clear" w:color="auto" w:fill="FFFFFF"/>
        </w:rPr>
        <w:t>.</w:t>
      </w:r>
    </w:p>
    <w:p w:rsidR="004843B4" w:rsidRPr="00245935" w:rsidRDefault="004843B4" w:rsidP="004843B4">
      <w:pPr>
        <w:pStyle w:val="NormalnyIn"/>
        <w:rPr>
          <w:shd w:val="clear" w:color="auto" w:fill="FFFFFF"/>
        </w:rPr>
      </w:pPr>
      <w:r>
        <w:rPr>
          <w:szCs w:val="20"/>
          <w:shd w:val="clear" w:color="auto" w:fill="FFFFFF"/>
        </w:rPr>
        <w:t>Poniżej</w:t>
      </w:r>
      <w:r w:rsidR="000E7F93">
        <w:rPr>
          <w:szCs w:val="20"/>
          <w:shd w:val="clear" w:color="auto" w:fill="FFFFFF"/>
        </w:rPr>
        <w:t>,</w:t>
      </w:r>
      <w:r w:rsidR="00D97606">
        <w:rPr>
          <w:szCs w:val="20"/>
          <w:shd w:val="clear" w:color="auto" w:fill="FFFFFF"/>
        </w:rPr>
        <w:t xml:space="preserve"> prezentujemy</w:t>
      </w:r>
      <w:r>
        <w:rPr>
          <w:szCs w:val="20"/>
          <w:shd w:val="clear" w:color="auto" w:fill="FFFFFF"/>
        </w:rPr>
        <w:t xml:space="preserve"> przykładowy format danych</w:t>
      </w:r>
      <w:r w:rsidR="000E7F93">
        <w:rPr>
          <w:szCs w:val="20"/>
          <w:shd w:val="clear" w:color="auto" w:fill="FFFFFF"/>
        </w:rPr>
        <w:t>,</w:t>
      </w:r>
      <w:r>
        <w:rPr>
          <w:szCs w:val="20"/>
          <w:shd w:val="clear" w:color="auto" w:fill="FFFFFF"/>
        </w:rPr>
        <w:t xml:space="preserve"> przesyłany w naszym systemie </w:t>
      </w:r>
      <w:r w:rsidRPr="00245935">
        <w:rPr>
          <w:shd w:val="clear" w:color="auto" w:fill="FFFFFF"/>
        </w:rPr>
        <w:t xml:space="preserve">pomiędzy telefonem komórkowym a usługą sieciową. </w:t>
      </w:r>
    </w:p>
    <w:p w:rsidR="004843B4" w:rsidRPr="004C6799" w:rsidRDefault="00E94DDA" w:rsidP="004843B4">
      <w:pPr>
        <w:pStyle w:val="NormalnyIn"/>
        <w:rPr>
          <w:rFonts w:ascii="Courier New" w:hAnsi="Courier New" w:cs="Courier New"/>
          <w:sz w:val="22"/>
          <w:szCs w:val="22"/>
          <w:shd w:val="clear" w:color="auto" w:fill="FFFFFF"/>
        </w:rPr>
      </w:pPr>
      <w:r>
        <w:rPr>
          <w:rFonts w:ascii="Courier New" w:hAnsi="Courier New" w:cs="Courier New"/>
          <w:sz w:val="22"/>
          <w:szCs w:val="22"/>
          <w:shd w:val="clear" w:color="auto" w:fill="FFFFFF"/>
        </w:rPr>
        <w:t>//Instancja klasy</w:t>
      </w:r>
      <w:r w:rsidR="004843B4" w:rsidRPr="004C6799">
        <w:rPr>
          <w:rFonts w:ascii="Courier New" w:hAnsi="Courier New" w:cs="Courier New"/>
          <w:sz w:val="22"/>
          <w:szCs w:val="22"/>
          <w:shd w:val="clear" w:color="auto" w:fill="FFFFFF"/>
        </w:rPr>
        <w:t xml:space="preserve"> </w:t>
      </w:r>
      <w:proofErr w:type="spellStart"/>
      <w:r w:rsidR="004843B4" w:rsidRPr="004C6799">
        <w:rPr>
          <w:rFonts w:ascii="Courier New" w:hAnsi="Courier New" w:cs="Courier New"/>
          <w:sz w:val="22"/>
          <w:szCs w:val="22"/>
          <w:shd w:val="clear" w:color="auto" w:fill="FFFFFF"/>
        </w:rPr>
        <w:t>CResponse</w:t>
      </w:r>
      <w:proofErr w:type="spellEnd"/>
      <w:r w:rsidR="000171CD" w:rsidRPr="004C6799">
        <w:rPr>
          <w:rFonts w:ascii="Courier New" w:hAnsi="Courier New" w:cs="Courier New"/>
          <w:sz w:val="22"/>
          <w:szCs w:val="22"/>
          <w:shd w:val="clear" w:color="auto" w:fill="FFFFFF"/>
        </w:rPr>
        <w:t xml:space="preserve"> zapisana w notacji JSON</w:t>
      </w:r>
      <w:r w:rsidR="004843B4" w:rsidRPr="004C6799">
        <w:rPr>
          <w:rFonts w:ascii="Courier New" w:hAnsi="Courier New" w:cs="Courier New"/>
          <w:sz w:val="22"/>
          <w:szCs w:val="22"/>
          <w:shd w:val="clear" w:color="auto" w:fill="FFFFFF"/>
        </w:rPr>
        <w:t>:</w:t>
      </w:r>
    </w:p>
    <w:p w:rsidR="000171CD" w:rsidRPr="004C6799" w:rsidRDefault="004843B4" w:rsidP="000171C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p>
    <w:p w:rsidR="004843B4" w:rsidRPr="004C6799" w:rsidRDefault="000171CD" w:rsidP="000171CD">
      <w:pPr>
        <w:pStyle w:val="NormalnyIn"/>
        <w:ind w:left="708" w:firstLine="0"/>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r w:rsidR="004843B4" w:rsidRPr="004C6799">
        <w:rPr>
          <w:rFonts w:ascii="Courier New" w:hAnsi="Courier New" w:cs="Courier New"/>
          <w:sz w:val="22"/>
          <w:szCs w:val="22"/>
          <w:shd w:val="clear" w:color="auto" w:fill="FFFFFF"/>
          <w:lang w:val="en-US"/>
        </w:rPr>
        <w:t>„STATUS” : „EVENT_STATUS_CREATED”,</w:t>
      </w:r>
    </w:p>
    <w:p w:rsidR="004843B4" w:rsidRPr="004C6799" w:rsidRDefault="004843B4" w:rsidP="004843B4">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lastRenderedPageBreak/>
        <w:t xml:space="preserve">  „MESSAGE” : „</w:t>
      </w:r>
      <w:proofErr w:type="spellStart"/>
      <w:r w:rsidRPr="004C6799">
        <w:rPr>
          <w:rFonts w:ascii="Courier New" w:hAnsi="Courier New" w:cs="Courier New"/>
          <w:sz w:val="22"/>
          <w:szCs w:val="22"/>
          <w:shd w:val="clear" w:color="auto" w:fill="FFFFFF"/>
          <w:lang w:val="en-US"/>
        </w:rPr>
        <w:t>przykładowa</w:t>
      </w:r>
      <w:proofErr w:type="spellEnd"/>
      <w:r w:rsidRPr="004C6799">
        <w:rPr>
          <w:rFonts w:ascii="Courier New" w:hAnsi="Courier New" w:cs="Courier New"/>
          <w:sz w:val="22"/>
          <w:szCs w:val="22"/>
          <w:shd w:val="clear" w:color="auto" w:fill="FFFFFF"/>
          <w:lang w:val="en-US"/>
        </w:rPr>
        <w:t xml:space="preserve"> </w:t>
      </w:r>
      <w:proofErr w:type="spellStart"/>
      <w:r w:rsidRPr="004C6799">
        <w:rPr>
          <w:rFonts w:ascii="Courier New" w:hAnsi="Courier New" w:cs="Courier New"/>
          <w:sz w:val="22"/>
          <w:szCs w:val="22"/>
          <w:shd w:val="clear" w:color="auto" w:fill="FFFFFF"/>
          <w:lang w:val="en-US"/>
        </w:rPr>
        <w:t>wiadomość</w:t>
      </w:r>
      <w:proofErr w:type="spellEnd"/>
      <w:r w:rsidRPr="004C6799">
        <w:rPr>
          <w:rFonts w:ascii="Courier New" w:hAnsi="Courier New" w:cs="Courier New"/>
          <w:sz w:val="22"/>
          <w:szCs w:val="22"/>
          <w:shd w:val="clear" w:color="auto" w:fill="FFFFFF"/>
          <w:lang w:val="en-US"/>
        </w:rPr>
        <w:t>”,</w:t>
      </w:r>
    </w:p>
    <w:p w:rsidR="004843B4" w:rsidRPr="004C6799" w:rsidRDefault="004843B4" w:rsidP="004843B4">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lang w:val="en-US"/>
        </w:rPr>
        <w:t xml:space="preserve">  </w:t>
      </w:r>
      <w:r w:rsidRPr="004C6799">
        <w:rPr>
          <w:rFonts w:ascii="Courier New" w:hAnsi="Courier New" w:cs="Courier New"/>
          <w:sz w:val="22"/>
          <w:szCs w:val="22"/>
          <w:shd w:val="clear" w:color="auto" w:fill="FFFFFF"/>
        </w:rPr>
        <w:t xml:space="preserve">„TOKEN”: „2cabeae9a6c1febc74f2f8d9af6391104952445f” </w:t>
      </w:r>
    </w:p>
    <w:p w:rsidR="00C6562C" w:rsidRPr="004C6799" w:rsidRDefault="004843B4" w:rsidP="00C6562C">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rPr>
        <w:t>}</w:t>
      </w:r>
    </w:p>
    <w:p w:rsidR="00B138EA" w:rsidRPr="00C6524B" w:rsidRDefault="00B138EA" w:rsidP="00B138EA">
      <w:pPr>
        <w:pStyle w:val="Nagwek3"/>
      </w:pPr>
      <w:bookmarkStart w:id="912" w:name="_Toc302291847"/>
      <w:bookmarkStart w:id="913" w:name="_Toc302669644"/>
      <w:r>
        <w:t xml:space="preserve">System kontroli wersji </w:t>
      </w:r>
      <w:proofErr w:type="spellStart"/>
      <w:r>
        <w:t>Subversion</w:t>
      </w:r>
      <w:proofErr w:type="spellEnd"/>
      <w:r>
        <w:t xml:space="preserve"> </w:t>
      </w:r>
      <w:bookmarkEnd w:id="912"/>
      <w:r>
        <w:t>1.6</w:t>
      </w:r>
      <w:bookmarkEnd w:id="913"/>
      <w:r>
        <w:t xml:space="preserve"> </w:t>
      </w:r>
    </w:p>
    <w:p w:rsidR="00B138EA" w:rsidRDefault="00B138EA" w:rsidP="00B138EA">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B138EA" w:rsidRDefault="00B138EA" w:rsidP="00B138EA">
      <w:pPr>
        <w:pStyle w:val="NormalnyIn"/>
        <w:ind w:firstLine="0"/>
      </w:pPr>
      <w:r>
        <w:tab/>
        <w:t xml:space="preserve">W procesie rozwoju naszego projektu zdecydowaliśmy się na darmowe, sprawdzone rozwiązanie w postaci repozytorium </w:t>
      </w:r>
      <w:proofErr w:type="spellStart"/>
      <w:r>
        <w:t>Subversion</w:t>
      </w:r>
      <w:proofErr w:type="spellEnd"/>
      <w:r>
        <w:t xml:space="preserve"> 1.6. Dzięki temu uzyskaliśmy łatwy sposób na współdzielenie kodu aplikacji i nanoszenie </w:t>
      </w:r>
      <w:r w:rsidR="00E94DDA">
        <w:t xml:space="preserve">zmian </w:t>
      </w:r>
      <w:r>
        <w:t>przez dwie osoby w tym samym momencie, jednocześnie zachowując porządek i możliwość wycofania modyfikacji w sytuacji gdy nie przyniosły one oczekiwanych efektów.</w:t>
      </w:r>
    </w:p>
    <w:p w:rsidR="00B138EA" w:rsidRDefault="00B138EA" w:rsidP="00B138EA">
      <w:pPr>
        <w:pStyle w:val="NormalnyIn"/>
        <w:ind w:firstLine="0"/>
      </w:pPr>
      <w:del w:id="914" w:author="Sebastian Łuczak" w:date="2011-08-31T20:22:00Z">
        <w:r w:rsidDel="00CC0A3B">
          <w:delText xml:space="preserve">Rozwiązanie </w:delText>
        </w:r>
      </w:del>
      <w:proofErr w:type="spellStart"/>
      <w:ins w:id="915" w:author="Sebastian Łuczak" w:date="2011-08-31T20:22:00Z">
        <w:r w:rsidR="00CC0A3B">
          <w:t>Subversion</w:t>
        </w:r>
        <w:proofErr w:type="spellEnd"/>
        <w:r w:rsidR="00CC0A3B">
          <w:t xml:space="preserve"> to rozwiązanie</w:t>
        </w:r>
      </w:ins>
      <w:del w:id="916" w:author="Sebastian Łuczak" w:date="2011-08-31T20:22:00Z">
        <w:r w:rsidDel="00CC0A3B">
          <w:delText>to,</w:delText>
        </w:r>
      </w:del>
      <w:r>
        <w:t xml:space="preserve"> oparte o architekturę klient-serwer</w:t>
      </w:r>
      <w:r w:rsidR="00E94DDA">
        <w:rPr>
          <w:b/>
        </w:rPr>
        <w:t xml:space="preserve"> </w:t>
      </w:r>
      <w:sdt>
        <w:sdtPr>
          <w:rPr>
            <w:b/>
          </w:rPr>
          <w:id w:val="6237139"/>
          <w:citation/>
        </w:sdtPr>
        <w:sdtContent>
          <w:r w:rsidR="009D3E5C">
            <w:rPr>
              <w:b/>
            </w:rPr>
            <w:fldChar w:fldCharType="begin"/>
          </w:r>
          <w:r w:rsidR="00E94DDA">
            <w:rPr>
              <w:b/>
            </w:rPr>
            <w:instrText xml:space="preserve"> CITATION Col11 \l 1045 </w:instrText>
          </w:r>
          <w:r w:rsidR="009D3E5C">
            <w:rPr>
              <w:b/>
            </w:rPr>
            <w:fldChar w:fldCharType="separate"/>
          </w:r>
          <w:r w:rsidR="003234F2">
            <w:rPr>
              <w:noProof/>
            </w:rPr>
            <w:t>[15]</w:t>
          </w:r>
          <w:r w:rsidR="009D3E5C">
            <w:rPr>
              <w:b/>
            </w:rPr>
            <w:fldChar w:fldCharType="end"/>
          </w:r>
        </w:sdtContent>
      </w:sdt>
      <w:r>
        <w:t>,</w:t>
      </w:r>
      <w:ins w:id="917" w:author="Sebastian Łuczak" w:date="2011-08-31T20:22:00Z">
        <w:r w:rsidR="00CC0A3B">
          <w:t xml:space="preserve"> które</w:t>
        </w:r>
      </w:ins>
      <w:r>
        <w:t xml:space="preserve"> do bezproblemowej i szybkiej pracy wymaga </w:t>
      </w:r>
      <w:del w:id="918" w:author="Sebastian Łuczak" w:date="2011-08-31T20:22:00Z">
        <w:r w:rsidDel="00CC0A3B">
          <w:delText xml:space="preserve">jednak </w:delText>
        </w:r>
      </w:del>
      <w:r>
        <w:t xml:space="preserve">hostingu o dużej gwarantowanej przepustowości. Z tego powodu zdecydowaliśmy się na skorzystanie z usługi </w:t>
      </w:r>
      <w:r w:rsidRPr="00E94DDA">
        <w:rPr>
          <w:i/>
        </w:rPr>
        <w:t>code.google.com</w:t>
      </w:r>
      <w:r>
        <w:t>, która prócz innych rozwiązań ułatwiających prowadzenie projektu, udostępnia również repoz</w:t>
      </w:r>
      <w:r w:rsidR="00E94DDA">
        <w:t xml:space="preserve">ytorium </w:t>
      </w:r>
      <w:proofErr w:type="spellStart"/>
      <w:r w:rsidR="00E94DDA">
        <w:t>Subversion</w:t>
      </w:r>
      <w:proofErr w:type="spellEnd"/>
      <w:r w:rsidR="00E94DDA">
        <w:t xml:space="preserve"> w wersji 1.6</w:t>
      </w:r>
      <w:r>
        <w:t>.</w:t>
      </w:r>
    </w:p>
    <w:p w:rsidR="00C66935" w:rsidRDefault="00C66935" w:rsidP="00C66935">
      <w:pPr>
        <w:pStyle w:val="Nagwek3"/>
      </w:pPr>
      <w:bookmarkStart w:id="919" w:name="_Toc302291846"/>
      <w:bookmarkStart w:id="920" w:name="_Toc302669645"/>
      <w:proofErr w:type="spellStart"/>
      <w:r w:rsidRPr="00D95E8C">
        <w:t>Eclipse</w:t>
      </w:r>
      <w:proofErr w:type="spellEnd"/>
      <w:r w:rsidRPr="00D95E8C">
        <w:t xml:space="preserve"> SDK 3.</w:t>
      </w:r>
      <w:r>
        <w:t>6.2</w:t>
      </w:r>
      <w:r w:rsidRPr="00D95E8C">
        <w:t xml:space="preserve"> + </w:t>
      </w:r>
      <w:r>
        <w:t>Java EE</w:t>
      </w:r>
      <w:bookmarkEnd w:id="920"/>
    </w:p>
    <w:p w:rsidR="00C66935" w:rsidRDefault="00C66935" w:rsidP="00C66935">
      <w:pPr>
        <w:pStyle w:val="NormalnyIn"/>
        <w:ind w:firstLine="0"/>
      </w:pPr>
      <w:r>
        <w:t xml:space="preserve">Środowisko programistyczne </w:t>
      </w:r>
      <w:proofErr w:type="spellStart"/>
      <w:r>
        <w:t>Eclipse</w:t>
      </w:r>
      <w:proofErr w:type="spellEnd"/>
      <w:del w:id="921" w:author="Sebastian Łuczak" w:date="2011-08-31T20:23:00Z">
        <w:r w:rsidDel="00CC0A3B">
          <w:delText>,</w:delText>
        </w:r>
      </w:del>
      <w:r>
        <w:t xml:space="preserve"> powstało w wyniku </w:t>
      </w:r>
      <w:del w:id="922" w:author="Sebastian Łuczak" w:date="2011-08-31T23:59:00Z">
        <w:r w:rsidDel="00DF7306">
          <w:delText>coraz większego</w:delText>
        </w:r>
      </w:del>
      <w:ins w:id="923" w:author="Sebastian Łuczak" w:date="2011-08-31T23:59:00Z">
        <w:r w:rsidR="00DF7306">
          <w:t>narastającego</w:t>
        </w:r>
      </w:ins>
      <w:r>
        <w:t xml:space="preserve"> zapotrzebowania programistów na narzędzia wspomagające ich </w:t>
      </w:r>
      <w:del w:id="924" w:author="Sebastian Łuczak" w:date="2011-08-31T20:23:00Z">
        <w:r w:rsidDel="00CC0A3B">
          <w:delText xml:space="preserve">prace </w:delText>
        </w:r>
      </w:del>
      <w:ins w:id="925" w:author="Sebastian Łuczak" w:date="2011-08-31T20:23:00Z">
        <w:r w:rsidR="00CC0A3B">
          <w:t xml:space="preserve">pracę </w:t>
        </w:r>
      </w:ins>
      <w:r>
        <w:t xml:space="preserve">przy tworzeniu coraz to bardziej zaawansowanego oprogramowania. Z biegiem czasu, </w:t>
      </w:r>
      <w:proofErr w:type="spellStart"/>
      <w:r>
        <w:t>Eclipse</w:t>
      </w:r>
      <w:proofErr w:type="spellEnd"/>
      <w:r>
        <w:t xml:space="preserve"> stał się najpopularniejszym narzędziem pracy developerów na całym świecie. </w:t>
      </w:r>
    </w:p>
    <w:p w:rsidR="00C66935" w:rsidRDefault="00C66935" w:rsidP="00C66935">
      <w:pPr>
        <w:pStyle w:val="NormalnyIn"/>
      </w:pPr>
      <w:r>
        <w:tab/>
        <w:t xml:space="preserve">Projekt </w:t>
      </w:r>
      <w:proofErr w:type="spellStart"/>
      <w:r>
        <w:t>Eclipse</w:t>
      </w:r>
      <w:proofErr w:type="spellEnd"/>
      <w:del w:id="926" w:author="Sebastian Łuczak" w:date="2011-08-31T20:23:00Z">
        <w:r w:rsidR="00F9025B" w:rsidDel="00CC0A3B">
          <w:delText>,</w:delText>
        </w:r>
      </w:del>
      <w:r>
        <w:t xml:space="preserve"> stworzony prze firmę IBM w 2001 roku, w 2004 został udostępniony na zasadzie wolnego oprogramowania. Obecnie</w:t>
      </w:r>
      <w:del w:id="927" w:author="Sebastian Łuczak" w:date="2011-08-31T20:23:00Z">
        <w:r w:rsidDel="009B1224">
          <w:delText>,</w:delText>
        </w:r>
      </w:del>
      <w:r>
        <w:t xml:space="preserve"> jest to platforma wpierająca najpopularniejsze języki programowania. Dzięki możliwościom rozszerzenia </w:t>
      </w:r>
      <w:del w:id="928" w:author="Sebastian Łuczak" w:date="2011-08-31T20:23:00Z">
        <w:r w:rsidDel="009B1224">
          <w:delText xml:space="preserve">jego </w:delText>
        </w:r>
      </w:del>
      <w:ins w:id="929" w:author="Sebastian Łuczak" w:date="2011-08-31T20:23:00Z">
        <w:r w:rsidR="009B1224">
          <w:t xml:space="preserve">jej </w:t>
        </w:r>
      </w:ins>
      <w:r>
        <w:t>funkcjonalności, za pomocą l</w:t>
      </w:r>
      <w:r w:rsidR="00F9025B">
        <w:t xml:space="preserve">icznych wtyczek (ang. </w:t>
      </w:r>
      <w:proofErr w:type="spellStart"/>
      <w:r w:rsidR="00F9025B">
        <w:t>Plug-ins</w:t>
      </w:r>
      <w:proofErr w:type="spellEnd"/>
      <w:r w:rsidR="00F9025B">
        <w:t>)</w:t>
      </w:r>
      <w:r>
        <w:t xml:space="preserve"> możliwa jest łatwa współpraca z wieloma </w:t>
      </w:r>
      <w:r w:rsidR="00F9025B">
        <w:t>szkieletami programistycznymi</w:t>
      </w:r>
      <w:r>
        <w:t xml:space="preserve">. </w:t>
      </w:r>
    </w:p>
    <w:p w:rsidR="00C66935" w:rsidRDefault="009B1224" w:rsidP="00C66935">
      <w:pPr>
        <w:pStyle w:val="NormalnyIn"/>
      </w:pPr>
      <w:ins w:id="930" w:author="Sebastian Łuczak" w:date="2011-08-31T20:23:00Z">
        <w:r>
          <w:t>Przy rozwoju aplikacji s</w:t>
        </w:r>
      </w:ins>
      <w:ins w:id="931" w:author="Sebastian Łuczak" w:date="2011-08-31T20:24:00Z">
        <w:r>
          <w:t xml:space="preserve">tacjonarnych </w:t>
        </w:r>
      </w:ins>
      <w:del w:id="932" w:author="Sebastian Łuczak" w:date="2011-08-31T20:24:00Z">
        <w:r w:rsidR="00C66935" w:rsidDel="009B1224">
          <w:delText xml:space="preserve">Zdecydowałem </w:delText>
        </w:r>
      </w:del>
      <w:ins w:id="933" w:author="Sebastian Łuczak" w:date="2011-08-31T20:24:00Z">
        <w:r>
          <w:t xml:space="preserve">zdecydowałem </w:t>
        </w:r>
      </w:ins>
      <w:r w:rsidR="00C66935">
        <w:t>się na wykorzystanie tego środowiska ze względu na</w:t>
      </w:r>
      <w:r w:rsidR="00C6562C">
        <w:t xml:space="preserve"> możliwość wykorzystania zawartej w nim</w:t>
      </w:r>
      <w:r w:rsidR="00C66935">
        <w:t xml:space="preserve"> platformy Web </w:t>
      </w:r>
      <w:proofErr w:type="spellStart"/>
      <w:r w:rsidR="00C66935">
        <w:t>Tool</w:t>
      </w:r>
      <w:r w:rsidR="00C6562C">
        <w:t>s</w:t>
      </w:r>
      <w:proofErr w:type="spellEnd"/>
      <w:r w:rsidR="00C6562C">
        <w:t xml:space="preserve"> Platform. Projekt ten promuje zasadę neutralności wobec producentów i pozwala na realizowanie aplikacji dla wielu różnych serwerów aplikacyjnych. Dzięki takiemu podejściu możliwe jest dogłębne przetestowani</w:t>
      </w:r>
      <w:ins w:id="934" w:author="Sebastian Łuczak" w:date="2011-08-31T20:24:00Z">
        <w:r>
          <w:t>e</w:t>
        </w:r>
      </w:ins>
      <w:del w:id="935" w:author="Sebastian Łuczak" w:date="2011-08-31T20:24:00Z">
        <w:r w:rsidR="00C6562C" w:rsidDel="009B1224">
          <w:delText>a</w:delText>
        </w:r>
      </w:del>
      <w:r w:rsidR="00C6562C">
        <w:t xml:space="preserve"> aplikacji na różnych środowiskach oraz zgodność ze standardem i przenośność pomiędzy nimi. </w:t>
      </w:r>
    </w:p>
    <w:p w:rsidR="00B138EA" w:rsidRPr="00D95E8C" w:rsidRDefault="00B138EA" w:rsidP="00B138EA">
      <w:pPr>
        <w:pStyle w:val="Nagwek3"/>
      </w:pPr>
      <w:bookmarkStart w:id="936" w:name="_Toc302669646"/>
      <w:proofErr w:type="spellStart"/>
      <w:r w:rsidRPr="00D95E8C">
        <w:lastRenderedPageBreak/>
        <w:t>Eclipse</w:t>
      </w:r>
      <w:proofErr w:type="spellEnd"/>
      <w:r w:rsidRPr="00D95E8C">
        <w:t xml:space="preserve"> </w:t>
      </w:r>
      <w:bookmarkEnd w:id="919"/>
      <w:r w:rsidRPr="00D95E8C">
        <w:t>SDK 3.</w:t>
      </w:r>
      <w:r>
        <w:t>6.2</w:t>
      </w:r>
      <w:r w:rsidRPr="00D95E8C">
        <w:t xml:space="preserve"> + Android SDK</w:t>
      </w:r>
      <w:bookmarkEnd w:id="936"/>
    </w:p>
    <w:p w:rsidR="00B138EA" w:rsidRDefault="00B138EA" w:rsidP="00B138EA">
      <w:pPr>
        <w:pStyle w:val="NormalnyIn"/>
        <w:ind w:firstLine="0"/>
      </w:pPr>
      <w:r>
        <w:t>Ponieważ programowanie na system Android wymaga jednoczesnej edycji wielu plików źródłowych i zasobów zapisanych w formacie .</w:t>
      </w:r>
      <w:proofErr w:type="spellStart"/>
      <w:r>
        <w:t>xml</w:t>
      </w:r>
      <w:proofErr w:type="spellEnd"/>
      <w:r>
        <w:t xml:space="preserve">, a dodatkowo </w:t>
      </w:r>
      <w:del w:id="937" w:author="Sebastian Łuczak" w:date="2011-08-31T20:24:00Z">
        <w:r w:rsidDel="009B1224">
          <w:delText>wymaga korzystania z</w:delText>
        </w:r>
      </w:del>
      <w:ins w:id="938" w:author="Sebastian Łuczak" w:date="2011-08-31T20:24:00Z">
        <w:r w:rsidR="009B1224">
          <w:t>używania</w:t>
        </w:r>
      </w:ins>
      <w:r>
        <w:t xml:space="preserve"> automatycznie generowanej klasy R (</w:t>
      </w:r>
      <w:proofErr w:type="spellStart"/>
      <w:r>
        <w:t>Resource</w:t>
      </w:r>
      <w:proofErr w:type="spellEnd"/>
      <w:r>
        <w:t>)</w:t>
      </w:r>
      <w:r w:rsidR="00F9025B">
        <w:t xml:space="preserve"> </w:t>
      </w:r>
      <w:sdt>
        <w:sdtPr>
          <w:id w:val="6237140"/>
          <w:citation/>
        </w:sdtPr>
        <w:sdtContent>
          <w:ins w:id="939" w:author="Sebastian" w:date="2011-09-01T11:21:00Z">
            <w:r w:rsidR="009D3E5C">
              <w:fldChar w:fldCharType="begin"/>
            </w:r>
            <w:r w:rsidR="00F51941">
              <w:instrText xml:space="preserve"> CITATION Goo111 \l 1045  </w:instrText>
            </w:r>
          </w:ins>
          <w:r w:rsidR="009D3E5C">
            <w:fldChar w:fldCharType="separate"/>
          </w:r>
          <w:r w:rsidR="003234F2">
            <w:rPr>
              <w:noProof/>
            </w:rPr>
            <w:t>[8]</w:t>
          </w:r>
          <w:ins w:id="940" w:author="Sebastian" w:date="2011-09-01T11:21:00Z">
            <w:r w:rsidR="009D3E5C">
              <w:fldChar w:fldCharType="end"/>
            </w:r>
          </w:ins>
          <w:del w:id="941" w:author="Sebastian" w:date="2011-09-01T11:21:00Z">
            <w:r w:rsidR="009D3E5C" w:rsidDel="00F51941">
              <w:fldChar w:fldCharType="begin"/>
            </w:r>
            <w:r w:rsidR="00796063" w:rsidDel="00F51941">
              <w:delInstrText xml:space="preserve"> CITATION Goo111 \l 1045 </w:delInstrText>
            </w:r>
            <w:r w:rsidR="009D3E5C" w:rsidDel="00F51941">
              <w:fldChar w:fldCharType="separate"/>
            </w:r>
            <w:r w:rsidR="00903DDF" w:rsidDel="00F51941">
              <w:rPr>
                <w:noProof/>
              </w:rPr>
              <w:delText>[8]</w:delText>
            </w:r>
            <w:r w:rsidR="009D3E5C" w:rsidDel="00F51941">
              <w:fldChar w:fldCharType="end"/>
            </w:r>
          </w:del>
          <w:ins w:id="942" w:author="Sebastian" w:date="2011-09-01T11:21:00Z">
            <w:r w:rsidR="009D3E5C">
              <w:fldChar w:fldCharType="begin"/>
            </w:r>
            <w:r w:rsidR="00F51941">
              <w:instrText xml:space="preserve"> CITATION Goo111 \l 1045  </w:instrText>
            </w:r>
          </w:ins>
          <w:r w:rsidR="009D3E5C">
            <w:fldChar w:fldCharType="separate"/>
          </w:r>
          <w:r w:rsidR="003234F2">
            <w:rPr>
              <w:noProof/>
            </w:rPr>
            <w:t xml:space="preserve"> [8]</w:t>
          </w:r>
          <w:ins w:id="943" w:author="Sebastian" w:date="2011-09-01T11:21:00Z">
            <w:r w:rsidR="009D3E5C">
              <w:fldChar w:fldCharType="end"/>
            </w:r>
          </w:ins>
        </w:sdtContent>
      </w:sdt>
      <w:r>
        <w:t xml:space="preserve">, korzystanie z samego </w:t>
      </w:r>
      <w:proofErr w:type="spellStart"/>
      <w:r>
        <w:t>Source</w:t>
      </w:r>
      <w:proofErr w:type="spellEnd"/>
      <w:r>
        <w:t xml:space="preserve"> Development Kit dostarczonego przez Google jest bardzo uciążliwe. W celu usprawnienia pracy nad aplikacjami mobilnymi </w:t>
      </w:r>
      <w:r w:rsidR="00F9025B">
        <w:t>użyłem</w:t>
      </w:r>
      <w:r>
        <w:t xml:space="preserve"> zintegrowanego środowiska programistycznego (IDE – </w:t>
      </w:r>
      <w:proofErr w:type="spellStart"/>
      <w:r>
        <w:t>Integrated</w:t>
      </w:r>
      <w:proofErr w:type="spellEnd"/>
      <w:r>
        <w:t xml:space="preserve"> Development Environment</w:t>
      </w:r>
      <w:r w:rsidRPr="00D95E8C">
        <w:rPr>
          <w:b/>
        </w:rPr>
        <w:t>)</w:t>
      </w:r>
      <w:r>
        <w:t xml:space="preserve"> </w:t>
      </w:r>
      <w:proofErr w:type="spellStart"/>
      <w:r>
        <w:t>Eclipse</w:t>
      </w:r>
      <w:proofErr w:type="spellEnd"/>
      <w:r>
        <w:t xml:space="preserve"> SDK 3.6.2 połączonego ze wspomnianym zestawem narzędzi Android SDK.</w:t>
      </w:r>
    </w:p>
    <w:p w:rsidR="00B138EA" w:rsidRDefault="00B138EA" w:rsidP="00B138EA">
      <w:pPr>
        <w:pStyle w:val="NormalnyIn"/>
        <w:ind w:firstLine="0"/>
      </w:pPr>
      <w:r>
        <w:tab/>
        <w:t>Dzięki temu</w:t>
      </w:r>
      <w:r w:rsidR="003B10C3">
        <w:t xml:space="preserve"> połączeniu</w:t>
      </w:r>
      <w:r>
        <w:t xml:space="preserve"> uzyskałem dostęp do złożonej aplikacji typu </w:t>
      </w:r>
      <w:proofErr w:type="spellStart"/>
      <w:r>
        <w:t>debugger</w:t>
      </w:r>
      <w:proofErr w:type="spellEnd"/>
      <w:r>
        <w:t>, możliwości wglądu w wydruki konsoli systemu Android</w:t>
      </w:r>
      <w:ins w:id="944" w:author="Sebastian Łuczak" w:date="2011-08-31T20:25:00Z">
        <w:r w:rsidR="009B1224">
          <w:t xml:space="preserve"> poprzez narzędzie </w:t>
        </w:r>
        <w:proofErr w:type="spellStart"/>
        <w:r w:rsidR="009B1224">
          <w:t>LogCat</w:t>
        </w:r>
      </w:ins>
      <w:proofErr w:type="spellEnd"/>
      <w:r>
        <w:t>, a praca z kodem źródłowym została znacznie przyspieszona dzięki narzędziom podpowiadania składni</w:t>
      </w:r>
      <w:r w:rsidR="003B10C3">
        <w:t xml:space="preserve"> </w:t>
      </w:r>
      <w:sdt>
        <w:sdtPr>
          <w:id w:val="6237141"/>
          <w:citation/>
        </w:sdtPr>
        <w:sdtContent>
          <w:fldSimple w:instr=" CITATION Med11 \l 1045 ">
            <w:r w:rsidR="003234F2">
              <w:rPr>
                <w:noProof/>
              </w:rPr>
              <w:t>[7]</w:t>
            </w:r>
          </w:fldSimple>
        </w:sdtContent>
      </w:sdt>
      <w:r>
        <w:t>.</w:t>
      </w:r>
    </w:p>
    <w:p w:rsidR="009001C6" w:rsidRDefault="00B138EA" w:rsidP="00C6562C">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9001C6" w:rsidRDefault="009001C6" w:rsidP="00764D0D"/>
    <w:p w:rsidR="009001C6" w:rsidRDefault="009001C6" w:rsidP="00764D0D"/>
    <w:p w:rsidR="0082106B" w:rsidRDefault="0082106B" w:rsidP="00764D0D"/>
    <w:p w:rsidR="00C66935" w:rsidRDefault="00C66935">
      <w:pPr>
        <w:jc w:val="left"/>
        <w:rPr>
          <w:rFonts w:ascii="Times New Roman" w:eastAsiaTheme="majorEastAsia" w:hAnsi="Times New Roman" w:cstheme="majorBidi"/>
          <w:b/>
          <w:bCs/>
          <w:caps/>
          <w:sz w:val="32"/>
          <w:szCs w:val="28"/>
          <w:lang w:eastAsia="pl-PL"/>
        </w:rPr>
      </w:pPr>
      <w:r>
        <w:br w:type="page"/>
      </w:r>
    </w:p>
    <w:p w:rsidR="001C38B6" w:rsidRPr="001C38B6" w:rsidRDefault="001C38B6" w:rsidP="001C38B6">
      <w:pPr>
        <w:pStyle w:val="Nagwek1"/>
      </w:pPr>
      <w:bookmarkStart w:id="945" w:name="_Toc302669647"/>
      <w:r w:rsidRPr="001C38B6">
        <w:lastRenderedPageBreak/>
        <w:t xml:space="preserve">Koncepcja </w:t>
      </w:r>
      <w:r w:rsidR="0082106B">
        <w:t>Pracy</w:t>
      </w:r>
      <w:bookmarkEnd w:id="945"/>
    </w:p>
    <w:p w:rsidR="001C38B6" w:rsidRDefault="001C38B6">
      <w:pPr>
        <w:jc w:val="left"/>
      </w:pPr>
    </w:p>
    <w:p w:rsidR="001C38B6" w:rsidRDefault="001C38B6" w:rsidP="00405739">
      <w:pPr>
        <w:pStyle w:val="Nagwek2"/>
      </w:pPr>
      <w:bookmarkStart w:id="946" w:name="_Toc302669648"/>
      <w:r>
        <w:t>Wstęp</w:t>
      </w:r>
      <w:bookmarkEnd w:id="946"/>
    </w:p>
    <w:p w:rsidR="003B10C3" w:rsidRDefault="001C38B6" w:rsidP="0082106B">
      <w:pPr>
        <w:pStyle w:val="NormalnyIn"/>
        <w:ind w:firstLine="0"/>
      </w:pPr>
      <w:r>
        <w:t>W poniższym rozdziale</w:t>
      </w:r>
      <w:del w:id="947" w:author="Sebastian Łuczak" w:date="2011-08-31T20:26:00Z">
        <w:r w:rsidR="00C227F5" w:rsidDel="0075610F">
          <w:delText>,</w:delText>
        </w:r>
      </w:del>
      <w:r>
        <w:t xml:space="preserve"> postaramy się przybliżyć główne założenia</w:t>
      </w:r>
      <w:r w:rsidR="00A360D7">
        <w:t xml:space="preserve"> oraz</w:t>
      </w:r>
      <w:r>
        <w:t xml:space="preserve"> </w:t>
      </w:r>
      <w:r w:rsidR="00A360D7">
        <w:t xml:space="preserve">budowę wymyślonego i zaprojektowanego przez nas systemu.  </w:t>
      </w:r>
    </w:p>
    <w:p w:rsidR="009F0F70" w:rsidDel="001407C5" w:rsidRDefault="003B10C3" w:rsidP="001407C5">
      <w:pPr>
        <w:pStyle w:val="NormalnyIn"/>
        <w:rPr>
          <w:del w:id="948" w:author="Sebastian" w:date="2011-09-01T13:08:00Z"/>
        </w:rPr>
      </w:pPr>
      <w:r>
        <w:t xml:space="preserve">Głównym </w:t>
      </w:r>
      <w:del w:id="949" w:author="Sebastian Łuczak" w:date="2011-08-31T20:26:00Z">
        <w:r w:rsidDel="0075610F">
          <w:delText xml:space="preserve">jego </w:delText>
        </w:r>
      </w:del>
      <w:r w:rsidR="00A360D7">
        <w:t>zadanie</w:t>
      </w:r>
      <w:r w:rsidR="00C227F5">
        <w:t xml:space="preserve">m </w:t>
      </w:r>
      <w:ins w:id="950" w:author="Sebastian Łuczak" w:date="2011-08-31T20:27:00Z">
        <w:r w:rsidR="0075610F">
          <w:t xml:space="preserve">przezeń </w:t>
        </w:r>
      </w:ins>
      <w:ins w:id="951" w:author="Sebastian Łuczak" w:date="2011-08-31T20:26:00Z">
        <w:r w:rsidR="0075610F">
          <w:t>reali</w:t>
        </w:r>
      </w:ins>
      <w:ins w:id="952" w:author="Sebastian Łuczak" w:date="2011-08-31T20:27:00Z">
        <w:r w:rsidR="0075610F">
          <w:t xml:space="preserve">zowanym </w:t>
        </w:r>
      </w:ins>
      <w:r w:rsidR="00C227F5">
        <w:t>jest ułatwienie nadzoru</w:t>
      </w:r>
      <w:r w:rsidR="00A360D7">
        <w:t xml:space="preserve"> nad pracownikami mobilnymi</w:t>
      </w:r>
      <w:r w:rsidR="00C227F5">
        <w:t>,</w:t>
      </w:r>
      <w:ins w:id="953" w:author="Sebastian" w:date="2011-09-01T13:07:00Z">
        <w:r w:rsidR="001407C5">
          <w:t xml:space="preserve"> głównie poprzez umożliwienie</w:t>
        </w:r>
      </w:ins>
      <w:del w:id="954" w:author="Sebastian" w:date="2011-09-01T13:07:00Z">
        <w:r w:rsidR="00A360D7" w:rsidDel="001407C5">
          <w:delText xml:space="preserve"> jednocześnie umożliwiając</w:delText>
        </w:r>
      </w:del>
      <w:r w:rsidR="00A360D7">
        <w:t xml:space="preserve"> rzetelne</w:t>
      </w:r>
      <w:ins w:id="955" w:author="Sebastian" w:date="2011-09-01T13:07:00Z">
        <w:r w:rsidR="001407C5">
          <w:t>go</w:t>
        </w:r>
      </w:ins>
      <w:r w:rsidR="00A360D7">
        <w:t xml:space="preserve"> rozliczeni</w:t>
      </w:r>
      <w:ins w:id="956" w:author="Sebastian" w:date="2011-09-01T13:07:00Z">
        <w:r w:rsidR="001407C5">
          <w:t>a</w:t>
        </w:r>
      </w:ins>
      <w:del w:id="957" w:author="Sebastian" w:date="2011-09-01T13:07:00Z">
        <w:r w:rsidR="00A360D7" w:rsidDel="001407C5">
          <w:delText>e</w:delText>
        </w:r>
      </w:del>
      <w:r w:rsidR="00A360D7">
        <w:t xml:space="preserve"> ich czasu pracy</w:t>
      </w:r>
      <w:ins w:id="958" w:author="Sebastian" w:date="2011-09-01T13:07:00Z">
        <w:r w:rsidR="001407C5">
          <w:t>.</w:t>
        </w:r>
      </w:ins>
      <w:r w:rsidR="009F0F70">
        <w:t xml:space="preserve"> </w:t>
      </w:r>
      <w:del w:id="959" w:author="Sebastian" w:date="2011-09-01T13:07:00Z">
        <w:r w:rsidR="009F0F70" w:rsidDel="001407C5">
          <w:delText>i u</w:delText>
        </w:r>
      </w:del>
      <w:ins w:id="960" w:author="Sebastian" w:date="2011-09-01T13:07:00Z">
        <w:r w:rsidR="001407C5">
          <w:t xml:space="preserve">Celem  </w:t>
        </w:r>
        <w:proofErr w:type="spellStart"/>
        <w:r w:rsidR="001407C5">
          <w:t>pobocznym</w:t>
        </w:r>
      </w:ins>
      <w:del w:id="961" w:author="Sebastian" w:date="2011-09-01T13:07:00Z">
        <w:r w:rsidR="009F0F70" w:rsidDel="001407C5">
          <w:delText xml:space="preserve">nikając </w:delText>
        </w:r>
      </w:del>
      <w:del w:id="962" w:author="Sebastian" w:date="2011-09-01T13:08:00Z">
        <w:r w:rsidR="009F0F70" w:rsidDel="001407C5">
          <w:delText xml:space="preserve">wymuszania </w:delText>
        </w:r>
      </w:del>
      <w:ins w:id="963" w:author="Sebastian" w:date="2011-09-01T13:08:00Z">
        <w:r w:rsidR="001407C5">
          <w:t>było</w:t>
        </w:r>
        <w:proofErr w:type="spellEnd"/>
        <w:r w:rsidR="001407C5">
          <w:t xml:space="preserve"> maksymalne możliwe uproszczenie interfejsu użytkownika tak, aby </w:t>
        </w:r>
      </w:ins>
      <w:ins w:id="964" w:author="Sebastian" w:date="2011-09-01T13:09:00Z">
        <w:r w:rsidR="007E0A32">
          <w:t xml:space="preserve">system </w:t>
        </w:r>
      </w:ins>
      <w:ins w:id="965" w:author="Sebastian" w:date="2011-09-01T13:08:00Z">
        <w:r w:rsidR="001407C5">
          <w:t>nie był</w:t>
        </w:r>
      </w:ins>
      <w:ins w:id="966" w:author="Sebastian" w:date="2011-09-01T13:09:00Z">
        <w:r w:rsidR="007E0A32">
          <w:t xml:space="preserve"> </w:t>
        </w:r>
      </w:ins>
      <w:ins w:id="967" w:author="Sebastian" w:date="2011-09-01T13:08:00Z">
        <w:r w:rsidR="001407C5">
          <w:t>uciążliw</w:t>
        </w:r>
      </w:ins>
      <w:ins w:id="968" w:author="Sebastian" w:date="2011-09-01T13:09:00Z">
        <w:r w:rsidR="007E0A32">
          <w:t>y</w:t>
        </w:r>
      </w:ins>
      <w:ins w:id="969" w:author="Sebastian" w:date="2011-09-01T13:08:00Z">
        <w:r w:rsidR="001407C5">
          <w:t xml:space="preserve"> dla pracowników mobilnych.</w:t>
        </w:r>
      </w:ins>
      <w:del w:id="970"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971" w:author="Sebastian Łuczak" w:date="2011-08-31T20:27:00Z">
        <w:r w:rsidDel="004A73A0">
          <w:t xml:space="preserve"> </w:t>
        </w:r>
      </w:ins>
      <w:moveFromRangeStart w:id="972" w:author="Sebastian Łuczak" w:date="2011-08-31T20:28:00Z" w:name="move302585820"/>
      <w:moveFrom w:id="973" w:author="Sebastian Łuczak" w:date="2011-08-31T20:28:00Z">
        <w:r w:rsidR="003B10C3" w:rsidDel="004A73A0">
          <w:t xml:space="preserve">Przez pojęcie pracownik mobilny rozumiemy osobę pracującą głównie poza siedzibą firmy, przemieszczającą się pomiędzy wieloma oddalonymi od siebie lokalizacjami. </w:t>
        </w:r>
      </w:moveFrom>
    </w:p>
    <w:moveFromRangeEnd w:id="972"/>
    <w:p w:rsidR="003B10C3" w:rsidRDefault="00A360D7" w:rsidP="003B10C3">
      <w:pPr>
        <w:pStyle w:val="NormalnyIn"/>
      </w:pPr>
      <w:r>
        <w:t>W naszym rozwiązaniu dokonaliśmy odwrócenia klasycznego scenariusza</w:t>
      </w:r>
      <w:r w:rsidR="003B10C3">
        <w:t xml:space="preserve"> kontroli czasu pracy</w:t>
      </w:r>
      <w:r w:rsidR="00C227F5">
        <w:t>,</w:t>
      </w:r>
      <w:r>
        <w:t xml:space="preserve"> w którym czytnik </w:t>
      </w:r>
      <w:proofErr w:type="spellStart"/>
      <w:r>
        <w:t>RFiD</w:t>
      </w:r>
      <w:proofErr w:type="spellEnd"/>
      <w:r>
        <w:t xml:space="preserve"> ulokowany jest na stałe w ścianie lub bramce</w:t>
      </w:r>
      <w:r w:rsidR="003B10C3">
        <w:t xml:space="preserve"> wejściowej do obszaru roboczego</w:t>
      </w:r>
      <w:r>
        <w:t xml:space="preserve">, a </w:t>
      </w:r>
      <w:r w:rsidR="003B10C3">
        <w:t>pracownik</w:t>
      </w:r>
      <w:r>
        <w:t xml:space="preserve"> posiada kartę </w:t>
      </w:r>
      <w:proofErr w:type="spellStart"/>
      <w:r>
        <w:t>RFiD</w:t>
      </w:r>
      <w:proofErr w:type="spellEnd"/>
      <w:r>
        <w:t>.</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A360D7">
        <w:t>mówimy o stałej lokalizacji pracowników i ich dużej liczbie</w:t>
      </w:r>
      <w:r w:rsidR="003B10C3">
        <w:t xml:space="preserve"> – biurach, serwisach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974" w:author="Sebastian Łuczak" w:date="2011-08-31T20:29:00Z"/>
        </w:rPr>
      </w:pPr>
      <w:r>
        <w:t xml:space="preserve">W </w:t>
      </w:r>
      <w:r w:rsidR="003B10C3">
        <w:t>scenariuszu przez nas proponowanym</w:t>
      </w:r>
      <w:r>
        <w:t xml:space="preserve"> czytnikiem jest telefon, a zatem urządzenie w które </w:t>
      </w:r>
      <w:ins w:id="975" w:author="Sebastian Łuczak" w:date="2011-09-01T00:30:00Z">
        <w:r w:rsidR="006B023F">
          <w:t xml:space="preserve">w dzisiejszych czasach </w:t>
        </w:r>
      </w:ins>
      <w:del w:id="976"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 xml:space="preserve">ie ma </w:t>
      </w:r>
      <w:r w:rsidR="003B10C3">
        <w:t xml:space="preserve">zatem </w:t>
      </w:r>
      <w:r>
        <w:t>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977"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kolei niezwykle niską ceną (0.44</w:t>
      </w:r>
      <w:r w:rsidR="003B10C3">
        <w:t xml:space="preserve">$ za sztukę przy </w:t>
      </w:r>
      <w:r w:rsidR="00AA138F">
        <w:t>zakupie 1000-</w:t>
      </w:r>
      <w:r w:rsidR="00C44863">
        <w:t>4999</w:t>
      </w:r>
      <w:r w:rsidR="00AA138F">
        <w:t xml:space="preserve"> sztuk </w:t>
      </w:r>
      <w:sdt>
        <w:sdtPr>
          <w:id w:val="6237142"/>
          <w:citation/>
        </w:sdtPr>
        <w:sdtContent>
          <w:fldSimple w:instr=" CITATION Str11 \l 1045 ">
            <w:r w:rsidR="003234F2">
              <w:rPr>
                <w:noProof/>
              </w:rPr>
              <w:t>[3]</w:t>
            </w:r>
          </w:fldSimple>
        </w:sdtContent>
      </w:sdt>
      <w:del w:id="978" w:author="Sebastian Łuczak" w:date="2011-08-31T20:28:00Z">
        <w:r w:rsidR="00AA138F" w:rsidDel="00A4683B">
          <w:delText xml:space="preserve"> </w:delText>
        </w:r>
      </w:del>
      <w:r w:rsidR="003B10C3">
        <w:t>).</w:t>
      </w:r>
      <w:r w:rsidR="003D4D93">
        <w:t xml:space="preserve"> Ostatni element generujący dodatkowe koszty, czyli kablową infrastrukturę, zastępujemy z kolei wykorzystywaniem gotowej infrastruktury sieci komórkowej i jej technikach pakietowej transmisji danych. </w:t>
      </w:r>
      <w:r w:rsidR="0085109C">
        <w:t xml:space="preserve">Dzięki temu </w:t>
      </w:r>
      <w:r w:rsidR="00F67A8C">
        <w:t xml:space="preserve">drastycznie zmieniamy rozkład kosztów i istotnie </w:t>
      </w:r>
      <w:r w:rsidR="001F4A28">
        <w:t>je obniżamy, jednocześnie osiągając efekt niedostępny wcześniej, czyli możliwość precyzyjnego określenia czasu pracy pracowników rozproszonych poza siedzibą firmy.</w:t>
      </w:r>
    </w:p>
    <w:p w:rsidR="00A4683B" w:rsidRDefault="00A4683B" w:rsidP="00A360D7">
      <w:pPr>
        <w:pStyle w:val="NormalnyIn"/>
      </w:pPr>
      <w:commentRangeStart w:id="979"/>
      <w:ins w:id="980" w:author="Sebastian Łuczak" w:date="2011-08-31T20:29:00Z">
        <w:r>
          <w:t>CO Z OPRORGRAMOWANIEM??</w:t>
        </w:r>
        <w:commentRangeEnd w:id="979"/>
        <w:r>
          <w:rPr>
            <w:rStyle w:val="Odwoaniedokomentarza"/>
            <w:rFonts w:ascii="Calibri" w:eastAsia="Calibri" w:hAnsi="Calibri"/>
            <w:lang w:eastAsia="en-US"/>
          </w:rPr>
          <w:commentReference w:id="979"/>
        </w:r>
      </w:ins>
    </w:p>
    <w:p w:rsidR="00A360D7" w:rsidRDefault="00A360D7" w:rsidP="00A360D7">
      <w:pPr>
        <w:pStyle w:val="NormalnyIn"/>
      </w:pPr>
      <w:r>
        <w:lastRenderedPageBreak/>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r>
        <w:t>Oczywiście zauważalną wadą zaproponowanego rozwiązania</w:t>
      </w:r>
      <w:r w:rsidR="00C227F5">
        <w:t>,</w:t>
      </w:r>
      <w:r>
        <w:t xml:space="preserve"> jest wrażliwość na dostępno</w:t>
      </w:r>
      <w:r w:rsidR="00C227F5">
        <w:t>ść usług transmisji danych. N</w:t>
      </w:r>
      <w:r w:rsidR="00886677">
        <w:t>iestety</w:t>
      </w:r>
      <w:r>
        <w:t xml:space="preserve"> wprowadzenie opcji pracy w trybie </w:t>
      </w:r>
      <w:proofErr w:type="spellStart"/>
      <w:r>
        <w:t>offline</w:t>
      </w:r>
      <w:proofErr w:type="spellEnd"/>
      <w:r>
        <w:t xml:space="preserve"> mogłoby spowodować ogromną wrażliwość na przekłamanie danych docierających do bazy, a raczej celową modyfikację daty systemowej przez użytkowników. Co prawda baza przechowuje dla każdego wpisu zarówno znacznik czasowy terminala użytkownika jak i se</w:t>
      </w:r>
      <w:r w:rsidR="00886677">
        <w:t>rwera obsługującego zdarzenie. J</w:t>
      </w:r>
      <w:r>
        <w:t xml:space="preserve">ednak zakładając działanie w trybie </w:t>
      </w:r>
      <w:proofErr w:type="spellStart"/>
      <w:r>
        <w:t>offline</w:t>
      </w:r>
      <w:proofErr w:type="spellEnd"/>
      <w:r>
        <w:t xml:space="preserve"> i kolejkowanie wysyłania danych do serwera, użytkownik mógłby celowo emulować przebywanie poza zasięgiem sieci tak, aby zamaskować opóźnione rozpoczęcie lub zakończenie realizacji zlecenia.</w:t>
      </w:r>
    </w:p>
    <w:p w:rsidR="00405739" w:rsidRDefault="00405739" w:rsidP="00405739">
      <w:pPr>
        <w:pStyle w:val="Nagwek2"/>
      </w:pPr>
      <w:bookmarkStart w:id="981" w:name="_Toc302669649"/>
      <w:r>
        <w:t>Założenia i budowa systemu</w:t>
      </w:r>
      <w:bookmarkEnd w:id="981"/>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982" w:author="Sebastian Łuczak" w:date="2011-08-31T20:30:00Z">
        <w:r w:rsidR="00A4683B">
          <w:t xml:space="preserve">w formacie JSON </w:t>
        </w:r>
      </w:ins>
      <w:r>
        <w:t>zapytań</w:t>
      </w:r>
      <w:r w:rsidR="001F4A28">
        <w:t xml:space="preserve"> </w:t>
      </w:r>
      <w:ins w:id="983" w:author="Sebastian Łuczak" w:date="2011-08-31T20:30:00Z">
        <w:r w:rsidR="00A4683B">
          <w:t xml:space="preserve">i odpowiedzi </w:t>
        </w:r>
      </w:ins>
      <w:r>
        <w:t>POST</w:t>
      </w:r>
      <w:del w:id="984" w:author="Sebastian Łuczak" w:date="2011-08-31T20:30:00Z">
        <w:r w:rsidDel="00A4683B">
          <w:delText xml:space="preserve"> </w:delText>
        </w:r>
        <w:r w:rsidR="001F4A28" w:rsidDel="00A4683B">
          <w:delText>i odpowiedzi</w:delText>
        </w:r>
      </w:del>
      <w:del w:id="985"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9445B1" w:rsidRDefault="009445B1"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9445B1" w:rsidRPr="009001C6" w:rsidRDefault="009445B1" w:rsidP="00405739">
      <w:pPr>
        <w:pStyle w:val="NormalnyIn"/>
      </w:pPr>
      <w:r w:rsidRPr="009445B1">
        <w:rPr>
          <w:highlight w:val="green"/>
        </w:rPr>
        <w:t>// to do obrazek</w:t>
      </w:r>
    </w:p>
    <w:p w:rsidR="00A360D7" w:rsidRDefault="00A360D7">
      <w:pPr>
        <w:jc w:val="left"/>
        <w:rPr>
          <w:rFonts w:ascii="Times New Roman" w:eastAsia="Times New Roman" w:hAnsi="Times New Roman"/>
          <w:sz w:val="24"/>
          <w:szCs w:val="24"/>
          <w:lang w:eastAsia="pl-PL"/>
        </w:rPr>
      </w:pPr>
    </w:p>
    <w:p w:rsidR="009B35F9" w:rsidRDefault="009B35F9">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br w:type="page"/>
      </w:r>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lastRenderedPageBreak/>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986" w:author="Sebastian Łuczak" w:date="2011-08-31T20:30:00Z">
        <w:r w:rsidR="00BB107A">
          <w:t xml:space="preserve">telefonu </w:t>
        </w:r>
      </w:ins>
      <w:r w:rsidR="00130E4A">
        <w:t xml:space="preserve">której </w:t>
      </w:r>
      <w:del w:id="987"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Jednocześnie</w:t>
      </w:r>
      <w:del w:id="988" w:author="Sebastian Łuczak" w:date="2011-08-31T20:30:00Z">
        <w:r w:rsidR="00886677" w:rsidDel="00BB107A">
          <w:delText>,</w:delText>
        </w:r>
      </w:del>
      <w:r w:rsidR="00130E4A" w:rsidRPr="00AD6FC8">
        <w:t xml:space="preserve"> jest to zabezpieczenie przed błędami</w:t>
      </w:r>
      <w:ins w:id="989" w:author="Sebastian Łuczak" w:date="2011-08-31T20:31:00Z">
        <w:r w:rsidR="00BB107A">
          <w:t xml:space="preserve"> o naturze</w:t>
        </w:r>
      </w:ins>
      <w:r w:rsidR="00130E4A" w:rsidRPr="00AD6FC8">
        <w:t xml:space="preserve"> ludzki</w:t>
      </w:r>
      <w:ins w:id="990" w:author="Sebastian Łuczak" w:date="2011-08-31T20:31:00Z">
        <w:r w:rsidR="00BB107A">
          <w:t>ej</w:t>
        </w:r>
      </w:ins>
      <w:del w:id="991" w:author="Sebastian Łuczak" w:date="2011-08-31T20:31:00Z">
        <w:r w:rsidR="00130E4A" w:rsidRPr="00AD6FC8" w:rsidDel="00BB107A">
          <w:delText>mi</w:delText>
        </w:r>
      </w:del>
      <w:r w:rsidR="00130E4A" w:rsidRPr="00AD6FC8">
        <w:t xml:space="preserve">.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992" w:author="Sebastian Łuczak" w:date="2011-09-01T00:32:00Z">
        <w:r w:rsidR="00CD48E8">
          <w:t xml:space="preserve"> </w:t>
        </w:r>
      </w:ins>
      <w:del w:id="993" w:author="Sebastian Łuczak" w:date="2011-08-31T20:31:00Z">
        <w:r w:rsidR="00886677" w:rsidDel="00BB107A">
          <w:delText>,</w:delText>
        </w:r>
      </w:del>
      <w:del w:id="994" w:author="Sebastian Łuczak" w:date="2011-09-01T00:32:00Z">
        <w:r w:rsidR="0027176B" w:rsidDel="00CD48E8">
          <w:delText xml:space="preserve"> </w:delText>
        </w:r>
      </w:del>
      <w:ins w:id="995" w:author="Sebastian Łuczak" w:date="2011-09-01T00:31:00Z">
        <w:r w:rsidR="00CD48E8">
          <w:t>który nie został jeszcze wprowadzony do systemu.</w:t>
        </w:r>
      </w:ins>
      <w:del w:id="996"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997" w:author="Sebastian Łuczak" w:date="2011-08-31T20:31:00Z">
        <w:r w:rsidR="00BB107A">
          <w:t xml:space="preserve">posiada </w:t>
        </w:r>
      </w:ins>
      <w:r w:rsidR="00AD6FC8">
        <w:t xml:space="preserve">również </w:t>
      </w:r>
      <w:del w:id="998"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Pr="00AD6FC8" w:rsidRDefault="0027176B" w:rsidP="0027176B">
      <w:pPr>
        <w:pStyle w:val="NormalnyIn"/>
        <w:ind w:left="1080" w:firstLine="0"/>
      </w:pPr>
    </w:p>
    <w:p w:rsidR="009B35F9" w:rsidRDefault="009B35F9">
      <w:pPr>
        <w:jc w:val="left"/>
        <w:rPr>
          <w:rFonts w:ascii="Times New Roman" w:eastAsia="Times New Roman" w:hAnsi="Times New Roman"/>
          <w:sz w:val="24"/>
          <w:szCs w:val="24"/>
          <w:lang w:eastAsia="pl-PL"/>
        </w:rPr>
      </w:pPr>
      <w:r>
        <w:br w:type="page"/>
      </w:r>
    </w:p>
    <w:p w:rsidR="00130E4A" w:rsidRDefault="00130E4A" w:rsidP="00E26979">
      <w:pPr>
        <w:pStyle w:val="NormalnyIn"/>
        <w:numPr>
          <w:ilvl w:val="0"/>
          <w:numId w:val="33"/>
        </w:numPr>
      </w:pPr>
      <w:r>
        <w:lastRenderedPageBreak/>
        <w:t>Nie może być sytuacji</w:t>
      </w:r>
      <w:r w:rsidR="00886677">
        <w:t>,</w:t>
      </w:r>
      <w:r w:rsidR="0027176B">
        <w:t xml:space="preserve"> w której na ten sam znacznik </w:t>
      </w:r>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p</w:t>
      </w:r>
      <w:r w:rsidR="00E26979">
        <w:t>rzyjmujemy, że 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1C38B6" w:rsidRDefault="00BB107A">
      <w:pPr>
        <w:jc w:val="left"/>
      </w:pPr>
      <w:ins w:id="999" w:author="Sebastian Łuczak" w:date="2011-08-31T20:32:00Z">
        <w:r>
          <w:t>Wszystkie te założenia zostały zaimplementowane w kodzie i logika aplikacji pilnuje aby ich przestrzegać.</w:t>
        </w:r>
      </w:ins>
    </w:p>
    <w:p w:rsidR="0082106B" w:rsidRDefault="0082106B">
      <w:pPr>
        <w:jc w:val="left"/>
      </w:pPr>
      <w:r>
        <w:br w:type="page"/>
      </w:r>
    </w:p>
    <w:p w:rsidR="0082106B" w:rsidRDefault="0082106B" w:rsidP="0082106B">
      <w:pPr>
        <w:pStyle w:val="Nagwek1"/>
      </w:pPr>
      <w:bookmarkStart w:id="1000" w:name="_Toc302669650"/>
      <w:r>
        <w:lastRenderedPageBreak/>
        <w:t>Opis systemu</w:t>
      </w:r>
      <w:bookmarkEnd w:id="1000"/>
    </w:p>
    <w:p w:rsidR="0082106B" w:rsidRDefault="0082106B" w:rsidP="0082106B">
      <w:pPr>
        <w:pStyle w:val="Nagwek2"/>
      </w:pPr>
      <w:bookmarkStart w:id="1001" w:name="_Toc302669651"/>
      <w:r>
        <w:t>Scenariusz użycia</w:t>
      </w:r>
      <w:bookmarkEnd w:id="1001"/>
    </w:p>
    <w:p w:rsidR="0082106B" w:rsidRDefault="0082106B" w:rsidP="0082106B"/>
    <w:p w:rsidR="00A253C4" w:rsidRDefault="0082106B" w:rsidP="0082106B">
      <w:pPr>
        <w:pStyle w:val="NormalnyIn"/>
        <w:ind w:firstLine="0"/>
        <w:rPr>
          <w:ins w:id="1002"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3E2875" w:rsidRDefault="00886677">
      <w:pPr>
        <w:pStyle w:val="NormalnyIn"/>
        <w:pPrChange w:id="1003" w:author="Sebastian Łuczak" w:date="2011-08-31T20:33:00Z">
          <w:pPr>
            <w:pStyle w:val="NormalnyIn"/>
            <w:ind w:firstLine="0"/>
          </w:pPr>
        </w:pPrChange>
      </w:pPr>
      <w:r>
        <w:t>Przypuśćmy sytuację</w:t>
      </w:r>
      <w:r w:rsidR="00A6721C">
        <w:t xml:space="preserve"> w której </w:t>
      </w:r>
      <w:r w:rsidR="0082106B">
        <w:t xml:space="preserve">firma </w:t>
      </w:r>
      <w:r w:rsidR="00EA3D56">
        <w:t>X</w:t>
      </w:r>
      <w:r w:rsidR="00A6721C">
        <w:t xml:space="preserve"> </w:t>
      </w:r>
      <w:r w:rsidR="0082106B">
        <w:t xml:space="preserve">zajmuję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1004" w:author="Sebastian Łuczak" w:date="2011-09-01T00:32:00Z">
        <w:r w:rsidDel="002E061E">
          <w:delText xml:space="preserve">internetowej </w:delText>
        </w:r>
      </w:del>
      <w:ins w:id="1005"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1006" w:author="Sebastian Łuczak" w:date="2011-08-31T20:33:00Z">
        <w:r w:rsidR="00A51646">
          <w:t xml:space="preserve"> oraz przydzieloną rolę</w:t>
        </w:r>
      </w:ins>
      <w:del w:id="1007"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1008" w:author="Sebastian Łuczak" w:date="2011-08-31T20:34:00Z">
        <w:r w:rsidR="00062358">
          <w:t xml:space="preserve"> które ma być serwisowane</w:t>
        </w:r>
      </w:ins>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w:t>
      </w:r>
      <w:del w:id="1009"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1010" w:author="Sebastian Łuczak" w:date="2011-08-31T20:35:00Z">
        <w:r w:rsidDel="00062358">
          <w:delText>operator</w:delText>
        </w:r>
      </w:del>
      <w:ins w:id="1011" w:author="Sebastian Łuczak" w:date="2011-08-31T20:36:00Z">
        <w:r w:rsidR="00062358">
          <w:t xml:space="preserve">operator </w:t>
        </w:r>
      </w:ins>
      <w:ins w:id="1012" w:author="Sebastian Łuczak" w:date="2011-08-31T20:37:00Z">
        <w:r w:rsidR="00062358">
          <w:t>– osoba</w:t>
        </w:r>
      </w:ins>
      <w:ins w:id="1013" w:author="Sebastian Łuczak" w:date="2011-08-31T20:35:00Z">
        <w:r w:rsidR="00062358">
          <w:t xml:space="preserve"> posiadająca uprawnienia super </w:t>
        </w:r>
        <w:proofErr w:type="spellStart"/>
        <w:r w:rsidR="00062358">
          <w:t>user</w:t>
        </w:r>
      </w:ins>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lastRenderedPageBreak/>
        <w:t>Telefon sygnalizuje pomyślne zakończenie pracy i przełącza się w tryb oczekiwania na następne działanie.</w:t>
      </w:r>
    </w:p>
    <w:p w:rsidR="0082106B" w:rsidDel="00062358" w:rsidRDefault="0082106B" w:rsidP="0082106B">
      <w:pPr>
        <w:pStyle w:val="NormalnyIn"/>
        <w:rPr>
          <w:del w:id="1014" w:author="Sebastian Łuczak" w:date="2011-08-31T20:36:00Z"/>
        </w:rPr>
      </w:pPr>
      <w:del w:id="1015" w:author="Sebastian Łuczak" w:date="2011-08-31T20:36:00Z">
        <w:r w:rsidDel="00062358">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82106B" w:rsidRPr="009001C6" w:rsidRDefault="0082106B" w:rsidP="0082106B">
      <w:pPr>
        <w:pStyle w:val="NormalnyIn"/>
      </w:pPr>
      <w:r>
        <w:t>Pracodawca</w:t>
      </w:r>
      <w:ins w:id="1016" w:author="Sebastian Łuczak" w:date="2011-08-31T20:37:00Z">
        <w:r w:rsidR="00062358">
          <w:t>,</w:t>
        </w:r>
      </w:ins>
      <w:r>
        <w:t xml:space="preserve"> </w:t>
      </w:r>
      <w:del w:id="1017" w:author="Sebastian Łuczak" w:date="2011-08-31T20:37:00Z">
        <w:r w:rsidDel="00062358">
          <w:delText xml:space="preserve">lub </w:delText>
        </w:r>
      </w:del>
      <w:r>
        <w:t xml:space="preserve">operator </w:t>
      </w:r>
      <w:ins w:id="1018" w:author="Sebastian Łuczak" w:date="2011-08-31T20:37:00Z">
        <w:r w:rsidR="00062358">
          <w:t xml:space="preserve">lub administrator </w:t>
        </w:r>
      </w:ins>
      <w:r>
        <w:t>mo</w:t>
      </w:r>
      <w:ins w:id="1019" w:author="Sebastian Łuczak" w:date="2011-08-31T20:37:00Z">
        <w:r w:rsidR="00062358">
          <w:t>że</w:t>
        </w:r>
      </w:ins>
      <w:del w:id="1020" w:author="Sebastian Łuczak" w:date="2011-08-31T20:37:00Z">
        <w:r w:rsidDel="00062358">
          <w:delText>gą</w:delText>
        </w:r>
      </w:del>
      <w:r>
        <w:t xml:space="preserve"> sprawdzić w panelu administracyjnym stany realizacji wszystkich zleceń oraz czas jaki został poświęcony na realizację konkretnej czynności</w:t>
      </w:r>
      <w:ins w:id="1021" w:author="Sebastian Łuczak" w:date="2011-08-31T20:37:00Z">
        <w:r w:rsidR="00062358">
          <w:t xml:space="preserve"> przez danego pracownika.</w:t>
        </w:r>
      </w:ins>
      <w:del w:id="1022" w:author="Sebastian Łuczak" w:date="2011-08-31T20:37:00Z">
        <w:r w:rsidDel="00062358">
          <w:delText>.</w:delText>
        </w:r>
      </w:del>
    </w:p>
    <w:p w:rsidR="00465A01" w:rsidRDefault="0082106B" w:rsidP="00465A01">
      <w:pPr>
        <w:pStyle w:val="Nagwek2"/>
        <w:rPr>
          <w:ins w:id="1023" w:author="Sebastian Łuczak" w:date="2011-08-31T20:37:00Z"/>
        </w:rPr>
      </w:pPr>
      <w:bookmarkStart w:id="1024" w:name="_Toc302669652"/>
      <w:r>
        <w:t xml:space="preserve">Baza </w:t>
      </w:r>
      <w:r w:rsidR="00465A01">
        <w:t>danych</w:t>
      </w:r>
      <w:bookmarkEnd w:id="1024"/>
    </w:p>
    <w:p w:rsidR="003E2875" w:rsidRDefault="00062358">
      <w:pPr>
        <w:pStyle w:val="Nagwek3"/>
        <w:pPrChange w:id="1025" w:author="Sebastian Łuczak" w:date="2011-08-31T20:38:00Z">
          <w:pPr>
            <w:pStyle w:val="Nagwek2"/>
          </w:pPr>
        </w:pPrChange>
      </w:pPr>
      <w:ins w:id="1026" w:author="Sebastian Łuczak" w:date="2011-08-31T20:38:00Z">
        <w:r>
          <w:t xml:space="preserve"> </w:t>
        </w:r>
        <w:bookmarkStart w:id="1027" w:name="_Toc302669653"/>
        <w:r>
          <w:t>Cel powstania</w:t>
        </w:r>
      </w:ins>
      <w:bookmarkEnd w:id="1027"/>
    </w:p>
    <w:p w:rsidR="00062358" w:rsidRDefault="00E35B76" w:rsidP="0082106B">
      <w:pPr>
        <w:pStyle w:val="NormalnyIn"/>
        <w:ind w:firstLine="0"/>
        <w:rPr>
          <w:ins w:id="1028" w:author="Sebastian Łuczak" w:date="2011-08-31T20:38:00Z"/>
        </w:rPr>
      </w:pPr>
      <w:r>
        <w:t>Baza danych</w:t>
      </w:r>
      <w:del w:id="1029" w:author="Sebastian Łuczak" w:date="2011-08-31T20:38:00Z">
        <w:r w:rsidR="00C16F70" w:rsidDel="00062358">
          <w:delText>,</w:delText>
        </w:r>
      </w:del>
      <w:r>
        <w:t xml:space="preserve"> jest podstawowym elementem opracowanego przez nas 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3E2875" w:rsidRDefault="00062358">
      <w:pPr>
        <w:pStyle w:val="Nagwek3"/>
        <w:pPrChange w:id="1030" w:author="Sebastian Łuczak" w:date="2011-08-31T20:38:00Z">
          <w:pPr>
            <w:pStyle w:val="NormalnyIn"/>
            <w:ind w:firstLine="0"/>
          </w:pPr>
        </w:pPrChange>
      </w:pPr>
      <w:bookmarkStart w:id="1031" w:name="_Toc302669654"/>
      <w:ins w:id="1032" w:author="Sebastian Łuczak" w:date="2011-08-31T20:38:00Z">
        <w:r>
          <w:t>Szczegóły implementacji</w:t>
        </w:r>
      </w:ins>
      <w:bookmarkEnd w:id="1031"/>
      <w:r w:rsidR="0074625B">
        <w:t xml:space="preserve"> </w:t>
      </w:r>
    </w:p>
    <w:p w:rsidR="003E2875" w:rsidRDefault="00E35B76">
      <w:pPr>
        <w:pStyle w:val="NormalnyIn"/>
        <w:ind w:firstLine="0"/>
        <w:pPrChange w:id="1033" w:author="Sebastian Łuczak" w:date="2011-08-31T20:38:00Z">
          <w:pPr>
            <w:pStyle w:val="NormalnyIn"/>
          </w:pPr>
        </w:pPrChange>
      </w:pPr>
      <w:del w:id="1034" w:author="Sebastian Łuczak" w:date="2011-08-31T20:38:00Z">
        <w:r w:rsidDel="00062358">
          <w:delText xml:space="preserve">Została ona </w:delText>
        </w:r>
      </w:del>
      <w:ins w:id="1035" w:author="Sebastian Łuczak" w:date="2011-08-31T20:38:00Z">
        <w:r w:rsidR="00062358">
          <w:t xml:space="preserve">Baza została </w:t>
        </w:r>
      </w:ins>
      <w:r>
        <w:t>stworzona w języku SQL</w:t>
      </w:r>
      <w:del w:id="1036" w:author="Sebastian Łuczak" w:date="2011-08-31T20:39:00Z">
        <w:r w:rsidR="00C16F70" w:rsidDel="000B2C9A">
          <w:delText>,</w:delText>
        </w:r>
      </w:del>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3234F2">
              <w:rPr>
                <w:noProof/>
              </w:rPr>
              <w:t>[16]</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1037"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1038" w:author="Sebastian Łuczak" w:date="2011-08-31T20:40:00Z">
        <w:r w:rsidR="007062B9">
          <w:t xml:space="preserve">są </w:t>
        </w:r>
      </w:ins>
      <w:r w:rsidR="007C6995">
        <w:t xml:space="preserve">z </w:t>
      </w:r>
      <w:proofErr w:type="spellStart"/>
      <w:r w:rsidR="007C6995">
        <w:t>kolei</w:t>
      </w:r>
      <w:del w:id="1039" w:author="Sebastian Łuczak" w:date="2011-08-31T20:40:00Z">
        <w:r w:rsidR="007C6995" w:rsidDel="007062B9">
          <w:delText xml:space="preserve"> są </w:delText>
        </w:r>
      </w:del>
      <w:r w:rsidR="007C6995">
        <w:t>kro</w:t>
      </w:r>
      <w:r w:rsidR="00C16F70">
        <w:t>t</w:t>
      </w:r>
      <w:r w:rsidR="007C6995">
        <w:t>ki</w:t>
      </w:r>
      <w:proofErr w:type="spellEnd"/>
      <w:r w:rsidR="007C6995">
        <w:t>. Krotka jest jednoznacznie identyfikowana przez klucz główny</w:t>
      </w:r>
      <w:ins w:id="1040" w:author="Sebastian Łuczak" w:date="2011-09-01T00:38:00Z">
        <w:r w:rsidR="002E061E">
          <w:t xml:space="preserve"> (ang. </w:t>
        </w:r>
        <w:proofErr w:type="spellStart"/>
        <w:r w:rsidR="002E061E">
          <w:t>Primary</w:t>
        </w:r>
        <w:proofErr w:type="spellEnd"/>
        <w:r w:rsidR="002E061E">
          <w:t xml:space="preserve"> </w:t>
        </w:r>
        <w:proofErr w:type="spellStart"/>
        <w:r w:rsidR="002E061E">
          <w:t>Key</w:t>
        </w:r>
        <w:proofErr w:type="spellEnd"/>
        <w:r w:rsidR="002E061E">
          <w:t xml:space="preserve">) </w:t>
        </w:r>
      </w:ins>
      <w:r w:rsidR="007C6995">
        <w:t xml:space="preserve"> będący unikatową wartością.</w:t>
      </w:r>
    </w:p>
    <w:p w:rsidR="007C6995" w:rsidRDefault="002119B5" w:rsidP="00847CA5">
      <w:pPr>
        <w:pStyle w:val="NormalnyIn"/>
      </w:pPr>
      <w:r>
        <w:t>Ważnym elementem przedstawianego modelu</w:t>
      </w:r>
      <w:r w:rsidR="00C16F70">
        <w:t>,</w:t>
      </w:r>
      <w:r>
        <w:t xml:space="preserve"> jest klucz obcy (ang. Foreign </w:t>
      </w:r>
      <w:proofErr w:type="spellStart"/>
      <w: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rsidR="00465A01" w:rsidRDefault="00E35B76" w:rsidP="00847CA5">
      <w:pPr>
        <w:pStyle w:val="NormalnyIn"/>
      </w:pPr>
      <w:r>
        <w:t>Dzięki zaawansowanym możliwościom bazy danych Oracle</w:t>
      </w:r>
      <w:r w:rsidR="00C16F70">
        <w:t>,</w:t>
      </w:r>
      <w:r>
        <w:t xml:space="preserve"> stworzyłem mechanizmy zabezpieczające bazę przed wprowadzeniem błędnych danych, danych niezgodnych z przyjętymi założeniami oraz powtarzających się rekordów. </w:t>
      </w:r>
    </w:p>
    <w:p w:rsidR="00E35B76" w:rsidRPr="00465A01" w:rsidRDefault="00847CA5" w:rsidP="00847CA5">
      <w:pPr>
        <w:pStyle w:val="NormalnyIn"/>
      </w:pPr>
      <w:r>
        <w:lastRenderedPageBreak/>
        <w:tab/>
        <w:t xml:space="preserve">Na rysunku </w:t>
      </w:r>
      <w:r w:rsidRPr="00847CA5">
        <w:rPr>
          <w:highlight w:val="green"/>
        </w:rPr>
        <w:t>…</w:t>
      </w:r>
      <w:r>
        <w:t xml:space="preserve"> został przedstawiony schemat użytej w systemie bazy danych. </w:t>
      </w:r>
    </w:p>
    <w:p w:rsidR="00FC5679" w:rsidRDefault="00134211" w:rsidP="00134211">
      <w:pPr>
        <w:ind w:left="-1440"/>
      </w:pPr>
      <w:r>
        <w:rPr>
          <w:noProof/>
          <w:lang w:eastAsia="pl-PL"/>
        </w:rPr>
        <w:drawing>
          <wp:inline distT="0" distB="0" distL="0" distR="0">
            <wp:extent cx="7054610" cy="7686136"/>
            <wp:effectExtent l="19050" t="0" r="0"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4" cstate="print"/>
                    <a:stretch>
                      <a:fillRect/>
                    </a:stretch>
                  </pic:blipFill>
                  <pic:spPr>
                    <a:xfrm>
                      <a:off x="0" y="0"/>
                      <a:ext cx="7068381" cy="7701140"/>
                    </a:xfrm>
                    <a:prstGeom prst="rect">
                      <a:avLst/>
                    </a:prstGeom>
                  </pic:spPr>
                </pic:pic>
              </a:graphicData>
            </a:graphic>
          </wp:inline>
        </w:drawing>
      </w:r>
    </w:p>
    <w:p w:rsidR="00FC5679" w:rsidRDefault="00FC5679" w:rsidP="00FC5679"/>
    <w:p w:rsidR="00FC5679" w:rsidRPr="000171CD" w:rsidRDefault="000171CD" w:rsidP="000171CD">
      <w:pPr>
        <w:pStyle w:val="Bezodstpw"/>
        <w:jc w:val="center"/>
        <w:rPr>
          <w:rFonts w:ascii="Times New Roman" w:hAnsi="Times New Roman"/>
          <w:i/>
          <w:sz w:val="24"/>
          <w:szCs w:val="24"/>
        </w:rPr>
      </w:pPr>
      <w:r w:rsidRPr="000171CD">
        <w:rPr>
          <w:rFonts w:ascii="Times New Roman" w:hAnsi="Times New Roman"/>
          <w:i/>
          <w:sz w:val="24"/>
          <w:szCs w:val="24"/>
        </w:rPr>
        <w:t xml:space="preserve">Rysunek </w:t>
      </w:r>
      <w:r w:rsidRPr="000171CD">
        <w:rPr>
          <w:rFonts w:ascii="Times New Roman" w:hAnsi="Times New Roman"/>
          <w:i/>
          <w:sz w:val="24"/>
          <w:szCs w:val="24"/>
          <w:highlight w:val="green"/>
        </w:rPr>
        <w:t>…</w:t>
      </w:r>
      <w:r w:rsidRPr="000171CD">
        <w:rPr>
          <w:rFonts w:ascii="Times New Roman" w:hAnsi="Times New Roman"/>
          <w:i/>
          <w:sz w:val="24"/>
          <w:szCs w:val="24"/>
        </w:rPr>
        <w:t>Schemat stworzonej bazy danych</w:t>
      </w:r>
    </w:p>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134211" w:rsidRDefault="00847CA5" w:rsidP="00134211">
      <w:pPr>
        <w:pStyle w:val="Nagwek3"/>
        <w:rPr>
          <w:noProof/>
        </w:rPr>
      </w:pPr>
      <w:r w:rsidRPr="00AC4B25">
        <w:rPr>
          <w:noProof/>
        </w:rPr>
        <w:t xml:space="preserve">  </w:t>
      </w:r>
      <w:bookmarkStart w:id="1041" w:name="_Toc302669655"/>
      <w:r w:rsidR="00CB27C6" w:rsidRPr="00AC4B25">
        <w:rPr>
          <w:noProof/>
        </w:rPr>
        <w:t>Opis tabel</w:t>
      </w:r>
      <w:bookmarkEnd w:id="1041"/>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 ich 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0E7F93">
        <w:t>Secure</w:t>
      </w:r>
      <w:proofErr w:type="spellEnd"/>
      <w:r w:rsidR="000E7F93">
        <w:t xml:space="preserve"> </w:t>
      </w:r>
      <w:proofErr w:type="spellStart"/>
      <w:r w:rsidR="000E7F93">
        <w:t>Hash</w:t>
      </w:r>
      <w:proofErr w:type="spellEnd"/>
      <w:r w:rsidR="000E7F93">
        <w:t xml:space="preserve"> </w:t>
      </w:r>
      <w:proofErr w:type="spellStart"/>
      <w:r w:rsidR="000E7F93">
        <w:t>Algorithm</w:t>
      </w:r>
      <w:proofErr w:type="spellEnd"/>
      <w:r w:rsidR="000E7F93">
        <w:t>)</w:t>
      </w:r>
      <w:r w:rsidR="00752657">
        <w:t xml:space="preserve">, datę zarejestrowania oraz to czy </w:t>
      </w:r>
      <w:r w:rsidR="000E7F93">
        <w:t xml:space="preserve">użytkownik </w:t>
      </w:r>
      <w:r w:rsidR="00752657">
        <w:t xml:space="preserve">jest aktywny czy też nie.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W tabeli</w:t>
      </w:r>
      <w:r w:rsidR="000E7F93">
        <w:t>,</w:t>
      </w:r>
      <w:r w:rsidR="0074625B">
        <w:t xml:space="preserve">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0E7F93" w:rsidRPr="000E7F93">
        <w:t>,</w:t>
      </w:r>
      <w:r w:rsidR="00947535">
        <w:t xml:space="preserve"> jest główną ta</w:t>
      </w:r>
      <w:r>
        <w:t>b</w:t>
      </w:r>
      <w:r w:rsidR="00947535">
        <w:t>e</w:t>
      </w:r>
      <w:r>
        <w:t>lą przechowującą informacje szczegółowe na temat pracowników zarejestrowanych w systemie. Zawiera on</w:t>
      </w:r>
      <w:ins w:id="1042" w:author="Sebastian Łuczak" w:date="2011-08-31T23:04:00Z">
        <w:r w:rsidR="00B8503E">
          <w:t>a</w:t>
        </w:r>
      </w:ins>
      <w:r>
        <w:t xml:space="preserve"> identyfikator użytkownika</w:t>
      </w:r>
      <w:r w:rsidR="000E7F93">
        <w:t>,</w:t>
      </w:r>
      <w:r>
        <w:t xml:space="preserve"> będący kluczem obcym pozwalający na określenie </w:t>
      </w:r>
      <w:proofErr w:type="spellStart"/>
      <w:r>
        <w:t>loginu</w:t>
      </w:r>
      <w:proofErr w:type="spellEnd"/>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w:t>
      </w:r>
      <w:r w:rsidR="000E7F93">
        <w:t>,</w:t>
      </w:r>
      <w:r w:rsidR="00FC5679">
        <w:t xml:space="preserve"> może posiadać wiele urządzeń ale już konkretne urządzenie</w:t>
      </w:r>
      <w:r w:rsidR="000E7F93">
        <w:t>,</w:t>
      </w:r>
      <w:r w:rsidR="00FC5679">
        <w:t xml:space="preserve"> może zostać przypisane tylko jednemu pracownikowi. Każde urządzenie zarejestrowane w systemie</w:t>
      </w:r>
      <w:del w:id="1043"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ins w:id="1044" w:author="Sebastian Łuczak" w:date="2011-09-01T00:39:00Z">
        <w:r w:rsidR="00906073">
          <w:t>znacznika przypisany do danej</w:t>
        </w:r>
      </w:ins>
      <w:del w:id="1045" w:author="Sebastian Łuczak" w:date="2011-08-31T23:04:00Z">
        <w:r w:rsidDel="00B8503E">
          <w:delText xml:space="preserve">Tagu </w:delText>
        </w:r>
      </w:del>
      <w:del w:id="1046" w:author="Sebastian Łuczak" w:date="2011-09-01T00:39:00Z">
        <w:r w:rsidDel="00906073">
          <w:delText>dla</w:delText>
        </w:r>
      </w:del>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1047"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w:t>
      </w:r>
      <w:proofErr w:type="spellStart"/>
      <w:r>
        <w:t>sa</w:t>
      </w:r>
      <w:proofErr w:type="spellEnd"/>
      <w:r>
        <w:t xml:space="preserve"> dane jednoznacznie wiążące </w:t>
      </w:r>
      <w:r w:rsidR="006C2DB7">
        <w:t xml:space="preserve">unikalny </w:t>
      </w:r>
      <w:r>
        <w:t xml:space="preserve">identyfikator </w:t>
      </w:r>
      <w:del w:id="1048" w:author="Sebastian Łuczak" w:date="2011-08-31T23:05:00Z">
        <w:r w:rsidDel="00B8503E">
          <w:delText>Tagu</w:delText>
        </w:r>
      </w:del>
      <w:ins w:id="1049" w:author="Sebastian Łuczak" w:date="2011-08-31T23:05:00Z">
        <w:r w:rsidR="00B8503E">
          <w:t>znacznika</w:t>
        </w:r>
      </w:ins>
      <w:r>
        <w:t xml:space="preserve">, nazwę lokalizacji oraz numer seryjny </w:t>
      </w:r>
      <w:r w:rsidR="008B040E">
        <w:t>urządzenia</w:t>
      </w:r>
      <w:r>
        <w:t xml:space="preserve">. </w:t>
      </w:r>
      <w:r w:rsidR="006C2DB7">
        <w:t>Każda lokalizacja</w:t>
      </w:r>
      <w:del w:id="1050"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w:t>
      </w:r>
      <w:r w:rsidR="006C2DB7">
        <w:lastRenderedPageBreak/>
        <w:t xml:space="preserve">każda lokalizacja jest jednoznacznie powiązana z firmą, jednocześnie na daną firmę może zostać zarejestrowane wiele lokalizacji. </w:t>
      </w:r>
    </w:p>
    <w:p w:rsidR="00073C2B" w:rsidRDefault="006C2DB7" w:rsidP="007A5DDC">
      <w:pPr>
        <w:pStyle w:val="NormalnyIn"/>
      </w:pPr>
      <w:r>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1051"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1052" w:name="_Toc302669656"/>
      <w:r>
        <w:t>Integralność danych</w:t>
      </w:r>
      <w:bookmarkEnd w:id="1052"/>
    </w:p>
    <w:p w:rsidR="0019095B" w:rsidRDefault="00134211" w:rsidP="0082106B">
      <w:pPr>
        <w:pStyle w:val="NormalnyIn"/>
        <w:ind w:firstLine="0"/>
      </w:pPr>
      <w:r>
        <w:t>W celu zapewnienia spójności i integralności danych przechowywanych w baz</w:t>
      </w:r>
      <w:r w:rsidR="0019095B">
        <w:t xml:space="preserve">ie stworzyłem 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sprawdzam 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nieaktywne</w:t>
            </w:r>
          </w:p>
        </w:tc>
      </w:tr>
    </w:tbl>
    <w:p w:rsidR="000F366F" w:rsidRPr="000171CD" w:rsidRDefault="000F366F" w:rsidP="000171CD">
      <w:pPr>
        <w:pStyle w:val="NormalnyIn"/>
        <w:jc w:val="center"/>
        <w:rPr>
          <w:i/>
        </w:rPr>
      </w:pPr>
      <w:r w:rsidRPr="000171CD">
        <w:rPr>
          <w:i/>
        </w:rPr>
        <w:t xml:space="preserve">Tabela </w:t>
      </w:r>
      <w:r w:rsidRPr="000171CD">
        <w:rPr>
          <w:i/>
          <w:highlight w:val="green"/>
        </w:rPr>
        <w:t>…</w:t>
      </w:r>
      <w:r w:rsidR="000171CD">
        <w:rPr>
          <w:i/>
        </w:rPr>
        <w:t>Lista używanych statusów obiektów</w:t>
      </w:r>
    </w:p>
    <w:p w:rsidR="001955C6" w:rsidRPr="00073C2B" w:rsidRDefault="001955C6" w:rsidP="00073C2B">
      <w:pPr>
        <w:pStyle w:val="NormalnyIn"/>
      </w:pPr>
      <w:r w:rsidRPr="00073C2B">
        <w:t>Dodatkowo</w:t>
      </w:r>
      <w:r w:rsidR="003E02C1">
        <w:t>,</w:t>
      </w:r>
      <w:r w:rsidRPr="00073C2B">
        <w:t xml:space="preserve"> stworzyłem mechanizm </w:t>
      </w:r>
      <w:r w:rsidR="009A7986" w:rsidRPr="00073C2B">
        <w:t xml:space="preserve">obejmujący tabelę </w:t>
      </w:r>
      <w:proofErr w:type="spellStart"/>
      <w:r w:rsidR="009A7986" w:rsidRPr="003E02C1">
        <w:rPr>
          <w:i/>
        </w:rPr>
        <w:t>events</w:t>
      </w:r>
      <w:proofErr w:type="spellEnd"/>
      <w:r w:rsidR="009A7986" w:rsidRPr="00073C2B">
        <w:t>, niepozwalający na zamieszczenie w</w:t>
      </w:r>
      <w:r w:rsidR="00073C2B" w:rsidRPr="00073C2B">
        <w:t xml:space="preserve"> niej dwóch wpisów z tym samym </w:t>
      </w:r>
      <w:proofErr w:type="spellStart"/>
      <w:r w:rsidR="00073C2B" w:rsidRPr="00073C2B">
        <w:t>TAG_</w:t>
      </w:r>
      <w:r w:rsidR="009A7986" w:rsidRPr="00073C2B">
        <w:t>ID</w:t>
      </w:r>
      <w:proofErr w:type="spellEnd"/>
      <w:r w:rsidR="009A7986" w:rsidRPr="00073C2B">
        <w:t xml:space="preserve"> </w:t>
      </w:r>
      <w:r w:rsidR="00073C2B" w:rsidRPr="00073C2B">
        <w:t xml:space="preserve">będących </w:t>
      </w:r>
      <w:r w:rsidR="009A7986" w:rsidRPr="00073C2B">
        <w:t xml:space="preserve">w statusie </w:t>
      </w:r>
      <w:proofErr w:type="spellStart"/>
      <w:ins w:id="1053" w:author="Sebastian Łuczak" w:date="2011-09-01T00:39:00Z">
        <w:r w:rsidR="00E81751">
          <w:t>EVENT_STATUS_STARTED</w:t>
        </w:r>
        <w:proofErr w:type="spellEnd"/>
        <w:r w:rsidR="00E81751" w:rsidRPr="00073C2B">
          <w:t xml:space="preserve"> lub </w:t>
        </w:r>
        <w:proofErr w:type="spellStart"/>
        <w:r w:rsidR="00E81751">
          <w:t>EVENT_STATUS_CREATED</w:t>
        </w:r>
      </w:ins>
      <w:proofErr w:type="spellEnd"/>
      <w:del w:id="1054" w:author="Sebastian Łuczak" w:date="2011-09-01T00:39:00Z">
        <w:r w:rsidR="009A7986" w:rsidRPr="00073C2B" w:rsidDel="00E81751">
          <w:delText>started lub created</w:delText>
        </w:r>
      </w:del>
      <w:r w:rsidR="009A7986" w:rsidRPr="00073C2B">
        <w:t>. Poniż</w:t>
      </w:r>
      <w:r w:rsidR="003E02C1">
        <w:t>sz</w:t>
      </w:r>
      <w:r w:rsidR="009A7986" w:rsidRPr="00073C2B">
        <w:t>y diagram pokazuje jakie sytuacje nie mogą mieć miejsca:</w:t>
      </w:r>
    </w:p>
    <w:p w:rsidR="009A7986" w:rsidRDefault="009A7986" w:rsidP="00073C2B"/>
    <w:tbl>
      <w:tblPr>
        <w:tblStyle w:val="Jasnalistaakcent11"/>
        <w:tblW w:w="0" w:type="auto"/>
        <w:jc w:val="center"/>
        <w:tblLook w:val="04A0"/>
      </w:tblPr>
      <w:tblGrid>
        <w:gridCol w:w="1810"/>
        <w:gridCol w:w="3943"/>
        <w:gridCol w:w="1027"/>
      </w:tblGrid>
      <w:tr w:rsidR="009A7986" w:rsidTr="00073C2B">
        <w:trPr>
          <w:cnfStyle w:val="100000000000"/>
          <w:jc w:val="center"/>
        </w:trPr>
        <w:tc>
          <w:tcPr>
            <w:cnfStyle w:val="001000000000"/>
            <w:tcW w:w="1810" w:type="dxa"/>
            <w:tcBorders>
              <w:bottom w:val="single" w:sz="8" w:space="0" w:color="4F81BD" w:themeColor="accent1"/>
            </w:tcBorders>
          </w:tcPr>
          <w:p w:rsidR="009A7986" w:rsidRDefault="009A7986" w:rsidP="00073C2B">
            <w:proofErr w:type="spellStart"/>
            <w:r>
              <w:t>TAG_ID</w:t>
            </w:r>
            <w:proofErr w:type="spellEnd"/>
          </w:p>
        </w:tc>
        <w:tc>
          <w:tcPr>
            <w:tcW w:w="3943" w:type="dxa"/>
            <w:tcBorders>
              <w:bottom w:val="single" w:sz="8" w:space="0" w:color="4F81BD" w:themeColor="accent1"/>
            </w:tcBorders>
          </w:tcPr>
          <w:p w:rsidR="009A7986" w:rsidRDefault="009A7986" w:rsidP="00073C2B">
            <w:pPr>
              <w:cnfStyle w:val="100000000000"/>
            </w:pPr>
            <w:r>
              <w:t>STATUS</w:t>
            </w:r>
          </w:p>
        </w:tc>
        <w:tc>
          <w:tcPr>
            <w:tcW w:w="1027" w:type="dxa"/>
            <w:tcBorders>
              <w:bottom w:val="single" w:sz="8" w:space="0" w:color="4F81BD" w:themeColor="accent1"/>
            </w:tcBorders>
          </w:tcPr>
          <w:p w:rsidR="009A7986" w:rsidRDefault="009A7986" w:rsidP="00073C2B">
            <w:pPr>
              <w:cnfStyle w:val="100000000000"/>
            </w:pPr>
          </w:p>
        </w:tc>
      </w:tr>
      <w:tr w:rsidR="009A7986" w:rsidTr="00073C2B">
        <w:trPr>
          <w:cnfStyle w:val="000000100000"/>
          <w:jc w:val="center"/>
        </w:trPr>
        <w:tc>
          <w:tcPr>
            <w:cnfStyle w:val="001000000000"/>
            <w:tcW w:w="1810" w:type="dxa"/>
            <w:tcBorders>
              <w:bottom w:val="single" w:sz="4" w:space="0" w:color="auto"/>
              <w:right w:val="single" w:sz="4" w:space="0" w:color="auto"/>
            </w:tcBorders>
          </w:tcPr>
          <w:p w:rsidR="009A7986" w:rsidRDefault="009A7986" w:rsidP="00073C2B">
            <w:proofErr w:type="spellStart"/>
            <w:r>
              <w:t>Abc</w:t>
            </w:r>
            <w:proofErr w:type="spellEnd"/>
          </w:p>
        </w:tc>
        <w:tc>
          <w:tcPr>
            <w:tcW w:w="3943" w:type="dxa"/>
            <w:tcBorders>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EVENT_STATUS_CREATED</w:t>
            </w:r>
            <w:proofErr w:type="spellEnd"/>
          </w:p>
        </w:tc>
        <w:tc>
          <w:tcPr>
            <w:tcW w:w="1027" w:type="dxa"/>
            <w:tcBorders>
              <w:left w:val="single" w:sz="4" w:space="0" w:color="auto"/>
              <w:bottom w:val="single" w:sz="4" w:space="0" w:color="auto"/>
            </w:tcBorders>
          </w:tcPr>
          <w:p w:rsidR="009A7986" w:rsidRDefault="009A7986" w:rsidP="00073C2B">
            <w:pPr>
              <w:cnfStyle w:val="000000100000"/>
            </w:pPr>
            <w:r>
              <w:rPr>
                <w:noProof/>
                <w:lang w:eastAsia="pl-PL"/>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5"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EVENT_STATUS_STARTED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5"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EVENT_STATUS_FINISHED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5"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073C2B" w:rsidP="00073C2B">
            <w:proofErr w:type="spellStart"/>
            <w:r>
              <w:t>A</w:t>
            </w:r>
            <w:r w:rsidR="009A7986">
              <w:t>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EVENT_STATUS_FINISHED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5"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EVENT_STATUS_CLOSED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5"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EVENT_STATUS_CLOSED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5"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EVENT_STATUS_CREATED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6" cstate="print"/>
                          <a:stretch>
                            <a:fillRect/>
                          </a:stretch>
                        </pic:blipFill>
                        <pic:spPr>
                          <a:xfrm>
                            <a:off x="0" y="0"/>
                            <a:ext cx="171450" cy="171450"/>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8" w:space="0" w:color="4F81BD" w:themeColor="accent1"/>
              <w:right w:val="single" w:sz="4" w:space="0" w:color="auto"/>
            </w:tcBorders>
          </w:tcPr>
          <w:p w:rsidR="009A7986" w:rsidRDefault="009A7986" w:rsidP="00073C2B">
            <w:commentRangeStart w:id="1055"/>
            <w:proofErr w:type="spellStart"/>
            <w:r>
              <w:t>Abc</w:t>
            </w:r>
            <w:proofErr w:type="spellEnd"/>
          </w:p>
        </w:tc>
        <w:tc>
          <w:tcPr>
            <w:tcW w:w="3943" w:type="dxa"/>
            <w:tcBorders>
              <w:top w:val="single" w:sz="4" w:space="0" w:color="auto"/>
              <w:left w:val="single" w:sz="4" w:space="0" w:color="auto"/>
              <w:bottom w:val="single" w:sz="8" w:space="0" w:color="4F81BD" w:themeColor="accent1"/>
              <w:right w:val="single" w:sz="4" w:space="0" w:color="auto"/>
            </w:tcBorders>
          </w:tcPr>
          <w:p w:rsidR="009A7986" w:rsidRDefault="009A7986" w:rsidP="00073C2B">
            <w:pPr>
              <w:cnfStyle w:val="000000000000"/>
            </w:pPr>
            <w:proofErr w:type="spellStart"/>
            <w:r>
              <w:t>EVENT_STATUS_STARTED</w:t>
            </w:r>
            <w:proofErr w:type="spellEnd"/>
          </w:p>
        </w:tc>
        <w:tc>
          <w:tcPr>
            <w:tcW w:w="1027" w:type="dxa"/>
            <w:tcBorders>
              <w:top w:val="single" w:sz="4" w:space="0" w:color="auto"/>
              <w:left w:val="single" w:sz="4" w:space="0" w:color="auto"/>
              <w:bottom w:val="single" w:sz="8" w:space="0" w:color="4F81BD" w:themeColor="accent1"/>
            </w:tcBorders>
          </w:tcPr>
          <w:p w:rsidR="009A7986" w:rsidRDefault="009A7986" w:rsidP="00073C2B">
            <w:pPr>
              <w:cnfStyle w:val="000000000000"/>
            </w:pPr>
            <w:r w:rsidRPr="009A7986">
              <w:rPr>
                <w:noProof/>
                <w:lang w:eastAsia="pl-PL"/>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6" cstate="print"/>
                          <a:stretch>
                            <a:fillRect/>
                          </a:stretch>
                        </pic:blipFill>
                        <pic:spPr>
                          <a:xfrm>
                            <a:off x="0" y="0"/>
                            <a:ext cx="171450" cy="171450"/>
                          </a:xfrm>
                          <a:prstGeom prst="rect">
                            <a:avLst/>
                          </a:prstGeom>
                        </pic:spPr>
                      </pic:pic>
                    </a:graphicData>
                  </a:graphic>
                </wp:inline>
              </w:drawing>
            </w:r>
            <w:commentRangeEnd w:id="1055"/>
            <w:r w:rsidR="00E438ED">
              <w:rPr>
                <w:rStyle w:val="Odwoaniedokomentarza"/>
              </w:rPr>
              <w:commentReference w:id="1055"/>
            </w:r>
          </w:p>
        </w:tc>
      </w:tr>
    </w:tbl>
    <w:p w:rsidR="000171CD" w:rsidRDefault="000171CD" w:rsidP="000171CD">
      <w:pPr>
        <w:pStyle w:val="NormalnyIn"/>
        <w:jc w:val="center"/>
        <w:rPr>
          <w:i/>
        </w:rPr>
      </w:pPr>
      <w:r w:rsidRPr="000171CD">
        <w:rPr>
          <w:i/>
        </w:rPr>
        <w:t xml:space="preserve">Tabela </w:t>
      </w:r>
      <w:r w:rsidRPr="000171CD">
        <w:rPr>
          <w:i/>
          <w:highlight w:val="green"/>
        </w:rPr>
        <w:t>…</w:t>
      </w:r>
      <w:r>
        <w:rPr>
          <w:i/>
        </w:rPr>
        <w:t xml:space="preserve"> Przedstawienie mechanizmu integralności danych</w:t>
      </w:r>
    </w:p>
    <w:p w:rsidR="00C271CD" w:rsidRDefault="00C271CD">
      <w:pPr>
        <w:jc w:val="left"/>
        <w:rPr>
          <w:rFonts w:ascii="Times New Roman" w:eastAsia="Times New Roman" w:hAnsi="Times New Roman"/>
          <w:color w:val="00B050"/>
          <w:sz w:val="24"/>
          <w:szCs w:val="24"/>
          <w:lang w:eastAsia="pl-PL"/>
        </w:rPr>
      </w:pPr>
      <w:r>
        <w:rPr>
          <w:color w:val="00B050"/>
        </w:rPr>
        <w:lastRenderedPageBreak/>
        <w:br w:type="page"/>
      </w:r>
    </w:p>
    <w:p w:rsidR="00C271CD" w:rsidRPr="00C271CD" w:rsidRDefault="00C271CD" w:rsidP="00C271CD">
      <w:pPr>
        <w:pStyle w:val="NormalnyIn"/>
        <w:ind w:firstLine="0"/>
      </w:pPr>
      <w:r w:rsidRPr="00C271CD">
        <w:lastRenderedPageBreak/>
        <w:t xml:space="preserve">Poniżej zamieszczam kod źródłowy SQL tworzący opisany przed chwilą mechanizm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event_created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'EVENT_STATUS_CREATED'THEN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rPr>
          <w:rFonts w:ascii="Courier New" w:hAnsi="Courier New" w:cs="Courier New"/>
          <w:sz w:val="22"/>
          <w:szCs w:val="22"/>
          <w:lang w:val="en-US"/>
        </w:rPr>
      </w:pP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event_started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'EVENT_STATUS_STARTED' 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jc w:val="center"/>
        <w:rPr>
          <w:i/>
        </w:rPr>
      </w:pPr>
      <w:proofErr w:type="spellStart"/>
      <w:r w:rsidRPr="00C271CD">
        <w:rPr>
          <w:i/>
          <w:lang w:val="en-US"/>
        </w:rPr>
        <w:t>Kod</w:t>
      </w:r>
      <w:proofErr w:type="spellEnd"/>
      <w:r w:rsidRPr="00C271CD">
        <w:rPr>
          <w:i/>
          <w:lang w:val="en-US"/>
        </w:rPr>
        <w:t xml:space="preserve"> </w:t>
      </w:r>
      <w:proofErr w:type="spellStart"/>
      <w:r w:rsidRPr="00C271CD">
        <w:rPr>
          <w:i/>
          <w:lang w:val="en-US"/>
        </w:rPr>
        <w:t>źródłowy</w:t>
      </w:r>
      <w:proofErr w:type="spellEnd"/>
      <w:r w:rsidRPr="00C271CD">
        <w:rPr>
          <w:i/>
          <w:lang w:val="en-US"/>
        </w:rPr>
        <w:t xml:space="preserve"> … </w:t>
      </w:r>
      <w:r w:rsidRPr="00C271CD">
        <w:rPr>
          <w:i/>
        </w:rPr>
        <w:t>Zapewnienie poprawności magazynowanych zdarzeń</w:t>
      </w:r>
    </w:p>
    <w:p w:rsidR="00073C2B" w:rsidRPr="00C271CD" w:rsidRDefault="00073C2B" w:rsidP="00E7232E">
      <w:pPr>
        <w:pStyle w:val="NormalnyIn"/>
        <w:ind w:firstLine="0"/>
      </w:pPr>
    </w:p>
    <w:p w:rsidR="00E35B76" w:rsidRPr="009A7986" w:rsidRDefault="00073C2B" w:rsidP="005C08E1">
      <w:pPr>
        <w:pStyle w:val="Nagwek3"/>
      </w:pPr>
      <w:bookmarkStart w:id="1056" w:name="_Toc302669657"/>
      <w:r>
        <w:t>Wyzwalacze i sekwencje</w:t>
      </w:r>
      <w:bookmarkEnd w:id="1056"/>
    </w:p>
    <w:p w:rsidR="00073C2B" w:rsidRDefault="00073C2B" w:rsidP="0082106B">
      <w:pPr>
        <w:pStyle w:val="NormalnyIn"/>
        <w:ind w:firstLine="0"/>
      </w:pPr>
      <w:r>
        <w:t xml:space="preserve">W celu zapewnienia unikalności kluczy głównych stworzyłem dla każdej tabeli wyzwalacz (ang. </w:t>
      </w:r>
      <w:proofErr w:type="spellStart"/>
      <w:r>
        <w:t>Trigger</w:t>
      </w:r>
      <w:proofErr w:type="spellEnd"/>
      <w:r>
        <w:t xml:space="preserve"> ) oraz sekwencję które mają na celu zadbanie o generowanie pól ID. </w:t>
      </w:r>
    </w:p>
    <w:p w:rsidR="00073C2B" w:rsidRDefault="00073C2B" w:rsidP="00073C2B">
      <w:pPr>
        <w:pStyle w:val="NormalnyIn"/>
      </w:pPr>
      <w:r>
        <w:t xml:space="preserve">Poniżej </w:t>
      </w:r>
      <w:r w:rsidR="003E02C1">
        <w:t>przedstawiam</w:t>
      </w:r>
      <w:r>
        <w:t xml:space="preserve"> przykładowy kod sekwencji oraz wyzwalacza :</w:t>
      </w:r>
    </w:p>
    <w:p w:rsidR="00073C2B" w:rsidRPr="00073C2B" w:rsidRDefault="00073C2B" w:rsidP="00073C2B">
      <w:pPr>
        <w:pStyle w:val="NormalnyIn"/>
        <w:rPr>
          <w:rFonts w:ascii="Courier New" w:hAnsi="Courier New" w:cs="Courier New"/>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sequence </w:t>
      </w:r>
      <w:proofErr w:type="spellStart"/>
      <w:r w:rsidRPr="00245935">
        <w:rPr>
          <w:rFonts w:ascii="Courier New" w:hAnsi="Courier New" w:cs="Courier New"/>
          <w:sz w:val="22"/>
          <w:szCs w:val="22"/>
          <w:lang w:val="en-US"/>
        </w:rPr>
        <w:t>events_id_seq</w:t>
      </w:r>
      <w:proofErr w:type="spellEnd"/>
      <w:r w:rsidRPr="00245935">
        <w:rPr>
          <w:rFonts w:ascii="Courier New" w:hAnsi="Courier New" w:cs="Courier New"/>
          <w:sz w:val="22"/>
          <w:szCs w:val="22"/>
          <w:lang w:val="en-US"/>
        </w:rPr>
        <w:t xml:space="preserve"> start with 1 increment by 1;</w:t>
      </w:r>
    </w:p>
    <w:p w:rsidR="00073C2B" w:rsidRPr="00245935" w:rsidRDefault="00073C2B" w:rsidP="00073C2B">
      <w:pPr>
        <w:pStyle w:val="NormalnyIn"/>
        <w:rPr>
          <w:rFonts w:ascii="Courier New" w:hAnsi="Courier New" w:cs="Courier New"/>
          <w:sz w:val="22"/>
          <w:szCs w:val="22"/>
          <w:lang w:val="en-US"/>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or replace trigger </w:t>
      </w:r>
      <w:proofErr w:type="spellStart"/>
      <w:r w:rsidRPr="00245935">
        <w:rPr>
          <w:rFonts w:ascii="Courier New" w:hAnsi="Courier New" w:cs="Courier New"/>
          <w:sz w:val="22"/>
          <w:szCs w:val="22"/>
          <w:lang w:val="en-US"/>
        </w:rPr>
        <w:t>events_insert</w:t>
      </w:r>
      <w:proofErr w:type="spellEnd"/>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before insert on events</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for each row</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begin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if :new.id is null then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select </w:t>
      </w:r>
      <w:proofErr w:type="spellStart"/>
      <w:r w:rsidRPr="00245935">
        <w:rPr>
          <w:rFonts w:ascii="Courier New" w:hAnsi="Courier New" w:cs="Courier New"/>
          <w:sz w:val="22"/>
          <w:szCs w:val="22"/>
          <w:lang w:val="en-US"/>
        </w:rPr>
        <w:t>events_id_seq.nextval</w:t>
      </w:r>
      <w:proofErr w:type="spellEnd"/>
      <w:r w:rsidRPr="00245935">
        <w:rPr>
          <w:rFonts w:ascii="Courier New" w:hAnsi="Courier New" w:cs="Courier New"/>
          <w:sz w:val="22"/>
          <w:szCs w:val="22"/>
          <w:lang w:val="en-US"/>
        </w:rPr>
        <w:t xml:space="preserve"> into :new.id from dual;</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 if;</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w:t>
      </w:r>
    </w:p>
    <w:p w:rsidR="00E35B76" w:rsidRPr="00255736" w:rsidRDefault="00255736" w:rsidP="00255736">
      <w:pPr>
        <w:jc w:val="center"/>
        <w:rPr>
          <w:rFonts w:ascii="Times New Roman" w:hAnsi="Times New Roman"/>
          <w:i/>
          <w:sz w:val="24"/>
          <w:szCs w:val="24"/>
        </w:rPr>
      </w:pPr>
      <w:proofErr w:type="spellStart"/>
      <w:r w:rsidRPr="00263D19">
        <w:rPr>
          <w:rFonts w:ascii="Times New Roman" w:hAnsi="Times New Roman"/>
          <w:i/>
          <w:sz w:val="24"/>
          <w:szCs w:val="24"/>
          <w:lang w:val="en-US"/>
        </w:rPr>
        <w:t>Kod</w:t>
      </w:r>
      <w:proofErr w:type="spellEnd"/>
      <w:r w:rsidRPr="00263D19">
        <w:rPr>
          <w:rFonts w:ascii="Times New Roman" w:hAnsi="Times New Roman"/>
          <w:i/>
          <w:sz w:val="24"/>
          <w:szCs w:val="24"/>
          <w:lang w:val="en-US"/>
        </w:rPr>
        <w:t xml:space="preserve"> </w:t>
      </w:r>
      <w:proofErr w:type="spellStart"/>
      <w:r w:rsidRPr="00263D19">
        <w:rPr>
          <w:rFonts w:ascii="Times New Roman" w:hAnsi="Times New Roman"/>
          <w:i/>
          <w:sz w:val="24"/>
          <w:szCs w:val="24"/>
          <w:lang w:val="en-US"/>
        </w:rPr>
        <w:t>źródłowy</w:t>
      </w:r>
      <w:proofErr w:type="spellEnd"/>
      <w:r w:rsidRPr="00263D19">
        <w:rPr>
          <w:rFonts w:ascii="Times New Roman" w:hAnsi="Times New Roman"/>
          <w:i/>
          <w:sz w:val="24"/>
          <w:szCs w:val="24"/>
          <w:lang w:val="en-US"/>
        </w:rPr>
        <w:t xml:space="preserve"> </w:t>
      </w:r>
      <w:r w:rsidRPr="00263D19">
        <w:rPr>
          <w:rFonts w:ascii="Times New Roman" w:hAnsi="Times New Roman"/>
          <w:i/>
          <w:sz w:val="24"/>
          <w:szCs w:val="24"/>
          <w:highlight w:val="green"/>
          <w:lang w:val="en-US"/>
        </w:rPr>
        <w:t>…</w:t>
      </w:r>
      <w:r w:rsidRPr="00263D19">
        <w:rPr>
          <w:rFonts w:ascii="Times New Roman" w:hAnsi="Times New Roman"/>
          <w:i/>
          <w:sz w:val="24"/>
          <w:szCs w:val="24"/>
          <w:lang w:val="en-US"/>
        </w:rPr>
        <w:t xml:space="preserve"> </w:t>
      </w:r>
      <w:r w:rsidRPr="00255736">
        <w:rPr>
          <w:rFonts w:ascii="Times New Roman" w:hAnsi="Times New Roman"/>
          <w:i/>
          <w:sz w:val="24"/>
          <w:szCs w:val="24"/>
        </w:rPr>
        <w:t xml:space="preserve">Przykład wyzwalacza oraz sekwencji tabeli </w:t>
      </w:r>
      <w:proofErr w:type="spellStart"/>
      <w:r w:rsidRPr="00255736">
        <w:rPr>
          <w:rFonts w:ascii="Times New Roman" w:hAnsi="Times New Roman"/>
          <w:i/>
          <w:sz w:val="24"/>
          <w:szCs w:val="24"/>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1057" w:name="_Toc302669658"/>
      <w:r w:rsidRPr="00263D19">
        <w:lastRenderedPageBreak/>
        <w:t>Opis usługi sieciowej – Web Service</w:t>
      </w:r>
      <w:bookmarkEnd w:id="1057"/>
    </w:p>
    <w:p w:rsidR="00EA1D0C" w:rsidRDefault="00EA1D0C" w:rsidP="00EA1D0C">
      <w:pPr>
        <w:pStyle w:val="Nagwek3"/>
      </w:pPr>
      <w:bookmarkStart w:id="1058" w:name="_Toc302669659"/>
      <w:r>
        <w:t>Cel powstania</w:t>
      </w:r>
      <w:bookmarkEnd w:id="1058"/>
    </w:p>
    <w:p w:rsidR="00EA1D0C" w:rsidRPr="00F039EA" w:rsidRDefault="00F039EA" w:rsidP="00F039EA">
      <w:pPr>
        <w:pStyle w:val="NormalnyIn"/>
        <w:ind w:firstLine="0"/>
      </w:pPr>
      <w:r w:rsidRPr="00F039EA">
        <w:t xml:space="preserve">Usługa sieciowa jest elementem zapewniającym komunikację pomiędzy </w:t>
      </w:r>
      <w:ins w:id="1059" w:author="Sebastian Łuczak" w:date="2011-08-31T23:22:00Z">
        <w:r w:rsidR="00B6661E" w:rsidRPr="00F039EA">
          <w:t xml:space="preserve">zainstalowanymi na telefonach komórkowych </w:t>
        </w:r>
      </w:ins>
      <w:r w:rsidRPr="00F039EA">
        <w:t xml:space="preserve">aplikacjami mobilnymi </w:t>
      </w:r>
      <w:del w:id="1060" w:author="Sebastian Łuczak" w:date="2011-08-31T23:22:00Z">
        <w:r w:rsidRPr="00F039EA" w:rsidDel="00B6661E">
          <w:delText xml:space="preserve">zainstalowanymi na telefonach komórkowych </w:delText>
        </w:r>
      </w:del>
      <w:r w:rsidRPr="00F039EA">
        <w:t xml:space="preserve">a bazą danych i dalszymi partiami systemu. </w:t>
      </w:r>
    </w:p>
    <w:p w:rsidR="00EA1D0C" w:rsidRPr="00EA1D0C" w:rsidRDefault="00EA1D0C" w:rsidP="00EA1D0C">
      <w:pPr>
        <w:pStyle w:val="Nagwek3"/>
      </w:pPr>
      <w:bookmarkStart w:id="1061" w:name="_Toc302669660"/>
      <w:r>
        <w:t>Szczegóły implementacyjne</w:t>
      </w:r>
      <w:bookmarkEnd w:id="1061"/>
    </w:p>
    <w:p w:rsidR="00764D0D" w:rsidRDefault="00764D0D" w:rsidP="0082106B">
      <w:pPr>
        <w:pStyle w:val="NormalnyIn"/>
        <w:ind w:firstLine="0"/>
      </w:pPr>
      <w:r>
        <w:t>Stworzona przeze mnie 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1062" w:author="Sebastian Łuczak" w:date="2011-08-31T23:22:00Z">
        <w:r w:rsidR="00B6661E">
          <w:t>e</w:t>
        </w:r>
      </w:ins>
      <w:del w:id="1063" w:author="Sebastian Łuczak" w:date="2011-08-31T23:22:00Z">
        <w:r w:rsidDel="00B6661E">
          <w:delText>onalności</w:delText>
        </w:r>
      </w:del>
      <w:r>
        <w:t xml:space="preserve"> pozwalające kolejno na :</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1064" w:author="Sebastian Łuczak" w:date="2011-08-31T23:22:00Z">
        <w:r w:rsidDel="00B6661E">
          <w:delText xml:space="preserve">aplikacje </w:delText>
        </w:r>
      </w:del>
      <w:ins w:id="1065"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1066" w:author="Sebastian Łuczak" w:date="2011-08-31T23:22:00Z">
        <w:r w:rsidDel="00B6661E">
          <w:delText>Tagu</w:delText>
        </w:r>
      </w:del>
      <w:ins w:id="1067"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1068"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Data Access </w:t>
      </w:r>
      <w:proofErr w:type="spellStart"/>
      <w: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zawierających się </w:t>
      </w:r>
      <w:del w:id="1069" w:author="Sebastian Łuczak" w:date="2011-08-31T23:22:00Z">
        <w:r w:rsidR="006C7C39" w:rsidDel="00B6661E">
          <w:delText xml:space="preserve">z </w:delText>
        </w:r>
      </w:del>
      <w:ins w:id="1070" w:author="Sebastian Łuczak" w:date="2011-08-31T23:22:00Z">
        <w:r w:rsidR="00B6661E">
          <w:t xml:space="preserve">w </w:t>
        </w:r>
      </w:ins>
      <w:r w:rsidR="006C7C39">
        <w:t xml:space="preserve">module </w:t>
      </w:r>
      <w:proofErr w:type="spellStart"/>
      <w:r w:rsidR="006C7C39">
        <w:t>Entity</w:t>
      </w:r>
      <w:proofErr w:type="spellEnd"/>
      <w:r>
        <w:t xml:space="preserve"> 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3E2875" w:rsidRDefault="00C6569D">
      <w:pPr>
        <w:pStyle w:val="NormalnyIn"/>
        <w:pPrChange w:id="1071" w:author="Sebastian Łuczak" w:date="2011-09-01T00:41:00Z">
          <w:pPr>
            <w:pStyle w:val="NormalnyIn"/>
            <w:ind w:firstLine="0"/>
          </w:pPr>
        </w:pPrChange>
      </w:pPr>
      <w:ins w:id="1072" w:author="Sebastian Łuczak" w:date="2011-09-01T00:41:00Z">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Widzimy na nim w jaki sposób nazwy pół, oraz ich typy są mapowane na nazwy kolumn z encji bazy danych. Kolejną istotnym elementem tego pliku jest zaznaczenie w jaki </w:t>
        </w:r>
        <w:r>
          <w:lastRenderedPageBreak/>
          <w:t xml:space="preserve">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ins>
    </w:p>
    <w:p w:rsidR="00F039EA" w:rsidRDefault="00F039EA" w:rsidP="00F039EA">
      <w:pPr>
        <w:pStyle w:val="NormalnyIn"/>
        <w:ind w:firstLine="0"/>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&lt;?xml version=</w:t>
      </w:r>
      <w:r w:rsidRPr="00F039EA">
        <w:rPr>
          <w:rFonts w:ascii="Courier New" w:hAnsi="Courier New" w:cs="Courier New"/>
          <w:i/>
          <w:iCs/>
          <w:lang w:val="en-US" w:eastAsia="pl-PL"/>
        </w:rPr>
        <w:t>"1.0"</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&lt;!DOCTYPE hibernate-mapping PUBLIC "-//Hibernate/Hibernate Mapping DTD 3.0//EN"</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"http://hibernate.sourceforge.net/hibernate-mapping-3.0.dtd"&gt;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&lt;!-- Generated 2011-06-22 19:16:38 by </w:t>
      </w:r>
      <w:r w:rsidRPr="00F039EA">
        <w:rPr>
          <w:rFonts w:ascii="Courier New" w:hAnsi="Courier New" w:cs="Courier New"/>
          <w:u w:val="single"/>
          <w:lang w:val="en-US" w:eastAsia="pl-PL"/>
        </w:rPr>
        <w:t>Hibernate</w:t>
      </w:r>
      <w:r w:rsidRPr="00F039EA">
        <w:rPr>
          <w:rFonts w:ascii="Courier New" w:hAnsi="Courier New" w:cs="Courier New"/>
          <w:lang w:val="en-US" w:eastAsia="pl-PL"/>
        </w:rPr>
        <w:t xml:space="preserve"> Tools 3.4.0.CR1 --&gt;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db.entity.CUsers</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table=</w:t>
      </w:r>
      <w:r w:rsidRPr="00F039EA">
        <w:rPr>
          <w:rFonts w:ascii="Courier New" w:hAnsi="Courier New" w:cs="Courier New"/>
          <w:i/>
          <w:iCs/>
          <w:lang w:val="en-US" w:eastAsia="pl-PL"/>
        </w:rPr>
        <w:t>"USERS"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 name=</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"long"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 class=</w:t>
      </w:r>
      <w:r w:rsidRPr="00F039EA">
        <w:rPr>
          <w:rFonts w:ascii="Courier New" w:hAnsi="Courier New" w:cs="Courier New"/>
          <w:i/>
          <w:iCs/>
          <w:lang w:val="en-US" w:eastAsia="pl-PL"/>
        </w:rPr>
        <w:t>"sequence"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 xml:space="preserve"> name=</w:t>
      </w:r>
      <w:r w:rsidRPr="00F039EA">
        <w:rPr>
          <w:rFonts w:ascii="Courier New" w:hAnsi="Courier New" w:cs="Courier New"/>
          <w:i/>
          <w:iCs/>
          <w:lang w:val="en-US" w:eastAsia="pl-PL"/>
        </w:rPr>
        <w:t>"sequence"</w:t>
      </w:r>
      <w:r w:rsidRPr="00F039EA">
        <w:rPr>
          <w:rFonts w:ascii="Courier New" w:hAnsi="Courier New" w:cs="Courier New"/>
          <w:lang w:val="en-US" w:eastAsia="pl-PL"/>
        </w:rPr>
        <w:t>&gt;</w:t>
      </w:r>
      <w:proofErr w:type="spellStart"/>
      <w:r w:rsidRPr="00F039EA">
        <w:rPr>
          <w:rFonts w:ascii="Courier New" w:hAnsi="Courier New" w:cs="Courier New"/>
          <w:lang w:val="en-US" w:eastAsia="pl-PL"/>
        </w:rPr>
        <w:t>users_id_seq</w:t>
      </w:r>
      <w:proofErr w:type="spellEnd"/>
      <w:r w:rsidRPr="00F039EA">
        <w:rPr>
          <w:rFonts w:ascii="Courier New" w:hAnsi="Courier New" w:cs="Courier New"/>
          <w:lang w:val="en-US" w:eastAsia="pl-PL"/>
        </w:rPr>
        <w:t>&lt;/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&lt;/id&gt;</w:t>
      </w:r>
    </w:p>
    <w:p w:rsidR="00F039EA" w:rsidRPr="00F039EA" w:rsidRDefault="00F039EA" w:rsidP="00F039EA">
      <w:pPr>
        <w:autoSpaceDE w:val="0"/>
        <w:autoSpaceDN w:val="0"/>
        <w:adjustRightInd w:val="0"/>
        <w:jc w:val="left"/>
        <w:rPr>
          <w:rFonts w:ascii="Courier New" w:hAnsi="Courier New" w:cs="Courier New"/>
          <w:lang w:val="en-US" w:eastAsia="pl-PL"/>
        </w:rPr>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userName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"USER_NAME"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userPassword</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"USER_PASS"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creationDate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java.sql.Timestamp</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"USER_CREATION_DATE"</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generated=</w:t>
      </w:r>
      <w:r w:rsidRPr="00F039EA">
        <w:rPr>
          <w:rFonts w:ascii="Courier New" w:hAnsi="Courier New" w:cs="Courier New"/>
          <w:i/>
          <w:iCs/>
          <w:lang w:val="en-US" w:eastAsia="pl-PL"/>
        </w:rPr>
        <w:t>"never"</w:t>
      </w:r>
      <w:r w:rsidRPr="00F039EA">
        <w:rPr>
          <w:rFonts w:ascii="Courier New" w:hAnsi="Courier New" w:cs="Courier New"/>
          <w:lang w:val="en-US" w:eastAsia="pl-PL"/>
        </w:rPr>
        <w:t xml:space="preserve"> lazy=</w:t>
      </w:r>
      <w:r w:rsidRPr="00F039EA">
        <w:rPr>
          <w:rFonts w:ascii="Courier New" w:hAnsi="Courier New" w:cs="Courier New"/>
          <w:i/>
          <w:iCs/>
          <w:lang w:val="en-US" w:eastAsia="pl-PL"/>
        </w:rPr>
        <w:t>"false"</w:t>
      </w:r>
      <w:r w:rsidRPr="00F039EA">
        <w:rPr>
          <w:rFonts w:ascii="Courier New" w:hAnsi="Courier New" w:cs="Courier New"/>
          <w:lang w:val="en-US" w:eastAsia="pl-PL"/>
        </w:rPr>
        <w:t xml:space="preserve">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isActive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java.lang.Character</w:t>
      </w:r>
      <w:proofErr w:type="spellEnd"/>
      <w:r w:rsidRPr="00F039EA">
        <w:rPr>
          <w:rFonts w:ascii="Courier New" w:hAnsi="Courier New" w:cs="Courier New"/>
          <w:i/>
          <w:iCs/>
          <w:lang w:val="en-US" w:eastAsia="pl-PL"/>
        </w:rPr>
        <w:t>" column="ACTIVE"</w:t>
      </w:r>
      <w:r w:rsidRPr="00F039EA">
        <w:rPr>
          <w:rFonts w:ascii="Courier New" w:hAnsi="Courier New" w:cs="Courier New"/>
          <w:lang w:val="en-US" w:eastAsia="pl-PL"/>
        </w:rPr>
        <w:t xml:space="preserve"> </w:t>
      </w:r>
      <w:proofErr w:type="spellStart"/>
      <w:r w:rsidRPr="00F039EA">
        <w:rPr>
          <w:rFonts w:ascii="Courier New" w:hAnsi="Courier New" w:cs="Courier New"/>
          <w:lang w:val="en-US" w:eastAsia="pl-PL"/>
        </w:rPr>
        <w:t>sql</w:t>
      </w:r>
      <w:proofErr w:type="spellEnd"/>
      <w:r w:rsidRPr="00F039EA">
        <w:rPr>
          <w:rFonts w:ascii="Courier New" w:hAnsi="Courier New" w:cs="Courier New"/>
          <w:lang w:val="en-US" w:eastAsia="pl-PL"/>
        </w:rPr>
        <w:t>-type=</w:t>
      </w:r>
      <w:r w:rsidRPr="00F039EA">
        <w:rPr>
          <w:rFonts w:ascii="Courier New" w:hAnsi="Courier New" w:cs="Courier New"/>
          <w:i/>
          <w:iCs/>
          <w:lang w:val="en-US" w:eastAsia="pl-PL"/>
        </w:rPr>
        <w:t>"CHAR"</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Default="00F039EA" w:rsidP="00F039EA">
      <w:pPr>
        <w:jc w:val="center"/>
        <w:rPr>
          <w:i/>
          <w:sz w:val="24"/>
          <w:szCs w:val="24"/>
        </w:rPr>
      </w:pPr>
      <w:proofErr w:type="spellStart"/>
      <w:r w:rsidRPr="00E70A90">
        <w:rPr>
          <w:i/>
          <w:sz w:val="24"/>
          <w:szCs w:val="24"/>
          <w:lang w:val="en-US"/>
        </w:rPr>
        <w:t>Kod</w:t>
      </w:r>
      <w:proofErr w:type="spellEnd"/>
      <w:r w:rsidRPr="00E70A90">
        <w:rPr>
          <w:i/>
          <w:sz w:val="24"/>
          <w:szCs w:val="24"/>
          <w:lang w:val="en-US"/>
        </w:rPr>
        <w:t xml:space="preserve"> </w:t>
      </w:r>
      <w:proofErr w:type="spellStart"/>
      <w:r w:rsidRPr="00E70A90">
        <w:rPr>
          <w:i/>
          <w:sz w:val="24"/>
          <w:szCs w:val="24"/>
          <w:lang w:val="en-US"/>
        </w:rPr>
        <w:t>źródłowy</w:t>
      </w:r>
      <w:proofErr w:type="spellEnd"/>
      <w:r w:rsidRPr="00E70A90">
        <w:rPr>
          <w:i/>
          <w:sz w:val="24"/>
          <w:szCs w:val="24"/>
          <w:lang w:val="en-US"/>
        </w:rPr>
        <w:t xml:space="preserve"> </w:t>
      </w:r>
      <w:r w:rsidRPr="00E70A90">
        <w:rPr>
          <w:i/>
          <w:sz w:val="24"/>
          <w:szCs w:val="24"/>
          <w:highlight w:val="green"/>
          <w:lang w:val="en-US"/>
        </w:rPr>
        <w:t>…</w:t>
      </w:r>
      <w:r w:rsidRPr="00E70A90">
        <w:rPr>
          <w:i/>
          <w:sz w:val="24"/>
          <w:szCs w:val="24"/>
          <w:lang w:val="en-US"/>
        </w:rPr>
        <w:t xml:space="preserve"> </w:t>
      </w:r>
      <w:r w:rsidRPr="00F039EA">
        <w:rPr>
          <w:i/>
          <w:sz w:val="24"/>
          <w:szCs w:val="24"/>
        </w:rPr>
        <w:t xml:space="preserve">Plik </w:t>
      </w:r>
      <w:proofErr w:type="spellStart"/>
      <w:r w:rsidRPr="00F039EA">
        <w:rPr>
          <w:i/>
          <w:sz w:val="24"/>
          <w:szCs w:val="24"/>
        </w:rPr>
        <w:t>mapowań</w:t>
      </w:r>
      <w:proofErr w:type="spellEnd"/>
      <w:r w:rsidRPr="00F039EA">
        <w:rPr>
          <w:i/>
          <w:sz w:val="24"/>
          <w:szCs w:val="24"/>
        </w:rPr>
        <w:t xml:space="preserve"> </w:t>
      </w:r>
      <w:proofErr w:type="spellStart"/>
      <w:r w:rsidRPr="00F039EA">
        <w:rPr>
          <w:i/>
          <w:sz w:val="24"/>
          <w:szCs w:val="24"/>
        </w:rPr>
        <w:t>hibernate</w:t>
      </w:r>
      <w:proofErr w:type="spellEnd"/>
      <w:r w:rsidRPr="00F039EA">
        <w:rPr>
          <w:i/>
          <w:sz w:val="24"/>
          <w:szCs w:val="24"/>
        </w:rPr>
        <w:t xml:space="preserve"> klasy </w:t>
      </w:r>
      <w:proofErr w:type="spellStart"/>
      <w:r w:rsidRPr="00F039EA">
        <w:rPr>
          <w:i/>
          <w:sz w:val="24"/>
          <w:szCs w:val="24"/>
        </w:rPr>
        <w:t>CUsers</w:t>
      </w:r>
      <w:proofErr w:type="spellEnd"/>
    </w:p>
    <w:p w:rsidR="00F039EA" w:rsidRPr="00F039EA" w:rsidRDefault="00F039EA" w:rsidP="00F039EA">
      <w:pPr>
        <w:jc w:val="center"/>
        <w:rPr>
          <w:i/>
          <w:sz w:val="24"/>
          <w:szCs w:val="24"/>
        </w:rPr>
      </w:pPr>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Pr="00F039EA">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ins w:id="1073" w:author="Sebastian Łuczak" w:date="2011-08-31T23:23:00Z">
        <w:r w:rsidR="00B6661E">
          <w:t>ń</w:t>
        </w:r>
      </w:ins>
      <w:del w:id="1074"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opiszę każdą z wyżej wymienionych wcześniej </w:t>
      </w:r>
      <w:del w:id="1075" w:author="Sebastian Łuczak" w:date="2011-08-31T23:23:00Z">
        <w:r w:rsidDel="00B6661E">
          <w:delText xml:space="preserve">funkcjonalności </w:delText>
        </w:r>
      </w:del>
      <w:ins w:id="1076" w:author="Sebastian Łuczak" w:date="2011-08-31T23:23:00Z">
        <w:r w:rsidR="00B6661E">
          <w:t xml:space="preserve">funkcji </w:t>
        </w:r>
      </w:ins>
      <w:r>
        <w:t xml:space="preserve">a także zaprezentuje przypadki wykorzystania ich w aplikacji. Zostaną także przedstawione algorytmy obsługujące nadchodzące zgłoszenia. </w:t>
      </w:r>
    </w:p>
    <w:p w:rsidR="00F039EA" w:rsidRDefault="00F039EA" w:rsidP="00F039EA">
      <w:pPr>
        <w:pStyle w:val="NormalnyIn"/>
      </w:pPr>
      <w:r>
        <w:tab/>
      </w:r>
    </w:p>
    <w:p w:rsidR="001E4D1A" w:rsidRDefault="001E4D1A" w:rsidP="006C7C39">
      <w:pPr>
        <w:pStyle w:val="NormalnyIn"/>
        <w:ind w:firstLine="0"/>
      </w:pPr>
    </w:p>
    <w:p w:rsidR="005C08E1" w:rsidRDefault="005C08E1">
      <w:pPr>
        <w:jc w:val="left"/>
        <w:rPr>
          <w:rFonts w:ascii="Times New Roman" w:eastAsiaTheme="majorEastAsia" w:hAnsi="Times New Roman" w:cstheme="majorBidi"/>
          <w:b/>
          <w:bCs/>
          <w:sz w:val="24"/>
          <w:szCs w:val="24"/>
          <w:lang w:eastAsia="pl-PL"/>
        </w:rPr>
      </w:pPr>
      <w:r>
        <w:lastRenderedPageBreak/>
        <w:br w:type="page"/>
      </w:r>
    </w:p>
    <w:p w:rsidR="00764D0D" w:rsidRDefault="00764D0D" w:rsidP="0082106B">
      <w:pPr>
        <w:pStyle w:val="Nagwek3"/>
      </w:pPr>
      <w:bookmarkStart w:id="1077" w:name="_Toc302669661"/>
      <w:r>
        <w:lastRenderedPageBreak/>
        <w:t xml:space="preserve">Mechanizm </w:t>
      </w:r>
      <w:r w:rsidR="00223E9B">
        <w:t>u</w:t>
      </w:r>
      <w:r>
        <w:t>wierzytelnienia</w:t>
      </w:r>
      <w:bookmarkEnd w:id="1077"/>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9D3E5C" w:rsidRPr="009D3E5C">
        <w:rPr>
          <w:i/>
          <w:rPrChange w:id="1078" w:author="Sebastian Łuczak" w:date="2011-09-01T00:41:00Z">
            <w:rPr/>
          </w:rPrChange>
        </w:rPr>
        <w:t>/</w:t>
      </w:r>
      <w:proofErr w:type="spellStart"/>
      <w:r w:rsidR="009D3E5C" w:rsidRPr="009D3E5C">
        <w:rPr>
          <w:i/>
          <w:rPrChange w:id="1079" w:author="Sebastian Łuczak" w:date="2011-09-01T00:41:00Z">
            <w:rPr/>
          </w:rPrChange>
        </w:rPr>
        <w:t>nfcTimeControll</w:t>
      </w:r>
      <w:proofErr w:type="spellEnd"/>
      <w:r w:rsidR="009D3E5C" w:rsidRPr="009D3E5C">
        <w:rPr>
          <w:i/>
          <w:rPrChange w:id="1080" w:author="Sebastian Łuczak" w:date="2011-09-01T00:41:00Z">
            <w:rPr/>
          </w:rPrChange>
        </w:rPr>
        <w:t>/service/</w:t>
      </w:r>
      <w:proofErr w:type="spellStart"/>
      <w:r w:rsidR="009D3E5C" w:rsidRPr="009D3E5C">
        <w:rPr>
          <w:i/>
          <w:rPrChange w:id="1081" w:author="Sebastian Łuczak" w:date="2011-09-01T00:41:00Z">
            <w:rPr/>
          </w:rPrChange>
        </w:rPr>
        <w:t>auth</w:t>
      </w:r>
      <w:proofErr w:type="spellEnd"/>
      <w:r w:rsidRPr="00A83708">
        <w:t xml:space="preserve"> które</w:t>
      </w:r>
      <w:r>
        <w:t xml:space="preserve"> zawiera</w:t>
      </w:r>
      <w:del w:id="1082"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1083"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1084"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1085"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1086"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1087" w:name="_Toc302669662"/>
      <w:r>
        <w:t>Mechanizm sprawdzania statusu zdarzenia</w:t>
      </w:r>
      <w:bookmarkEnd w:id="1087"/>
    </w:p>
    <w:p w:rsidR="00FE2166" w:rsidRDefault="00947535" w:rsidP="0082106B">
      <w:pPr>
        <w:pStyle w:val="NormalnyIn"/>
        <w:ind w:firstLine="0"/>
      </w:pPr>
      <w:r>
        <w:t>Z</w:t>
      </w:r>
      <w:r w:rsidR="00764D0D">
        <w:t>aimplementowany</w:t>
      </w:r>
      <w:r>
        <w:t xml:space="preserve"> został</w:t>
      </w:r>
      <w:r w:rsidR="00764D0D">
        <w:t xml:space="preserve"> mechanizm</w:t>
      </w:r>
      <w:del w:id="1088"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1089"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1090" w:author="Sebastian" w:date="2011-09-01T13:13:00Z"/>
        </w:rPr>
      </w:pPr>
      <w:ins w:id="1091" w:author="Sebastian" w:date="2011-09-01T13:10:00Z">
        <w:r>
          <w:t xml:space="preserve">Przyczyną </w:t>
        </w:r>
      </w:ins>
      <w:ins w:id="1092" w:author="Sebastian" w:date="2011-09-01T13:11:00Z">
        <w:r>
          <w:t xml:space="preserve">jego powstania jest fakt iż dane aplikacji mobilnej mogą zostać wyczyszczone przez pracownika z poziomu systemu operacyjnego </w:t>
        </w:r>
      </w:ins>
      <w:ins w:id="1093" w:author="Sebastian" w:date="2011-09-01T13:12:00Z">
        <w:r>
          <w:t xml:space="preserve">telefonu </w:t>
        </w:r>
      </w:ins>
      <w:ins w:id="1094" w:author="Sebastian" w:date="2011-09-01T13:11:00Z">
        <w:r>
          <w:t>lub podczas zmiany urządzenia</w:t>
        </w:r>
      </w:ins>
      <w:ins w:id="1095" w:author="Sebastian" w:date="2011-09-01T13:12:00Z">
        <w:r>
          <w:t>, co mogłoby spowodować nieprawidłowe działanie systemu.</w:t>
        </w:r>
      </w:ins>
      <w:ins w:id="1096" w:author="Sebastian" w:date="2011-09-01T13:13:00Z">
        <w:r w:rsidDel="007E0A32">
          <w:t xml:space="preserve"> </w:t>
        </w:r>
      </w:ins>
      <w:del w:id="1097"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1098" w:author="Sebastian" w:date="2011-09-01T13:13:00Z">
        <w:r w:rsidR="007E0A32">
          <w:t xml:space="preserve"> informacje</w:t>
        </w:r>
      </w:ins>
      <w:r>
        <w:t xml:space="preserve"> potrzebne mu do dalszego funkcjonowania</w:t>
      </w:r>
      <w:del w:id="1099"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AC343C" w:rsidRPr="001E4D1A">
        <w:rPr>
          <w:highlight w:val="green"/>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t>EVENT_STATUS_</w:t>
      </w:r>
      <w:r w:rsidR="00947535">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1100" w:name="_Toc302669663"/>
      <w:r>
        <w:lastRenderedPageBreak/>
        <w:t>Rejestracja nowego zdarzenia</w:t>
      </w:r>
      <w:bookmarkEnd w:id="1100"/>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jest podstawową funkcjonalnością systemu.</w:t>
      </w:r>
      <w:r>
        <w:t xml:space="preserve"> Usługa sieciowa nasłuchuje na adresie </w:t>
      </w:r>
      <w:r w:rsidR="009D3E5C" w:rsidRPr="009D3E5C">
        <w:rPr>
          <w:i/>
          <w:rPrChange w:id="1101" w:author="Sebastian Łuczak" w:date="2011-09-01T00:42:00Z">
            <w:rPr/>
          </w:rPrChange>
        </w:rPr>
        <w:t>/</w:t>
      </w:r>
      <w:proofErr w:type="spellStart"/>
      <w:r w:rsidR="009D3E5C" w:rsidRPr="009D3E5C">
        <w:rPr>
          <w:i/>
          <w:rPrChange w:id="1102" w:author="Sebastian Łuczak" w:date="2011-09-01T00:42:00Z">
            <w:rPr/>
          </w:rPrChange>
        </w:rPr>
        <w:t>nfcTimeControl</w:t>
      </w:r>
      <w:proofErr w:type="spellEnd"/>
      <w:r w:rsidR="009D3E5C" w:rsidRPr="009D3E5C">
        <w:rPr>
          <w:i/>
          <w:rPrChange w:id="1103" w:author="Sebastian Łuczak" w:date="2011-09-01T00:42:00Z">
            <w:rPr/>
          </w:rPrChange>
        </w:rPr>
        <w:t>/service/</w:t>
      </w:r>
      <w:proofErr w:type="spellStart"/>
      <w:r w:rsidR="009D3E5C" w:rsidRPr="009D3E5C">
        <w:rPr>
          <w:i/>
          <w:rPrChange w:id="1104" w:author="Sebastian Łuczak" w:date="2011-09-01T00:42:00Z">
            <w:rPr/>
          </w:rPrChange>
        </w:rPr>
        <w:t>reg</w:t>
      </w:r>
      <w:proofErr w:type="spellEnd"/>
      <w:r>
        <w:t xml:space="preserve"> zgłoszenia przychodzące z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 na temat rozpoczętego czy też zakończonego zdarzenia. Dzięki unikalnemu identyfikatorowi</w:t>
      </w:r>
      <w:r w:rsidR="00947535">
        <w:t>, znacznik</w:t>
      </w:r>
      <w:del w:id="1105" w:author="Sebastian Łuczak" w:date="2011-08-31T23:25:00Z">
        <w:r w:rsidR="00947535" w:rsidDel="00B6661E">
          <w:delText>,</w:delText>
        </w:r>
      </w:del>
      <w:r w:rsidR="00947535">
        <w:t xml:space="preserve"> który jednoznacznie określa lokalizację oraz dacie rozpoczęcia,</w:t>
      </w:r>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użytkowni</w:t>
      </w:r>
      <w:ins w:id="1106" w:author="Sebastian Łuczak" w:date="2011-08-31T23:26:00Z">
        <w:r w:rsidR="00B6661E">
          <w:t>k</w:t>
        </w:r>
      </w:ins>
      <w:r w:rsidR="005C1791">
        <w:t xml:space="preserve">a zajmującego się zdarzeniem, datę utworzenia oraz identyfikator </w:t>
      </w:r>
      <w:del w:id="1107" w:author="Sebastian Łuczak" w:date="2011-08-31T23:25:00Z">
        <w:r w:rsidR="005C1791" w:rsidDel="00B6661E">
          <w:delText>Tagu</w:delText>
        </w:r>
      </w:del>
      <w:ins w:id="1108"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został przedstawiony na rysunku </w:t>
      </w:r>
      <w:r w:rsidRPr="008A2099">
        <w:rPr>
          <w:highlight w:val="green"/>
        </w:rPr>
        <w:t>1.1</w:t>
      </w:r>
    </w:p>
    <w:p w:rsidR="00764D0D" w:rsidRDefault="008A2099" w:rsidP="00764D0D">
      <w:pPr>
        <w:pStyle w:val="NormalnyIn"/>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7" cstate="print"/>
                    <a:stretch>
                      <a:fillRect/>
                    </a:stretch>
                  </pic:blipFill>
                  <pic:spPr>
                    <a:xfrm>
                      <a:off x="0" y="0"/>
                      <a:ext cx="5385463" cy="4330299"/>
                    </a:xfrm>
                    <a:prstGeom prst="rect">
                      <a:avLst/>
                    </a:prstGeom>
                  </pic:spPr>
                </pic:pic>
              </a:graphicData>
            </a:graphic>
          </wp:inline>
        </w:drawing>
      </w:r>
    </w:p>
    <w:p w:rsidR="004C6799" w:rsidRPr="004C6799" w:rsidRDefault="004C6799" w:rsidP="004C6799">
      <w:pPr>
        <w:pStyle w:val="NormalnyIn"/>
        <w:jc w:val="center"/>
        <w:rPr>
          <w:i/>
        </w:rPr>
      </w:pPr>
      <w:r>
        <w:rPr>
          <w:i/>
        </w:rPr>
        <w:t>Rys … Algorytm obsługujący zgłoszenie rejestracji zdarzenia</w:t>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del w:id="1109" w:author="Sebastian Łuczak" w:date="2011-08-31T23:26:00Z">
        <w:r w:rsidR="002631BC" w:rsidDel="00B6661E">
          <w:delText xml:space="preserve">Tagu </w:delText>
        </w:r>
      </w:del>
      <w:ins w:id="1110"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1111" w:author="Sebastian Łuczak" w:date="2011-08-31T23:26:00Z">
        <w:r w:rsidR="00064EA2" w:rsidDel="00B6661E">
          <w:delText xml:space="preserve">Tagu </w:delText>
        </w:r>
      </w:del>
      <w:ins w:id="1112"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1113" w:author="Sebastian Łuczak" w:date="2011-08-31T23:26:00Z">
        <w:r w:rsidR="001B3156" w:rsidDel="00B6661E">
          <w:delText>Tagu</w:delText>
        </w:r>
      </w:del>
      <w:ins w:id="1114"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1115" w:author="Sebastian Łuczak" w:date="2011-08-31T23:26:00Z">
        <w:r w:rsidR="00947535" w:rsidDel="00B6661E">
          <w:delText>,</w:delText>
        </w:r>
      </w:del>
      <w:r>
        <w:t xml:space="preserve"> kończy się przesłaniem odpowiednio sformułowanej odpowiedzi będącej klasą </w:t>
      </w:r>
      <w:proofErr w:type="spellStart"/>
      <w: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ins w:id="1116" w:author="Sebastian Łuczak" w:date="2011-08-31T23:26:00Z">
        <w:r w:rsidR="00B6661E">
          <w:t>po</w:t>
        </w:r>
      </w:ins>
      <w:r>
        <w:t xml:space="preserve">przez panel administracyjny oraz </w:t>
      </w:r>
      <w:proofErr w:type="spellStart"/>
      <w:r>
        <w:t>token</w:t>
      </w:r>
      <w:proofErr w:type="spellEnd"/>
      <w:r>
        <w:t xml:space="preserve">. </w:t>
      </w:r>
    </w:p>
    <w:p w:rsidR="00211B4B" w:rsidRDefault="008A2099" w:rsidP="00764D0D">
      <w:pPr>
        <w:pStyle w:val="NormalnyIn"/>
      </w:pPr>
      <w:r>
        <w:t xml:space="preserve">Na poniższym schemacie zostało przedstawiony cykl życia nowo zarejestrowanego zdarzenia. </w:t>
      </w:r>
    </w:p>
    <w:p w:rsidR="008A2099" w:rsidRDefault="008A2099" w:rsidP="00764D0D">
      <w:pPr>
        <w:pStyle w:val="NormalnyIn"/>
      </w:pPr>
    </w:p>
    <w:p w:rsidR="008A2099" w:rsidRDefault="008A2099" w:rsidP="00764D0D">
      <w:pPr>
        <w:pStyle w:val="NormalnyIn"/>
      </w:pPr>
    </w:p>
    <w:p w:rsidR="008A2099" w:rsidRDefault="00A83708" w:rsidP="004C6799">
      <w:pPr>
        <w:pStyle w:val="NormalnyIn"/>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18" cstate="print"/>
                    <a:stretch>
                      <a:fillRect/>
                    </a:stretch>
                  </pic:blipFill>
                  <pic:spPr>
                    <a:xfrm>
                      <a:off x="0" y="0"/>
                      <a:ext cx="3705225" cy="2209800"/>
                    </a:xfrm>
                    <a:prstGeom prst="rect">
                      <a:avLst/>
                    </a:prstGeom>
                  </pic:spPr>
                </pic:pic>
              </a:graphicData>
            </a:graphic>
          </wp:inline>
        </w:drawing>
      </w:r>
    </w:p>
    <w:p w:rsidR="008A2099" w:rsidRPr="004C6799" w:rsidRDefault="004C6799" w:rsidP="004C6799">
      <w:pPr>
        <w:pStyle w:val="NormalnyIn"/>
        <w:jc w:val="center"/>
        <w:rPr>
          <w:i/>
        </w:rPr>
      </w:pPr>
      <w:r>
        <w:rPr>
          <w:i/>
        </w:rPr>
        <w:t>Rys … 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1117" w:name="_Toc302669664"/>
      <w:r>
        <w:lastRenderedPageBreak/>
        <w:t>W</w:t>
      </w:r>
      <w:r w:rsidR="00E27E90">
        <w:t>prowadzanie nowej lokalizacji i znacznika</w:t>
      </w:r>
      <w:bookmarkEnd w:id="1117"/>
      <w:r w:rsidR="00E27E90">
        <w:t xml:space="preserve"> </w:t>
      </w:r>
    </w:p>
    <w:p w:rsidR="00211B4B" w:rsidRDefault="00764D0D" w:rsidP="0082106B">
      <w:pPr>
        <w:pStyle w:val="NormalnyIn"/>
        <w:ind w:firstLine="0"/>
      </w:pPr>
      <w:r>
        <w:t>Funkcj</w:t>
      </w:r>
      <w:ins w:id="1118" w:author="Sebastian Łuczak" w:date="2011-08-31T23:27:00Z">
        <w:r w:rsidR="00AB2B44">
          <w:t>a</w:t>
        </w:r>
      </w:ins>
      <w:del w:id="1119" w:author="Sebastian Łuczak" w:date="2011-08-31T23:27:00Z">
        <w:r w:rsidDel="00AB2B44">
          <w:delText>onalność</w:delText>
        </w:r>
      </w:del>
      <w:r>
        <w:t xml:space="preserve"> </w:t>
      </w:r>
      <w:r w:rsidR="00211B4B">
        <w:t xml:space="preserve">rejestracji nowej lokalizacji jest </w:t>
      </w:r>
      <w:del w:id="1120" w:author="Sebastian Łuczak" w:date="2011-08-31T23:27:00Z">
        <w:r w:rsidR="00211B4B" w:rsidDel="00AB2B44">
          <w:delText xml:space="preserve">przeznaczone </w:delText>
        </w:r>
      </w:del>
      <w:ins w:id="1121" w:author="Sebastian Łuczak" w:date="2011-08-31T23:27:00Z">
        <w:r w:rsidR="00AB2B44">
          <w:t xml:space="preserve">przeznaczona </w:t>
        </w:r>
      </w:ins>
      <w:r w:rsidR="00211B4B">
        <w:t xml:space="preserve">dla pracowników posiadających odpowiednio wysokie uprawnienia, takie jak </w:t>
      </w:r>
      <w:proofErr w:type="spellStart"/>
      <w:r w:rsidR="00211B4B">
        <w:t>ROLE_SUPER_USER</w:t>
      </w:r>
      <w:proofErr w:type="spellEnd"/>
      <w:r w:rsidR="00211B4B">
        <w:t xml:space="preserve"> czy też </w:t>
      </w:r>
      <w:proofErr w:type="spellStart"/>
      <w:r w:rsidR="00211B4B">
        <w:t>ROLE_ADMIN</w:t>
      </w:r>
      <w:proofErr w:type="spellEnd"/>
      <w:r w:rsidR="00211B4B">
        <w:t xml:space="preserve">. </w:t>
      </w:r>
    </w:p>
    <w:p w:rsidR="00211B4B" w:rsidRDefault="00211B4B" w:rsidP="00764D0D">
      <w:pPr>
        <w:pStyle w:val="NormalnyIn"/>
      </w:pPr>
      <w:r>
        <w:t>Mechanizm ten</w:t>
      </w:r>
      <w:del w:id="1122"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1123" w:author="Sebastian Łuczak" w:date="2011-08-31T23:27:00Z">
        <w:r w:rsidR="004C045B" w:rsidDel="00AB2B44">
          <w:delText xml:space="preserve">lokalizacje </w:delText>
        </w:r>
      </w:del>
      <w:ins w:id="1124"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1125"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obsługuje zgłoszenia przychodzące na adres /</w:t>
      </w:r>
      <w:proofErr w:type="spellStart"/>
      <w:r>
        <w:t>nfcTimeContorl</w:t>
      </w:r>
      <w:proofErr w:type="spellEnd"/>
      <w:r>
        <w:t>/service/</w:t>
      </w:r>
      <w:proofErr w:type="spellStart"/>
      <w: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1126" w:author="Sebastian Łuczak" w:date="2011-08-31T23:27:00Z">
        <w:r w:rsidR="00B147A9" w:rsidDel="00AB2B44">
          <w:delText xml:space="preserve">nip </w:delText>
        </w:r>
      </w:del>
      <w:ins w:id="1127" w:author="Sebastian Łuczak" w:date="2011-08-31T23:27:00Z">
        <w:r w:rsidR="00AB2B44">
          <w:t xml:space="preserve">NIP </w:t>
        </w:r>
      </w:ins>
      <w:r w:rsidR="00B147A9">
        <w:t xml:space="preserve">i nazwę firmy do której należy dana lokalizacja. </w:t>
      </w:r>
      <w:ins w:id="1128" w:author="Sebastian" w:date="2011-09-01T13:15:00Z">
        <w:r w:rsidR="007E0A32">
          <w:t xml:space="preserve">Ponieważ w sposób jednoznaczny identyfikuje on firmę, </w:t>
        </w:r>
      </w:ins>
      <w:ins w:id="1129" w:author="Sebastian" w:date="2011-09-01T13:13:00Z">
        <w:r w:rsidR="007E0A32">
          <w:t>Numer Identyfikacji Podat</w:t>
        </w:r>
      </w:ins>
      <w:ins w:id="1130" w:author="Sebastian" w:date="2011-09-01T13:14:00Z">
        <w:r w:rsidR="007E0A32">
          <w:t>kowej</w:t>
        </w:r>
      </w:ins>
      <w:ins w:id="1131" w:author="Sebastian" w:date="2011-09-01T13:13:00Z">
        <w:r w:rsidR="007E0A32">
          <w:t xml:space="preserve"> jest </w:t>
        </w:r>
      </w:ins>
      <w:ins w:id="1132"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1133" w:author="Sebastian" w:date="2011-09-01T13:15:00Z">
        <w:r w:rsidDel="007E0A32">
          <w:delText xml:space="preserve">system </w:delText>
        </w:r>
      </w:del>
      <w:ins w:id="1134"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już w bazie – wtedy </w:t>
      </w:r>
      <w:del w:id="1135" w:author="Sebastian" w:date="2011-09-01T13:18:00Z">
        <w:r w:rsidDel="007E0A32">
          <w:delText xml:space="preserve">aplikacja </w:delText>
        </w:r>
      </w:del>
      <w:ins w:id="1136" w:author="Sebastian" w:date="2011-09-01T13:18:00Z">
        <w:r w:rsidR="007E0A32">
          <w:t xml:space="preserve">usługa </w:t>
        </w:r>
      </w:ins>
      <w:r>
        <w:t xml:space="preserve">odmawia </w:t>
      </w:r>
      <w:del w:id="1137" w:author="Sebastian Łuczak" w:date="2011-08-31T23:28:00Z">
        <w:r w:rsidDel="00AB2B44">
          <w:delText xml:space="preserve">jej </w:delText>
        </w:r>
      </w:del>
      <w:ins w:id="1138"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wtedy rejestruje nową lokalizacje</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FE1FE4">
        <w:t>,</w:t>
      </w:r>
      <w:r>
        <w:t xml:space="preserve"> wtedy rejestruje najpierw nową firmę a następnie lokalizację. </w:t>
      </w:r>
    </w:p>
    <w:p w:rsidR="001417C4" w:rsidRDefault="001417C4" w:rsidP="001417C4">
      <w:pPr>
        <w:pStyle w:val="NormalnyIn"/>
        <w:ind w:left="1287" w:firstLine="0"/>
      </w:pPr>
    </w:p>
    <w:p w:rsidR="00764D0D" w:rsidRDefault="00764D0D" w:rsidP="00764D0D">
      <w:pPr>
        <w:pStyle w:val="NormalnyIn"/>
      </w:pPr>
      <w:r>
        <w:t xml:space="preserve">Uproszczony mechanizm działania tej funkcjonalności przedstawia rysunek </w:t>
      </w:r>
      <w:r w:rsidRPr="004C6799">
        <w:rPr>
          <w:highlight w:val="green"/>
        </w:rPr>
        <w:t>1.2</w:t>
      </w:r>
      <w:r>
        <w:t xml:space="preserve"> </w:t>
      </w:r>
    </w:p>
    <w:p w:rsidR="00764D0D" w:rsidRDefault="00764D0D" w:rsidP="00764D0D">
      <w:pPr>
        <w:pStyle w:val="NormalnyIn"/>
      </w:pPr>
    </w:p>
    <w:p w:rsidR="00764D0D" w:rsidRDefault="004C6799" w:rsidP="00764D0D">
      <w:pPr>
        <w:pStyle w:val="NormalnyIn"/>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19" cstate="print"/>
                    <a:stretch>
                      <a:fillRect/>
                    </a:stretch>
                  </pic:blipFill>
                  <pic:spPr>
                    <a:xfrm>
                      <a:off x="0" y="0"/>
                      <a:ext cx="3905250" cy="5895975"/>
                    </a:xfrm>
                    <a:prstGeom prst="rect">
                      <a:avLst/>
                    </a:prstGeom>
                  </pic:spPr>
                </pic:pic>
              </a:graphicData>
            </a:graphic>
          </wp:inline>
        </w:drawing>
      </w:r>
    </w:p>
    <w:p w:rsidR="004C6799" w:rsidRPr="004C6799" w:rsidRDefault="004C6799" w:rsidP="004C6799">
      <w:pPr>
        <w:pStyle w:val="NormalnyIn"/>
        <w:jc w:val="center"/>
        <w:rPr>
          <w:i/>
        </w:rPr>
      </w:pPr>
      <w:r>
        <w:rPr>
          <w:i/>
        </w:rPr>
        <w:t xml:space="preserve">Rys </w:t>
      </w:r>
      <w:r w:rsidRPr="004C6799">
        <w:rPr>
          <w:i/>
          <w:highlight w:val="green"/>
        </w:rPr>
        <w:t>…</w:t>
      </w:r>
      <w:r>
        <w:rPr>
          <w:i/>
        </w:rPr>
        <w:t xml:space="preserve"> Algorytm rejestrowania nowej lokalizacji</w:t>
      </w:r>
    </w:p>
    <w:p w:rsidR="004C6799" w:rsidRDefault="004C6799" w:rsidP="00764D0D">
      <w:pPr>
        <w:pStyle w:val="NormalnyIn"/>
      </w:pPr>
    </w:p>
    <w:p w:rsidR="00764D0D" w:rsidRPr="00764D0D" w:rsidRDefault="00835055" w:rsidP="00764D0D">
      <w:pPr>
        <w:pStyle w:val="NormalnyIn"/>
      </w:pPr>
      <w:r>
        <w:t xml:space="preserve">Ze schematu możemy </w:t>
      </w:r>
      <w:r w:rsidR="009D55B8">
        <w:t>odczytać jak wygląda algorytm tworzenia nowej lokalizacji. Na początku</w:t>
      </w:r>
      <w:del w:id="1139"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1140" w:author="Sebastian Łuczak" w:date="2011-08-31T23:28:00Z">
        <w:r w:rsidR="00FE1FE4" w:rsidDel="000C1024">
          <w:delText xml:space="preserve">Tag </w:delText>
        </w:r>
      </w:del>
      <w:ins w:id="1141" w:author="Sebastian Łuczak" w:date="2011-08-31T23:28:00Z">
        <w:r w:rsidR="000C1024">
          <w:t xml:space="preserve">znacznik </w:t>
        </w:r>
      </w:ins>
      <w:r w:rsidR="00FE1FE4">
        <w:t>istnieje</w:t>
      </w:r>
      <w:r w:rsidR="009D55B8">
        <w:t xml:space="preserve"> w bazie danych. Jeżeli istnieje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 i podpięta pod istniejącą już firmę</w:t>
      </w:r>
      <w:del w:id="1142" w:author="Sebastian Łuczak" w:date="2011-08-31T23:29:00Z">
        <w:r w:rsidR="00465A01" w:rsidDel="000C1024">
          <w:delText xml:space="preserve">, </w:delText>
        </w:r>
      </w:del>
      <w:ins w:id="1143" w:author="Sebastian Łuczak" w:date="2011-08-31T23:29:00Z">
        <w:r w:rsidR="000C1024">
          <w:t xml:space="preserve">. </w:t>
        </w:r>
      </w:ins>
      <w:del w:id="1144" w:author="Sebastian Łuczak" w:date="2011-08-31T23:29:00Z">
        <w:r w:rsidR="00465A01" w:rsidDel="000C1024">
          <w:delText xml:space="preserve">w </w:delText>
        </w:r>
      </w:del>
      <w:ins w:id="1145"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1146" w:name="_Toc302291862"/>
      <w:bookmarkStart w:id="1147" w:name="_Toc302669665"/>
      <w:r>
        <w:lastRenderedPageBreak/>
        <w:t xml:space="preserve">Opis </w:t>
      </w:r>
      <w:r w:rsidRPr="008A3B8F">
        <w:t>aplikacji</w:t>
      </w:r>
      <w:r>
        <w:t xml:space="preserve"> klienckiej na telefon komórkowy</w:t>
      </w:r>
      <w:bookmarkEnd w:id="1146"/>
      <w:bookmarkEnd w:id="1147"/>
    </w:p>
    <w:p w:rsidR="00B138EA" w:rsidRPr="00591542" w:rsidRDefault="00B138EA" w:rsidP="00B138EA">
      <w:pPr>
        <w:pStyle w:val="Nagwek3"/>
      </w:pPr>
      <w:bookmarkStart w:id="1148" w:name="_Toc302669666"/>
      <w:r>
        <w:t>Cel powstania</w:t>
      </w:r>
      <w:bookmarkEnd w:id="1148"/>
    </w:p>
    <w:p w:rsidR="00B138EA" w:rsidRDefault="00B138EA" w:rsidP="00B138EA">
      <w:pPr>
        <w:pStyle w:val="NormalnyIn"/>
        <w:ind w:firstLine="0"/>
      </w:pPr>
      <w:r>
        <w:t>Przeznaczeniem aplikacji klienckiej dla pracownika mobilnego jest pełnić funkcję intuicyjnego i prostego w obsłudze interfejsu do systemu monitorowania stanu realizacji zleceń.</w:t>
      </w:r>
    </w:p>
    <w:p w:rsidR="00B138EA" w:rsidRDefault="00B138EA" w:rsidP="00B138EA">
      <w:pPr>
        <w:pStyle w:val="Nagwek3"/>
      </w:pPr>
      <w:bookmarkStart w:id="1149" w:name="_Toc302291863"/>
      <w:bookmarkStart w:id="1150" w:name="_Toc302669667"/>
      <w:r>
        <w:t>Założenia</w:t>
      </w:r>
      <w:bookmarkEnd w:id="1149"/>
      <w:bookmarkEnd w:id="1150"/>
    </w:p>
    <w:p w:rsidR="00B138EA" w:rsidRDefault="00B138EA" w:rsidP="00B138EA">
      <w:pPr>
        <w:pStyle w:val="NormalnyIn"/>
        <w:ind w:firstLine="0"/>
      </w:pPr>
      <w:r>
        <w:t>Główne założenia które stanowiły podstawę przy projektowaniu tej części systemu to możliwie jak największa szybkość wywołania i działania aplikacji, oszczędność baterii,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B138EA" w:rsidP="00B138EA">
      <w:pPr>
        <w:pStyle w:val="NormalnyIn"/>
        <w:numPr>
          <w:ilvl w:val="0"/>
          <w:numId w:val="1"/>
        </w:numPr>
      </w:pPr>
      <w:r>
        <w:t>Komunikacja z użytkownikiem w oparciu o graficzny interfejs</w:t>
      </w:r>
    </w:p>
    <w:p w:rsidR="00B138EA" w:rsidRDefault="00B138EA" w:rsidP="00B138EA">
      <w:pPr>
        <w:pStyle w:val="NormalnyIn"/>
        <w:numPr>
          <w:ilvl w:val="0"/>
          <w:numId w:val="1"/>
        </w:numPr>
      </w:pPr>
      <w:r>
        <w:t>Duża szybkość reakcji na działania użytkownika</w:t>
      </w:r>
    </w:p>
    <w:p w:rsidR="00B138EA" w:rsidRDefault="00B138EA" w:rsidP="00B138EA">
      <w:pPr>
        <w:pStyle w:val="NormalnyIn"/>
        <w:numPr>
          <w:ilvl w:val="0"/>
          <w:numId w:val="1"/>
        </w:numPr>
      </w:pPr>
      <w:r>
        <w:t>Komunikacja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proofErr w:type="spellStart"/>
      <w:r>
        <w:t>Representational</w:t>
      </w:r>
      <w:proofErr w:type="spellEnd"/>
      <w:r>
        <w:t xml:space="preserve"> State Transfer) opiera się o zapytania w formie JSON </w:t>
      </w:r>
      <w:r w:rsidRPr="00C30DEC">
        <w:t>(</w:t>
      </w:r>
      <w:proofErr w:type="spellStart"/>
      <w:r w:rsidRPr="00C30DEC">
        <w:rPr>
          <w:rStyle w:val="apple-style-span"/>
          <w:bCs/>
          <w:color w:val="000000"/>
          <w:shd w:val="clear" w:color="auto" w:fill="FFFFFF"/>
        </w:rPr>
        <w:t>JavaScript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Object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commentRangeStart w:id="1151"/>
      <w:del w:id="1152" w:author="Sebastian" w:date="2011-09-01T13:18:00Z">
        <w:r w:rsidDel="007E0A32">
          <w:delText xml:space="preserve">sposób </w:delText>
        </w:r>
        <w:r w:rsidR="00853DF0" w:rsidDel="007E0A32">
          <w:delText>jawny</w:delText>
        </w:r>
        <w:r w:rsidDel="007E0A32">
          <w:delText xml:space="preserve"> </w:delText>
        </w:r>
        <w:commentRangeEnd w:id="1151"/>
        <w:r w:rsidR="000C1024" w:rsidDel="007E0A32">
          <w:rPr>
            <w:rStyle w:val="Odwoaniedokomentarza"/>
            <w:rFonts w:ascii="Calibri" w:eastAsia="Calibri" w:hAnsi="Calibri"/>
            <w:lang w:eastAsia="en-US"/>
          </w:rPr>
          <w:commentReference w:id="1151"/>
        </w:r>
        <w:r w:rsidDel="007E0A32">
          <w:delText xml:space="preserve">w </w:delText>
        </w:r>
      </w:del>
      <w:r>
        <w:t>formacie JSON. Zaletą tego formatu jest ogólnodostępność i niezależność od języka programowania, idące jednak w parze z kompletnym wsparciem</w:t>
      </w:r>
      <w:r w:rsidR="00DA0773">
        <w:t xml:space="preserve"> </w:t>
      </w:r>
      <w:sdt>
        <w:sdtPr>
          <w:id w:val="6237144"/>
          <w:citation/>
        </w:sdtPr>
        <w:sdtContent>
          <w:fldSimple w:instr=" CITATION Cro06 \l 1045 ">
            <w:r w:rsidR="003234F2">
              <w:rPr>
                <w:noProof/>
              </w:rPr>
              <w:t>[13]</w:t>
            </w:r>
          </w:fldSimple>
        </w:sdtContent>
      </w:sdt>
      <w:r>
        <w:t>.</w:t>
      </w:r>
    </w:p>
    <w:p w:rsidR="000C1024" w:rsidRDefault="000C1024" w:rsidP="00B138EA">
      <w:pPr>
        <w:jc w:val="left"/>
        <w:rPr>
          <w:ins w:id="1153" w:author="Sebastian Łuczak" w:date="2011-08-31T23:29:00Z"/>
        </w:rPr>
      </w:pPr>
    </w:p>
    <w:p w:rsidR="000C1024" w:rsidRDefault="000C1024" w:rsidP="00B138EA">
      <w:pPr>
        <w:jc w:val="left"/>
        <w:rPr>
          <w:ins w:id="1154" w:author="Sebastian Łuczak" w:date="2011-08-31T23:29:00Z"/>
        </w:rPr>
      </w:pPr>
    </w:p>
    <w:p w:rsidR="000C1024" w:rsidRDefault="000C1024" w:rsidP="00B138EA">
      <w:pPr>
        <w:jc w:val="left"/>
        <w:rPr>
          <w:ins w:id="1155" w:author="Sebastian Łuczak" w:date="2011-08-31T23:29:00Z"/>
        </w:rPr>
      </w:pPr>
    </w:p>
    <w:p w:rsidR="000C1024" w:rsidRDefault="000C1024" w:rsidP="00B138EA">
      <w:pPr>
        <w:jc w:val="left"/>
        <w:rPr>
          <w:ins w:id="1156"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1157" w:name="_Toc302291864"/>
      <w:bookmarkStart w:id="1158" w:name="_Toc302669668"/>
      <w:r>
        <w:lastRenderedPageBreak/>
        <w:t>Komunikacja pomiędzy usługą internetową a użytkownikiem aplikacji</w:t>
      </w:r>
      <w:bookmarkEnd w:id="1157"/>
      <w:bookmarkEnd w:id="1158"/>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B47A64" w:rsidRDefault="00B138EA" w:rsidP="00B138EA">
      <w:pPr>
        <w:pStyle w:val="NormalnyIn"/>
        <w:ind w:left="1776" w:firstLine="0"/>
      </w:pPr>
      <w:proofErr w:type="spellStart"/>
      <w:r w:rsidRPr="00B47A64">
        <w:t>ACCESS_DENIED</w:t>
      </w:r>
      <w:proofErr w:type="spellEnd"/>
      <w:r w:rsidRPr="00B47A64">
        <w:t>,</w:t>
      </w:r>
    </w:p>
    <w:p w:rsidR="00B138EA" w:rsidRPr="00B47A64" w:rsidRDefault="00B138EA" w:rsidP="00B138EA">
      <w:pPr>
        <w:pStyle w:val="NormalnyIn"/>
        <w:ind w:left="1776" w:firstLine="0"/>
      </w:pPr>
      <w:proofErr w:type="spellStart"/>
      <w:r w:rsidRPr="00B47A64">
        <w:t>WRONG_PASSWORD_ERROR</w:t>
      </w:r>
      <w:proofErr w:type="spellEnd"/>
      <w:r w:rsidRPr="00B47A64">
        <w:t xml:space="preserve">, </w:t>
      </w:r>
    </w:p>
    <w:p w:rsidR="00B138EA" w:rsidRPr="00B47A64" w:rsidRDefault="00B138EA" w:rsidP="00B138EA">
      <w:pPr>
        <w:pStyle w:val="NormalnyIn"/>
        <w:ind w:left="1776" w:firstLine="0"/>
      </w:pPr>
      <w:proofErr w:type="spellStart"/>
      <w:r w:rsidRPr="00B47A64">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B47A64" w:rsidRDefault="00B138EA" w:rsidP="00B138EA">
      <w:pPr>
        <w:pStyle w:val="NormalnyIn"/>
        <w:ind w:left="1776" w:firstLine="0"/>
      </w:pPr>
      <w:proofErr w:type="spellStart"/>
      <w:r w:rsidRPr="00B47A64">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B47A64" w:rsidRDefault="00B138EA" w:rsidP="00B138EA">
      <w:pPr>
        <w:pStyle w:val="NormalnyIn"/>
        <w:ind w:left="1776" w:firstLine="0"/>
      </w:pPr>
      <w:proofErr w:type="spellStart"/>
      <w:r w:rsidRPr="00B47A64">
        <w:t>EVENT_ALREADY_STARTED_ERROR</w:t>
      </w:r>
      <w:proofErr w:type="spellEnd"/>
    </w:p>
    <w:p w:rsidR="00B138EA" w:rsidRDefault="00B138EA" w:rsidP="00B138EA">
      <w:pPr>
        <w:pStyle w:val="NormalnyIn"/>
        <w:ind w:firstLine="0"/>
      </w:pPr>
      <w:r>
        <w:t xml:space="preserve">W każdej z tych sytuacji aplikacja informuje użytkownika i dokonuje </w:t>
      </w:r>
      <w:proofErr w:type="spellStart"/>
      <w:r>
        <w:t>przekierowania</w:t>
      </w:r>
      <w:proofErr w:type="spellEnd"/>
      <w:r>
        <w:t xml:space="preserve"> interfejsu w celu ułatwienia rozwiązania sytuacji (przejście do ekranu logowania, wyświetlenie stanu obecnie wykonywanego zlecenia itp.) </w:t>
      </w:r>
    </w:p>
    <w:p w:rsidR="00B138EA" w:rsidRDefault="00B138EA" w:rsidP="00307CEA">
      <w:pPr>
        <w:pStyle w:val="Nagwek3"/>
      </w:pPr>
      <w:bookmarkStart w:id="1159" w:name="_Toc302291865"/>
      <w:bookmarkStart w:id="1160" w:name="_Toc302669669"/>
      <w:r>
        <w:t>Tryby uruchomienia</w:t>
      </w:r>
      <w:bookmarkEnd w:id="1159"/>
      <w:bookmarkEnd w:id="1160"/>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t>foreground</w:t>
      </w:r>
      <w:proofErr w:type="spellEnd"/>
      <w:r>
        <w:t xml:space="preserve"> </w:t>
      </w:r>
      <w:proofErr w:type="spellStart"/>
      <w: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0A6DFC">
        <w:t>SharedPreferences</w:t>
      </w:r>
      <w:proofErr w:type="spellEnd"/>
      <w:r w:rsidR="000A6DFC">
        <w:t xml:space="preserve"> </w:t>
      </w:r>
      <w:customXmlInsRangeStart w:id="1161" w:author="Sebastian" w:date="2011-09-01T19:36:00Z"/>
      <w:sdt>
        <w:sdtPr>
          <w:id w:val="1430514"/>
          <w:citation/>
        </w:sdtPr>
        <w:sdtContent>
          <w:customXmlInsRangeEnd w:id="1161"/>
          <w:ins w:id="1162" w:author="Sebastian" w:date="2011-09-01T19:36:00Z">
            <w:r w:rsidR="009D3E5C">
              <w:fldChar w:fldCharType="begin"/>
            </w:r>
            <w:r w:rsidR="003F2DDD">
              <w:instrText xml:space="preserve"> CITATION Goo111 \l 1045 </w:instrText>
            </w:r>
          </w:ins>
          <w:r w:rsidR="009D3E5C">
            <w:fldChar w:fldCharType="separate"/>
          </w:r>
          <w:r w:rsidR="003234F2">
            <w:rPr>
              <w:noProof/>
            </w:rPr>
            <w:t>[8]</w:t>
          </w:r>
          <w:ins w:id="1163" w:author="Sebastian" w:date="2011-09-01T19:36:00Z">
            <w:r w:rsidR="009D3E5C">
              <w:fldChar w:fldCharType="end"/>
            </w:r>
          </w:ins>
          <w:customXmlInsRangeStart w:id="1164" w:author="Sebastian" w:date="2011-09-01T19:36:00Z"/>
        </w:sdtContent>
      </w:sdt>
      <w:customXmlInsRangeEnd w:id="1164"/>
      <w:customXmlDelRangeStart w:id="1165" w:author="Sebastian" w:date="2011-09-01T19:36:00Z"/>
      <w:sdt>
        <w:sdtPr>
          <w:id w:val="6237145"/>
          <w:citation/>
        </w:sdtPr>
        <w:sdtContent>
          <w:customXmlDelRangeEnd w:id="1165"/>
          <w:del w:id="1166" w:author="Sebastian" w:date="2011-09-01T11:21:00Z">
            <w:r w:rsidR="009D3E5C" w:rsidDel="00F51941">
              <w:fldChar w:fldCharType="begin"/>
            </w:r>
            <w:r w:rsidR="00796063" w:rsidDel="00F51941">
              <w:delInstrText xml:space="preserve"> CITATION Goo111 \l 1045 </w:delInstrText>
            </w:r>
            <w:r w:rsidR="009D3E5C" w:rsidDel="00F51941">
              <w:fldChar w:fldCharType="separate"/>
            </w:r>
            <w:r w:rsidR="00903DDF" w:rsidDel="00F51941">
              <w:rPr>
                <w:noProof/>
              </w:rPr>
              <w:delText>[8]</w:delText>
            </w:r>
            <w:r w:rsidR="009D3E5C" w:rsidDel="00F51941">
              <w:fldChar w:fldCharType="end"/>
            </w:r>
          </w:del>
          <w:customXmlDelRangeStart w:id="1167" w:author="Sebastian" w:date="2011-09-01T19:36:00Z"/>
        </w:sdtContent>
      </w:sdt>
      <w:customXmlDelRangeEnd w:id="1167"/>
      <w:r>
        <w:t xml:space="preserve"> dane logowania i jeśli nie może ich znaleźć, oferuje użytkownikowi</w:t>
      </w:r>
      <w:ins w:id="1168" w:author="Sebastian Łuczak" w:date="2011-08-31T23:30:00Z">
        <w:r w:rsidR="000C1024">
          <w:t xml:space="preserve"> możliwość</w:t>
        </w:r>
      </w:ins>
      <w:r>
        <w:t xml:space="preserve"> </w:t>
      </w:r>
      <w:del w:id="1169" w:author="Sebastian Łuczak" w:date="2011-08-31T23:30:00Z">
        <w:r w:rsidDel="000C1024">
          <w:delText xml:space="preserve">wprowadzenie </w:delText>
        </w:r>
      </w:del>
      <w:ins w:id="1170" w:author="Sebastian Łuczak" w:date="2011-08-31T23:30:00Z">
        <w:r w:rsidR="000C1024">
          <w:t xml:space="preserve">wprowadzenia </w:t>
        </w:r>
      </w:ins>
      <w:r>
        <w:t xml:space="preserve">ich bądź opuszczenie aplikacji. Ponieważ przy </w:t>
      </w:r>
      <w:r>
        <w:lastRenderedPageBreak/>
        <w:t xml:space="preserve">każdym odczytaniu znacznika dane zdarzenia transmitowane do serwera opatrzone są kompletem danych identyfikacyjnych (z racji </w:t>
      </w:r>
      <w:r w:rsidR="006B6E61">
        <w:t>przyjętej architektury</w:t>
      </w:r>
      <w:r>
        <w:t xml:space="preserve"> aplikacji typu </w:t>
      </w:r>
      <w:proofErr w:type="spellStart"/>
      <w:r>
        <w:t>RESTful</w:t>
      </w:r>
      <w:proofErr w:type="spellEnd"/>
      <w:r>
        <w:t xml:space="preserve"> nie posługujemy się sesjami dla użytkowników tylko wymianą zapytań i odpowiedzi), w sytuacji zgłoszenia jednego ze statusów braku dostępu</w:t>
      </w:r>
      <w:ins w:id="1171" w:author="Sebastian Łuczak" w:date="2011-08-31T23:32:00Z">
        <w:r w:rsidR="000C1024">
          <w:t>,</w:t>
        </w:r>
      </w:ins>
      <w:r>
        <w:t xml:space="preserve"> zachodzi </w:t>
      </w:r>
      <w:proofErr w:type="spellStart"/>
      <w:r>
        <w:t>przekierowanie</w:t>
      </w:r>
      <w:proofErr w:type="spellEnd"/>
      <w:r>
        <w:t xml:space="preserve"> do aktywności wprowadzania danych logowania.</w:t>
      </w:r>
    </w:p>
    <w:p w:rsidR="00B138EA" w:rsidRDefault="00B138EA" w:rsidP="00B138EA">
      <w:pPr>
        <w:pStyle w:val="NormalnyIn"/>
        <w:ind w:firstLine="708"/>
      </w:pPr>
      <w:r>
        <w:t xml:space="preserve">Zmiana danych logowania jest </w:t>
      </w:r>
      <w:del w:id="1172" w:author="Sebastian Łuczak" w:date="2011-08-31T23:32:00Z">
        <w:r w:rsidDel="000C1024">
          <w:delText xml:space="preserve">też </w:delText>
        </w:r>
      </w:del>
      <w:r>
        <w:t xml:space="preserve">dostępna z poziomu menu aplikacji w każdej chwili. Hasło do logowania przechowywane jest w aplikacji </w:t>
      </w:r>
      <w:ins w:id="1173" w:author="Sebastian Łuczak" w:date="2011-08-31T23:32:00Z">
        <w:r w:rsidR="000C1024">
          <w:t xml:space="preserve">tylko </w:t>
        </w:r>
      </w:ins>
      <w:r>
        <w:t xml:space="preserve">w formie skrótu </w:t>
      </w:r>
      <w:r w:rsidRPr="001417C4">
        <w:rPr>
          <w:i/>
        </w:rPr>
        <w:t>SHA-1</w:t>
      </w:r>
      <w:r w:rsidR="00994639">
        <w:t xml:space="preserve"> w celu uniemożliwienia przechwycenia jego prawdziwej 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1174" w:author="Sebastian" w:date="2011-09-01T13:19:00Z">
        <w:r w:rsidDel="00CA1A2C">
          <w:delText xml:space="preserve">, ten ostatni </w:delText>
        </w:r>
      </w:del>
      <w:ins w:id="1175" w:author="Sebastian" w:date="2011-09-01T13:20:00Z">
        <w:r w:rsidR="00CA1A2C">
          <w:t xml:space="preserve"> </w:t>
        </w:r>
      </w:ins>
      <w:r>
        <w:t>jest</w:t>
      </w:r>
      <w:ins w:id="1176"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1177"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1178"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1179" w:author="Sebastian Łuczak" w:date="2011-08-31T23:33:00Z">
        <w:r w:rsidR="000C1024">
          <w:t xml:space="preserve"> użytkownika.</w:t>
        </w:r>
      </w:ins>
      <w:del w:id="1180" w:author="Sebastian Łuczak" w:date="2011-08-31T23:33:00Z">
        <w:r w:rsidDel="000C1024">
          <w:delText>.</w:delText>
        </w:r>
      </w:del>
    </w:p>
    <w:p w:rsidR="00B138EA" w:rsidRDefault="00B138EA" w:rsidP="00B138EA">
      <w:pPr>
        <w:pStyle w:val="Nagwek3"/>
      </w:pPr>
      <w:bookmarkStart w:id="1181" w:name="_Toc302291866"/>
      <w:bookmarkStart w:id="1182" w:name="_Toc302669670"/>
      <w:r>
        <w:t>Odczyt znacznika</w:t>
      </w:r>
      <w:bookmarkEnd w:id="1181"/>
      <w:bookmarkEnd w:id="1182"/>
    </w:p>
    <w:p w:rsidR="00B138EA" w:rsidRDefault="00B138EA" w:rsidP="00B138EA">
      <w:pPr>
        <w:pStyle w:val="NormalnyIn"/>
        <w:ind w:firstLine="0"/>
      </w:pPr>
      <w:commentRangeStart w:id="1183"/>
      <w:del w:id="1184" w:author="Sebastian Łuczak" w:date="2011-08-31T23:34:00Z">
        <w:r w:rsidDel="000C1024">
          <w:delText>Co prawda s</w:delText>
        </w:r>
      </w:del>
      <w:ins w:id="1185" w:author="Sebastian Łuczak" w:date="2011-08-31T23:34:00Z">
        <w:r w:rsidR="000C1024">
          <w:t>S</w:t>
        </w:r>
      </w:ins>
      <w:r>
        <w:t xml:space="preserve">tandard NFC dla znaczników NFC Forum </w:t>
      </w:r>
      <w:proofErr w:type="spellStart"/>
      <w:r>
        <w:t>Type</w:t>
      </w:r>
      <w:proofErr w:type="spellEnd"/>
      <w:r>
        <w:t xml:space="preserve"> 2 zapewnia prędkość transmisji 106 </w:t>
      </w:r>
      <w:proofErr w:type="spellStart"/>
      <w:r>
        <w:t>kbit</w:t>
      </w:r>
      <w:proofErr w:type="spellEnd"/>
      <w:r>
        <w:t>/s, a sam znacznik posiada zaledwie 384 bitów pamięci na dane użytkownika</w:t>
      </w:r>
      <w:del w:id="1186" w:author="Sebastian" w:date="2011-09-01T13:20:00Z">
        <w:r w:rsidDel="00CA1A2C">
          <w:delText>,</w:delText>
        </w:r>
      </w:del>
      <w:ins w:id="1187" w:author="Sebastian" w:date="2011-09-01T13:20:00Z">
        <w:r w:rsidR="00CA1A2C">
          <w:t>.</w:t>
        </w:r>
      </w:ins>
      <w:r>
        <w:t xml:space="preserve"> </w:t>
      </w:r>
      <w:del w:id="1188" w:author="Sebastian" w:date="2011-09-01T13:21:00Z">
        <w:r w:rsidDel="00CA1A2C">
          <w:delText xml:space="preserve">na </w:delText>
        </w:r>
      </w:del>
      <w:ins w:id="1189" w:author="Sebastian" w:date="2011-09-01T13:21:00Z">
        <w:r w:rsidR="00CA1A2C">
          <w:t xml:space="preserve">Na </w:t>
        </w:r>
      </w:ins>
      <w:r>
        <w:t xml:space="preserve">drodze testów okazało </w:t>
      </w:r>
      <w:proofErr w:type="spellStart"/>
      <w:r>
        <w:t>się</w:t>
      </w:r>
      <w:ins w:id="1190" w:author="Sebastian" w:date="2011-09-01T13:21:00Z">
        <w:r w:rsidR="00CA1A2C">
          <w:t>,</w:t>
        </w:r>
      </w:ins>
      <w:ins w:id="1191" w:author="Sebastian Łuczak" w:date="2011-08-31T23:34:00Z">
        <w:del w:id="1192" w:author="Sebastian" w:date="2011-09-01T13:21:00Z">
          <w:r w:rsidR="000C1024" w:rsidDel="00CA1A2C">
            <w:delText xml:space="preserve"> </w:delText>
          </w:r>
        </w:del>
      </w:ins>
      <w:del w:id="1193" w:author="Sebastian" w:date="2011-09-01T13:21:00Z">
        <w:r w:rsidDel="00CA1A2C">
          <w:delText xml:space="preserve">, </w:delText>
        </w:r>
      </w:del>
      <w:ins w:id="1194" w:author="Sebastian Łuczak" w:date="2011-08-31T23:34:00Z">
        <w:del w:id="1195" w:author="Sebastian" w:date="2011-09-01T13:21:00Z">
          <w:r w:rsidR="000C1024" w:rsidDel="00CA1A2C">
            <w:delText xml:space="preserve">jednak </w:delText>
          </w:r>
        </w:del>
      </w:ins>
      <w:r>
        <w:t>że</w:t>
      </w:r>
      <w:proofErr w:type="spellEnd"/>
      <w:r>
        <w:t xml:space="preserve"> zapis </w:t>
      </w:r>
      <w:del w:id="1196" w:author="Sebastian" w:date="2011-09-01T13:22:00Z">
        <w:r w:rsidDel="00CA1A2C">
          <w:delText xml:space="preserve">i odczyt </w:delText>
        </w:r>
      </w:del>
      <w:r>
        <w:t>jakichkolwiek danych na samym znaczniku mija się z celem. Przyczyna leży w niewielkiej pojemności pamięci wybranego przez nas znacznika i unikaniu rozpraszania danych. Przechowywanie kompletu informacji w bazie danych zapewnia ich integralność</w:t>
      </w:r>
      <w:commentRangeEnd w:id="1183"/>
      <w:r w:rsidR="000C1024">
        <w:rPr>
          <w:rStyle w:val="Odwoaniedokomentarza"/>
          <w:rFonts w:ascii="Calibri" w:eastAsia="Calibri" w:hAnsi="Calibri"/>
          <w:lang w:eastAsia="en-US"/>
        </w:rPr>
        <w:commentReference w:id="1183"/>
      </w:r>
      <w:r w:rsidR="00307CEA">
        <w:t xml:space="preserve"> </w:t>
      </w:r>
      <w:sdt>
        <w:sdtPr>
          <w:id w:val="6237146"/>
          <w:citation/>
        </w:sdtPr>
        <w:sdtContent>
          <w:fldSimple w:instr=" CITATION NFC11 \l 1045 ">
            <w:r w:rsidR="003234F2">
              <w:rPr>
                <w:noProof/>
              </w:rPr>
              <w:t>[17]</w:t>
            </w:r>
          </w:fldSimple>
        </w:sdtContent>
      </w:sdt>
      <w:r>
        <w:t>.</w:t>
      </w:r>
      <w:del w:id="1197" w:author="Sebastian" w:date="2011-09-01T13:22:00Z">
        <w:r w:rsidDel="00CA1A2C">
          <w:delText xml:space="preserve"> </w:delText>
        </w:r>
      </w:del>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1198" w:author="Sebastian" w:date="2011-09-01T13:23:00Z">
        <w:r w:rsidDel="00CA1A2C">
          <w:delText>z niego</w:delText>
        </w:r>
      </w:del>
      <w:ins w:id="1199" w:author="Sebastian" w:date="2011-09-01T13:23:00Z">
        <w:r w:rsidR="00CA1A2C">
          <w:t>jego</w:t>
        </w:r>
      </w:ins>
      <w:r>
        <w:t xml:space="preserve"> unikatowy identyfikator </w:t>
      </w:r>
      <w:del w:id="1200" w:author="Sebastian Łuczak" w:date="2011-08-31T23:37:00Z">
        <w:r w:rsidDel="000C1024">
          <w:delText xml:space="preserve">i </w:delText>
        </w:r>
      </w:del>
      <w:ins w:id="1201" w:author="Sebastian Łuczak" w:date="2011-08-31T23:37:00Z">
        <w:r w:rsidR="000C1024">
          <w:t xml:space="preserve">oraz </w:t>
        </w:r>
      </w:ins>
      <w:r>
        <w:t>wiadomości NDEF i umieszcza w intencji, która w dalszej kolejności przekazywana jest do odpowiedniej aplikacji w celu ich przetworzenia</w:t>
      </w:r>
      <w:del w:id="1202" w:author="Sebastian" w:date="2011-09-01T19:36:00Z">
        <w:r w:rsidR="00ED5F76" w:rsidDel="003F2DDD">
          <w:delText xml:space="preserve"> </w:delText>
        </w:r>
      </w:del>
      <w:customXmlDelRangeStart w:id="1203" w:author="Sebastian" w:date="2011-09-01T19:36:00Z"/>
      <w:sdt>
        <w:sdtPr>
          <w:id w:val="6237147"/>
          <w:citation/>
        </w:sdtPr>
        <w:sdtContent>
          <w:customXmlDelRangeEnd w:id="1203"/>
          <w:del w:id="1204" w:author="Sebastian" w:date="2011-09-01T11:21:00Z">
            <w:r w:rsidR="009D3E5C" w:rsidDel="00F51941">
              <w:fldChar w:fldCharType="begin"/>
            </w:r>
            <w:r w:rsidR="00796063" w:rsidDel="00F51941">
              <w:delInstrText xml:space="preserve"> CITATION Goo111 \l 1045 </w:delInstrText>
            </w:r>
            <w:r w:rsidR="009D3E5C" w:rsidDel="00F51941">
              <w:fldChar w:fldCharType="separate"/>
            </w:r>
            <w:r w:rsidR="00903DDF" w:rsidDel="00F51941">
              <w:rPr>
                <w:noProof/>
              </w:rPr>
              <w:delText>[8]</w:delText>
            </w:r>
            <w:r w:rsidR="009D3E5C" w:rsidDel="00F51941">
              <w:fldChar w:fldCharType="end"/>
            </w:r>
          </w:del>
          <w:customXmlDelRangeStart w:id="1205" w:author="Sebastian" w:date="2011-09-01T19:36:00Z"/>
        </w:sdtContent>
      </w:sdt>
      <w:customXmlDelRangeEnd w:id="1205"/>
      <w:customXmlInsRangeStart w:id="1206" w:author="Sebastian" w:date="2011-09-01T19:36:00Z"/>
      <w:sdt>
        <w:sdtPr>
          <w:id w:val="1430512"/>
          <w:citation/>
        </w:sdtPr>
        <w:sdtContent>
          <w:customXmlInsRangeEnd w:id="1206"/>
          <w:ins w:id="1207" w:author="Sebastian" w:date="2011-09-01T19:36:00Z">
            <w:r w:rsidR="009D3E5C">
              <w:fldChar w:fldCharType="begin"/>
            </w:r>
            <w:r w:rsidR="003F2DDD">
              <w:instrText xml:space="preserve"> CITATION Goo111 \l 1045 </w:instrText>
            </w:r>
          </w:ins>
          <w:r w:rsidR="009D3E5C">
            <w:fldChar w:fldCharType="separate"/>
          </w:r>
          <w:r w:rsidR="003234F2">
            <w:rPr>
              <w:noProof/>
            </w:rPr>
            <w:t xml:space="preserve"> [8]</w:t>
          </w:r>
          <w:ins w:id="1208" w:author="Sebastian" w:date="2011-09-01T19:36:00Z">
            <w:r w:rsidR="009D3E5C">
              <w:fldChar w:fldCharType="end"/>
            </w:r>
          </w:ins>
          <w:customXmlInsRangeStart w:id="1209" w:author="Sebastian" w:date="2011-09-01T19:36:00Z"/>
        </w:sdtContent>
      </w:sdt>
      <w:customXmlInsRangeEnd w:id="1209"/>
      <w:r>
        <w:t xml:space="preserve">. W przypadku naszej aplikacji </w:t>
      </w:r>
      <w:r>
        <w:lastRenderedPageBreak/>
        <w:t xml:space="preserve">przetwarzamy jedynie unikatowy identyfikator znacznika, który przesyłany jest do bazy danych. Odczyt wiadomości NDEF ma miejsce jedynie do konsoli w celach testowych. </w:t>
      </w:r>
    </w:p>
    <w:p w:rsidR="00B138EA" w:rsidRDefault="00B138EA" w:rsidP="00B138EA">
      <w:pPr>
        <w:pStyle w:val="Nagwek3"/>
      </w:pPr>
      <w:bookmarkStart w:id="1210" w:name="_Toc302291867"/>
      <w:bookmarkStart w:id="1211" w:name="_Toc302669671"/>
      <w:r>
        <w:t>Dobór aplikacji do obsługi znacznika</w:t>
      </w:r>
      <w:bookmarkEnd w:id="1210"/>
      <w:bookmarkEnd w:id="1211"/>
    </w:p>
    <w:p w:rsidR="00B138EA" w:rsidRDefault="00B138EA" w:rsidP="006032E0">
      <w:pPr>
        <w:pStyle w:val="NormalnyIn"/>
        <w:ind w:firstLine="0"/>
      </w:pPr>
      <w:r>
        <w:t>W wersji Android 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3234F2">
              <w:rPr>
                <w:noProof/>
              </w:rPr>
              <w:t>[7]</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w:t>
      </w:r>
      <w:ins w:id="1212" w:author="Sebastian Łuczak" w:date="2011-08-31T23:37:00Z">
        <w:r w:rsidR="000C1024">
          <w:t>s</w:t>
        </w:r>
      </w:ins>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1213" w:author="Sebastian" w:date="2011-09-01T19:30:00Z">
        <w:r w:rsidR="00282E19" w:rsidDel="003F2DDD">
          <w:delText xml:space="preserve"> </w:delText>
        </w:r>
      </w:del>
      <w:ins w:id="1214" w:author="Sebastian" w:date="2011-09-01T19:30:00Z">
        <w:r w:rsidR="003F2DDD">
          <w:t xml:space="preserve"> </w:t>
        </w:r>
      </w:ins>
      <w:customXmlInsRangeStart w:id="1215" w:author="Sebastian" w:date="2011-09-01T19:34:00Z"/>
      <w:sdt>
        <w:sdtPr>
          <w:id w:val="1429947"/>
          <w:citation/>
        </w:sdtPr>
        <w:sdtContent>
          <w:customXmlInsRangeEnd w:id="1215"/>
          <w:ins w:id="1216" w:author="Sebastian" w:date="2011-09-01T19:34:00Z">
            <w:r w:rsidR="009D3E5C">
              <w:fldChar w:fldCharType="begin"/>
            </w:r>
            <w:r w:rsidR="003F2DDD">
              <w:instrText xml:space="preserve"> CITATION Goo11 \l 1045 </w:instrText>
            </w:r>
          </w:ins>
          <w:r w:rsidR="009D3E5C">
            <w:fldChar w:fldCharType="separate"/>
          </w:r>
          <w:r w:rsidR="003234F2">
            <w:rPr>
              <w:noProof/>
            </w:rPr>
            <w:t>[18]</w:t>
          </w:r>
          <w:ins w:id="1217" w:author="Sebastian" w:date="2011-09-01T19:34:00Z">
            <w:r w:rsidR="009D3E5C">
              <w:fldChar w:fldCharType="end"/>
            </w:r>
          </w:ins>
          <w:customXmlInsRangeStart w:id="1218" w:author="Sebastian" w:date="2011-09-01T19:34:00Z"/>
        </w:sdtContent>
      </w:sdt>
      <w:customXmlInsRangeEnd w:id="1218"/>
      <w:customXmlDelRangeStart w:id="1219" w:author="Sebastian" w:date="2011-09-01T19:30:00Z"/>
      <w:sdt>
        <w:sdtPr>
          <w:id w:val="6237149"/>
          <w:citation/>
        </w:sdtPr>
        <w:sdtContent>
          <w:customXmlDelRangeEnd w:id="1219"/>
          <w:del w:id="1220" w:author="Sebastian" w:date="2011-09-01T11:20:00Z">
            <w:r w:rsidR="009D3E5C" w:rsidDel="00F51941">
              <w:fldChar w:fldCharType="begin"/>
            </w:r>
            <w:r w:rsidR="00796063" w:rsidDel="00F51941">
              <w:delInstrText xml:space="preserve"> CITATION Goo11 \l 1045 </w:delInstrText>
            </w:r>
            <w:r w:rsidR="009D3E5C" w:rsidDel="00F51941">
              <w:fldChar w:fldCharType="separate"/>
            </w:r>
            <w:r w:rsidR="00903DDF" w:rsidDel="00F51941">
              <w:rPr>
                <w:noProof/>
              </w:rPr>
              <w:delText>[18]</w:delText>
            </w:r>
            <w:r w:rsidR="009D3E5C" w:rsidDel="00F51941">
              <w:fldChar w:fldCharType="end"/>
            </w:r>
          </w:del>
          <w:customXmlDelRangeStart w:id="1221" w:author="Sebastian" w:date="2011-09-01T19:30:00Z"/>
        </w:sdtContent>
      </w:sdt>
      <w:customXmlDelRangeEnd w:id="1221"/>
      <w:r>
        <w:t>. Poniżej przedstawię pokrótce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pPr>
      <w:r>
        <w:t xml:space="preserve">Akcja ta wywoływana jest w sytuacji gdy powyższe filtry zawiodły, lub znacznik jest </w:t>
      </w:r>
      <w:commentRangeStart w:id="1222"/>
      <w:r>
        <w:t>nieznanego</w:t>
      </w:r>
      <w:commentRangeEnd w:id="1222"/>
      <w:r w:rsidR="000C1024">
        <w:rPr>
          <w:rStyle w:val="Odwoaniedokomentarza"/>
          <w:rFonts w:ascii="Calibri" w:eastAsia="Calibri" w:hAnsi="Calibri"/>
          <w:lang w:eastAsia="en-US"/>
        </w:rPr>
        <w:commentReference w:id="1222"/>
      </w:r>
      <w:r>
        <w:t xml:space="preserve"> typu. </w:t>
      </w:r>
    </w:p>
    <w:p w:rsidR="009B7F80" w:rsidRDefault="00400359" w:rsidP="00410E8E">
      <w:pPr>
        <w:pStyle w:val="Nagwek4"/>
      </w:pPr>
      <w:proofErr w:type="spellStart"/>
      <w:r>
        <w:t>Foreground</w:t>
      </w:r>
      <w:proofErr w:type="spellEnd"/>
      <w:r>
        <w:t xml:space="preserve"> </w:t>
      </w:r>
      <w:del w:id="1223" w:author="Sebastian Łuczak" w:date="2011-08-31T23:38:00Z">
        <w:r w:rsidDel="000C1024">
          <w:delText>Dispatch</w:delText>
        </w:r>
      </w:del>
      <w:proofErr w:type="spellStart"/>
      <w:ins w:id="1224" w:author="Sebastian Łuczak" w:date="2011-08-31T23:38:00Z">
        <w:r w:rsidR="000C1024">
          <w:t>dispatch</w:t>
        </w:r>
      </w:ins>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r w:rsidR="009B7F80">
        <w:t xml:space="preserve"> </w:t>
      </w:r>
      <w:sdt>
        <w:sdtPr>
          <w:id w:val="6237150"/>
          <w:citation/>
        </w:sdtPr>
        <w:sdtContent>
          <w:ins w:id="1225" w:author="Sebastian" w:date="2011-09-01T11:20:00Z">
            <w:r w:rsidR="009D3E5C">
              <w:fldChar w:fldCharType="begin"/>
            </w:r>
            <w:r w:rsidR="00F51941">
              <w:instrText xml:space="preserve"> CITATION Goo11 \l 1045  </w:instrText>
            </w:r>
          </w:ins>
          <w:r w:rsidR="009D3E5C">
            <w:fldChar w:fldCharType="separate"/>
          </w:r>
          <w:r w:rsidR="003234F2">
            <w:rPr>
              <w:noProof/>
            </w:rPr>
            <w:t>[18]</w:t>
          </w:r>
          <w:ins w:id="1226" w:author="Sebastian" w:date="2011-09-01T11:20:00Z">
            <w:r w:rsidR="009D3E5C">
              <w:fldChar w:fldCharType="end"/>
            </w:r>
          </w:ins>
          <w:del w:id="1227" w:author="Sebastian" w:date="2011-09-01T11:20:00Z">
            <w:r w:rsidR="009D3E5C" w:rsidDel="00F51941">
              <w:fldChar w:fldCharType="begin"/>
            </w:r>
            <w:r w:rsidR="00796063" w:rsidDel="00F51941">
              <w:delInstrText xml:space="preserve"> CITATION Goo11 \l 1045 </w:delInstrText>
            </w:r>
            <w:r w:rsidR="009D3E5C" w:rsidDel="00F51941">
              <w:fldChar w:fldCharType="separate"/>
            </w:r>
            <w:r w:rsidR="00903DDF" w:rsidDel="00F51941">
              <w:rPr>
                <w:noProof/>
              </w:rPr>
              <w:delText>[18]</w:delText>
            </w:r>
            <w:r w:rsidR="009D3E5C" w:rsidDel="00F51941">
              <w:fldChar w:fldCharType="end"/>
            </w:r>
          </w:del>
          <w:ins w:id="1228" w:author="Sebastian" w:date="2011-09-01T11:20:00Z">
            <w:r w:rsidR="009D3E5C">
              <w:fldChar w:fldCharType="begin"/>
            </w:r>
            <w:r w:rsidR="00F51941">
              <w:instrText xml:space="preserve"> CITATION Goo11 \l 1045  </w:instrText>
            </w:r>
          </w:ins>
          <w:r w:rsidR="009D3E5C">
            <w:fldChar w:fldCharType="separate"/>
          </w:r>
          <w:r w:rsidR="003234F2">
            <w:rPr>
              <w:noProof/>
            </w:rPr>
            <w:t xml:space="preserve"> [18]</w:t>
          </w:r>
          <w:ins w:id="1229" w:author="Sebastian" w:date="2011-09-01T11:20:00Z">
            <w:r w:rsidR="009D3E5C">
              <w:fldChar w:fldCharType="end"/>
            </w:r>
          </w:ins>
        </w:sdtContent>
      </w:sdt>
      <w:r>
        <w:t xml:space="preserve">. Oczywiście znacznik spełniać musi wymogi określone w filtrach typu danych i </w:t>
      </w:r>
      <w:commentRangeStart w:id="1230"/>
      <w:r>
        <w:t>technologii jego wykonania.</w:t>
      </w:r>
      <w:commentRangeEnd w:id="1230"/>
      <w:r w:rsidR="00173B6A">
        <w:rPr>
          <w:rStyle w:val="Odwoaniedokomentarza"/>
          <w:rFonts w:ascii="Calibri" w:eastAsia="Calibri" w:hAnsi="Calibri"/>
          <w:lang w:eastAsia="en-US"/>
        </w:rPr>
        <w:commentReference w:id="1230"/>
      </w:r>
    </w:p>
    <w:p w:rsidR="00B138EA" w:rsidRDefault="00B138EA" w:rsidP="00B138EA">
      <w:pPr>
        <w:pStyle w:val="NormalnyIn"/>
      </w:pPr>
      <w:r>
        <w:t>Jak było wspomniane wcześniej, aplikacja kliencka wykorzystuje obie te metody.</w:t>
      </w:r>
    </w:p>
    <w:p w:rsidR="00B138EA" w:rsidRDefault="00B138EA" w:rsidP="00B138EA">
      <w:pPr>
        <w:pStyle w:val="NormalnyIn"/>
      </w:pPr>
    </w:p>
    <w:p w:rsidR="00B138EA" w:rsidRDefault="00B138EA" w:rsidP="00B138EA">
      <w:pPr>
        <w:pStyle w:val="Nagwek3"/>
      </w:pPr>
      <w:bookmarkStart w:id="1231" w:name="_Toc302291868"/>
      <w:bookmarkStart w:id="1232" w:name="_Toc302669672"/>
      <w:r>
        <w:lastRenderedPageBreak/>
        <w:t>Wprowadzenie danych i komunikacja z usługą internetową</w:t>
      </w:r>
      <w:bookmarkEnd w:id="1231"/>
      <w:bookmarkEnd w:id="1232"/>
    </w:p>
    <w:p w:rsidR="00B138EA" w:rsidRDefault="00B138EA" w:rsidP="00B138EA">
      <w:pPr>
        <w:pStyle w:val="NormalnyIn"/>
        <w:ind w:firstLine="0"/>
      </w:pPr>
      <w:r>
        <w:t>Weryfikacja autentyczności użytkownika, z powodu upatrywanych zagrożeń w postaci ludzkiej pomysłowości i złej woli, nie może przebiegać z użyciem samej nazwy użytkownika i hasła. Z tego powodu do grupy danych którymi musi się uwierzytelnić aplikacja kliencka, doszły numer IMEI</w:t>
      </w:r>
      <w:ins w:id="1233" w:author="Sebastian Łuczak" w:date="2011-08-31T23:39:00Z">
        <w:r w:rsidR="00FB6215">
          <w:t xml:space="preserve"> (International Mobile </w:t>
        </w:r>
        <w:proofErr w:type="spellStart"/>
        <w:r w:rsidR="00FB6215">
          <w:t>Equipment</w:t>
        </w:r>
        <w:proofErr w:type="spellEnd"/>
        <w:r w:rsidR="00FB6215">
          <w:t xml:space="preserve"> </w:t>
        </w:r>
        <w:proofErr w:type="spellStart"/>
        <w:r w:rsidR="00FB6215">
          <w:t>Identi</w:t>
        </w:r>
      </w:ins>
      <w:ins w:id="1234" w:author="Sebastian Łuczak" w:date="2011-08-31T23:40:00Z">
        <w:r w:rsidR="00FB6215">
          <w:t>ty</w:t>
        </w:r>
      </w:ins>
      <w:proofErr w:type="spellEnd"/>
      <w:ins w:id="1235" w:author="Sebastian Łuczak" w:date="2011-08-31T23:39:00Z">
        <w:r w:rsidR="00FB6215">
          <w:t>)</w:t>
        </w:r>
      </w:ins>
      <w:r>
        <w:t xml:space="preserve"> oraz IMSI</w:t>
      </w:r>
      <w:ins w:id="1236" w:author="Sebastian Łuczak" w:date="2011-08-31T23:39:00Z">
        <w:r w:rsidR="00FB6215">
          <w:t xml:space="preserve"> (</w:t>
        </w:r>
      </w:ins>
      <w:ins w:id="1237" w:author="Sebastian Łuczak" w:date="2011-08-31T23:40:00Z">
        <w:r w:rsidR="00FB6215">
          <w:t xml:space="preserve">International Mobile </w:t>
        </w:r>
        <w:proofErr w:type="spellStart"/>
        <w:r w:rsidR="00FB6215">
          <w:t>Subscriber</w:t>
        </w:r>
        <w:proofErr w:type="spellEnd"/>
        <w:r w:rsidR="00FB6215">
          <w:t xml:space="preserve"> </w:t>
        </w:r>
        <w:proofErr w:type="spellStart"/>
        <w:r w:rsidR="00FB6215">
          <w:t>Identity</w:t>
        </w:r>
        <w:proofErr w:type="spellEnd"/>
        <w:r w:rsidR="00FB6215">
          <w:t>)</w:t>
        </w:r>
      </w:ins>
      <w:del w:id="1238" w:author="Sebastian Łuczak" w:date="2011-08-31T23:39:00Z">
        <w:r w:rsidDel="00FB6215">
          <w:delText xml:space="preserve"> (rozwinięcie skrótów)</w:delText>
        </w:r>
      </w:del>
      <w:r>
        <w:t xml:space="preserve">, dzięki czemu upewniamy się, że użytkownik o danym identyfikatorze zgłasza swoją aktywność przy pomocy swojego telefonu (numer IMEI) oraz swojej karty SIM (numer IMSI), co eliminuje zagrożenia płynące z wymiany telefonami i danymi autoryzacyjnymi pomiędzy użytkownikami systemu. </w:t>
      </w:r>
    </w:p>
    <w:tbl>
      <w:tblPr>
        <w:tblStyle w:val="Jasnalistaakcent11"/>
        <w:tblW w:w="0" w:type="auto"/>
        <w:tblLook w:val="04A0"/>
      </w:tblPr>
      <w:tblGrid>
        <w:gridCol w:w="1809"/>
        <w:gridCol w:w="7402"/>
      </w:tblGrid>
      <w:tr w:rsidR="00B138EA" w:rsidTr="00A83708">
        <w:trPr>
          <w:cnfStyle w:val="100000000000"/>
        </w:trPr>
        <w:tc>
          <w:tcPr>
            <w:cnfStyle w:val="001000000000"/>
            <w:tcW w:w="1809" w:type="dxa"/>
          </w:tcPr>
          <w:p w:rsidR="00B138EA" w:rsidRDefault="00B138EA" w:rsidP="00C06A08">
            <w:pPr>
              <w:pStyle w:val="NormalnyIn"/>
              <w:ind w:firstLine="0"/>
            </w:pPr>
            <w:r>
              <w:t>Parametr</w:t>
            </w:r>
          </w:p>
        </w:tc>
        <w:tc>
          <w:tcPr>
            <w:tcW w:w="7402" w:type="dxa"/>
          </w:tcPr>
          <w:p w:rsidR="00B138EA" w:rsidRDefault="00B138EA" w:rsidP="00C06A08">
            <w:pPr>
              <w:pStyle w:val="NormalnyIn"/>
              <w:ind w:firstLine="0"/>
              <w:cnfStyle w:val="100000000000"/>
            </w:pPr>
            <w:r>
              <w:t>Opis</w:t>
            </w:r>
          </w:p>
        </w:tc>
      </w:tr>
      <w:tr w:rsidR="00B138EA" w:rsidTr="00A83708">
        <w:trPr>
          <w:cnfStyle w:val="000000100000"/>
        </w:trPr>
        <w:tc>
          <w:tcPr>
            <w:cnfStyle w:val="001000000000"/>
            <w:tcW w:w="1809" w:type="dxa"/>
          </w:tcPr>
          <w:p w:rsidR="00B138EA" w:rsidRDefault="00B138EA" w:rsidP="00C06A08">
            <w:pPr>
              <w:pStyle w:val="NormalnyIn"/>
              <w:ind w:firstLine="0"/>
            </w:pPr>
            <w:r>
              <w:t>Identyfikator użytkownika</w:t>
            </w:r>
          </w:p>
        </w:tc>
        <w:tc>
          <w:tcPr>
            <w:tcW w:w="7402" w:type="dxa"/>
          </w:tcPr>
          <w:p w:rsidR="00B138EA" w:rsidRDefault="00B138EA" w:rsidP="00C06A08">
            <w:pPr>
              <w:pStyle w:val="NormalnyIn"/>
              <w:ind w:firstLine="0"/>
              <w:cnfStyle w:val="000000100000"/>
            </w:pPr>
            <w:r>
              <w:t>Przydzielony przez administratora systemu, unikatowy w skali systemu</w:t>
            </w:r>
          </w:p>
        </w:tc>
      </w:tr>
      <w:tr w:rsidR="00B138EA" w:rsidTr="00A83708">
        <w:tc>
          <w:tcPr>
            <w:cnfStyle w:val="001000000000"/>
            <w:tcW w:w="1809" w:type="dxa"/>
          </w:tcPr>
          <w:p w:rsidR="00B138EA" w:rsidRDefault="00B138EA" w:rsidP="00C06A08">
            <w:pPr>
              <w:pStyle w:val="NormalnyIn"/>
              <w:ind w:firstLine="0"/>
            </w:pPr>
            <w:r>
              <w:t>Hasło</w:t>
            </w:r>
          </w:p>
        </w:tc>
        <w:tc>
          <w:tcPr>
            <w:tcW w:w="7402" w:type="dxa"/>
          </w:tcPr>
          <w:p w:rsidR="00B138EA" w:rsidRDefault="00B138EA" w:rsidP="00C06A08">
            <w:pPr>
              <w:pStyle w:val="NormalnyIn"/>
              <w:ind w:firstLine="0"/>
              <w:cnfStyle w:val="000000000000"/>
            </w:pPr>
            <w:r>
              <w:t xml:space="preserve">Spełniające wymogi bezpieczeństwa </w:t>
            </w:r>
            <w:commentRangeStart w:id="1239"/>
            <w:r w:rsidRPr="005F34C4">
              <w:rPr>
                <w:b/>
              </w:rPr>
              <w:t>WYMOGI</w:t>
            </w:r>
            <w:commentRangeEnd w:id="1239"/>
            <w:r w:rsidR="00FB6215">
              <w:rPr>
                <w:rStyle w:val="Odwoaniedokomentarza"/>
                <w:rFonts w:ascii="Calibri" w:eastAsia="Calibri" w:hAnsi="Calibri"/>
                <w:lang w:eastAsia="en-US"/>
              </w:rPr>
              <w:commentReference w:id="1239"/>
            </w:r>
          </w:p>
        </w:tc>
      </w:tr>
      <w:tr w:rsidR="00B138EA" w:rsidTr="00A83708">
        <w:trPr>
          <w:cnfStyle w:val="000000100000"/>
        </w:trPr>
        <w:tc>
          <w:tcPr>
            <w:cnfStyle w:val="001000000000"/>
            <w:tcW w:w="1809" w:type="dxa"/>
          </w:tcPr>
          <w:p w:rsidR="00B138EA" w:rsidRDefault="00B138EA" w:rsidP="00C06A08">
            <w:pPr>
              <w:pStyle w:val="NormalnyIn"/>
              <w:ind w:firstLine="0"/>
            </w:pPr>
            <w:r>
              <w:t>Numer IMEI</w:t>
            </w:r>
          </w:p>
          <w:p w:rsidR="00B138EA" w:rsidRDefault="00B138EA" w:rsidP="00C06A08">
            <w:pPr>
              <w:pStyle w:val="NormalnyIn"/>
              <w:ind w:firstLine="0"/>
            </w:pPr>
          </w:p>
        </w:tc>
        <w:tc>
          <w:tcPr>
            <w:tcW w:w="7402" w:type="dxa"/>
          </w:tcPr>
          <w:p w:rsidR="00B138EA" w:rsidRDefault="00B138EA" w:rsidP="00C06A08">
            <w:pPr>
              <w:pStyle w:val="NormalnyIn"/>
              <w:ind w:firstLine="0"/>
              <w:cnfStyle w:val="000000100000"/>
            </w:pPr>
            <w:r>
              <w:t>Unikatowy, piętnasto lub siedemnastocyfrowy identyfikator urządzenia GSM lub UMTS, nie jest związany z konkretnym użytkownikiem.</w:t>
            </w:r>
          </w:p>
        </w:tc>
      </w:tr>
      <w:tr w:rsidR="00B138EA" w:rsidTr="00A83708">
        <w:tc>
          <w:tcPr>
            <w:cnfStyle w:val="001000000000"/>
            <w:tcW w:w="1809" w:type="dxa"/>
          </w:tcPr>
          <w:p w:rsidR="00B138EA" w:rsidRDefault="00B138EA" w:rsidP="00C06A08">
            <w:pPr>
              <w:pStyle w:val="NormalnyIn"/>
              <w:ind w:firstLine="0"/>
            </w:pPr>
            <w:r>
              <w:t>Numer IMSI</w:t>
            </w:r>
          </w:p>
        </w:tc>
        <w:tc>
          <w:tcPr>
            <w:tcW w:w="7402" w:type="dxa"/>
          </w:tcPr>
          <w:p w:rsidR="00B138EA" w:rsidRDefault="00B138EA" w:rsidP="009A0228">
            <w:pPr>
              <w:pStyle w:val="NormalnyIn"/>
              <w:ind w:firstLine="0"/>
              <w:cnfStyle w:val="000000000000"/>
            </w:pPr>
            <w:del w:id="1240" w:author="Sebastian Łuczak" w:date="2011-08-31T23:40:00Z">
              <w:r w:rsidDel="00FB6215">
                <w:delText>(IMSI Guidelines v12!!)</w:delText>
              </w:r>
              <w:r w:rsidDel="009A0228">
                <w:br/>
              </w:r>
            </w:del>
            <w:r>
              <w:t>Unikatowy numer identyfikujący kartę SIM. Stworzony na potrzeby identyfikacji abonenta na drodze radiowej w systemach GSM i UMTS.</w:t>
            </w:r>
          </w:p>
        </w:tc>
      </w:tr>
    </w:tbl>
    <w:p w:rsidR="00B138EA" w:rsidRDefault="00B138EA" w:rsidP="00B138EA">
      <w:pPr>
        <w:pStyle w:val="NormalnyIn"/>
        <w:ind w:firstLine="0"/>
      </w:pPr>
    </w:p>
    <w:p w:rsidR="00B138EA" w:rsidRDefault="00B138EA" w:rsidP="00B138EA">
      <w:pPr>
        <w:pStyle w:val="NormalnyIn"/>
      </w:pPr>
      <w:r>
        <w:t xml:space="preserve">Powyższy komplet danych identyfikuje użytkownika i telefon w sposób jednoznaczny. </w:t>
      </w:r>
    </w:p>
    <w:p w:rsidR="00B138EA" w:rsidRDefault="00B138EA" w:rsidP="00B138EA">
      <w:pPr>
        <w:pStyle w:val="NormalnyIn"/>
      </w:pPr>
      <w:r>
        <w:t>Numery IMSI i IMEI nie są zapisywane nigdzie w pamięci ani ustawieniach aplikacji, tylko pobierane poprzez API systemu operacyjnego każdorazowo przy uruchomieniu aplikacji.</w:t>
      </w:r>
    </w:p>
    <w:p w:rsidR="00B138EA" w:rsidRDefault="00B138EA" w:rsidP="00B138EA">
      <w:pPr>
        <w:pStyle w:val="NormalnyIn"/>
      </w:pPr>
      <w:r>
        <w:t xml:space="preserve">Dodatkowo dane przesyłane do serwera są poddane działaniom kryptograficznym w postaci szyfrowania symetrycznego </w:t>
      </w:r>
      <w:r w:rsidRPr="00D441CC">
        <w:rPr>
          <w:i/>
        </w:rPr>
        <w:t>AES 256bit</w:t>
      </w:r>
      <w:r>
        <w:t xml:space="preserve">, dzięki czemu użytkownik nie może z poziomu innego terminala </w:t>
      </w:r>
      <w:r w:rsidRPr="00BB6D26">
        <w:rPr>
          <w:i/>
        </w:rPr>
        <w:t>udawać</w:t>
      </w:r>
      <w:r>
        <w:t>, że jest użytkownikiem systemu.</w:t>
      </w:r>
    </w:p>
    <w:p w:rsidR="00B138EA" w:rsidRDefault="00B138EA" w:rsidP="00B138EA">
      <w:pPr>
        <w:pStyle w:val="Nagwek3"/>
      </w:pPr>
      <w:bookmarkStart w:id="1241" w:name="_Toc302291869"/>
      <w:bookmarkStart w:id="1242" w:name="_Toc302669673"/>
      <w:r>
        <w:t>Działanie aplikacji</w:t>
      </w:r>
      <w:bookmarkEnd w:id="1241"/>
      <w:bookmarkEnd w:id="1242"/>
    </w:p>
    <w:p w:rsidR="00B138EA" w:rsidRDefault="00B138EA" w:rsidP="00B138EA">
      <w:pPr>
        <w:pStyle w:val="NormalnyIn"/>
        <w:ind w:firstLine="0"/>
      </w:pPr>
      <w:r>
        <w:tab/>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lastRenderedPageBreak/>
        <w:tab/>
        <w:t>Główny ekran aplikacji wyświetla tekstowo i graficznie obecny stan aktywności danego użytkownika. Jest to</w:t>
      </w:r>
      <w:ins w:id="1243" w:author="Sebastian Łuczak" w:date="2011-08-31T23:41:00Z">
        <w:r w:rsidR="009A0228">
          <w:t xml:space="preserve"> „Odświeżanie…” jeśli informacje z serwera jeszcze nie dotarły,</w:t>
        </w:r>
      </w:ins>
      <w:r>
        <w:t xml:space="preserve"> „W trakcie zlecenia…” lub „Oczekiwanie</w:t>
      </w:r>
      <w:ins w:id="1244"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godzina </w:t>
      </w:r>
      <w:ins w:id="1245"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 xml:space="preserve">W sytuacji chęci rozpoczęcia zlecenia, użytkownik musi jedynie zbliżyć telefon do znacznika przyklejonego na obudowie urządzenia.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0" cstate="print"/>
                    <a:stretch>
                      <a:fillRect/>
                    </a:stretch>
                  </pic:blipFill>
                  <pic:spPr>
                    <a:xfrm>
                      <a:off x="0" y="0"/>
                      <a:ext cx="1877093" cy="3128489"/>
                    </a:xfrm>
                    <a:prstGeom prst="rect">
                      <a:avLst/>
                    </a:prstGeom>
                  </pic:spPr>
                </pic:pic>
              </a:graphicData>
            </a:graphic>
          </wp:inline>
        </w:drawing>
      </w:r>
      <w:r>
        <w:rPr>
          <w:noProof/>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1" cstate="print"/>
                    <a:stretch>
                      <a:fillRect/>
                    </a:stretch>
                  </pic:blipFill>
                  <pic:spPr>
                    <a:xfrm>
                      <a:off x="0" y="0"/>
                      <a:ext cx="1876671" cy="3127786"/>
                    </a:xfrm>
                    <a:prstGeom prst="rect">
                      <a:avLst/>
                    </a:prstGeom>
                  </pic:spPr>
                </pic:pic>
              </a:graphicData>
            </a:graphic>
          </wp:inline>
        </w:drawing>
      </w:r>
      <w:r>
        <w:rPr>
          <w:noProof/>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2" cstate="print"/>
                    <a:stretch>
                      <a:fillRect/>
                    </a:stretch>
                  </pic:blipFill>
                  <pic:spPr>
                    <a:xfrm>
                      <a:off x="0" y="0"/>
                      <a:ext cx="1871977" cy="3119961"/>
                    </a:xfrm>
                    <a:prstGeom prst="rect">
                      <a:avLst/>
                    </a:prstGeom>
                  </pic:spPr>
                </pic:pic>
              </a:graphicData>
            </a:graphic>
          </wp:inline>
        </w:drawing>
      </w:r>
    </w:p>
    <w:p w:rsidR="00B138EA" w:rsidRDefault="00C759F9" w:rsidP="00B138EA">
      <w:pPr>
        <w:pStyle w:val="NormalnyIn"/>
        <w:ind w:firstLine="0"/>
      </w:pPr>
      <w:r>
        <w:t>PODPIS</w:t>
      </w:r>
    </w:p>
    <w:p w:rsidR="00B138EA" w:rsidRDefault="00B138EA" w:rsidP="00B138EA">
      <w:pPr>
        <w:pStyle w:val="NormalnyIn"/>
        <w:ind w:firstLine="0"/>
      </w:pPr>
    </w:p>
    <w:p w:rsidR="00C759F9" w:rsidRDefault="00C759F9" w:rsidP="00B138EA">
      <w:pPr>
        <w:pStyle w:val="NormalnyIn"/>
        <w:ind w:firstLine="0"/>
      </w:pPr>
    </w:p>
    <w:p w:rsidR="00275BF1" w:rsidRDefault="00275BF1">
      <w:pPr>
        <w:jc w:val="left"/>
        <w:rPr>
          <w:rFonts w:ascii="Times New Roman" w:eastAsia="Times New Roman" w:hAnsi="Times New Roman"/>
          <w:sz w:val="24"/>
          <w:szCs w:val="24"/>
          <w:lang w:eastAsia="pl-PL"/>
        </w:rPr>
      </w:pPr>
      <w:r>
        <w:br w:type="page"/>
      </w:r>
    </w:p>
    <w:p w:rsidR="00B138EA" w:rsidRDefault="00B138EA" w:rsidP="00B138EA">
      <w:pPr>
        <w:pStyle w:val="NormalnyIn"/>
        <w:ind w:firstLine="0"/>
      </w:pPr>
      <w:r>
        <w:lastRenderedPageBreak/>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w:t>
      </w:r>
      <w:del w:id="1246"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Usiłowanie rozpoczęcia realizacji drugiego zlecenia przed zamknięciem poprzedniego zakończy się fiaskiem, gdyż logika aplikacji serwerowej na to nie dopuści. Użytkownik zostanie poinformowany o tym fakcie poprzez stosowne okno dialogowe. Również w sytuacji wystąpienia błędu komunikacji lub wyjątku, użytkownik zostanie o tym poinformowany, a aplikacja powróci do stanu oczekiwania.</w:t>
      </w:r>
    </w:p>
    <w:p w:rsidR="00B138EA" w:rsidRDefault="00B138EA" w:rsidP="00B138EA">
      <w:pPr>
        <w:pStyle w:val="NormalnyIn"/>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1247" w:author="Sebastian Łuczak" w:date="2011-08-31T23:42:00Z">
        <w:r w:rsidR="00425FBC">
          <w:t xml:space="preserve"> (</w:t>
        </w:r>
      </w:ins>
      <w:ins w:id="1248" w:author="Sebastian Łuczak" w:date="2011-08-31T23:43:00Z">
        <w:r w:rsidR="00425FBC">
          <w:t xml:space="preserve">ANR - </w:t>
        </w:r>
        <w:proofErr w:type="spellStart"/>
        <w:r w:rsidR="00425FBC">
          <w:t>Application</w:t>
        </w:r>
        <w:proofErr w:type="spellEnd"/>
        <w:r w:rsidR="00425FBC">
          <w:t xml:space="preserve"> Not </w:t>
        </w:r>
        <w:proofErr w:type="spellStart"/>
        <w:r w:rsidR="00425FBC">
          <w:t>Responding</w:t>
        </w:r>
      </w:ins>
      <w:proofErr w:type="spellEnd"/>
      <w:ins w:id="1249" w:author="Sebastian Łuczak" w:date="2011-08-31T23:42:00Z">
        <w:r w:rsidR="00425FBC">
          <w:t>)</w:t>
        </w:r>
      </w:ins>
      <w:r>
        <w:t>.</w:t>
      </w:r>
    </w:p>
    <w:p w:rsidR="00B138EA" w:rsidDel="00940286" w:rsidRDefault="00B138EA" w:rsidP="00B138EA">
      <w:pPr>
        <w:pStyle w:val="Nagwek3"/>
        <w:rPr>
          <w:del w:id="1250" w:author="Sebastian Łuczak" w:date="2011-08-31T23:44:00Z"/>
        </w:rPr>
      </w:pPr>
      <w:bookmarkStart w:id="1251" w:name="_Toc302291870"/>
      <w:del w:id="1252" w:author="Sebastian Łuczak" w:date="2011-08-31T23:44:00Z">
        <w:r w:rsidDel="00940286">
          <w:delText>Wpływ na zużycie baterii</w:delText>
        </w:r>
        <w:bookmarkEnd w:id="1251"/>
      </w:del>
    </w:p>
    <w:p w:rsidR="00B138EA" w:rsidDel="00940286" w:rsidRDefault="00B138EA" w:rsidP="00B138EA">
      <w:pPr>
        <w:pStyle w:val="NormalnyIn"/>
        <w:ind w:firstLine="0"/>
        <w:rPr>
          <w:del w:id="1253" w:author="Sebastian Łuczak" w:date="2011-08-31T23:44:00Z"/>
        </w:rPr>
      </w:pPr>
      <w:del w:id="1254"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B138EA" w:rsidRDefault="00B138EA" w:rsidP="00B138EA">
      <w:pPr>
        <w:jc w:val="left"/>
        <w:rPr>
          <w:rFonts w:ascii="Times New Roman" w:eastAsiaTheme="majorEastAsia" w:hAnsi="Times New Roman" w:cstheme="majorBidi"/>
          <w:b/>
          <w:bCs/>
          <w:caps/>
          <w:sz w:val="24"/>
          <w:szCs w:val="26"/>
          <w:lang w:eastAsia="pl-PL"/>
        </w:rPr>
      </w:pPr>
      <w:bookmarkStart w:id="1255" w:name="_Toc302291871"/>
      <w:r>
        <w:br w:type="page"/>
      </w:r>
    </w:p>
    <w:p w:rsidR="00B138EA" w:rsidRDefault="00B138EA" w:rsidP="00B138EA">
      <w:pPr>
        <w:pStyle w:val="Nagwek2"/>
      </w:pPr>
      <w:bookmarkStart w:id="1256" w:name="_Toc302669674"/>
      <w:r>
        <w:lastRenderedPageBreak/>
        <w:t>Opis aplikacji administracyjnej na telefon komórkowy</w:t>
      </w:r>
      <w:bookmarkEnd w:id="1255"/>
      <w:bookmarkEnd w:id="1256"/>
    </w:p>
    <w:p w:rsidR="00B138EA" w:rsidRDefault="00B138EA" w:rsidP="00B138EA">
      <w:pPr>
        <w:pStyle w:val="Nagwek3"/>
      </w:pPr>
      <w:bookmarkStart w:id="1257" w:name="_Toc302669675"/>
      <w:r>
        <w:t>Cel powstania</w:t>
      </w:r>
      <w:bookmarkEnd w:id="1257"/>
    </w:p>
    <w:p w:rsidR="00B138EA" w:rsidRDefault="00B138EA" w:rsidP="00B138EA">
      <w:pPr>
        <w:pStyle w:val="NormalnyIn"/>
        <w:ind w:firstLine="0"/>
      </w:pPr>
      <w:r>
        <w:t xml:space="preserve">Aplikacja administracyjna używana jest do rejestracji lokalizacji usługowych przez </w:t>
      </w:r>
      <w:ins w:id="1258"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1259" w:name="_Toc302669676"/>
      <w:r>
        <w:t>Główne założenia</w:t>
      </w:r>
      <w:bookmarkEnd w:id="1259"/>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1260" w:name="_Toc302669677"/>
      <w:r>
        <w:t>Działanie aplikacji</w:t>
      </w:r>
      <w:bookmarkEnd w:id="1260"/>
    </w:p>
    <w:p w:rsidR="00B138EA" w:rsidRDefault="00B138EA" w:rsidP="00B138EA">
      <w:pPr>
        <w:pStyle w:val="NormalnyIn"/>
        <w:ind w:firstLine="0"/>
      </w:pPr>
      <w:r>
        <w:t>Po uruchomieniu aplikacji użytkownik proszony jest o wprowadzenie nazwy użytkownika i hasła. Przy procesie autoryzacji</w:t>
      </w:r>
      <w:ins w:id="1261" w:author="Sebastian" w:date="2011-09-01T11:17:00Z">
        <w:r w:rsidR="00E85A6F">
          <w:t>,</w:t>
        </w:r>
      </w:ins>
      <w:r>
        <w:t xml:space="preserve"> prócz zestawu danych wspomnianych w rozdziale opisującym aplikację kliencką, weryfikowana jest również rola przydzielona użytkownikowi w systemie. Użytkownicy typu </w:t>
      </w:r>
      <w:proofErr w:type="spellStart"/>
      <w:r>
        <w:t>ROLE_USER</w:t>
      </w:r>
      <w:proofErr w:type="spellEnd"/>
      <w:r>
        <w:t xml:space="preserve"> nie mogą używać tej aplikacji i ich próby są odrzucane przez system. Po poprawn</w:t>
      </w:r>
      <w:del w:id="1262" w:author="Sebastian" w:date="2011-09-01T11:17:00Z">
        <w:r w:rsidDel="00E85A6F">
          <w:delText>ej autoryzacji</w:delText>
        </w:r>
      </w:del>
      <w:ins w:id="1263" w:author="Sebastian" w:date="2011-09-01T11:17:00Z">
        <w:r w:rsidR="00E85A6F">
          <w:t>ym</w:t>
        </w:r>
      </w:ins>
      <w:ins w:id="1264" w:author="Sebastian" w:date="2011-09-01T11:18:00Z">
        <w:r w:rsidR="00E85A6F">
          <w:t xml:space="preserve"> uwierzytelnieniu</w:t>
        </w:r>
      </w:ins>
      <w:del w:id="1265" w:author="Sebastian" w:date="2011-09-01T11:17:00Z">
        <w:r w:rsidDel="00E85A6F">
          <w:delText xml:space="preserve"> </w:delText>
        </w:r>
      </w:del>
      <w:del w:id="1266" w:author="Sebastian" w:date="2011-09-01T11:18:00Z">
        <w:r w:rsidDel="00E85A6F">
          <w:delText>w systemie</w:delText>
        </w:r>
      </w:del>
      <w:ins w:id="1267"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1268" w:author="Sebastian" w:date="2011-09-01T11:18:00Z"/>
        </w:rPr>
      </w:pPr>
      <w:r>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1269" w:author="Sebastian" w:date="2011-09-01T11:18:00Z">
        <w:r w:rsidDel="00E85A6F">
          <w:delText xml:space="preserve">orientacyjną </w:delText>
        </w:r>
      </w:del>
      <w:ins w:id="1270" w:author="Sebastian" w:date="2011-09-01T11:18:00Z">
        <w:r w:rsidR="00E85A6F">
          <w:t xml:space="preserve">skrótową </w:t>
        </w:r>
      </w:ins>
      <w:r>
        <w:t xml:space="preserve">nazwę kontrahenta i jego numer NIP. Pola formularza podlegają walidacji, a </w:t>
      </w:r>
      <w:ins w:id="1271" w:author="Sebastian" w:date="2011-09-01T11:18:00Z">
        <w:r w:rsidR="00E85A6F">
          <w:t>skrótowa</w:t>
        </w:r>
      </w:ins>
      <w:del w:id="1272" w:author="Sebastian" w:date="2011-09-01T11:18:00Z">
        <w:r w:rsidDel="00E85A6F">
          <w:delText>orientacyjna</w:delText>
        </w:r>
      </w:del>
      <w:r>
        <w:t xml:space="preserve"> nazwa kontrahenta brana jest pod uwagę jedynie w sytuacji w której ma miejsce rejestracja nowego klienta. </w:t>
      </w:r>
    </w:p>
    <w:p w:rsidR="003E2875" w:rsidRDefault="00B138EA">
      <w:pPr>
        <w:pStyle w:val="NormalnyIn"/>
        <w:ind w:firstLine="708"/>
        <w:pPrChange w:id="1273"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1274" w:author="Sebastian" w:date="2011-09-01T11:18:00Z">
        <w:r w:rsidR="00E85A6F">
          <w:t xml:space="preserve">, </w:t>
        </w:r>
      </w:ins>
      <w:del w:id="1275"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1276" w:author="Sebastian" w:date="2011-09-01T11:19:00Z">
        <w:r w:rsidDel="00E85A6F">
          <w:delText xml:space="preserve">użytkownika </w:delText>
        </w:r>
      </w:del>
      <w:ins w:id="1277"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Ponieważ często może mieć miejsce rejestracja wielu urządzeń u jednego kontrahenta, pole zawierające NIP nie czyści się w jednej sesji działania aplikacji, tylko po jej wyłączeniu i ponownym włączeniu. Dzięki temu proces ten podlega kolejnemu uproszczeniu. Wybranie przycisku „Zapisz</w:t>
      </w:r>
      <w:r w:rsidR="00132F5A">
        <w:t xml:space="preserve"> na </w:t>
      </w:r>
      <w:del w:id="1278" w:author="Sebastian" w:date="2011-09-01T11:19:00Z">
        <w:r w:rsidR="00132F5A" w:rsidDel="00E85A6F">
          <w:delText>Tag</w:delText>
        </w:r>
      </w:del>
      <w:ins w:id="1279" w:author="Sebastian" w:date="2011-09-01T11:19:00Z">
        <w:r w:rsidR="00E85A6F">
          <w:t>znacznik</w:t>
        </w:r>
      </w:ins>
      <w:r>
        <w:t>” rozpoczyna walidację formularza.</w:t>
      </w:r>
    </w:p>
    <w:p w:rsidR="00DF19F3" w:rsidRDefault="00B138EA" w:rsidP="00B138EA">
      <w:pPr>
        <w:pStyle w:val="NormalnyIn"/>
        <w:ind w:firstLine="708"/>
      </w:pPr>
      <w:r>
        <w:lastRenderedPageBreak/>
        <w:t xml:space="preserve">Po pomyślnym przejściu walidacji pól, aplikacja zwraca się do użytkownika z prośbą o zbliżenie znacznika i korzystając z systemu </w:t>
      </w:r>
      <w:del w:id="1280" w:author="Sebastian" w:date="2011-09-01T11:19:00Z">
        <w:r w:rsidDel="00E85A6F">
          <w:delText xml:space="preserve">foreground </w:delText>
        </w:r>
      </w:del>
      <w:proofErr w:type="spellStart"/>
      <w:ins w:id="1281" w:author="Sebastian" w:date="2011-09-01T11:19:00Z">
        <w:r w:rsidR="00E85A6F">
          <w:t>Foreground</w:t>
        </w:r>
        <w:proofErr w:type="spellEnd"/>
        <w:r w:rsidR="00E85A6F">
          <w:t xml:space="preserve"> </w:t>
        </w:r>
      </w:ins>
      <w:proofErr w:type="spellStart"/>
      <w:r>
        <w:t>dispatch</w:t>
      </w:r>
      <w:proofErr w:type="spellEnd"/>
      <w:del w:id="1282" w:author="Sebastian" w:date="2011-09-01T11:29:00Z">
        <w:r w:rsidDel="00DC5CFE">
          <w:delText>ing</w:delText>
        </w:r>
      </w:del>
      <w:r>
        <w:t xml:space="preserve"> </w:t>
      </w:r>
      <w:customXmlInsRangeStart w:id="1283" w:author="Sebastian" w:date="2011-09-01T11:19:00Z"/>
      <w:sdt>
        <w:sdtPr>
          <w:id w:val="1428767"/>
          <w:citation/>
        </w:sdtPr>
        <w:sdtContent>
          <w:customXmlInsRangeEnd w:id="1283"/>
          <w:ins w:id="1284" w:author="Sebastian" w:date="2011-09-01T11:19:00Z">
            <w:r w:rsidR="009D3E5C">
              <w:fldChar w:fldCharType="begin"/>
            </w:r>
            <w:r w:rsidR="00E85A6F">
              <w:instrText xml:space="preserve"> CITATION Goo11 \l 1045 </w:instrText>
            </w:r>
          </w:ins>
          <w:r w:rsidR="009D3E5C">
            <w:fldChar w:fldCharType="separate"/>
          </w:r>
          <w:r w:rsidR="003234F2">
            <w:rPr>
              <w:noProof/>
            </w:rPr>
            <w:t>[18]</w:t>
          </w:r>
          <w:ins w:id="1285" w:author="Sebastian" w:date="2011-09-01T11:19:00Z">
            <w:r w:rsidR="009D3E5C">
              <w:fldChar w:fldCharType="end"/>
            </w:r>
          </w:ins>
          <w:customXmlInsRangeStart w:id="1286" w:author="Sebastian" w:date="2011-09-01T11:19:00Z"/>
        </w:sdtContent>
      </w:sdt>
      <w:customXmlInsRangeEnd w:id="1286"/>
      <w:ins w:id="1287" w:author="Sebastian" w:date="2011-09-01T11:22:00Z">
        <w:r w:rsidR="00B6632E">
          <w:t xml:space="preserve"> dostrojonego tak, aby reagował tylko na znaczniki typ</w:t>
        </w:r>
      </w:ins>
      <w:ins w:id="1288" w:author="Sebastian" w:date="2011-09-01T11:23:00Z">
        <w:r w:rsidR="00B6632E">
          <w:t xml:space="preserve">u </w:t>
        </w:r>
        <w:proofErr w:type="spellStart"/>
        <w:r w:rsidR="00B6632E">
          <w:t>Mifare</w:t>
        </w:r>
        <w:proofErr w:type="spellEnd"/>
        <w:r w:rsidR="00B6632E">
          <w:t xml:space="preserve"> </w:t>
        </w:r>
        <w:proofErr w:type="spellStart"/>
        <w:r w:rsidR="00B6632E">
          <w:t>Ultralight</w:t>
        </w:r>
        <w:proofErr w:type="spellEnd"/>
        <w:r w:rsidR="00B6632E">
          <w:t>,</w:t>
        </w:r>
      </w:ins>
      <w:del w:id="1289" w:author="Sebastian" w:date="2011-09-01T11:19:00Z">
        <w:r w:rsidDel="00E85A6F">
          <w:delText>(ANDROID)</w:delText>
        </w:r>
      </w:del>
      <w:r>
        <w:t xml:space="preserve"> uzyskuje najwyższy priorytet przy jego obsłu</w:t>
      </w:r>
      <w:r w:rsidR="00075026">
        <w:t xml:space="preserve">dze. </w:t>
      </w:r>
    </w:p>
    <w:p w:rsidR="00DC5CFE" w:rsidRDefault="00B138EA" w:rsidP="00A55E3E">
      <w:pPr>
        <w:pStyle w:val="NormalnyIn"/>
        <w:ind w:firstLine="708"/>
        <w:rPr>
          <w:ins w:id="1290" w:author="Sebastian" w:date="2011-09-01T11:26:00Z"/>
        </w:rPr>
      </w:pPr>
      <w:r>
        <w:t xml:space="preserve">W następnym kroku, jeśli użytkownik zbliży znacznik, </w:t>
      </w:r>
      <w:ins w:id="1291" w:author="Sebastian" w:date="2011-09-01T11:22:00Z">
        <w:r w:rsidR="00B6632E">
          <w:t xml:space="preserve">aplikacja </w:t>
        </w:r>
      </w:ins>
      <w:r>
        <w:t xml:space="preserve">odczytuje jego unikatowy identyfikator, wysyła zapytanie do usługi internetowej i, jeśli operacja przebiegnie pomyślnie, zapisuje na znaczniku nazwę aplikacji oraz </w:t>
      </w:r>
      <w:r w:rsidR="009D3E5C" w:rsidRPr="009D3E5C">
        <w:rPr>
          <w:rPrChange w:id="1292" w:author="Sebastian" w:date="2011-09-01T11:23:00Z">
            <w:rPr>
              <w:b/>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1293" w:author="Sebastian" w:date="2011-09-01T11:24:00Z">
        <w:r w:rsidR="00DC5CFE">
          <w:t>.</w:t>
        </w:r>
        <w:r w:rsidR="00A55E3E">
          <w:t xml:space="preserve"> </w:t>
        </w:r>
      </w:ins>
      <w:ins w:id="1294" w:author="Sebastian" w:date="2011-09-01T11:25:00Z">
        <w:r w:rsidR="00DC5CFE">
          <w:t>Wniosek taki wynika z faktu, i</w:t>
        </w:r>
      </w:ins>
      <w:ins w:id="1295" w:author="Sebastian" w:date="2011-09-01T11:24:00Z">
        <w:r w:rsidR="00A55E3E">
          <w:t xml:space="preserve">ż </w:t>
        </w:r>
      </w:ins>
      <w:ins w:id="1296" w:author="Sebastian" w:date="2011-09-01T11:25:00Z">
        <w:r w:rsidR="00DC5CFE">
          <w:t>ograniczony rozmiar pamięci znacznika nie pozwalał zapisać kompletu danych, a częst</w:t>
        </w:r>
      </w:ins>
      <w:ins w:id="1297" w:author="Sebastian" w:date="2011-09-01T11:26:00Z">
        <w:r w:rsidR="00DC5CFE">
          <w:t>o nawet jednego, długiego pola</w:t>
        </w:r>
      </w:ins>
      <w:r>
        <w:t>.</w:t>
      </w:r>
      <w:ins w:id="1298" w:author="Sebastian" w:date="2011-09-01T11:26:00Z">
        <w:r w:rsidR="00DC5CFE">
          <w:t xml:space="preserve"> Opieranie zatem weryfikacji danych na zawartości znacznika było zawodne</w:t>
        </w:r>
      </w:ins>
      <w:r>
        <w:t xml:space="preserve"> </w:t>
      </w:r>
    </w:p>
    <w:p w:rsidR="00B138EA" w:rsidRDefault="00B138EA" w:rsidP="00DC5CFE">
      <w:pPr>
        <w:pStyle w:val="NormalnyIn"/>
        <w:ind w:firstLine="708"/>
        <w:rPr>
          <w:ins w:id="1299" w:author="Sebastian" w:date="2011-09-01T11:37:00Z"/>
        </w:rPr>
      </w:pPr>
      <w:r>
        <w:t xml:space="preserve">Z tego powodu </w:t>
      </w:r>
      <w:ins w:id="1300" w:author="Sebastian" w:date="2011-09-01T11:27:00Z">
        <w:r w:rsidR="00DC5CFE">
          <w:t xml:space="preserve">rejestracja kompletu danych odbywa się po stronie usługi internetowej, </w:t>
        </w:r>
      </w:ins>
      <w:ins w:id="1301" w:author="Sebastian" w:date="2011-09-01T11:28:00Z">
        <w:r w:rsidR="00DC5CFE">
          <w:t>a</w:t>
        </w:r>
      </w:ins>
      <w:del w:id="1302" w:author="Sebastian" w:date="2011-09-01T11:28:00Z">
        <w:r w:rsidDel="00DC5CFE">
          <w:delText>w procesie rejestracji</w:delText>
        </w:r>
      </w:del>
      <w:del w:id="1303" w:author="Sebastian" w:date="2011-09-01T11:27:00Z">
        <w:r w:rsidDel="00DC5CFE">
          <w:delText>,</w:delText>
        </w:r>
      </w:del>
      <w:r>
        <w:t xml:space="preserve"> na znaczniku zapisywana jest tylko nazwa aplikacji</w:t>
      </w:r>
      <w:del w:id="1304" w:author="Sebastian" w:date="2011-09-01T11:27:00Z">
        <w:r w:rsidDel="00DC5CFE">
          <w:delText>, a cała rejestracja zachodzi po stronie usługi internetowej</w:delText>
        </w:r>
      </w:del>
      <w:r>
        <w:t>.</w:t>
      </w:r>
      <w:ins w:id="1305" w:author="Sebastian" w:date="2011-09-01T11:28:00Z">
        <w:r w:rsidR="00DC5CFE">
          <w:t xml:space="preserve"> Zapis ten</w:t>
        </w:r>
      </w:ins>
      <w:ins w:id="1306" w:author="Sebastian" w:date="2011-09-01T11:29:00Z">
        <w:r w:rsidR="00DC5CFE">
          <w:t>, choć również wydaje się zbędnym,</w:t>
        </w:r>
      </w:ins>
      <w:ins w:id="1307" w:author="Sebastian" w:date="2011-09-01T11:28:00Z">
        <w:r w:rsidR="00DC5CFE">
          <w:t xml:space="preserve"> powodowany jest przyczynami technicznymi</w:t>
        </w:r>
      </w:ins>
      <w:ins w:id="1308" w:author="Sebastian" w:date="2011-09-01T11:29:00Z">
        <w:r w:rsidR="00DC5CFE">
          <w:t>. J</w:t>
        </w:r>
      </w:ins>
      <w:ins w:id="1309" w:author="Sebastian" w:date="2011-09-01T11:28:00Z">
        <w:r w:rsidR="00DC5CFE">
          <w:t>ak zaznaczyłem w rozdziale opisującym aplikację kliencką, system</w:t>
        </w:r>
      </w:ins>
      <w:ins w:id="1310" w:author="Sebastian" w:date="2011-09-01T11:29:00Z">
        <w:r w:rsidR="00DC5CFE">
          <w:t xml:space="preserve"> </w:t>
        </w:r>
        <w:proofErr w:type="spellStart"/>
        <w:r w:rsidR="00DC5CFE">
          <w:t>Foreground</w:t>
        </w:r>
        <w:proofErr w:type="spellEnd"/>
        <w:r w:rsidR="00DC5CFE">
          <w:t xml:space="preserve"> </w:t>
        </w:r>
        <w:proofErr w:type="spellStart"/>
        <w:r w:rsidR="00DC5CFE">
          <w:t>dispatch</w:t>
        </w:r>
        <w:proofErr w:type="spellEnd"/>
        <w:r w:rsidR="00DC5CFE">
          <w:t xml:space="preserve"> pierwszą filtrację </w:t>
        </w:r>
      </w:ins>
      <w:ins w:id="1311" w:author="Sebastian" w:date="2011-09-01T11:30:00Z">
        <w:r w:rsidR="00DC5CFE">
          <w:t xml:space="preserve">aplikacji do obsłużenia znacznika </w:t>
        </w:r>
      </w:ins>
      <w:ins w:id="1312" w:author="Sebastian" w:date="2011-09-01T11:29:00Z">
        <w:r w:rsidR="00DC5CFE">
          <w:t>wykonuje na podstawie typu danych przechowywanych przez znacznik.</w:t>
        </w:r>
      </w:ins>
      <w:ins w:id="1313" w:author="Sebastian" w:date="2011-09-01T11:30:00Z">
        <w:r w:rsidR="00DC5CFE">
          <w:t xml:space="preserve"> Jedną z możliwości jest określenie typu </w:t>
        </w:r>
      </w:ins>
      <w:ins w:id="1314" w:author="Sebastian" w:date="2011-09-01T11:31:00Z">
        <w:r w:rsidR="00DC5CFE">
          <w:t xml:space="preserve">danych </w:t>
        </w:r>
      </w:ins>
      <w:ins w:id="1315" w:author="Sebastian" w:date="2011-09-01T11:30:00Z">
        <w:r w:rsidR="00DC5CFE">
          <w:t>MI</w:t>
        </w:r>
      </w:ins>
      <w:ins w:id="1316" w:author="Sebastian" w:date="2011-09-01T11:31:00Z">
        <w:r w:rsidR="00DC5CFE">
          <w:t>ME</w:t>
        </w:r>
      </w:ins>
      <w:del w:id="1317" w:author="Sebastian" w:date="2011-09-01T11:27:00Z">
        <w:r w:rsidDel="00DC5CFE">
          <w:delText xml:space="preserve"> </w:delText>
        </w:r>
      </w:del>
      <w:ins w:id="1318" w:author="Sebastian" w:date="2011-09-01T11:31:00Z">
        <w:r w:rsidR="00DC5CFE">
          <w:t xml:space="preserve"> na jaki ma reagować dana aplikacja</w:t>
        </w:r>
      </w:ins>
      <w:ins w:id="1319" w:author="Sebastian" w:date="2011-09-01T11:33:00Z">
        <w:r w:rsidR="00DC5CFE">
          <w:t xml:space="preserve">. Ponieważ typy </w:t>
        </w:r>
      </w:ins>
      <w:ins w:id="1320" w:author="Sebastian" w:date="2011-09-01T11:35:00Z">
        <w:r w:rsidR="005D049A">
          <w:t xml:space="preserve">te </w:t>
        </w:r>
      </w:ins>
      <w:ins w:id="1321" w:author="Sebastian" w:date="2011-09-01T11:34:00Z">
        <w:r w:rsidR="00DC5CFE">
          <w:t xml:space="preserve">można niezwykle łatwo tworzyć (ale nie rejestrować!), postanowiłem </w:t>
        </w:r>
      </w:ins>
      <w:ins w:id="1322" w:author="Sebastian" w:date="2011-09-01T11:35:00Z">
        <w:r w:rsidR="005D049A">
          <w:t xml:space="preserve">zapisywać </w:t>
        </w:r>
      </w:ins>
      <w:ins w:id="1323" w:author="Sebastian" w:date="2011-09-01T11:37:00Z">
        <w:r w:rsidR="005D049A">
          <w:t xml:space="preserve">na znaczniku </w:t>
        </w:r>
      </w:ins>
      <w:ins w:id="1324" w:author="Sebastian" w:date="2011-09-01T11:35:00Z">
        <w:r w:rsidR="005D049A">
          <w:t xml:space="preserve">nazwę aplikacji przy użyciu własnego typu </w:t>
        </w:r>
      </w:ins>
      <w:proofErr w:type="spellStart"/>
      <w:ins w:id="1325" w:author="Sebastian" w:date="2011-09-01T11:36:00Z">
        <w:r w:rsidR="009D3E5C" w:rsidRPr="009D3E5C">
          <w:rPr>
            <w:i/>
            <w:rPrChange w:id="1326" w:author="Sebastian" w:date="2011-09-01T11:37:00Z">
              <w:rPr/>
            </w:rPrChange>
          </w:rPr>
          <w:t>text</w:t>
        </w:r>
        <w:proofErr w:type="spellEnd"/>
        <w:r w:rsidR="009D3E5C" w:rsidRPr="009D3E5C">
          <w:rPr>
            <w:i/>
            <w:rPrChange w:id="1327" w:author="Sebastian" w:date="2011-09-01T11:37:00Z">
              <w:rPr/>
            </w:rPrChange>
          </w:rPr>
          <w:t>/</w:t>
        </w:r>
        <w:proofErr w:type="spellStart"/>
        <w:r w:rsidR="009D3E5C" w:rsidRPr="009D3E5C">
          <w:rPr>
            <w:i/>
            <w:rPrChange w:id="1328" w:author="Sebastian" w:date="2011-09-01T11:37:00Z">
              <w:rPr/>
            </w:rPrChange>
          </w:rPr>
          <w:t>vnd.</w:t>
        </w:r>
      </w:ins>
      <w:ins w:id="1329" w:author="Sebastian" w:date="2011-09-01T11:37:00Z">
        <w:r w:rsidR="009D3E5C" w:rsidRPr="009D3E5C">
          <w:rPr>
            <w:i/>
            <w:rPrChange w:id="1330" w:author="Sebastian" w:date="2011-09-01T11:37:00Z">
              <w:rPr/>
            </w:rPrChange>
          </w:rPr>
          <w:t>timecontrol</w:t>
        </w:r>
        <w:proofErr w:type="spellEnd"/>
        <w:r w:rsidR="005D049A">
          <w:t>.</w:t>
        </w:r>
      </w:ins>
    </w:p>
    <w:p w:rsidR="005D049A" w:rsidRPr="005D049A" w:rsidRDefault="005D049A" w:rsidP="00DC5CFE">
      <w:pPr>
        <w:pStyle w:val="NormalnyIn"/>
        <w:ind w:firstLine="708"/>
        <w:rPr>
          <w:b/>
          <w:rPrChange w:id="1331" w:author="Sebastian" w:date="2011-09-01T11:37:00Z">
            <w:rPr/>
          </w:rPrChange>
        </w:rPr>
      </w:pPr>
      <w:ins w:id="1332" w:author="Sebastian" w:date="2011-09-01T11:37:00Z">
        <w:r>
          <w:t>W efekcie jedyną aplikacją która zgłasza się do obsłużenia tego znacznika jest moja aplikacja kliencka. Skraca to czas wyw</w:t>
        </w:r>
      </w:ins>
      <w:ins w:id="1333" w:author="Sebastian" w:date="2011-09-01T11:38:00Z">
        <w:r>
          <w:t>ołania i powoduje, że użytkownik nie musi ręcznie wybierać aplikacji z listy.</w:t>
        </w:r>
      </w:ins>
    </w:p>
    <w:p w:rsidR="00DF19F3" w:rsidRDefault="00DF19F3" w:rsidP="00B138EA">
      <w:pPr>
        <w:pStyle w:val="NormalnyIn"/>
        <w:ind w:firstLine="708"/>
      </w:pPr>
    </w:p>
    <w:p w:rsidR="00B138EA" w:rsidRDefault="00DF19F3" w:rsidP="00B138EA">
      <w:pPr>
        <w:pStyle w:val="NormalnyIn"/>
        <w:ind w:firstLine="708"/>
      </w:pPr>
      <w:r>
        <w:rPr>
          <w:noProof/>
        </w:rPr>
        <w:lastRenderedPageBreak/>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3"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4" cstate="print"/>
                    <a:stretch>
                      <a:fillRect/>
                    </a:stretch>
                  </pic:blipFill>
                  <pic:spPr>
                    <a:xfrm>
                      <a:off x="0" y="0"/>
                      <a:ext cx="1767501" cy="2945835"/>
                    </a:xfrm>
                    <a:prstGeom prst="rect">
                      <a:avLst/>
                    </a:prstGeom>
                  </pic:spPr>
                </pic:pic>
              </a:graphicData>
            </a:graphic>
          </wp:inline>
        </w:drawing>
      </w:r>
    </w:p>
    <w:p w:rsidR="00B138EA" w:rsidRDefault="00DF19F3" w:rsidP="00B138EA">
      <w:pPr>
        <w:pStyle w:val="NormalnyIn"/>
        <w:ind w:firstLine="708"/>
      </w:pPr>
      <w:r>
        <w:t>PODPIS</w:t>
      </w:r>
    </w:p>
    <w:p w:rsidR="00B138EA" w:rsidDel="005D049A" w:rsidRDefault="00B138EA" w:rsidP="00B138EA">
      <w:pPr>
        <w:pStyle w:val="NormalnyIn"/>
        <w:ind w:firstLine="708"/>
        <w:rPr>
          <w:del w:id="1334" w:author="Sebastian" w:date="2011-09-01T11:38:00Z"/>
        </w:rPr>
      </w:pPr>
    </w:p>
    <w:p w:rsidR="00B138EA" w:rsidRDefault="00B138EA" w:rsidP="00B138EA">
      <w:pPr>
        <w:pStyle w:val="NormalnyIn"/>
        <w:ind w:firstLine="708"/>
      </w:pPr>
      <w:del w:id="1335" w:author="Sebastian" w:date="2011-09-01T11:38:00Z">
        <w:r w:rsidDel="005D049A">
          <w:delText>W chwili obecnej, z przyczyn finansowych (nie mamy dostępu do nieograniczonej liczby znaczników), funkcja blokowania zapisu na znaczniku jest wyłączona. Za</w:delText>
        </w:r>
      </w:del>
      <w:ins w:id="1336"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1337" w:author="Sebastian" w:date="2011-09-01T11:38:00Z">
        <w:r w:rsidDel="005D049A">
          <w:delText xml:space="preserve"> i</w:delText>
        </w:r>
      </w:del>
      <w:ins w:id="1338" w:author="Sebastian" w:date="2011-09-01T11:38:00Z">
        <w:r w:rsidR="005D049A">
          <w:t xml:space="preserve"> or</w:t>
        </w:r>
      </w:ins>
      <w:ins w:id="1339" w:author="Sebastian" w:date="2011-09-01T11:39:00Z">
        <w:r w:rsidR="005D049A">
          <w:t>az</w:t>
        </w:r>
      </w:ins>
      <w:r>
        <w:t xml:space="preserve">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5D049A" w:rsidRDefault="005D049A">
      <w:pPr>
        <w:jc w:val="left"/>
        <w:rPr>
          <w:ins w:id="1340" w:author="Sebastian" w:date="2011-09-01T11:39:00Z"/>
          <w:rFonts w:ascii="Times New Roman" w:eastAsiaTheme="majorEastAsia" w:hAnsi="Times New Roman" w:cstheme="majorBidi"/>
          <w:b/>
          <w:bCs/>
          <w:caps/>
          <w:sz w:val="24"/>
          <w:szCs w:val="26"/>
          <w:lang w:eastAsia="pl-PL"/>
        </w:rPr>
      </w:pPr>
      <w:ins w:id="1341" w:author="Sebastian" w:date="2011-09-01T11:39:00Z">
        <w:r>
          <w:br w:type="page"/>
        </w:r>
      </w:ins>
    </w:p>
    <w:p w:rsidR="0074625B" w:rsidRDefault="0074625B" w:rsidP="008A3B8F">
      <w:pPr>
        <w:pStyle w:val="Nagwek2"/>
      </w:pPr>
      <w:bookmarkStart w:id="1342" w:name="_Toc302669678"/>
      <w:r>
        <w:lastRenderedPageBreak/>
        <w:t xml:space="preserve">Opis panelu </w:t>
      </w:r>
      <w:r w:rsidR="00155EC5">
        <w:t>administracyjnego</w:t>
      </w:r>
      <w:bookmarkEnd w:id="1342"/>
    </w:p>
    <w:p w:rsidR="001417C4" w:rsidRDefault="001417C4" w:rsidP="001417C4">
      <w:pPr>
        <w:pStyle w:val="Nagwek3"/>
      </w:pPr>
      <w:bookmarkStart w:id="1343" w:name="_Toc302669679"/>
      <w:r>
        <w:t>Cel powstania</w:t>
      </w:r>
      <w:bookmarkEnd w:id="1343"/>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naszym rozwiązaniem. </w:t>
      </w:r>
    </w:p>
    <w:p w:rsidR="00A83708" w:rsidRPr="00A83708" w:rsidRDefault="00A83708" w:rsidP="00A83708">
      <w:pPr>
        <w:pStyle w:val="NormalnyIn"/>
      </w:pPr>
      <w:r w:rsidRPr="00A83708">
        <w:t>Użytkownik</w:t>
      </w:r>
      <w:ins w:id="1344" w:author="Sebastian" w:date="2011-09-01T11:39:00Z">
        <w:r w:rsidR="005D049A">
          <w:t xml:space="preserve">ami </w:t>
        </w:r>
      </w:ins>
      <w:del w:id="1345"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1346" w:author="Sebastian" w:date="2011-09-01T11:39:00Z">
        <w:r w:rsidRPr="00A83708" w:rsidDel="005D049A">
          <w:delText>funkcjonalnością</w:delText>
        </w:r>
      </w:del>
      <w:ins w:id="1347" w:author="Sebastian" w:date="2011-09-01T11:39:00Z">
        <w:r w:rsidR="005D049A" w:rsidRPr="00A83708">
          <w:t>funkcj</w:t>
        </w:r>
        <w:r w:rsidR="005D049A">
          <w:t>o</w:t>
        </w:r>
      </w:ins>
      <w:ins w:id="1348" w:author="Sebastian" w:date="2011-09-01T11:40:00Z">
        <w:r w:rsidR="005D049A">
          <w:t>m</w:t>
        </w:r>
      </w:ins>
      <w:r w:rsidRPr="00A83708">
        <w:t xml:space="preserve">, mogą </w:t>
      </w:r>
      <w:ins w:id="1349"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1350"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1351" w:name="_Toc302669680"/>
      <w:r>
        <w:t>Szczegóły implementacyjne</w:t>
      </w:r>
      <w:bookmarkEnd w:id="1351"/>
    </w:p>
    <w:p w:rsidR="00135903" w:rsidRDefault="00135903" w:rsidP="008A3B8F">
      <w:pPr>
        <w:pStyle w:val="NormalnyIn"/>
        <w:ind w:firstLine="0"/>
      </w:pPr>
      <w:r>
        <w:t xml:space="preserve">Aplikacja webowa do poprawnego działania wymaga obecności dowolnego serwera aplikacyjnego zgodnego ze standardem Java </w:t>
      </w:r>
      <w:del w:id="1352" w:author="Sebastian" w:date="2011-09-01T11:40:00Z">
        <w:r w:rsidDel="005D049A">
          <w:delText xml:space="preserve">Enetrpriese </w:delText>
        </w:r>
      </w:del>
      <w:proofErr w:type="spellStart"/>
      <w:ins w:id="1353" w:author="Sebastian" w:date="2011-09-01T11:40:00Z">
        <w:r w:rsidR="005D049A">
          <w:t>Enterprise</w:t>
        </w:r>
        <w:proofErr w:type="spellEnd"/>
        <w:r w:rsidR="005D049A">
          <w:t xml:space="preserve"> </w:t>
        </w:r>
      </w:ins>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W naszym przypadku</w:t>
      </w:r>
      <w:r w:rsidR="00FE1FE4">
        <w:t>,</w:t>
      </w:r>
      <w:r>
        <w:t xml:space="preserve"> zdecydowałem się na użycie serwera aplikacyjnego Apache </w:t>
      </w:r>
      <w:proofErr w:type="spellStart"/>
      <w:r>
        <w:t>Tomcat</w:t>
      </w:r>
      <w:proofErr w:type="spellEnd"/>
      <w:r>
        <w:t xml:space="preserve"> w wersji 6.0.32. Dzięki niemu mogłem stworzyć warstwę prezentacji opartą na stronach JSP współpracujących z bibliotekami JSTL (ang. Java Standard Tag </w:t>
      </w:r>
      <w:proofErr w:type="spellStart"/>
      <w:r>
        <w:t>Library</w:t>
      </w:r>
      <w:proofErr w:type="spellEnd"/>
      <w:del w:id="1354" w:author="Sebastian" w:date="2011-09-01T11:40:00Z">
        <w:r w:rsidDel="005D049A">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A83708" w:rsidRPr="00A83708" w:rsidRDefault="00A83708" w:rsidP="00A83708">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347211" w:rsidRDefault="00347211" w:rsidP="00347211">
      <w:pPr>
        <w:pStyle w:val="NormalnyIn"/>
      </w:pPr>
    </w:p>
    <w:p w:rsidR="00BE4FBF" w:rsidDel="005D049A" w:rsidRDefault="00BE4FBF" w:rsidP="005D049A">
      <w:pPr>
        <w:pStyle w:val="NormalnyIn"/>
        <w:rPr>
          <w:del w:id="1355" w:author="Sebastian" w:date="2011-09-01T11:41:00Z"/>
        </w:rPr>
      </w:pPr>
      <w:r>
        <w:t xml:space="preserve">Dodatkowo, panel administracyjny został wykonany w oparciu o szkielet aplikacji Spring w wersji 3.0.1, pakiet Spring Security w wersji 3.0.5 oraz technologię ORM (ang. </w:t>
      </w:r>
      <w:proofErr w:type="spellStart"/>
      <w:r>
        <w:t>Object</w:t>
      </w:r>
      <w:proofErr w:type="spellEnd"/>
      <w:r>
        <w:t xml:space="preserve"> </w:t>
      </w:r>
      <w:proofErr w:type="spellStart"/>
      <w:r>
        <w:t>Relational</w:t>
      </w:r>
      <w:proofErr w:type="spellEnd"/>
      <w:r>
        <w:t xml:space="preserve"> </w:t>
      </w:r>
      <w:proofErr w:type="spellStart"/>
      <w:r>
        <w:t>Mapping</w:t>
      </w:r>
      <w:proofErr w:type="spellEnd"/>
      <w:r>
        <w:t xml:space="preserve"> )</w:t>
      </w:r>
      <w:r w:rsidR="00FE1FE4">
        <w:t>,</w:t>
      </w:r>
      <w:r>
        <w:t xml:space="preserve"> którą dostarcza Hibernate 3. W celu zapewnienia poprawności logowania zdarzeń aplikacji oraz ewentualnych wyjątków zawarty został również Framework </w:t>
      </w:r>
      <w:del w:id="1356" w:author="Sebastian" w:date="2011-09-01T11:41:00Z">
        <w:r w:rsidDel="005D049A">
          <w:delText>Log4j</w:delText>
        </w:r>
      </w:del>
      <w:ins w:id="1357" w:author="Sebastian" w:date="2011-09-01T11:41:00Z">
        <w:r w:rsidR="005D049A">
          <w:t>Log4J</w:t>
        </w:r>
      </w:ins>
      <w:r>
        <w:t xml:space="preserve">. </w:t>
      </w:r>
    </w:p>
    <w:p w:rsidR="005D049A" w:rsidRDefault="005D049A" w:rsidP="00347211">
      <w:pPr>
        <w:pStyle w:val="NormalnyIn"/>
        <w:rPr>
          <w:ins w:id="1358" w:author="Sebastian" w:date="2011-09-01T11:41:00Z"/>
        </w:rPr>
      </w:pPr>
    </w:p>
    <w:p w:rsidR="00605F72" w:rsidDel="005D049A" w:rsidRDefault="00605F72" w:rsidP="008A3B8F">
      <w:pPr>
        <w:pStyle w:val="NormalnyIn"/>
        <w:rPr>
          <w:del w:id="1359" w:author="Sebastian" w:date="2011-09-01T11:41:00Z"/>
        </w:rPr>
      </w:pPr>
    </w:p>
    <w:p w:rsidR="00D57AA2" w:rsidRDefault="00D57AA2" w:rsidP="005D049A">
      <w:pPr>
        <w:pStyle w:val="NormalnyIn"/>
      </w:pPr>
      <w:r>
        <w:t xml:space="preserve">Aplikacja webowa implementuje wzorzec MVC – Model Widok Kontroler który to został już opisany </w:t>
      </w:r>
      <w:r w:rsidR="00FE1FE4">
        <w:t xml:space="preserve">we </w:t>
      </w:r>
      <w:r>
        <w:t>wcześni</w:t>
      </w:r>
      <w:r w:rsidR="00605F72">
        <w:t>ejszej części pracy. Poniżej pre</w:t>
      </w:r>
      <w:r>
        <w:t xml:space="preserve">zentuje opis struktury stworzonego przeze mnie panelu. </w:t>
      </w:r>
    </w:p>
    <w:p w:rsidR="003E2875" w:rsidRDefault="000C1024">
      <w:pPr>
        <w:pStyle w:val="Nagwek3"/>
        <w:rPr>
          <w:ins w:id="1360" w:author="Sebastian Łuczak" w:date="2011-08-31T23:31:00Z"/>
        </w:rPr>
        <w:pPrChange w:id="1361" w:author="Sebastian Łuczak" w:date="2011-08-31T23:31:00Z">
          <w:pPr>
            <w:pStyle w:val="NormalnyIn"/>
            <w:ind w:firstLine="0"/>
          </w:pPr>
        </w:pPrChange>
      </w:pPr>
      <w:bookmarkStart w:id="1362" w:name="_Toc302669681"/>
      <w:ins w:id="1363" w:author="Sebastian Łuczak" w:date="2011-08-31T23:31:00Z">
        <w:r>
          <w:lastRenderedPageBreak/>
          <w:t>Warstwa biznesowa</w:t>
        </w:r>
        <w:bookmarkEnd w:id="1362"/>
      </w:ins>
    </w:p>
    <w:p w:rsidR="00D57AA2" w:rsidRPr="00EC2E89" w:rsidDel="000C1024" w:rsidRDefault="008A3B8F" w:rsidP="00EC2E89">
      <w:pPr>
        <w:pStyle w:val="Nagwek3"/>
        <w:rPr>
          <w:del w:id="1364" w:author="Sebastian Łuczak" w:date="2011-08-31T23:31:00Z"/>
        </w:rPr>
      </w:pPr>
      <w:del w:id="1365"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83708" w:rsidRDefault="00A83708" w:rsidP="00A83708">
      <w:pPr>
        <w:pStyle w:val="NormalnyIn"/>
        <w:numPr>
          <w:ilvl w:val="0"/>
          <w:numId w:val="16"/>
        </w:numPr>
      </w:pPr>
      <w:proofErr w:type="spellStart"/>
      <w:r w:rsidRPr="00A83708">
        <w:t>net.nfc.web.controller</w:t>
      </w:r>
      <w:proofErr w:type="spellEnd"/>
    </w:p>
    <w:p w:rsidR="00A83708" w:rsidRPr="00A83708" w:rsidRDefault="00A83708" w:rsidP="00A83708">
      <w:pPr>
        <w:pStyle w:val="NormalnyIn"/>
        <w:numPr>
          <w:ilvl w:val="0"/>
          <w:numId w:val="16"/>
        </w:numPr>
      </w:pPr>
      <w:proofErr w:type="spellStart"/>
      <w:r w:rsidRPr="00A83708">
        <w:t>net.nfc.web.forms</w:t>
      </w:r>
      <w:proofErr w:type="spellEnd"/>
    </w:p>
    <w:p w:rsidR="00A83708" w:rsidRPr="00A83708" w:rsidRDefault="00A83708" w:rsidP="00A83708">
      <w:pPr>
        <w:pStyle w:val="NormalnyIn"/>
        <w:numPr>
          <w:ilvl w:val="0"/>
          <w:numId w:val="16"/>
        </w:numPr>
      </w:pPr>
      <w:proofErr w:type="spellStart"/>
      <w:r w:rsidRPr="00A83708">
        <w:t>net.nfc.web.mailservice</w:t>
      </w:r>
      <w:proofErr w:type="spellEnd"/>
    </w:p>
    <w:p w:rsidR="00A83708" w:rsidRPr="00A83708" w:rsidRDefault="00A83708" w:rsidP="00A83708">
      <w:pPr>
        <w:pStyle w:val="NormalnyIn"/>
        <w:numPr>
          <w:ilvl w:val="0"/>
          <w:numId w:val="16"/>
        </w:numPr>
      </w:pPr>
      <w:proofErr w:type="spellStart"/>
      <w:r w:rsidRPr="00A83708">
        <w:t>net.nfc.web.scheduler</w:t>
      </w:r>
      <w:proofErr w:type="spellEnd"/>
    </w:p>
    <w:p w:rsidR="00A83708" w:rsidRPr="00A83708" w:rsidRDefault="00A83708" w:rsidP="00A83708">
      <w:pPr>
        <w:pStyle w:val="NormalnyIn"/>
        <w:numPr>
          <w:ilvl w:val="0"/>
          <w:numId w:val="16"/>
        </w:numPr>
      </w:pPr>
      <w:proofErr w:type="spellStart"/>
      <w:r w:rsidRPr="00A83708">
        <w:t>net.nfc.web.service</w:t>
      </w:r>
      <w:proofErr w:type="spellEnd"/>
    </w:p>
    <w:p w:rsidR="00A83708" w:rsidRPr="00A83708" w:rsidRDefault="00A83708" w:rsidP="00A83708">
      <w:pPr>
        <w:pStyle w:val="NormalnyIn"/>
        <w:numPr>
          <w:ilvl w:val="0"/>
          <w:numId w:val="16"/>
        </w:numPr>
      </w:pPr>
      <w:proofErr w:type="spellStart"/>
      <w:r w:rsidRPr="00A83708">
        <w:t>net.nfc.web.validator</w:t>
      </w:r>
      <w:proofErr w:type="spellEnd"/>
    </w:p>
    <w:p w:rsidR="00A83708" w:rsidRPr="00A83708" w:rsidRDefault="00A83708" w:rsidP="00A83708">
      <w:pPr>
        <w:pStyle w:val="NormalnyIn"/>
      </w:pPr>
      <w:r w:rsidRPr="00A83708">
        <w:tab/>
      </w:r>
    </w:p>
    <w:p w:rsidR="00A83708" w:rsidRPr="00A83708" w:rsidRDefault="00A83708" w:rsidP="00A83708">
      <w:pPr>
        <w:pStyle w:val="NormalnyIn"/>
      </w:pPr>
      <w:del w:id="1366" w:author="Sebastian" w:date="2011-09-01T11:41:00Z">
        <w:r w:rsidRPr="00A83708" w:rsidDel="00171D77">
          <w:delText xml:space="preserve">Moduł </w:delText>
        </w:r>
      </w:del>
      <w:proofErr w:type="spellStart"/>
      <w:r w:rsidR="009D3E5C" w:rsidRPr="009D3E5C">
        <w:rPr>
          <w:i/>
          <w:rPrChange w:id="1367" w:author="Sebastian" w:date="2011-09-01T11:41:00Z">
            <w:rPr/>
          </w:rPrChange>
        </w:rPr>
        <w:t>net.nfc.web.controller</w:t>
      </w:r>
      <w:proofErr w:type="spellEnd"/>
      <w:r w:rsidR="009D3E5C" w:rsidRPr="009D3E5C">
        <w:rPr>
          <w:i/>
          <w:rPrChange w:id="1368" w:author="Sebastian" w:date="2011-09-01T11:41:00Z">
            <w:rPr/>
          </w:rPrChange>
        </w:rPr>
        <w:t xml:space="preserve">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9D3E5C" w:rsidP="00A83708">
      <w:pPr>
        <w:pStyle w:val="NormalnyIn"/>
      </w:pPr>
      <w:proofErr w:type="spellStart"/>
      <w:r w:rsidRPr="009D3E5C">
        <w:rPr>
          <w:i/>
          <w:rPrChange w:id="1369" w:author="Sebastian" w:date="2011-09-01T11:41:00Z">
            <w:rPr/>
          </w:rPrChange>
        </w:rPr>
        <w:t>net.nfc.web.form</w:t>
      </w:r>
      <w:proofErr w:type="spellEnd"/>
      <w:r w:rsidR="00A83708" w:rsidRPr="00A83708">
        <w:t xml:space="preserve"> grupuje klasy potrzebne do obsługi formularzy wyświetlanych na stronach JSP. </w:t>
      </w:r>
    </w:p>
    <w:p w:rsidR="00A83708" w:rsidRPr="00A83708" w:rsidRDefault="009D3E5C" w:rsidP="00A83708">
      <w:pPr>
        <w:pStyle w:val="NormalnyIn"/>
      </w:pPr>
      <w:proofErr w:type="spellStart"/>
      <w:r w:rsidRPr="009D3E5C">
        <w:rPr>
          <w:i/>
          <w:rPrChange w:id="1370" w:author="Sebastian" w:date="2011-09-01T11:41:00Z">
            <w:rPr/>
          </w:rPrChange>
        </w:rPr>
        <w:t>net.nfc.web.mailservice</w:t>
      </w:r>
      <w:proofErr w:type="spellEnd"/>
      <w:r w:rsidR="00A83708" w:rsidRPr="00A83708">
        <w:t xml:space="preserve"> odpowiada za klasy potrzebne do obsługi wysyłki wiadomości elektronicznych, mających na celu informowanie pracowników o nowo utworzonych zdarzeniach. </w:t>
      </w:r>
    </w:p>
    <w:p w:rsidR="00A83708" w:rsidRPr="00A83708" w:rsidRDefault="009D3E5C" w:rsidP="00A83708">
      <w:pPr>
        <w:pStyle w:val="NormalnyIn"/>
      </w:pPr>
      <w:proofErr w:type="spellStart"/>
      <w:r w:rsidRPr="009D3E5C">
        <w:rPr>
          <w:i/>
          <w:rPrChange w:id="1371" w:author="Sebastian" w:date="2011-09-01T11:41:00Z">
            <w:rPr/>
          </w:rPrChange>
        </w:rPr>
        <w:t>net.nfc.web.scheduler</w:t>
      </w:r>
      <w:proofErr w:type="spellEnd"/>
      <w:r w:rsidR="00A83708" w:rsidRPr="00A83708">
        <w:t xml:space="preserve"> jest odpowiedzialny za zarządzanie procesem wysyłki maili powiadamiających pracowników o nowo wprowadzonych do systemu zdarzeniach wymagających ich reakcji.</w:t>
      </w:r>
    </w:p>
    <w:p w:rsidR="00A83708" w:rsidRPr="00A83708" w:rsidRDefault="009D3E5C" w:rsidP="00A83708">
      <w:pPr>
        <w:pStyle w:val="NormalnyIn"/>
      </w:pPr>
      <w:proofErr w:type="spellStart"/>
      <w:r w:rsidRPr="009D3E5C">
        <w:rPr>
          <w:i/>
          <w:rPrChange w:id="1372" w:author="Sebastian" w:date="2011-09-01T11:41:00Z">
            <w:rPr/>
          </w:rPrChange>
        </w:rPr>
        <w:t>net.nfc.web.service</w:t>
      </w:r>
      <w:proofErr w:type="spellEnd"/>
      <w:r w:rsidR="00A83708" w:rsidRPr="00A83708">
        <w:t xml:space="preserve"> jest modułem, który znajduję się na granicy pomiędzy warstwą modelu – czyli utrwalania danych, a warstwą biznesową. Jego zadaniem jest przesyłanie obiektów do odpowiednich klas DAO (ang. Data Access </w:t>
      </w:r>
      <w:proofErr w:type="spellStart"/>
      <w:r w:rsidR="00A83708" w:rsidRPr="00A83708">
        <w:t>Object</w:t>
      </w:r>
      <w:proofErr w:type="spellEnd"/>
      <w:del w:id="1373" w:author="Sebastian" w:date="2011-09-01T11:41:00Z">
        <w:r w:rsidR="00A83708" w:rsidRPr="00A83708" w:rsidDel="00171D77">
          <w:delText xml:space="preserve"> </w:delText>
        </w:r>
      </w:del>
      <w:r w:rsidR="00A83708" w:rsidRPr="00A83708">
        <w:t>) tak, aby te zapisały informacje w bazie danych.</w:t>
      </w:r>
    </w:p>
    <w:p w:rsidR="0031211F" w:rsidRPr="003D6CDA" w:rsidRDefault="009D3E5C" w:rsidP="00347211">
      <w:pPr>
        <w:pStyle w:val="NormalnyIn"/>
      </w:pPr>
      <w:proofErr w:type="spellStart"/>
      <w:r w:rsidRPr="009D3E5C">
        <w:rPr>
          <w:i/>
          <w:rPrChange w:id="1374" w:author="Sebastian" w:date="2011-09-01T11:41:00Z">
            <w:rPr/>
          </w:rPrChange>
        </w:rPr>
        <w:t>net.nfc.web.validator</w:t>
      </w:r>
      <w:proofErr w:type="spellEnd"/>
      <w:r w:rsidR="0031211F">
        <w:t xml:space="preserve"> zawiera klasy odpowiadające za poprawność danych przesyłanych w formularza</w:t>
      </w:r>
      <w:r w:rsidR="00FE1FE4">
        <w:t>ch</w:t>
      </w:r>
      <w:r w:rsidR="0031211F">
        <w:t xml:space="preserve"> przez użytkownika końcowego. To jego zadaniem</w:t>
      </w:r>
      <w:r w:rsidR="00FE1FE4">
        <w:t>,</w:t>
      </w:r>
      <w:r w:rsidR="0031211F">
        <w:t xml:space="preserve"> jest powstrzymanie przed </w:t>
      </w:r>
      <w:r w:rsidR="0031211F">
        <w:lastRenderedPageBreak/>
        <w:t xml:space="preserve">wpisaniem do bazy niepoprawnych wartości czy też zadbanie o wypełnienie wszystkich obowiązkowych pól. </w:t>
      </w:r>
    </w:p>
    <w:p w:rsidR="003D6CDA" w:rsidRDefault="0031211F" w:rsidP="002A727E">
      <w:pPr>
        <w:pStyle w:val="Nagwek3"/>
      </w:pPr>
      <w:bookmarkStart w:id="1375" w:name="_Toc302669682"/>
      <w:r>
        <w:t xml:space="preserve">Warstwa </w:t>
      </w:r>
      <w:r w:rsidR="00605F72">
        <w:t>modelu</w:t>
      </w:r>
      <w:r>
        <w:t xml:space="preserve"> danych</w:t>
      </w:r>
      <w:bookmarkEnd w:id="1375"/>
    </w:p>
    <w:p w:rsidR="0031211F" w:rsidRDefault="0031211F" w:rsidP="008A3B8F">
      <w:pPr>
        <w:pStyle w:val="NormalnyIn"/>
        <w:ind w:firstLine="0"/>
      </w:pPr>
      <w:r>
        <w:t>Warstwa ta</w:t>
      </w:r>
      <w:del w:id="1376"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Default="00115E84" w:rsidP="00115E84">
      <w:pPr>
        <w:pStyle w:val="NormalnyIn"/>
        <w:numPr>
          <w:ilvl w:val="0"/>
          <w:numId w:val="17"/>
        </w:numPr>
      </w:pPr>
      <w:proofErr w:type="spellStart"/>
      <w:r>
        <w:t>net.nfc.db.dao</w:t>
      </w:r>
      <w:proofErr w:type="spellEnd"/>
      <w:r>
        <w:t xml:space="preserve"> </w:t>
      </w:r>
    </w:p>
    <w:p w:rsidR="00115E84" w:rsidRDefault="00115E84" w:rsidP="00115E84">
      <w:pPr>
        <w:pStyle w:val="NormalnyIn"/>
        <w:numPr>
          <w:ilvl w:val="0"/>
          <w:numId w:val="17"/>
        </w:numPr>
      </w:pPr>
      <w:proofErr w:type="spellStart"/>
      <w:r>
        <w:t>net.nfc.db.entity</w:t>
      </w:r>
      <w:proofErr w:type="spellEnd"/>
    </w:p>
    <w:p w:rsidR="00115E84" w:rsidDel="00171D77" w:rsidRDefault="00115E84" w:rsidP="00171D77">
      <w:pPr>
        <w:pStyle w:val="NormalnyIn"/>
        <w:rPr>
          <w:del w:id="1377" w:author="Sebastian" w:date="2011-09-01T11:42:00Z"/>
        </w:rPr>
      </w:pPr>
      <w:r>
        <w:t xml:space="preserve">Paczka </w:t>
      </w:r>
      <w:proofErr w:type="spellStart"/>
      <w:r w:rsidR="009D3E5C" w:rsidRPr="009D3E5C">
        <w:rPr>
          <w:i/>
          <w:rPrChange w:id="1378" w:author="Sebastian" w:date="2011-09-01T11:42:00Z">
            <w:rPr/>
          </w:rPrChange>
        </w:rP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proofErr w:type="spellStart"/>
      <w:r w:rsidR="009D3E5C" w:rsidRPr="009D3E5C">
        <w:rPr>
          <w:i/>
          <w:rPrChange w:id="1379" w:author="Sebastian" w:date="2011-09-01T11:42:00Z">
            <w:rPr/>
          </w:rPrChange>
        </w:rPr>
        <w:t>net.nfc.db.entity</w:t>
      </w:r>
      <w:proofErr w:type="spellEnd"/>
      <w:r>
        <w:t xml:space="preserve"> zawiera klasy mapowane </w:t>
      </w:r>
      <w:r w:rsidR="00FB320D">
        <w:t xml:space="preserve">na encje bazy danych. Są to podstawowe obiekty biznesowe reprezentujące np. pracownika, zdarzenie, </w:t>
      </w:r>
      <w:del w:id="1380" w:author="Sebastian" w:date="2011-09-01T11:42:00Z">
        <w:r w:rsidR="00FB320D" w:rsidDel="00171D77">
          <w:delText xml:space="preserve">lokalizacje </w:delText>
        </w:r>
      </w:del>
      <w:ins w:id="1381" w:author="Sebastian" w:date="2011-09-01T11:42:00Z">
        <w:r w:rsidR="00171D77">
          <w:t xml:space="preserve">lokalizację </w:t>
        </w:r>
      </w:ins>
      <w:r w:rsidR="00FB320D">
        <w:t xml:space="preserve">czy też </w:t>
      </w:r>
      <w:del w:id="1382" w:author="Sebastian" w:date="2011-09-01T11:42:00Z">
        <w:r w:rsidR="00FB320D" w:rsidDel="00171D77">
          <w:delText>firmę</w:delText>
        </w:r>
      </w:del>
      <w:ins w:id="1383" w:author="Sebastian" w:date="2011-09-01T11:42:00Z">
        <w:r w:rsidR="00171D77">
          <w:t>kontrahenta</w:t>
        </w:r>
      </w:ins>
      <w:r w:rsidR="00FB320D">
        <w:t xml:space="preserve">. W paczce tej zawarte są dodatkowo pliki konfiguracyjne </w:t>
      </w:r>
      <w:del w:id="1384" w:author="Sebastian" w:date="2011-09-01T11:42:00Z">
        <w:r w:rsidR="00FB320D" w:rsidDel="00171D77">
          <w:delText>hibernate</w:delText>
        </w:r>
      </w:del>
      <w:ins w:id="1385"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1386" w:name="_Toc302669683"/>
      <w:r>
        <w:t>Warstwa prezentacji</w:t>
      </w:r>
      <w:bookmarkEnd w:id="1386"/>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1387" w:author="Sebastian" w:date="2011-09-01T11:42:00Z">
        <w:r w:rsidR="00B30D0A" w:rsidDel="00171D77">
          <w:delText xml:space="preserve"> </w:delText>
        </w:r>
      </w:del>
      <w:r w:rsidR="00B30D0A">
        <w:t xml:space="preserve">.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1388" w:author="Sebastian" w:date="2011-09-01T11:43:00Z">
        <w:r w:rsidR="00605F72" w:rsidDel="00171D77">
          <w:delText xml:space="preserve">edycje </w:delText>
        </w:r>
      </w:del>
      <w:ins w:id="1389" w:author="Sebastian" w:date="2011-09-01T11:43:00Z">
        <w:r w:rsidR="00171D77">
          <w:t xml:space="preserve">edycję </w:t>
        </w:r>
      </w:ins>
      <w:r w:rsidR="00605F72">
        <w:t xml:space="preserve">danych bez odpowiednich uprawnień. </w:t>
      </w:r>
    </w:p>
    <w:p w:rsidR="00A83708" w:rsidRPr="00A83708" w:rsidRDefault="00A83708" w:rsidP="00A83708">
      <w:pPr>
        <w:pStyle w:val="NormalnyIn"/>
        <w:ind w:firstLine="0"/>
      </w:pPr>
      <w:r w:rsidRPr="00A83708">
        <w:tab/>
        <w:t xml:space="preserve">Podczas jej tworzenia położyłem 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A83708" w:rsidRDefault="00A83708" w:rsidP="00FB320D">
      <w:pPr>
        <w:pStyle w:val="NormalnyIn"/>
        <w:ind w:firstLine="0"/>
      </w:pPr>
    </w:p>
    <w:p w:rsidR="00605F72" w:rsidRDefault="0074147F" w:rsidP="00446162">
      <w:pPr>
        <w:pStyle w:val="Nagwek3"/>
      </w:pPr>
      <w:bookmarkStart w:id="1390" w:name="_Toc302669684"/>
      <w:r>
        <w:lastRenderedPageBreak/>
        <w:t>Budowa panelu a</w:t>
      </w:r>
      <w:r w:rsidR="00162DB9">
        <w:t>dministracyjnego</w:t>
      </w:r>
      <w:bookmarkEnd w:id="1390"/>
    </w:p>
    <w:p w:rsidR="00A83708" w:rsidRDefault="00162DB9" w:rsidP="00A83708">
      <w:pPr>
        <w:pStyle w:val="NormalnyIn"/>
        <w:ind w:firstLine="0"/>
      </w:pPr>
      <w:r>
        <w:t xml:space="preserve">Panel </w:t>
      </w:r>
      <w:del w:id="1391" w:author="Sebastian" w:date="2011-09-01T11:43:00Z">
        <w:r w:rsidDel="00171D77">
          <w:delText xml:space="preserve">Administracyjny </w:delText>
        </w:r>
      </w:del>
      <w:ins w:id="1392"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1393" w:author="Sebastian" w:date="2011-09-01T11:43:00Z">
        <w:r w:rsidDel="00171D77">
          <w:delText xml:space="preserve">funkcję </w:delText>
        </w:r>
      </w:del>
      <w:ins w:id="1394"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EA1D0C" w:rsidRDefault="00A83708" w:rsidP="00A83708">
      <w:pPr>
        <w:pStyle w:val="NormalnyIn"/>
        <w:ind w:firstLine="0"/>
        <w:jc w:val="center"/>
      </w:pPr>
      <w:r>
        <w:rPr>
          <w:noProof/>
        </w:rPr>
        <w:drawing>
          <wp:inline distT="0" distB="0" distL="0" distR="0">
            <wp:extent cx="4334366" cy="6638925"/>
            <wp:effectExtent l="19050" t="0" r="9034"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5" cstate="print"/>
                    <a:stretch>
                      <a:fillRect/>
                    </a:stretch>
                  </pic:blipFill>
                  <pic:spPr>
                    <a:xfrm>
                      <a:off x="0" y="0"/>
                      <a:ext cx="4335919" cy="6641304"/>
                    </a:xfrm>
                    <a:prstGeom prst="rect">
                      <a:avLst/>
                    </a:prstGeom>
                  </pic:spPr>
                </pic:pic>
              </a:graphicData>
            </a:graphic>
          </wp:inline>
        </w:drawing>
      </w:r>
    </w:p>
    <w:p w:rsidR="00162DB9" w:rsidRDefault="00162DB9" w:rsidP="00347211">
      <w:pPr>
        <w:pStyle w:val="NormalnyIn"/>
      </w:pPr>
    </w:p>
    <w:p w:rsidR="00BE4FBF" w:rsidRPr="008A2099" w:rsidRDefault="008A2099" w:rsidP="008A2099">
      <w:pPr>
        <w:pStyle w:val="NormalnyIn"/>
        <w:jc w:val="center"/>
        <w:rPr>
          <w:i/>
        </w:rPr>
      </w:pPr>
      <w:r>
        <w:rPr>
          <w:i/>
        </w:rPr>
        <w:t>Rys</w:t>
      </w:r>
      <w:r w:rsidRPr="008A2099">
        <w:rPr>
          <w:i/>
          <w:highlight w:val="green"/>
        </w:rPr>
        <w:t>…</w:t>
      </w:r>
      <w:r>
        <w:rPr>
          <w:i/>
        </w:rPr>
        <w:t xml:space="preserve"> Schemat budowy panelu administracyjnego</w:t>
      </w:r>
    </w:p>
    <w:p w:rsidR="005817CE" w:rsidRDefault="005817CE" w:rsidP="005817CE">
      <w:pPr>
        <w:pStyle w:val="Nagwek3"/>
      </w:pPr>
      <w:bookmarkStart w:id="1395" w:name="_Toc302669685"/>
      <w:r>
        <w:lastRenderedPageBreak/>
        <w:t>Role użytkowników oraz zabezpieczenie portalu</w:t>
      </w:r>
      <w:bookmarkEnd w:id="1395"/>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w:t>
      </w:r>
      <w:commentRangeStart w:id="1396"/>
      <w:r>
        <w:t>użytkownik mógł być zalogowany tylko raz do systemu</w:t>
      </w:r>
      <w:commentRangeEnd w:id="1396"/>
      <w:r w:rsidR="00171D77">
        <w:rPr>
          <w:rStyle w:val="Odwoaniedokomentarza"/>
          <w:rFonts w:ascii="Calibri" w:eastAsia="Calibri" w:hAnsi="Calibri"/>
          <w:lang w:eastAsia="en-US"/>
        </w:rPr>
        <w:commentReference w:id="1396"/>
      </w:r>
      <w:r>
        <w:t xml:space="preserve">. </w:t>
      </w:r>
      <w:r w:rsidR="009922FB">
        <w:t xml:space="preserve">Dodatkowo </w:t>
      </w:r>
      <w:r>
        <w:t>zaimplementowana</w:t>
      </w:r>
      <w:ins w:id="1397" w:author="Sebastian" w:date="2011-09-01T11:44:00Z">
        <w:r w:rsidR="00171D77">
          <w:t xml:space="preserve"> jest</w:t>
        </w:r>
      </w:ins>
      <w:r>
        <w:t xml:space="preserve"> funkcja</w:t>
      </w:r>
      <w:r w:rsidR="009922FB">
        <w:t>,</w:t>
      </w:r>
      <w:r>
        <w:t xml:space="preserve"> która </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t>ROLE_USER</w:t>
      </w:r>
      <w:proofErr w:type="spellEnd"/>
      <w:r>
        <w:t xml:space="preserve"> – posiada wgląd do danych zgromadzonych w bazie na zasadzie </w:t>
      </w:r>
      <w:proofErr w:type="spellStart"/>
      <w:r>
        <w:t>read-only</w:t>
      </w:r>
      <w:proofErr w:type="spellEnd"/>
      <w:r>
        <w:t>. Użytkownik z tym uprawnieniem</w:t>
      </w:r>
      <w:del w:id="1398" w:author="Sebastian" w:date="2011-09-01T11:44:00Z">
        <w:r w:rsidR="009922FB" w:rsidDel="00171D77">
          <w:delText>,</w:delText>
        </w:r>
      </w:del>
      <w:r>
        <w:t xml:space="preserve"> może również edytować zdarzenie</w:t>
      </w:r>
      <w:r w:rsidR="009922FB">
        <w:t>,</w:t>
      </w:r>
      <w:r>
        <w:t xml:space="preserve"> którym się zajmował</w:t>
      </w:r>
      <w:ins w:id="1399" w:author="Sebastian" w:date="2011-09-01T11:44:00Z">
        <w:r w:rsidR="00171D77">
          <w:t>.</w:t>
        </w:r>
      </w:ins>
      <w:del w:id="1400" w:author="Sebastian" w:date="2011-09-01T11:44:00Z">
        <w:r w:rsidR="009922FB" w:rsidDel="00171D77">
          <w:delText>,</w:delText>
        </w:r>
      </w:del>
      <w:r>
        <w:t xml:space="preserve"> </w:t>
      </w:r>
      <w:del w:id="1401" w:author="Sebastian" w:date="2011-09-01T11:44:00Z">
        <w:r w:rsidDel="00171D77">
          <w:delText xml:space="preserve">poprzez </w:delText>
        </w:r>
      </w:del>
      <w:ins w:id="1402" w:author="Sebastian" w:date="2011-09-01T11:44:00Z">
        <w:r w:rsidR="00171D77">
          <w:t xml:space="preserve">Modyfikacja taka polega na </w:t>
        </w:r>
      </w:ins>
      <w:r>
        <w:t>ustawieni</w:t>
      </w:r>
      <w:ins w:id="1403" w:author="Sebastian" w:date="2011-09-01T11:44:00Z">
        <w:r w:rsidR="00171D77">
          <w:t>u</w:t>
        </w:r>
      </w:ins>
      <w:del w:id="1404" w:author="Sebastian" w:date="2011-09-01T11:44:00Z">
        <w:r w:rsidDel="00171D77">
          <w:delText>e</w:delText>
        </w:r>
      </w:del>
      <w:r>
        <w:t xml:space="preserve"> go w statusie </w:t>
      </w:r>
      <w:ins w:id="1405" w:author="Sebastian" w:date="2011-09-01T11:45:00Z">
        <w:r w:rsidR="00C64361">
          <w:t>„</w:t>
        </w:r>
      </w:ins>
      <w:r>
        <w:t>zamknięte</w:t>
      </w:r>
      <w:ins w:id="1406" w:author="Sebastian" w:date="2011-09-01T11:45:00Z">
        <w:r w:rsidR="00C64361">
          <w:t>”</w:t>
        </w:r>
      </w:ins>
      <w:del w:id="1407" w:author="Sebastian" w:date="2011-09-01T11:45:00Z">
        <w:r w:rsidDel="00C64361">
          <w:delText>,</w:delText>
        </w:r>
      </w:del>
      <w:ins w:id="1408" w:author="Sebastian" w:date="2011-09-01T11:45:00Z">
        <w:r w:rsidR="00C64361">
          <w:t xml:space="preserve"> i</w:t>
        </w:r>
      </w:ins>
      <w:r>
        <w:t xml:space="preserve"> doda</w:t>
      </w:r>
      <w:ins w:id="1409" w:author="Sebastian" w:date="2011-09-01T11:45:00Z">
        <w:r w:rsidR="00C64361">
          <w:t>niu</w:t>
        </w:r>
      </w:ins>
      <w:del w:id="1410" w:author="Sebastian" w:date="2011-09-01T11:45:00Z">
        <w:r w:rsidDel="00C64361">
          <w:delText>jąc</w:delText>
        </w:r>
      </w:del>
      <w:r>
        <w:t xml:space="preserve"> opcjonaln</w:t>
      </w:r>
      <w:ins w:id="1411" w:author="Sebastian" w:date="2011-09-01T11:45:00Z">
        <w:r w:rsidR="00C64361">
          <w:t>ego,</w:t>
        </w:r>
      </w:ins>
      <w:del w:id="1412" w:author="Sebastian" w:date="2011-09-01T11:45:00Z">
        <w:r w:rsidDel="00C64361">
          <w:delText>y</w:delText>
        </w:r>
      </w:del>
      <w:r>
        <w:t xml:space="preserve"> dodatkow</w:t>
      </w:r>
      <w:ins w:id="1413" w:author="Sebastian" w:date="2011-09-01T11:45:00Z">
        <w:r w:rsidR="00C64361">
          <w:t>ego</w:t>
        </w:r>
      </w:ins>
      <w:del w:id="1414" w:author="Sebastian" w:date="2011-09-01T11:45:00Z">
        <w:r w:rsidDel="00C64361">
          <w:delText>y</w:delText>
        </w:r>
      </w:del>
      <w:r>
        <w:t xml:space="preserve"> komentarz</w:t>
      </w:r>
      <w:ins w:id="1415" w:author="Sebastian" w:date="2011-09-01T11:45:00Z">
        <w:r w:rsidR="00C64361">
          <w:t>a</w:t>
        </w:r>
      </w:ins>
      <w:r>
        <w:t>.</w:t>
      </w:r>
      <w:del w:id="1416" w:author="Sebastian" w:date="2011-09-01T11:46:00Z">
        <w:r w:rsidDel="00C64361">
          <w:delText xml:space="preserve"> </w:delText>
        </w:r>
      </w:del>
    </w:p>
    <w:p w:rsidR="00A50D88" w:rsidRDefault="00A50D88" w:rsidP="005817CE">
      <w:pPr>
        <w:pStyle w:val="NormalnyIn"/>
        <w:ind w:firstLine="0"/>
      </w:pPr>
      <w:r>
        <w:tab/>
      </w:r>
      <w:proofErr w:type="spellStart"/>
      <w: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t>ROLE_ADMIN</w:t>
      </w:r>
      <w:proofErr w:type="spellEnd"/>
      <w:r>
        <w:t xml:space="preserve"> – jest to uprawnienie przypisane administratorowi systemu. Posiada on te same uprawnienia co użytkownik z rolą </w:t>
      </w:r>
      <w:proofErr w:type="spellStart"/>
      <w:ins w:id="1417" w:author="Sebastian" w:date="2011-09-01T11:46:00Z">
        <w:r w:rsidR="00C64361">
          <w:t>ROLE_</w:t>
        </w:r>
      </w:ins>
      <w:r>
        <w:t>SUPER_USER</w:t>
      </w:r>
      <w:proofErr w:type="spellEnd"/>
      <w:r>
        <w:t xml:space="preserve"> i dodatkowo ma udostępnioną zakładkę „</w:t>
      </w:r>
      <w:del w:id="1418" w:author="Sebastian" w:date="2011-09-01T11:46:00Z">
        <w:r w:rsidDel="00C64361">
          <w:delText>ADMINISTRACJA</w:delText>
        </w:r>
      </w:del>
      <w:ins w:id="1419"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1420" w:author="Sebastian" w:date="2011-09-01T11:46:00Z">
        <w:r w:rsidR="00CC0B41" w:rsidDel="00C64361">
          <w:delText xml:space="preserve">uprawnieniem </w:delText>
        </w:r>
      </w:del>
      <w:ins w:id="1421" w:author="Sebastian" w:date="2011-09-01T11:46:00Z">
        <w:r w:rsidR="00C64361">
          <w:t xml:space="preserve">przywilejem </w:t>
        </w:r>
      </w:ins>
      <w:r w:rsidR="00CC0B41">
        <w:t xml:space="preserve">jest także nadawanie dostępu do panelu. </w:t>
      </w:r>
    </w:p>
    <w:p w:rsidR="00CC0B41" w:rsidRDefault="00CC0B41" w:rsidP="00CC0B41">
      <w:pPr>
        <w:pStyle w:val="Nagwek3"/>
      </w:pPr>
      <w:bookmarkStart w:id="1422" w:name="_Toc302669686"/>
      <w:r>
        <w:t>Opis zakładek</w:t>
      </w:r>
      <w:bookmarkEnd w:id="1422"/>
    </w:p>
    <w:p w:rsidR="00347211"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010A89" w:rsidRDefault="00CC0B41" w:rsidP="00E87AB8">
      <w:pPr>
        <w:pStyle w:val="NormalnyIn"/>
        <w:ind w:firstLine="0"/>
        <w:rPr>
          <w:ins w:id="1423" w:author="Sebastian" w:date="2011-09-01T11:55:00Z"/>
        </w:rPr>
      </w:pPr>
      <w:r>
        <w:tab/>
        <w:t xml:space="preserve">Po wybraniu zakładki „Zdarzenia” operator zostaje przeniesiony do strony wyświetlającej wszystkie zdarzenia zarejestrowane w systemie. Możliwe jest wybranie kryteriów filtru w celu </w:t>
      </w:r>
      <w:r w:rsidR="009922FB">
        <w:t xml:space="preserve">zawężenia wyświetlanych wyników oraz, </w:t>
      </w:r>
      <w:del w:id="1424"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1425" w:author="Sebastian" w:date="2011-09-01T11:47:00Z">
        <w:r w:rsidR="00C64361">
          <w:t>ę</w:t>
        </w:r>
      </w:ins>
      <w:del w:id="1426" w:author="Sebastian" w:date="2011-09-01T11:47:00Z">
        <w:r w:rsidDel="00C64361">
          <w:delText>e</w:delText>
        </w:r>
      </w:del>
      <w:r>
        <w:t xml:space="preserve"> usługi. </w:t>
      </w:r>
    </w:p>
    <w:p w:rsidR="00010A89" w:rsidRDefault="00010A89">
      <w:pPr>
        <w:jc w:val="left"/>
        <w:rPr>
          <w:ins w:id="1427" w:author="Sebastian" w:date="2011-09-01T11:55:00Z"/>
          <w:rFonts w:ascii="Times New Roman" w:eastAsia="Times New Roman" w:hAnsi="Times New Roman"/>
          <w:sz w:val="24"/>
          <w:szCs w:val="24"/>
          <w:lang w:eastAsia="pl-PL"/>
        </w:rPr>
      </w:pPr>
      <w:ins w:id="1428" w:author="Sebastian" w:date="2011-09-01T11:55:00Z">
        <w:r>
          <w:br w:type="page"/>
        </w:r>
      </w:ins>
    </w:p>
    <w:p w:rsidR="00E87AB8" w:rsidRDefault="00E87AB8" w:rsidP="00E87AB8">
      <w:pPr>
        <w:pStyle w:val="NormalnyIn"/>
        <w:ind w:firstLine="0"/>
      </w:pPr>
    </w:p>
    <w:p w:rsidR="0074625B" w:rsidRDefault="00E87AB8" w:rsidP="00E87AB8">
      <w:pPr>
        <w:pStyle w:val="NormalnyIn"/>
        <w:ind w:firstLine="0"/>
      </w:pPr>
      <w:r>
        <w:t>Każdy wyświetlany na liście wynik</w:t>
      </w:r>
      <w:del w:id="1429" w:author="Sebastian" w:date="2011-09-01T11:47:00Z">
        <w:r w:rsidR="009922FB" w:rsidDel="00C64361">
          <w:delText>,</w:delText>
        </w:r>
      </w:del>
      <w:r>
        <w:t xml:space="preserve"> jest hiperłączem do zakładki wyświetlającej szczegółowe dane o danej pozycji z możliwością ich edycji. </w:t>
      </w:r>
    </w:p>
    <w:p w:rsidR="003B21BC" w:rsidRDefault="003B21BC" w:rsidP="00E87AB8">
      <w:pPr>
        <w:pStyle w:val="NormalnyIn"/>
        <w:ind w:firstLine="0"/>
      </w:pPr>
    </w:p>
    <w:p w:rsidR="00A76B71" w:rsidRDefault="00A76B71" w:rsidP="00E87AB8">
      <w:pPr>
        <w:pStyle w:val="NormalnyIn"/>
        <w:ind w:firstLine="0"/>
      </w:pPr>
      <w:proofErr w:type="spellStart"/>
      <w:r>
        <w:t>screen</w:t>
      </w:r>
      <w:proofErr w:type="spellEnd"/>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E87AB8" w:rsidRDefault="00E87AB8" w:rsidP="00E87AB8">
      <w:pPr>
        <w:pStyle w:val="NormalnyIn"/>
        <w:ind w:firstLine="360"/>
      </w:pPr>
      <w:r>
        <w:t xml:space="preserve">Zakładka „Lokalizacje” ma </w:t>
      </w:r>
      <w:del w:id="1430" w:author="Sebastian" w:date="2011-09-01T11:55:00Z">
        <w:r w:rsidDel="00010A89">
          <w:delText>za zadanie wyświetlenie użytkownikowi</w:delText>
        </w:r>
      </w:del>
      <w:ins w:id="1431" w:author="Sebastian" w:date="2011-09-01T11:55:00Z">
        <w:r w:rsidR="00010A89">
          <w:t>użytkownikowi przedstawia listę</w:t>
        </w:r>
      </w:ins>
      <w:r>
        <w:t xml:space="preserve"> wszystkich lokalizacji wprowadzonych do systemu. Pozwala na wgląd do szczegółowych danych o wybran</w:t>
      </w:r>
      <w:ins w:id="1432" w:author="Sebastian" w:date="2011-09-01T11:55:00Z">
        <w:r w:rsidR="00010A89">
          <w:t>ej lokalizacji</w:t>
        </w:r>
      </w:ins>
      <w:del w:id="1433" w:author="Sebastian" w:date="2011-09-01T11:55:00Z">
        <w:r w:rsidDel="00010A89">
          <w:delText>ym miejscu</w:delText>
        </w:r>
      </w:del>
      <w:r>
        <w:t xml:space="preserve">.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A76B71" w:rsidRDefault="00A76B71">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lastRenderedPageBreak/>
        <w:t>Po wybraniu pozycji „Urządzenia” z menu</w:t>
      </w:r>
      <w:r w:rsidR="009922FB">
        <w:t>,</w:t>
      </w:r>
      <w:r>
        <w:t xml:space="preserve"> zostaje przedstawiona lista </w:t>
      </w:r>
      <w:del w:id="1434" w:author="Sebastian" w:date="2011-09-01T11:55:00Z">
        <w:r w:rsidDel="00010A89">
          <w:delText>urządzeń</w:delText>
        </w:r>
      </w:del>
      <w:ins w:id="1435"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993D3D" w:rsidRDefault="00993D3D" w:rsidP="00E87AB8">
      <w:pPr>
        <w:pStyle w:val="NormalnyIn"/>
        <w:ind w:firstLine="360"/>
      </w:pPr>
      <w:r>
        <w:t xml:space="preserve">Kolejną pozycją w menu jest wpis „Pracownicy”. </w:t>
      </w:r>
      <w:del w:id="1436" w:author="Sebastian" w:date="2011-09-01T11:56:00Z">
        <w:r w:rsidDel="00010A89">
          <w:delText xml:space="preserve">Po jej </w:delText>
        </w:r>
      </w:del>
      <w:ins w:id="1437" w:author="Sebastian" w:date="2011-09-01T11:56:00Z">
        <w:r w:rsidR="00010A89">
          <w:t xml:space="preserve">Jej </w:t>
        </w:r>
      </w:ins>
      <w:r>
        <w:t>wybrani</w:t>
      </w:r>
      <w:del w:id="1438" w:author="Sebastian" w:date="2011-09-01T11:56:00Z">
        <w:r w:rsidDel="00010A89">
          <w:delText>u</w:delText>
        </w:r>
      </w:del>
      <w:ins w:id="1439" w:author="Sebastian" w:date="2011-09-01T11:56:00Z">
        <w:r w:rsidR="00010A89">
          <w:t>e</w:t>
        </w:r>
      </w:ins>
      <w:r>
        <w:t xml:space="preserve"> </w:t>
      </w:r>
      <w:ins w:id="1440" w:author="Sebastian" w:date="2011-09-01T11:56:00Z">
        <w:r w:rsidR="00010A89">
          <w:t xml:space="preserve">powoduje </w:t>
        </w:r>
      </w:ins>
      <w:r>
        <w:t>wyświetl</w:t>
      </w:r>
      <w:ins w:id="1441" w:author="Sebastian" w:date="2011-09-01T11:56:00Z">
        <w:r w:rsidR="00010A89">
          <w:t>enie</w:t>
        </w:r>
      </w:ins>
      <w:del w:id="1442" w:author="Sebastian" w:date="2011-09-01T11:56:00Z">
        <w:r w:rsidDel="00010A89">
          <w:delText>ana</w:delText>
        </w:r>
      </w:del>
      <w:r>
        <w:t xml:space="preserve"> </w:t>
      </w:r>
      <w:del w:id="1443" w:author="Sebastian" w:date="2011-09-01T11:56:00Z">
        <w:r w:rsidDel="00010A89">
          <w:delText xml:space="preserve">jest </w:delText>
        </w:r>
      </w:del>
      <w:r>
        <w:t>list</w:t>
      </w:r>
      <w:del w:id="1444" w:author="Sebastian" w:date="2011-09-01T11:56:00Z">
        <w:r w:rsidDel="00010A89">
          <w:delText>a</w:delText>
        </w:r>
      </w:del>
      <w:ins w:id="1445"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1446" w:author="Sebastian" w:date="2011-09-01T11:56:00Z">
        <w:r w:rsidDel="00010A89">
          <w:delText xml:space="preserve">Administratora </w:delText>
        </w:r>
      </w:del>
      <w:ins w:id="1447"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1448" w:author="Sebastian" w:date="2011-09-01T11:56:00Z">
        <w:r w:rsidR="00010A89">
          <w:t>,</w:t>
        </w:r>
      </w:ins>
      <w:r w:rsidR="00DA44EE">
        <w:t xml:space="preserve"> dodatkowo</w:t>
      </w:r>
      <w:r>
        <w:t xml:space="preserve"> z przyciskiem umożliwiającym ich odłączenie. </w:t>
      </w:r>
    </w:p>
    <w:p w:rsidR="003B21BC" w:rsidRDefault="003B21BC" w:rsidP="00E87AB8">
      <w:pPr>
        <w:pStyle w:val="NormalnyIn"/>
        <w:ind w:firstLine="360"/>
      </w:pPr>
    </w:p>
    <w:p w:rsidR="00EC7C9D" w:rsidRDefault="00EC7C9D"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993D3D" w:rsidRDefault="00993D3D" w:rsidP="00E87AB8">
      <w:pPr>
        <w:pStyle w:val="NormalnyIn"/>
        <w:ind w:firstLine="360"/>
      </w:pPr>
      <w:r>
        <w:lastRenderedPageBreak/>
        <w:t>Ostatnią opcją</w:t>
      </w:r>
      <w:del w:id="1449" w:author="Sebastian" w:date="2011-09-01T11:56:00Z">
        <w:r w:rsidDel="00010A89">
          <w:delText xml:space="preserve"> wyboru</w:delText>
        </w:r>
        <w:r w:rsidR="00DA44EE" w:rsidDel="00010A89">
          <w:delText>,</w:delText>
        </w:r>
      </w:del>
      <w:ins w:id="1450" w:author="Sebastian" w:date="2011-09-01T11:56:00Z">
        <w:r w:rsidR="00010A89">
          <w:t xml:space="preserve"> </w:t>
        </w:r>
      </w:ins>
      <w:r>
        <w:t xml:space="preserve"> widoczną dla wszystkich użytkowników</w:t>
      </w:r>
      <w:r w:rsidR="00DA44EE">
        <w:t>,</w:t>
      </w:r>
      <w:r>
        <w:t xml:space="preserve"> jest zakładka „Kontrahenci”. Ma ona na celu przedstawienie listy oraz danych szczegółowych poszczególnych firm zarejestrowanych w systemie. </w:t>
      </w:r>
    </w:p>
    <w:p w:rsidR="003B21BC" w:rsidRDefault="003B21BC" w:rsidP="00E87AB8">
      <w:pPr>
        <w:pStyle w:val="NormalnyIn"/>
        <w:ind w:firstLine="360"/>
      </w:pPr>
    </w:p>
    <w:p w:rsidR="00EC7C9D" w:rsidRDefault="00EC7C9D"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5D1C5E" w:rsidRPr="005D1C5E" w:rsidRDefault="005D1C5E" w:rsidP="005D1C5E">
      <w:pPr>
        <w:pStyle w:val="NormalnyIn"/>
        <w:ind w:firstLine="360"/>
      </w:pPr>
      <w:r w:rsidRPr="005D1C5E">
        <w:t xml:space="preserve">Jak już wcześniej zostało wspomniane, użytkownik z uprawnieniami </w:t>
      </w:r>
      <w:proofErr w:type="spellStart"/>
      <w:r w:rsidRPr="005D1C5E">
        <w:t>ROLE_ADMIN</w:t>
      </w:r>
      <w:proofErr w:type="spellEnd"/>
      <w:r w:rsidRPr="005D1C5E">
        <w:t xml:space="preserve"> posiada dostęp do dodatkowej zakładki „Administracja” w której </w:t>
      </w:r>
      <w:del w:id="1451" w:author="Sebastian" w:date="2011-09-01T11:56:00Z">
        <w:r w:rsidRPr="005D1C5E" w:rsidDel="00010A89">
          <w:delText xml:space="preserve">to widzi </w:delText>
        </w:r>
      </w:del>
      <w:ins w:id="1452" w:author="Sebastian" w:date="2011-09-01T11:56:00Z">
        <w:r w:rsidR="00010A89">
          <w:t xml:space="preserve">widnieje </w:t>
        </w:r>
      </w:ins>
      <w:r w:rsidRPr="005D1C5E">
        <w:t>list</w:t>
      </w:r>
      <w:ins w:id="1453" w:author="Sebastian" w:date="2011-09-01T11:56:00Z">
        <w:r w:rsidR="00010A89">
          <w:t>a</w:t>
        </w:r>
      </w:ins>
      <w:del w:id="1454"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1455" w:author="Sebastian" w:date="2011-09-01T11:56:00Z">
        <w:r w:rsidRPr="005D1C5E" w:rsidDel="00010A89">
          <w:delText>zablokowywać</w:delText>
        </w:r>
      </w:del>
      <w:ins w:id="1456" w:author="Sebastian" w:date="2011-09-01T11:56:00Z">
        <w:r w:rsidR="00010A89">
          <w:t>blokowa</w:t>
        </w:r>
      </w:ins>
      <w:ins w:id="1457" w:author="Sebastian" w:date="2011-09-01T11:57:00Z">
        <w:r w:rsidR="00010A89">
          <w:t>ć</w:t>
        </w:r>
      </w:ins>
      <w:r w:rsidRPr="005D1C5E">
        <w:t xml:space="preserve">.  </w:t>
      </w:r>
    </w:p>
    <w:p w:rsidR="003B21BC" w:rsidRDefault="003B21BC" w:rsidP="003B21BC">
      <w:pPr>
        <w:pStyle w:val="NormalnyIn"/>
        <w:ind w:firstLine="360"/>
      </w:pPr>
    </w:p>
    <w:p w:rsidR="00EC7C9D" w:rsidRPr="003B21BC" w:rsidRDefault="00EC7C9D" w:rsidP="003B21BC">
      <w:pPr>
        <w:pStyle w:val="NormalnyIn"/>
        <w:ind w:firstLine="360"/>
      </w:pPr>
      <w:r>
        <w:t>//</w:t>
      </w:r>
      <w:proofErr w:type="spellStart"/>
      <w:r>
        <w:t>screen</w:t>
      </w:r>
      <w:proofErr w:type="spellEnd"/>
    </w:p>
    <w:p w:rsidR="00EC7C9D" w:rsidRDefault="00EC7C9D">
      <w:pPr>
        <w:jc w:val="left"/>
        <w:rPr>
          <w:rFonts w:ascii="Times New Roman" w:eastAsiaTheme="majorEastAsia" w:hAnsi="Times New Roman" w:cstheme="majorBidi"/>
          <w:b/>
          <w:bCs/>
          <w:caps/>
          <w:sz w:val="32"/>
          <w:szCs w:val="28"/>
          <w:lang w:eastAsia="pl-PL"/>
        </w:rPr>
      </w:pPr>
      <w:r>
        <w:br w:type="page"/>
      </w:r>
    </w:p>
    <w:p w:rsidR="003B21BC" w:rsidRDefault="00757A52" w:rsidP="00757A52">
      <w:pPr>
        <w:pStyle w:val="Nagwek1"/>
      </w:pPr>
      <w:bookmarkStart w:id="1458" w:name="_Toc302669687"/>
      <w:r>
        <w:lastRenderedPageBreak/>
        <w:t>Testy</w:t>
      </w:r>
      <w:bookmarkEnd w:id="1458"/>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proofErr w:type="spellStart"/>
      <w:r>
        <w:t>Wifi</w:t>
      </w:r>
      <w:proofErr w:type="spellEnd"/>
    </w:p>
    <w:p w:rsidR="00940286" w:rsidRDefault="00B138EA" w:rsidP="00B138EA">
      <w:pPr>
        <w:pStyle w:val="NormalnyIn"/>
        <w:rPr>
          <w:ins w:id="1459" w:author="Sebastian Łuczak" w:date="2011-08-31T23:44:00Z"/>
        </w:rPr>
      </w:pPr>
      <w:r>
        <w:t>Różne scenariusze</w:t>
      </w:r>
    </w:p>
    <w:p w:rsidR="00940286" w:rsidRDefault="00940286" w:rsidP="00940286">
      <w:pPr>
        <w:pStyle w:val="Nagwek3"/>
        <w:rPr>
          <w:ins w:id="1460" w:author="Sebastian Łuczak" w:date="2011-08-31T23:44:00Z"/>
        </w:rPr>
      </w:pPr>
      <w:bookmarkStart w:id="1461" w:name="_Toc302669688"/>
      <w:ins w:id="1462" w:author="Sebastian Łuczak" w:date="2011-08-31T23:44:00Z">
        <w:r>
          <w:t>Wpływ na zużycie baterii</w:t>
        </w:r>
        <w:bookmarkEnd w:id="1461"/>
      </w:ins>
    </w:p>
    <w:p w:rsidR="00940286" w:rsidRDefault="00940286" w:rsidP="00940286">
      <w:pPr>
        <w:pStyle w:val="NormalnyIn"/>
        <w:ind w:firstLine="0"/>
        <w:rPr>
          <w:ins w:id="1463" w:author="Sebastian Łuczak" w:date="2011-08-31T23:44:00Z"/>
        </w:rPr>
      </w:pPr>
      <w:ins w:id="1464"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757A52" w:rsidRDefault="00B138EA" w:rsidP="00B138EA">
      <w:pPr>
        <w:pStyle w:val="NormalnyIn"/>
      </w:pPr>
      <w:r>
        <w:t xml:space="preserve"> </w:t>
      </w:r>
      <w:r w:rsidR="00757A52">
        <w:br w:type="page"/>
      </w:r>
    </w:p>
    <w:p w:rsidR="00757A52" w:rsidRDefault="00040A86" w:rsidP="00757A52">
      <w:pPr>
        <w:pStyle w:val="Nagwek1"/>
      </w:pPr>
      <w:bookmarkStart w:id="1465" w:name="_Toc302669689"/>
      <w:r>
        <w:lastRenderedPageBreak/>
        <w:t>Korzyści płynące z naszego r</w:t>
      </w:r>
      <w:r w:rsidR="00757A52">
        <w:t>ozwiązania</w:t>
      </w:r>
      <w:bookmarkEnd w:id="1465"/>
    </w:p>
    <w:p w:rsidR="00830AAF" w:rsidRDefault="00830AAF" w:rsidP="00830AAF">
      <w:pPr>
        <w:pStyle w:val="NormalnyIn"/>
        <w:ind w:firstLine="0"/>
      </w:pPr>
      <w:r>
        <w:t xml:space="preserve">Zaproponowane przez nas rozwiązanie jest odwróceniem klasycznego modelu kontroli czasu pracy, między innymi dzięki temu możliwe jest zastosowanie go również w przypadku pracowników mobilnych. </w:t>
      </w:r>
    </w:p>
    <w:p w:rsidR="00830AAF" w:rsidRDefault="00830AAF" w:rsidP="00830AAF">
      <w:pPr>
        <w:pStyle w:val="NormalnyIn"/>
        <w:ind w:firstLine="0"/>
      </w:pPr>
      <w:r>
        <w:tab/>
      </w:r>
      <w:r w:rsidR="00E36D6C">
        <w:t xml:space="preserve">Niewątpliwą zaletą płynącą z naszego rozwiązania jest niski koszt implementacji, wdrożenia i utrzymania systemu. Efekt ten uzyskujemy poprzez wykorzystanie telefonu jako czytnik i tanich znaczników typu </w:t>
      </w:r>
      <w:proofErr w:type="spellStart"/>
      <w:r w:rsidR="00E36D6C">
        <w:t>Mifare</w:t>
      </w:r>
      <w:proofErr w:type="spellEnd"/>
      <w:r w:rsidR="00E36D6C">
        <w:t xml:space="preserve"> </w:t>
      </w:r>
      <w:proofErr w:type="spellStart"/>
      <w:r w:rsidR="00E36D6C">
        <w:t>Ultra</w:t>
      </w:r>
      <w:del w:id="1466" w:author="Sebastian" w:date="2011-09-01T11:57:00Z">
        <w:r w:rsidR="00E36D6C" w:rsidDel="00010A89">
          <w:delText>L</w:delText>
        </w:r>
      </w:del>
      <w:ins w:id="1467" w:author="Sebastian" w:date="2011-09-01T11:57:00Z">
        <w:r w:rsidR="00010A89">
          <w:t>l</w:t>
        </w:r>
      </w:ins>
      <w:r w:rsidR="00E36D6C">
        <w:t>ight</w:t>
      </w:r>
      <w:proofErr w:type="spellEnd"/>
      <w:r w:rsidR="00E36D6C">
        <w:t xml:space="preserve">. Oparcie transmisji danych o sieci pakietowe eliminuje potrzebę budowy dodatkowej infrastruktury na potrzeby identyfikacji znacznika. </w:t>
      </w:r>
    </w:p>
    <w:p w:rsidR="00E82508" w:rsidRDefault="00E36D6C" w:rsidP="00830AAF">
      <w:pPr>
        <w:pStyle w:val="NormalnyIn"/>
        <w:ind w:firstLine="0"/>
        <w:rPr>
          <w:ins w:id="1468" w:author="Sebastian" w:date="2011-09-01T11:57:00Z"/>
        </w:rPr>
      </w:pPr>
      <w:r>
        <w:tab/>
        <w:t>Dzięki przyłożeniu dużej uwagi do interfejsu użytkownika, korzystanie z systemu jest intuicyjne i nie absorbujące pracownika</w:t>
      </w:r>
      <w:ins w:id="1469" w:author="Sebastian" w:date="2011-09-01T11:57:00Z">
        <w:r w:rsidR="00E82508">
          <w:t>, co wykazały testy</w:t>
        </w:r>
      </w:ins>
      <w:r w:rsidR="00961B2A">
        <w:t xml:space="preserve">. </w:t>
      </w:r>
    </w:p>
    <w:p w:rsidR="003E2875" w:rsidRDefault="00961B2A">
      <w:pPr>
        <w:pStyle w:val="NormalnyIn"/>
        <w:ind w:firstLine="708"/>
        <w:pPrChange w:id="1470"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1471" w:name="_Toc302669690"/>
      <w:r>
        <w:lastRenderedPageBreak/>
        <w:t>Podsumowanie</w:t>
      </w:r>
      <w:bookmarkEnd w:id="1471"/>
    </w:p>
    <w:p w:rsidR="00550D2C" w:rsidRDefault="005D55E0" w:rsidP="00550D2C">
      <w:pPr>
        <w:pStyle w:val="Nagwek2"/>
      </w:pPr>
      <w:bookmarkStart w:id="1472" w:name="_Toc302669691"/>
      <w:r>
        <w:t>P</w:t>
      </w:r>
      <w:r w:rsidR="00550D2C">
        <w:t>erspektywy rozwoju</w:t>
      </w:r>
      <w:bookmarkEnd w:id="1472"/>
    </w:p>
    <w:p w:rsidR="007045CA" w:rsidRDefault="007045CA" w:rsidP="007045CA">
      <w:pPr>
        <w:pStyle w:val="NormalnyIn"/>
        <w:ind w:firstLine="0"/>
      </w:pPr>
      <w:r>
        <w:t>Dzięki konstrukcji przyjętej podczas budowy naszego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Rozbudowanie istniejącego modułu automatycznego powiadamiania pracowników o utworzeniu nowych zdarzeń – chcielibyśmy usprawnić system rozsyłania wiadomości elektronicznych oraz wprowadzić możliwość informowania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1473" w:name="_Toc302669692"/>
      <w:r>
        <w:lastRenderedPageBreak/>
        <w:t>Wnioski</w:t>
      </w:r>
      <w:bookmarkEnd w:id="1473"/>
    </w:p>
    <w:p w:rsidR="005C60FE" w:rsidRDefault="005C60FE" w:rsidP="005C60FE">
      <w:r>
        <w:t>Na koniec</w:t>
      </w:r>
    </w:p>
    <w:p w:rsidR="0056690D" w:rsidRDefault="0056690D">
      <w:pPr>
        <w:jc w:val="left"/>
        <w:rPr>
          <w:rFonts w:ascii="Times New Roman" w:eastAsiaTheme="majorEastAsia" w:hAnsi="Times New Roman" w:cstheme="majorBidi"/>
          <w:b/>
          <w:bCs/>
          <w:caps/>
          <w:sz w:val="32"/>
          <w:szCs w:val="28"/>
          <w:lang w:eastAsia="pl-PL"/>
        </w:rPr>
      </w:pPr>
      <w:r>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1474" w:name="_Toc302669693" w:displacedByCustomXml="prev"/>
        <w:p w:rsidR="00EC5168" w:rsidRDefault="00EC5168">
          <w:pPr>
            <w:pStyle w:val="Nagwek1"/>
          </w:pPr>
          <w:r>
            <w:t>Bibliografia</w:t>
          </w:r>
          <w:bookmarkEnd w:id="1474"/>
        </w:p>
        <w:sdt>
          <w:sdtPr>
            <w:id w:val="111145805"/>
            <w:bibliography/>
          </w:sdtPr>
          <w:sdtContent>
            <w:p w:rsidR="003234F2" w:rsidRDefault="009D3E5C" w:rsidP="003234F2">
              <w:pPr>
                <w:pStyle w:val="Bibliografia"/>
                <w:rPr>
                  <w:noProof/>
                </w:rPr>
              </w:pPr>
              <w:r>
                <w:fldChar w:fldCharType="begin"/>
              </w:r>
              <w:r w:rsidR="00EC5168" w:rsidRPr="00EC5168">
                <w:rPr>
                  <w:lang w:val="en-US"/>
                </w:rPr>
                <w:instrText xml:space="preserve"> BIBLIOGRAPHY </w:instrText>
              </w:r>
              <w:r>
                <w:fldChar w:fldCharType="separate"/>
              </w:r>
              <w:r w:rsidR="003234F2" w:rsidRPr="002F483F">
                <w:rPr>
                  <w:noProof/>
                  <w:lang w:val="en-US"/>
                  <w:rPrChange w:id="1475" w:author="Sebastian" w:date="2011-09-01T19:42:00Z">
                    <w:rPr>
                      <w:noProof/>
                    </w:rPr>
                  </w:rPrChange>
                </w:rPr>
                <w:t xml:space="preserve">[1] </w:t>
              </w:r>
              <w:r w:rsidR="003234F2" w:rsidRPr="002F483F">
                <w:rPr>
                  <w:b/>
                  <w:bCs/>
                  <w:noProof/>
                  <w:lang w:val="en-US"/>
                  <w:rPrChange w:id="1476" w:author="Sebastian" w:date="2011-09-01T19:42:00Z">
                    <w:rPr>
                      <w:b/>
                      <w:bCs/>
                      <w:noProof/>
                    </w:rPr>
                  </w:rPrChange>
                </w:rPr>
                <w:t>NFC Forum.</w:t>
              </w:r>
              <w:r w:rsidR="003234F2" w:rsidRPr="002F483F">
                <w:rPr>
                  <w:noProof/>
                  <w:lang w:val="en-US"/>
                  <w:rPrChange w:id="1477" w:author="Sebastian" w:date="2011-09-01T19:42:00Z">
                    <w:rPr>
                      <w:noProof/>
                    </w:rPr>
                  </w:rPrChange>
                </w:rPr>
                <w:t xml:space="preserve"> NFC Forum. </w:t>
              </w:r>
              <w:r w:rsidR="003234F2" w:rsidRPr="002F483F">
                <w:rPr>
                  <w:i/>
                  <w:iCs/>
                  <w:noProof/>
                  <w:lang w:val="en-US"/>
                  <w:rPrChange w:id="1478" w:author="Sebastian" w:date="2011-09-01T19:42:00Z">
                    <w:rPr>
                      <w:i/>
                      <w:iCs/>
                      <w:noProof/>
                    </w:rPr>
                  </w:rPrChange>
                </w:rPr>
                <w:t xml:space="preserve">About the Forum. </w:t>
              </w:r>
              <w:r w:rsidR="003234F2">
                <w:rPr>
                  <w:noProof/>
                </w:rPr>
                <w:t>[Online] 2011. [Zacytowano: 28 Sierpień 2011.] http://www.nfc-forum.org/aboutus/.</w:t>
              </w:r>
            </w:p>
            <w:p w:rsidR="003234F2" w:rsidRPr="002F483F" w:rsidRDefault="003234F2" w:rsidP="003234F2">
              <w:pPr>
                <w:pStyle w:val="Bibliografia"/>
                <w:rPr>
                  <w:noProof/>
                  <w:lang w:val="en-US"/>
                  <w:rPrChange w:id="1479" w:author="Sebastian" w:date="2011-09-01T19:42:00Z">
                    <w:rPr>
                      <w:noProof/>
                    </w:rPr>
                  </w:rPrChange>
                </w:rPr>
              </w:pPr>
              <w:r w:rsidRPr="002F483F">
                <w:rPr>
                  <w:noProof/>
                  <w:lang w:val="en-US"/>
                  <w:rPrChange w:id="1480" w:author="Sebastian" w:date="2011-09-01T19:42:00Z">
                    <w:rPr>
                      <w:noProof/>
                    </w:rPr>
                  </w:rPrChange>
                </w:rPr>
                <w:t xml:space="preserve">[2] </w:t>
              </w:r>
              <w:r w:rsidRPr="002F483F">
                <w:rPr>
                  <w:i/>
                  <w:iCs/>
                  <w:noProof/>
                  <w:lang w:val="en-US"/>
                  <w:rPrChange w:id="1481" w:author="Sebastian" w:date="2011-09-01T19:42:00Z">
                    <w:rPr>
                      <w:i/>
                      <w:iCs/>
                      <w:noProof/>
                    </w:rPr>
                  </w:rPrChange>
                </w:rPr>
                <w:t xml:space="preserve">Near Field Communication in the real world – part II. </w:t>
              </w:r>
              <w:r w:rsidRPr="002F483F">
                <w:rPr>
                  <w:b/>
                  <w:bCs/>
                  <w:noProof/>
                  <w:lang w:val="en-US"/>
                  <w:rPrChange w:id="1482" w:author="Sebastian" w:date="2011-09-01T19:42:00Z">
                    <w:rPr>
                      <w:b/>
                      <w:bCs/>
                      <w:noProof/>
                    </w:rPr>
                  </w:rPrChange>
                </w:rPr>
                <w:t>Innovision Research &amp; Technology plc.</w:t>
              </w:r>
              <w:r w:rsidRPr="002F483F">
                <w:rPr>
                  <w:noProof/>
                  <w:lang w:val="en-US"/>
                  <w:rPrChange w:id="1483" w:author="Sebastian" w:date="2011-09-01T19:42:00Z">
                    <w:rPr>
                      <w:noProof/>
                    </w:rPr>
                  </w:rPrChange>
                </w:rPr>
                <w:t xml:space="preserve"> Cirencester : Innovision Research &amp; Technology plc, 2006.</w:t>
              </w:r>
            </w:p>
            <w:p w:rsidR="003234F2" w:rsidRDefault="003234F2" w:rsidP="003234F2">
              <w:pPr>
                <w:pStyle w:val="Bibliografia"/>
                <w:rPr>
                  <w:noProof/>
                </w:rPr>
              </w:pPr>
              <w:r w:rsidRPr="002F483F">
                <w:rPr>
                  <w:noProof/>
                  <w:lang w:val="en-US"/>
                  <w:rPrChange w:id="1484" w:author="Sebastian" w:date="2011-09-01T19:42:00Z">
                    <w:rPr>
                      <w:noProof/>
                    </w:rPr>
                  </w:rPrChange>
                </w:rPr>
                <w:t xml:space="preserve">[3] </w:t>
              </w:r>
              <w:r w:rsidRPr="002F483F">
                <w:rPr>
                  <w:b/>
                  <w:bCs/>
                  <w:noProof/>
                  <w:lang w:val="en-US"/>
                  <w:rPrChange w:id="1485" w:author="Sebastian" w:date="2011-09-01T19:42:00Z">
                    <w:rPr>
                      <w:b/>
                      <w:bCs/>
                      <w:noProof/>
                    </w:rPr>
                  </w:rPrChange>
                </w:rPr>
                <w:t>StrongLink.</w:t>
              </w:r>
              <w:r w:rsidRPr="002F483F">
                <w:rPr>
                  <w:noProof/>
                  <w:lang w:val="en-US"/>
                  <w:rPrChange w:id="1486" w:author="Sebastian" w:date="2011-09-01T19:42:00Z">
                    <w:rPr>
                      <w:noProof/>
                    </w:rPr>
                  </w:rPrChange>
                </w:rPr>
                <w:t xml:space="preserve"> RFID Label SLB01. </w:t>
              </w:r>
              <w:r w:rsidRPr="002F483F">
                <w:rPr>
                  <w:i/>
                  <w:iCs/>
                  <w:noProof/>
                  <w:lang w:val="en-US"/>
                  <w:rPrChange w:id="1487" w:author="Sebastian" w:date="2011-09-01T19:42:00Z">
                    <w:rPr>
                      <w:i/>
                      <w:iCs/>
                      <w:noProof/>
                    </w:rPr>
                  </w:rPrChange>
                </w:rPr>
                <w:t xml:space="preserve">StrongLink. </w:t>
              </w:r>
              <w:r>
                <w:rPr>
                  <w:noProof/>
                </w:rPr>
                <w:t>[Online] Sierpień 2011. [Zacytowano: 28 08 2011.] http://www.stronglink.cn/english/slb01.htm.</w:t>
              </w:r>
            </w:p>
            <w:p w:rsidR="003234F2" w:rsidRPr="002F483F" w:rsidRDefault="003234F2" w:rsidP="003234F2">
              <w:pPr>
                <w:pStyle w:val="Bibliografia"/>
                <w:rPr>
                  <w:noProof/>
                  <w:lang w:val="en-US"/>
                  <w:rPrChange w:id="1488" w:author="Sebastian" w:date="2011-09-01T19:42:00Z">
                    <w:rPr>
                      <w:noProof/>
                    </w:rPr>
                  </w:rPrChange>
                </w:rPr>
              </w:pPr>
              <w:r w:rsidRPr="002F483F">
                <w:rPr>
                  <w:noProof/>
                  <w:lang w:val="en-US"/>
                  <w:rPrChange w:id="1489" w:author="Sebastian" w:date="2011-09-01T19:42:00Z">
                    <w:rPr>
                      <w:noProof/>
                    </w:rPr>
                  </w:rPrChange>
                </w:rPr>
                <w:t xml:space="preserve">[4] </w:t>
              </w:r>
              <w:r w:rsidRPr="002F483F">
                <w:rPr>
                  <w:b/>
                  <w:bCs/>
                  <w:noProof/>
                  <w:lang w:val="en-US"/>
                  <w:rPrChange w:id="1490" w:author="Sebastian" w:date="2011-09-01T19:42:00Z">
                    <w:rPr>
                      <w:b/>
                      <w:bCs/>
                      <w:noProof/>
                    </w:rPr>
                  </w:rPrChange>
                </w:rPr>
                <w:t>NXP Semiconductors.</w:t>
              </w:r>
              <w:r w:rsidRPr="002F483F">
                <w:rPr>
                  <w:noProof/>
                  <w:lang w:val="en-US"/>
                  <w:rPrChange w:id="1491" w:author="Sebastian" w:date="2011-09-01T19:42:00Z">
                    <w:rPr>
                      <w:noProof/>
                    </w:rPr>
                  </w:rPrChange>
                </w:rPr>
                <w:t xml:space="preserve"> MF0ICU1. </w:t>
              </w:r>
              <w:r w:rsidRPr="002F483F">
                <w:rPr>
                  <w:i/>
                  <w:iCs/>
                  <w:noProof/>
                  <w:lang w:val="en-US"/>
                  <w:rPrChange w:id="1492" w:author="Sebastian" w:date="2011-09-01T19:42:00Z">
                    <w:rPr>
                      <w:i/>
                      <w:iCs/>
                      <w:noProof/>
                    </w:rPr>
                  </w:rPrChange>
                </w:rPr>
                <w:t xml:space="preserve">MIFARE Ultralight contactless single-trip ticket IC. </w:t>
              </w:r>
              <w:r w:rsidRPr="002F483F">
                <w:rPr>
                  <w:noProof/>
                  <w:lang w:val="en-US"/>
                  <w:rPrChange w:id="1493" w:author="Sebastian" w:date="2011-09-01T19:42:00Z">
                    <w:rPr>
                      <w:noProof/>
                    </w:rPr>
                  </w:rPrChange>
                </w:rPr>
                <w:t>Gratkorn : NXP Semiconductors, 2010.</w:t>
              </w:r>
            </w:p>
            <w:p w:rsidR="003234F2" w:rsidRPr="002F483F" w:rsidRDefault="003234F2" w:rsidP="003234F2">
              <w:pPr>
                <w:pStyle w:val="Bibliografia"/>
                <w:rPr>
                  <w:noProof/>
                  <w:lang w:val="en-US"/>
                  <w:rPrChange w:id="1494" w:author="Sebastian" w:date="2011-09-01T19:42:00Z">
                    <w:rPr>
                      <w:noProof/>
                    </w:rPr>
                  </w:rPrChange>
                </w:rPr>
              </w:pPr>
              <w:r w:rsidRPr="002F483F">
                <w:rPr>
                  <w:noProof/>
                  <w:lang w:val="en-US"/>
                  <w:rPrChange w:id="1495" w:author="Sebastian" w:date="2011-09-01T19:42:00Z">
                    <w:rPr>
                      <w:noProof/>
                    </w:rPr>
                  </w:rPrChange>
                </w:rPr>
                <w:t xml:space="preserve">[5] </w:t>
              </w:r>
              <w:r w:rsidRPr="002F483F">
                <w:rPr>
                  <w:b/>
                  <w:bCs/>
                  <w:noProof/>
                  <w:lang w:val="en-US"/>
                  <w:rPrChange w:id="1496" w:author="Sebastian" w:date="2011-09-01T19:42:00Z">
                    <w:rPr>
                      <w:b/>
                      <w:bCs/>
                      <w:noProof/>
                    </w:rPr>
                  </w:rPrChange>
                </w:rPr>
                <w:t>Gartner.</w:t>
              </w:r>
              <w:r w:rsidRPr="002F483F">
                <w:rPr>
                  <w:noProof/>
                  <w:lang w:val="en-US"/>
                  <w:rPrChange w:id="1497" w:author="Sebastian" w:date="2011-09-01T19:42:00Z">
                    <w:rPr>
                      <w:noProof/>
                    </w:rPr>
                  </w:rPrChange>
                </w:rPr>
                <w:t xml:space="preserve"> </w:t>
              </w:r>
              <w:r w:rsidRPr="002F483F">
                <w:rPr>
                  <w:i/>
                  <w:iCs/>
                  <w:noProof/>
                  <w:lang w:val="en-US"/>
                  <w:rPrChange w:id="1498" w:author="Sebastian" w:date="2011-09-01T19:42:00Z">
                    <w:rPr>
                      <w:i/>
                      <w:iCs/>
                      <w:noProof/>
                    </w:rPr>
                  </w:rPrChange>
                </w:rPr>
                <w:t xml:space="preserve">Worldwide Smartphone Sales to End Users by Operating System in 2Q11. </w:t>
              </w:r>
              <w:r w:rsidRPr="002F483F">
                <w:rPr>
                  <w:noProof/>
                  <w:lang w:val="en-US"/>
                  <w:rPrChange w:id="1499" w:author="Sebastian" w:date="2011-09-01T19:42:00Z">
                    <w:rPr>
                      <w:noProof/>
                    </w:rPr>
                  </w:rPrChange>
                </w:rPr>
                <w:t>Stamford : Gartner, 2011.</w:t>
              </w:r>
            </w:p>
            <w:p w:rsidR="003234F2" w:rsidRDefault="003234F2" w:rsidP="003234F2">
              <w:pPr>
                <w:pStyle w:val="Bibliografia"/>
                <w:rPr>
                  <w:noProof/>
                </w:rPr>
              </w:pPr>
              <w:r w:rsidRPr="002F483F">
                <w:rPr>
                  <w:noProof/>
                  <w:lang w:val="en-US"/>
                  <w:rPrChange w:id="1500" w:author="Sebastian" w:date="2011-09-01T19:42:00Z">
                    <w:rPr>
                      <w:noProof/>
                    </w:rPr>
                  </w:rPrChange>
                </w:rPr>
                <w:t xml:space="preserve">[6] </w:t>
              </w:r>
              <w:r w:rsidRPr="002F483F">
                <w:rPr>
                  <w:b/>
                  <w:bCs/>
                  <w:noProof/>
                  <w:lang w:val="en-US"/>
                  <w:rPrChange w:id="1501" w:author="Sebastian" w:date="2011-09-01T19:42:00Z">
                    <w:rPr>
                      <w:b/>
                      <w:bCs/>
                      <w:noProof/>
                    </w:rPr>
                  </w:rPrChange>
                </w:rPr>
                <w:t>Hashimi, Sayed, Komatineni, Satya i MacLean, Dave.</w:t>
              </w:r>
              <w:r w:rsidRPr="002F483F">
                <w:rPr>
                  <w:noProof/>
                  <w:lang w:val="en-US"/>
                  <w:rPrChange w:id="1502" w:author="Sebastian" w:date="2011-09-01T19:42:00Z">
                    <w:rPr>
                      <w:noProof/>
                    </w:rPr>
                  </w:rPrChange>
                </w:rPr>
                <w:t xml:space="preserve"> </w:t>
              </w:r>
              <w:r w:rsidRPr="002F483F">
                <w:rPr>
                  <w:i/>
                  <w:iCs/>
                  <w:noProof/>
                  <w:lang w:val="en-US"/>
                  <w:rPrChange w:id="1503" w:author="Sebastian" w:date="2011-09-01T19:42:00Z">
                    <w:rPr>
                      <w:i/>
                      <w:iCs/>
                      <w:noProof/>
                    </w:rPr>
                  </w:rPrChange>
                </w:rPr>
                <w:t xml:space="preserve">Android 2 Tworzenie aplikacji. </w:t>
              </w:r>
              <w:r>
                <w:rPr>
                  <w:noProof/>
                </w:rPr>
                <w:t>[tłum.] Krzysztof Sawka. Gliwice : Helion, 2010.</w:t>
              </w:r>
            </w:p>
            <w:p w:rsidR="003234F2" w:rsidRPr="002F483F" w:rsidRDefault="003234F2" w:rsidP="003234F2">
              <w:pPr>
                <w:pStyle w:val="Bibliografia"/>
                <w:rPr>
                  <w:noProof/>
                  <w:lang w:val="en-US"/>
                  <w:rPrChange w:id="1504" w:author="Sebastian" w:date="2011-09-01T19:42:00Z">
                    <w:rPr>
                      <w:noProof/>
                    </w:rPr>
                  </w:rPrChange>
                </w:rPr>
              </w:pPr>
              <w:r>
                <w:rPr>
                  <w:noProof/>
                </w:rPr>
                <w:t xml:space="preserve">[7] </w:t>
              </w:r>
              <w:r>
                <w:rPr>
                  <w:b/>
                  <w:bCs/>
                  <w:noProof/>
                </w:rPr>
                <w:t>Mednieks, Zigurd, i inni.</w:t>
              </w:r>
              <w:r>
                <w:rPr>
                  <w:noProof/>
                </w:rPr>
                <w:t xml:space="preserve"> </w:t>
              </w:r>
              <w:r>
                <w:rPr>
                  <w:i/>
                  <w:iCs/>
                  <w:noProof/>
                </w:rPr>
                <w:t xml:space="preserve">Programming Android. </w:t>
              </w:r>
              <w:r w:rsidRPr="002F483F">
                <w:rPr>
                  <w:noProof/>
                  <w:lang w:val="en-US"/>
                  <w:rPrChange w:id="1505" w:author="Sebastian" w:date="2011-09-01T19:42:00Z">
                    <w:rPr>
                      <w:noProof/>
                    </w:rPr>
                  </w:rPrChange>
                </w:rPr>
                <w:t>Sebastopol : O'Reilly Media, 2011. strony 21-26, 142-154, 396-404.</w:t>
              </w:r>
            </w:p>
            <w:p w:rsidR="003234F2" w:rsidRDefault="003234F2" w:rsidP="003234F2">
              <w:pPr>
                <w:pStyle w:val="Bibliografia"/>
                <w:rPr>
                  <w:noProof/>
                </w:rPr>
              </w:pPr>
              <w:r w:rsidRPr="002F483F">
                <w:rPr>
                  <w:noProof/>
                  <w:lang w:val="en-US"/>
                  <w:rPrChange w:id="1506" w:author="Sebastian" w:date="2011-09-01T19:42:00Z">
                    <w:rPr>
                      <w:noProof/>
                    </w:rPr>
                  </w:rPrChange>
                </w:rPr>
                <w:t xml:space="preserve">[8] </w:t>
              </w:r>
              <w:r w:rsidRPr="002F483F">
                <w:rPr>
                  <w:b/>
                  <w:bCs/>
                  <w:noProof/>
                  <w:lang w:val="en-US"/>
                  <w:rPrChange w:id="1507" w:author="Sebastian" w:date="2011-09-01T19:42:00Z">
                    <w:rPr>
                      <w:b/>
                      <w:bCs/>
                      <w:noProof/>
                    </w:rPr>
                  </w:rPrChange>
                </w:rPr>
                <w:t>Google Inc.</w:t>
              </w:r>
              <w:r w:rsidRPr="002F483F">
                <w:rPr>
                  <w:noProof/>
                  <w:lang w:val="en-US"/>
                  <w:rPrChange w:id="1508" w:author="Sebastian" w:date="2011-09-01T19:42:00Z">
                    <w:rPr>
                      <w:noProof/>
                    </w:rPr>
                  </w:rPrChange>
                </w:rPr>
                <w:t xml:space="preserve"> Reference. </w:t>
              </w:r>
              <w:r w:rsidRPr="002F483F">
                <w:rPr>
                  <w:i/>
                  <w:iCs/>
                  <w:noProof/>
                  <w:lang w:val="en-US"/>
                  <w:rPrChange w:id="1509" w:author="Sebastian" w:date="2011-09-01T19:42:00Z">
                    <w:rPr>
                      <w:i/>
                      <w:iCs/>
                      <w:noProof/>
                    </w:rPr>
                  </w:rPrChange>
                </w:rPr>
                <w:t xml:space="preserve">Android Developers. </w:t>
              </w:r>
              <w:r>
                <w:rPr>
                  <w:noProof/>
                </w:rPr>
                <w:t>[Online] Google, 24 Sierpień 2011. [Zacytowano: 28 Sierpień 2011.] http://developer.android.com/reference/android/package-summary.html.</w:t>
              </w:r>
            </w:p>
            <w:p w:rsidR="003234F2" w:rsidRDefault="003234F2" w:rsidP="003234F2">
              <w:pPr>
                <w:pStyle w:val="Bibliografia"/>
                <w:rPr>
                  <w:noProof/>
                </w:rPr>
              </w:pPr>
              <w:r w:rsidRPr="002F483F">
                <w:rPr>
                  <w:noProof/>
                  <w:lang w:val="en-US"/>
                  <w:rPrChange w:id="1510" w:author="Sebastian" w:date="2011-09-01T19:42:00Z">
                    <w:rPr>
                      <w:noProof/>
                    </w:rPr>
                  </w:rPrChange>
                </w:rPr>
                <w:t xml:space="preserve">[9] —. Android 2.3.3 Platform. </w:t>
              </w:r>
              <w:r w:rsidRPr="002F483F">
                <w:rPr>
                  <w:i/>
                  <w:iCs/>
                  <w:noProof/>
                  <w:lang w:val="en-US"/>
                  <w:rPrChange w:id="1511" w:author="Sebastian" w:date="2011-09-01T19:42:00Z">
                    <w:rPr>
                      <w:i/>
                      <w:iCs/>
                      <w:noProof/>
                    </w:rPr>
                  </w:rPrChange>
                </w:rPr>
                <w:t xml:space="preserve">Android Developers. </w:t>
              </w:r>
              <w:r w:rsidRPr="002F483F">
                <w:rPr>
                  <w:noProof/>
                  <w:lang w:val="en-US"/>
                  <w:rPrChange w:id="1512" w:author="Sebastian" w:date="2011-09-01T19:42:00Z">
                    <w:rPr>
                      <w:noProof/>
                    </w:rPr>
                  </w:rPrChange>
                </w:rPr>
                <w:t xml:space="preserve">[Online] Google, Luty 2011. </w:t>
              </w:r>
              <w:r>
                <w:rPr>
                  <w:noProof/>
                </w:rPr>
                <w:t>[Zacytowano: 28 Sierpień 2011.] http://developer.android.com/sdk/android-2.3.3.html.</w:t>
              </w:r>
            </w:p>
            <w:p w:rsidR="003234F2" w:rsidRDefault="003234F2" w:rsidP="003234F2">
              <w:pPr>
                <w:pStyle w:val="Bibliografia"/>
                <w:rPr>
                  <w:noProof/>
                </w:rPr>
              </w:pPr>
              <w:r>
                <w:rPr>
                  <w:noProof/>
                </w:rPr>
                <w:t xml:space="preserve">[10] </w:t>
              </w:r>
            </w:p>
            <w:p w:rsidR="003234F2" w:rsidRPr="002F483F" w:rsidRDefault="003234F2" w:rsidP="003234F2">
              <w:pPr>
                <w:pStyle w:val="Bibliografia"/>
                <w:rPr>
                  <w:noProof/>
                  <w:lang w:val="en-US"/>
                  <w:rPrChange w:id="1513" w:author="Sebastian" w:date="2011-09-01T19:42:00Z">
                    <w:rPr>
                      <w:noProof/>
                    </w:rPr>
                  </w:rPrChange>
                </w:rPr>
              </w:pPr>
              <w:r>
                <w:rPr>
                  <w:noProof/>
                </w:rPr>
                <w:t xml:space="preserve">[11] </w:t>
              </w:r>
              <w:r>
                <w:rPr>
                  <w:b/>
                  <w:bCs/>
                  <w:noProof/>
                </w:rPr>
                <w:t>Naci, Dai, Mandel, Lawrence i Rayman, Arthur.</w:t>
              </w:r>
              <w:r>
                <w:rPr>
                  <w:noProof/>
                </w:rPr>
                <w:t xml:space="preserve"> </w:t>
              </w:r>
              <w:r>
                <w:rPr>
                  <w:i/>
                  <w:iCs/>
                  <w:noProof/>
                </w:rPr>
                <w:t xml:space="preserve">Eclipse Web Tools Platform – Tworzenie aplikacji WWW w jezyku JAVA. </w:t>
              </w:r>
              <w:r w:rsidRPr="002F483F">
                <w:rPr>
                  <w:noProof/>
                  <w:lang w:val="en-US"/>
                  <w:rPrChange w:id="1514" w:author="Sebastian" w:date="2011-09-01T19:42:00Z">
                    <w:rPr>
                      <w:noProof/>
                    </w:rPr>
                  </w:rPrChange>
                </w:rPr>
                <w:t>Gliwice : Helion, 2008.</w:t>
              </w:r>
            </w:p>
            <w:p w:rsidR="003234F2" w:rsidRDefault="003234F2" w:rsidP="003234F2">
              <w:pPr>
                <w:pStyle w:val="Bibliografia"/>
                <w:rPr>
                  <w:noProof/>
                </w:rPr>
              </w:pPr>
              <w:r w:rsidRPr="002F483F">
                <w:rPr>
                  <w:noProof/>
                  <w:lang w:val="en-US"/>
                  <w:rPrChange w:id="1515" w:author="Sebastian" w:date="2011-09-01T19:42:00Z">
                    <w:rPr>
                      <w:noProof/>
                    </w:rPr>
                  </w:rPrChange>
                </w:rPr>
                <w:t xml:space="preserve">[12] </w:t>
              </w:r>
              <w:r w:rsidRPr="002F483F">
                <w:rPr>
                  <w:b/>
                  <w:bCs/>
                  <w:noProof/>
                  <w:lang w:val="en-US"/>
                  <w:rPrChange w:id="1516" w:author="Sebastian" w:date="2011-09-01T19:42:00Z">
                    <w:rPr>
                      <w:b/>
                      <w:bCs/>
                      <w:noProof/>
                    </w:rPr>
                  </w:rPrChange>
                </w:rPr>
                <w:t>Mullins, Craig S.</w:t>
              </w:r>
              <w:r w:rsidRPr="002F483F">
                <w:rPr>
                  <w:noProof/>
                  <w:lang w:val="en-US"/>
                  <w:rPrChange w:id="1517" w:author="Sebastian" w:date="2011-09-01T19:42:00Z">
                    <w:rPr>
                      <w:noProof/>
                    </w:rPr>
                  </w:rPrChange>
                </w:rPr>
                <w:t xml:space="preserve"> The Database Report – July 2011. </w:t>
              </w:r>
              <w:r w:rsidRPr="002F483F">
                <w:rPr>
                  <w:i/>
                  <w:iCs/>
                  <w:noProof/>
                  <w:lang w:val="en-US"/>
                  <w:rPrChange w:id="1518" w:author="Sebastian" w:date="2011-09-01T19:42:00Z">
                    <w:rPr>
                      <w:i/>
                      <w:iCs/>
                      <w:noProof/>
                    </w:rPr>
                  </w:rPrChange>
                </w:rPr>
                <w:t xml:space="preserve">THE DATA ADMINISTRATION NEWSLETTER. </w:t>
              </w:r>
              <w:r>
                <w:rPr>
                  <w:noProof/>
                </w:rPr>
                <w:t>[Online] 1 Lipiec 2011. [Zacytowano: 28 08 2011.] http://www.tdan.com/view-featured-columns/15299.</w:t>
              </w:r>
            </w:p>
            <w:p w:rsidR="003234F2" w:rsidRPr="002F483F" w:rsidRDefault="003234F2" w:rsidP="003234F2">
              <w:pPr>
                <w:pStyle w:val="Bibliografia"/>
                <w:rPr>
                  <w:noProof/>
                  <w:lang w:val="en-US"/>
                  <w:rPrChange w:id="1519" w:author="Sebastian" w:date="2011-09-01T19:42:00Z">
                    <w:rPr>
                      <w:noProof/>
                    </w:rPr>
                  </w:rPrChange>
                </w:rPr>
              </w:pPr>
              <w:r w:rsidRPr="002F483F">
                <w:rPr>
                  <w:noProof/>
                  <w:lang w:val="en-US"/>
                  <w:rPrChange w:id="1520" w:author="Sebastian" w:date="2011-09-01T19:42:00Z">
                    <w:rPr>
                      <w:noProof/>
                    </w:rPr>
                  </w:rPrChange>
                </w:rPr>
                <w:t xml:space="preserve">[13] </w:t>
              </w:r>
              <w:r w:rsidRPr="002F483F">
                <w:rPr>
                  <w:b/>
                  <w:bCs/>
                  <w:noProof/>
                  <w:lang w:val="en-US"/>
                  <w:rPrChange w:id="1521" w:author="Sebastian" w:date="2011-09-01T19:42:00Z">
                    <w:rPr>
                      <w:b/>
                      <w:bCs/>
                      <w:noProof/>
                    </w:rPr>
                  </w:rPrChange>
                </w:rPr>
                <w:t>Crockford, Douglas.</w:t>
              </w:r>
              <w:r w:rsidRPr="002F483F">
                <w:rPr>
                  <w:noProof/>
                  <w:lang w:val="en-US"/>
                  <w:rPrChange w:id="1522" w:author="Sebastian" w:date="2011-09-01T19:42:00Z">
                    <w:rPr>
                      <w:noProof/>
                    </w:rPr>
                  </w:rPrChange>
                </w:rPr>
                <w:t xml:space="preserve"> RFC 4627. </w:t>
              </w:r>
              <w:r w:rsidRPr="002F483F">
                <w:rPr>
                  <w:i/>
                  <w:iCs/>
                  <w:noProof/>
                  <w:lang w:val="en-US"/>
                  <w:rPrChange w:id="1523" w:author="Sebastian" w:date="2011-09-01T19:42:00Z">
                    <w:rPr>
                      <w:i/>
                      <w:iCs/>
                      <w:noProof/>
                    </w:rPr>
                  </w:rPrChange>
                </w:rPr>
                <w:t xml:space="preserve">The application/json Media Type for JavaScript Object Notation. </w:t>
              </w:r>
              <w:r w:rsidRPr="002F483F">
                <w:rPr>
                  <w:noProof/>
                  <w:lang w:val="en-US"/>
                  <w:rPrChange w:id="1524" w:author="Sebastian" w:date="2011-09-01T19:42:00Z">
                    <w:rPr>
                      <w:noProof/>
                    </w:rPr>
                  </w:rPrChange>
                </w:rPr>
                <w:t>brak miejsca : Network Working Group, 2006.</w:t>
              </w:r>
            </w:p>
            <w:p w:rsidR="003234F2" w:rsidRDefault="003234F2" w:rsidP="003234F2">
              <w:pPr>
                <w:pStyle w:val="Bibliografia"/>
                <w:rPr>
                  <w:noProof/>
                </w:rPr>
              </w:pPr>
              <w:r w:rsidRPr="002F483F">
                <w:rPr>
                  <w:noProof/>
                  <w:lang w:val="en-US"/>
                  <w:rPrChange w:id="1525" w:author="Sebastian" w:date="2011-09-01T19:42:00Z">
                    <w:rPr>
                      <w:noProof/>
                    </w:rPr>
                  </w:rPrChange>
                </w:rPr>
                <w:t xml:space="preserve">[14] </w:t>
              </w:r>
              <w:r w:rsidRPr="002F483F">
                <w:rPr>
                  <w:b/>
                  <w:bCs/>
                  <w:noProof/>
                  <w:lang w:val="en-US"/>
                  <w:rPrChange w:id="1526" w:author="Sebastian" w:date="2011-09-01T19:42:00Z">
                    <w:rPr>
                      <w:b/>
                      <w:bCs/>
                      <w:noProof/>
                    </w:rPr>
                  </w:rPrChange>
                </w:rPr>
                <w:t>Singh, Inderjeet i Leitch, Joel.</w:t>
              </w:r>
              <w:r w:rsidRPr="002F483F">
                <w:rPr>
                  <w:noProof/>
                  <w:lang w:val="en-US"/>
                  <w:rPrChange w:id="1527" w:author="Sebastian" w:date="2011-09-01T19:42:00Z">
                    <w:rPr>
                      <w:noProof/>
                    </w:rPr>
                  </w:rPrChange>
                </w:rPr>
                <w:t xml:space="preserve"> Gson User Guide. </w:t>
              </w:r>
              <w:r w:rsidRPr="002F483F">
                <w:rPr>
                  <w:i/>
                  <w:iCs/>
                  <w:noProof/>
                  <w:lang w:val="en-US"/>
                  <w:rPrChange w:id="1528" w:author="Sebastian" w:date="2011-09-01T19:42:00Z">
                    <w:rPr>
                      <w:i/>
                      <w:iCs/>
                      <w:noProof/>
                    </w:rPr>
                  </w:rPrChange>
                </w:rPr>
                <w:t xml:space="preserve">gson. </w:t>
              </w:r>
              <w:r w:rsidRPr="002F483F">
                <w:rPr>
                  <w:noProof/>
                  <w:lang w:val="en-US"/>
                  <w:rPrChange w:id="1529" w:author="Sebastian" w:date="2011-09-01T19:42:00Z">
                    <w:rPr>
                      <w:noProof/>
                    </w:rPr>
                  </w:rPrChange>
                </w:rPr>
                <w:t xml:space="preserve">[Online] Google, 13 Lipiec 2011. </w:t>
              </w:r>
              <w:r>
                <w:rPr>
                  <w:noProof/>
                </w:rPr>
                <w:t>[Zacytowano: 25 Lipiec 2011.] https://sites.google.com/site/gson/gson-user-guide.</w:t>
              </w:r>
            </w:p>
            <w:p w:rsidR="003234F2" w:rsidRPr="002F483F" w:rsidRDefault="003234F2" w:rsidP="003234F2">
              <w:pPr>
                <w:pStyle w:val="Bibliografia"/>
                <w:rPr>
                  <w:noProof/>
                  <w:lang w:val="en-US"/>
                  <w:rPrChange w:id="1530" w:author="Sebastian" w:date="2011-09-01T19:42:00Z">
                    <w:rPr>
                      <w:noProof/>
                    </w:rPr>
                  </w:rPrChange>
                </w:rPr>
              </w:pPr>
              <w:r w:rsidRPr="002F483F">
                <w:rPr>
                  <w:noProof/>
                  <w:lang w:val="en-US"/>
                  <w:rPrChange w:id="1531" w:author="Sebastian" w:date="2011-09-01T19:42:00Z">
                    <w:rPr>
                      <w:noProof/>
                    </w:rPr>
                  </w:rPrChange>
                </w:rPr>
                <w:t xml:space="preserve">[15] </w:t>
              </w:r>
              <w:r w:rsidRPr="002F483F">
                <w:rPr>
                  <w:b/>
                  <w:bCs/>
                  <w:noProof/>
                  <w:lang w:val="en-US"/>
                  <w:rPrChange w:id="1532" w:author="Sebastian" w:date="2011-09-01T19:42:00Z">
                    <w:rPr>
                      <w:b/>
                      <w:bCs/>
                      <w:noProof/>
                    </w:rPr>
                  </w:rPrChange>
                </w:rPr>
                <w:t>Collins-Sussman, Ben, W. Fitzpatrick, Brian i Pilato, C. Michael.</w:t>
              </w:r>
              <w:r w:rsidRPr="002F483F">
                <w:rPr>
                  <w:noProof/>
                  <w:lang w:val="en-US"/>
                  <w:rPrChange w:id="1533" w:author="Sebastian" w:date="2011-09-01T19:42:00Z">
                    <w:rPr>
                      <w:noProof/>
                    </w:rPr>
                  </w:rPrChange>
                </w:rPr>
                <w:t xml:space="preserve"> </w:t>
              </w:r>
              <w:r w:rsidRPr="002F483F">
                <w:rPr>
                  <w:i/>
                  <w:iCs/>
                  <w:noProof/>
                  <w:lang w:val="en-US"/>
                  <w:rPrChange w:id="1534" w:author="Sebastian" w:date="2011-09-01T19:42:00Z">
                    <w:rPr>
                      <w:i/>
                      <w:iCs/>
                      <w:noProof/>
                    </w:rPr>
                  </w:rPrChange>
                </w:rPr>
                <w:t xml:space="preserve">Version Control with Subversion. </w:t>
              </w:r>
              <w:r w:rsidRPr="002F483F">
                <w:rPr>
                  <w:noProof/>
                  <w:lang w:val="en-US"/>
                  <w:rPrChange w:id="1535" w:author="Sebastian" w:date="2011-09-01T19:42:00Z">
                    <w:rPr>
                      <w:noProof/>
                    </w:rPr>
                  </w:rPrChange>
                </w:rPr>
                <w:t>Sebastopol CA : O'Reilly Media, 2011.</w:t>
              </w:r>
            </w:p>
            <w:p w:rsidR="003234F2" w:rsidRPr="002F483F" w:rsidRDefault="003234F2" w:rsidP="003234F2">
              <w:pPr>
                <w:pStyle w:val="Bibliografia"/>
                <w:rPr>
                  <w:noProof/>
                  <w:lang w:val="en-US"/>
                  <w:rPrChange w:id="1536" w:author="Sebastian" w:date="2011-09-01T19:42:00Z">
                    <w:rPr>
                      <w:noProof/>
                    </w:rPr>
                  </w:rPrChange>
                </w:rPr>
              </w:pPr>
              <w:r w:rsidRPr="002F483F">
                <w:rPr>
                  <w:noProof/>
                  <w:lang w:val="en-US"/>
                  <w:rPrChange w:id="1537" w:author="Sebastian" w:date="2011-09-01T19:42:00Z">
                    <w:rPr>
                      <w:noProof/>
                    </w:rPr>
                  </w:rPrChange>
                </w:rPr>
                <w:t xml:space="preserve">[16] </w:t>
              </w:r>
              <w:r w:rsidRPr="002F483F">
                <w:rPr>
                  <w:b/>
                  <w:bCs/>
                  <w:noProof/>
                  <w:lang w:val="en-US"/>
                  <w:rPrChange w:id="1538" w:author="Sebastian" w:date="2011-09-01T19:42:00Z">
                    <w:rPr>
                      <w:b/>
                      <w:bCs/>
                      <w:noProof/>
                    </w:rPr>
                  </w:rPrChange>
                </w:rPr>
                <w:t>Codd, Edgar Frank.</w:t>
              </w:r>
              <w:r w:rsidRPr="002F483F">
                <w:rPr>
                  <w:noProof/>
                  <w:lang w:val="en-US"/>
                  <w:rPrChange w:id="1539" w:author="Sebastian" w:date="2011-09-01T19:42:00Z">
                    <w:rPr>
                      <w:noProof/>
                    </w:rPr>
                  </w:rPrChange>
                </w:rPr>
                <w:t xml:space="preserve"> A Relational Model of Data for Large Shared Data Banks. </w:t>
              </w:r>
              <w:r w:rsidRPr="002F483F">
                <w:rPr>
                  <w:i/>
                  <w:iCs/>
                  <w:noProof/>
                  <w:lang w:val="en-US"/>
                  <w:rPrChange w:id="1540" w:author="Sebastian" w:date="2011-09-01T19:42:00Z">
                    <w:rPr>
                      <w:i/>
                      <w:iCs/>
                      <w:noProof/>
                    </w:rPr>
                  </w:rPrChange>
                </w:rPr>
                <w:t xml:space="preserve">Communications of the ACM. </w:t>
              </w:r>
              <w:r w:rsidRPr="002F483F">
                <w:rPr>
                  <w:noProof/>
                  <w:lang w:val="en-US"/>
                  <w:rPrChange w:id="1541" w:author="Sebastian" w:date="2011-09-01T19:42:00Z">
                    <w:rPr>
                      <w:noProof/>
                    </w:rPr>
                  </w:rPrChange>
                </w:rPr>
                <w:t>1970.</w:t>
              </w:r>
            </w:p>
            <w:p w:rsidR="003234F2" w:rsidRPr="002F483F" w:rsidRDefault="003234F2" w:rsidP="003234F2">
              <w:pPr>
                <w:pStyle w:val="Bibliografia"/>
                <w:rPr>
                  <w:noProof/>
                  <w:lang w:val="en-US"/>
                  <w:rPrChange w:id="1542" w:author="Sebastian" w:date="2011-09-01T19:42:00Z">
                    <w:rPr>
                      <w:noProof/>
                    </w:rPr>
                  </w:rPrChange>
                </w:rPr>
              </w:pPr>
              <w:r w:rsidRPr="002F483F">
                <w:rPr>
                  <w:noProof/>
                  <w:lang w:val="en-US"/>
                  <w:rPrChange w:id="1543" w:author="Sebastian" w:date="2011-09-01T19:42:00Z">
                    <w:rPr>
                      <w:noProof/>
                    </w:rPr>
                  </w:rPrChange>
                </w:rPr>
                <w:t xml:space="preserve">[17] </w:t>
              </w:r>
              <w:r w:rsidRPr="002F483F">
                <w:rPr>
                  <w:b/>
                  <w:bCs/>
                  <w:noProof/>
                  <w:lang w:val="en-US"/>
                  <w:rPrChange w:id="1544" w:author="Sebastian" w:date="2011-09-01T19:42:00Z">
                    <w:rPr>
                      <w:b/>
                      <w:bCs/>
                      <w:noProof/>
                    </w:rPr>
                  </w:rPrChange>
                </w:rPr>
                <w:t>NFC Forum.</w:t>
              </w:r>
              <w:r w:rsidRPr="002F483F">
                <w:rPr>
                  <w:noProof/>
                  <w:lang w:val="en-US"/>
                  <w:rPrChange w:id="1545" w:author="Sebastian" w:date="2011-09-01T19:42:00Z">
                    <w:rPr>
                      <w:noProof/>
                    </w:rPr>
                  </w:rPrChange>
                </w:rPr>
                <w:t xml:space="preserve"> T2TOP 1.1. </w:t>
              </w:r>
              <w:r w:rsidRPr="002F483F">
                <w:rPr>
                  <w:i/>
                  <w:iCs/>
                  <w:noProof/>
                  <w:lang w:val="en-US"/>
                  <w:rPrChange w:id="1546" w:author="Sebastian" w:date="2011-09-01T19:42:00Z">
                    <w:rPr>
                      <w:i/>
                      <w:iCs/>
                      <w:noProof/>
                    </w:rPr>
                  </w:rPrChange>
                </w:rPr>
                <w:t xml:space="preserve">Type 2 Tag Operation Specification. </w:t>
              </w:r>
              <w:r w:rsidRPr="002F483F">
                <w:rPr>
                  <w:noProof/>
                  <w:lang w:val="en-US"/>
                  <w:rPrChange w:id="1547" w:author="Sebastian" w:date="2011-09-01T19:42:00Z">
                    <w:rPr>
                      <w:noProof/>
                    </w:rPr>
                  </w:rPrChange>
                </w:rPr>
                <w:t>Wakefield : NFC Forum, 2011. strony 3-6.</w:t>
              </w:r>
            </w:p>
            <w:p w:rsidR="003234F2" w:rsidRDefault="003234F2" w:rsidP="003234F2">
              <w:pPr>
                <w:pStyle w:val="Bibliografia"/>
                <w:rPr>
                  <w:noProof/>
                </w:rPr>
              </w:pPr>
              <w:r w:rsidRPr="002F483F">
                <w:rPr>
                  <w:noProof/>
                  <w:lang w:val="en-US"/>
                  <w:rPrChange w:id="1548" w:author="Sebastian" w:date="2011-09-01T19:42:00Z">
                    <w:rPr>
                      <w:noProof/>
                    </w:rPr>
                  </w:rPrChange>
                </w:rPr>
                <w:t xml:space="preserve">[18] </w:t>
              </w:r>
              <w:r w:rsidRPr="002F483F">
                <w:rPr>
                  <w:b/>
                  <w:bCs/>
                  <w:noProof/>
                  <w:lang w:val="en-US"/>
                  <w:rPrChange w:id="1549" w:author="Sebastian" w:date="2011-09-01T19:42:00Z">
                    <w:rPr>
                      <w:b/>
                      <w:bCs/>
                      <w:noProof/>
                    </w:rPr>
                  </w:rPrChange>
                </w:rPr>
                <w:t>Google Inc.</w:t>
              </w:r>
              <w:r w:rsidRPr="002F483F">
                <w:rPr>
                  <w:noProof/>
                  <w:lang w:val="en-US"/>
                  <w:rPrChange w:id="1550" w:author="Sebastian" w:date="2011-09-01T19:42:00Z">
                    <w:rPr>
                      <w:noProof/>
                    </w:rPr>
                  </w:rPrChange>
                </w:rPr>
                <w:t xml:space="preserve"> Near Field Communication. </w:t>
              </w:r>
              <w:r w:rsidRPr="002F483F">
                <w:rPr>
                  <w:i/>
                  <w:iCs/>
                  <w:noProof/>
                  <w:lang w:val="en-US"/>
                  <w:rPrChange w:id="1551" w:author="Sebastian" w:date="2011-09-01T19:42:00Z">
                    <w:rPr>
                      <w:i/>
                      <w:iCs/>
                      <w:noProof/>
                    </w:rPr>
                  </w:rPrChange>
                </w:rPr>
                <w:t xml:space="preserve">Android Developers. </w:t>
              </w:r>
              <w:r>
                <w:rPr>
                  <w:noProof/>
                </w:rPr>
                <w:t>[Online] 12 Czerwiec 2011. [Zacytowano: 28 Sierpień 2011.] http://developer.android.com/guide/topics/nfc/index.html.</w:t>
              </w:r>
            </w:p>
            <w:p w:rsidR="003234F2" w:rsidRDefault="003234F2" w:rsidP="003234F2">
              <w:pPr>
                <w:pStyle w:val="Bibliografia"/>
                <w:rPr>
                  <w:noProof/>
                </w:rPr>
              </w:pPr>
              <w:r w:rsidRPr="002F483F">
                <w:rPr>
                  <w:noProof/>
                  <w:lang w:val="en-US"/>
                  <w:rPrChange w:id="1552" w:author="Sebastian" w:date="2011-09-01T19:42:00Z">
                    <w:rPr>
                      <w:noProof/>
                    </w:rPr>
                  </w:rPrChange>
                </w:rPr>
                <w:t xml:space="preserve">[19] </w:t>
              </w:r>
              <w:r w:rsidRPr="002F483F">
                <w:rPr>
                  <w:b/>
                  <w:bCs/>
                  <w:noProof/>
                  <w:lang w:val="en-US"/>
                  <w:rPrChange w:id="1553" w:author="Sebastian" w:date="2011-09-01T19:42:00Z">
                    <w:rPr>
                      <w:b/>
                      <w:bCs/>
                      <w:noProof/>
                    </w:rPr>
                  </w:rPrChange>
                </w:rPr>
                <w:t>Dave, Minter i Linwood, Jeff.</w:t>
              </w:r>
              <w:r w:rsidRPr="002F483F">
                <w:rPr>
                  <w:noProof/>
                  <w:lang w:val="en-US"/>
                  <w:rPrChange w:id="1554" w:author="Sebastian" w:date="2011-09-01T19:42:00Z">
                    <w:rPr>
                      <w:noProof/>
                    </w:rPr>
                  </w:rPrChange>
                </w:rPr>
                <w:t xml:space="preserve"> </w:t>
              </w:r>
              <w:r>
                <w:rPr>
                  <w:i/>
                  <w:iCs/>
                  <w:noProof/>
                </w:rPr>
                <w:t xml:space="preserve">Hibernate Od Nowicjusza do Profesjonalisty. </w:t>
              </w:r>
              <w:r>
                <w:rPr>
                  <w:noProof/>
                </w:rPr>
                <w:t>brak miejsca : Power Net, 2007.</w:t>
              </w:r>
            </w:p>
            <w:p w:rsidR="003234F2" w:rsidRPr="002F483F" w:rsidRDefault="003234F2" w:rsidP="003234F2">
              <w:pPr>
                <w:pStyle w:val="Bibliografia"/>
                <w:rPr>
                  <w:noProof/>
                  <w:lang w:val="en-US"/>
                  <w:rPrChange w:id="1555" w:author="Sebastian" w:date="2011-09-01T19:42:00Z">
                    <w:rPr>
                      <w:noProof/>
                    </w:rPr>
                  </w:rPrChange>
                </w:rPr>
              </w:pPr>
              <w:r w:rsidRPr="002F483F">
                <w:rPr>
                  <w:noProof/>
                  <w:lang w:val="en-US"/>
                  <w:rPrChange w:id="1556" w:author="Sebastian" w:date="2011-09-01T19:42:00Z">
                    <w:rPr>
                      <w:noProof/>
                    </w:rPr>
                  </w:rPrChange>
                </w:rPr>
                <w:t xml:space="preserve">[20] </w:t>
              </w:r>
              <w:r w:rsidRPr="002F483F">
                <w:rPr>
                  <w:b/>
                  <w:bCs/>
                  <w:noProof/>
                  <w:lang w:val="en-US"/>
                  <w:rPrChange w:id="1557" w:author="Sebastian" w:date="2011-09-01T19:42:00Z">
                    <w:rPr>
                      <w:b/>
                      <w:bCs/>
                      <w:noProof/>
                    </w:rPr>
                  </w:rPrChange>
                </w:rPr>
                <w:t>Jason, Price.</w:t>
              </w:r>
              <w:r w:rsidRPr="002F483F">
                <w:rPr>
                  <w:noProof/>
                  <w:lang w:val="en-US"/>
                  <w:rPrChange w:id="1558" w:author="Sebastian" w:date="2011-09-01T19:42:00Z">
                    <w:rPr>
                      <w:noProof/>
                    </w:rPr>
                  </w:rPrChange>
                </w:rPr>
                <w:t xml:space="preserve"> </w:t>
              </w:r>
              <w:r w:rsidRPr="002F483F">
                <w:rPr>
                  <w:i/>
                  <w:iCs/>
                  <w:noProof/>
                  <w:lang w:val="en-US"/>
                  <w:rPrChange w:id="1559" w:author="Sebastian" w:date="2011-09-01T19:42:00Z">
                    <w:rPr>
                      <w:i/>
                      <w:iCs/>
                      <w:noProof/>
                    </w:rPr>
                  </w:rPrChange>
                </w:rPr>
                <w:t xml:space="preserve">Oracle Database 11g i SQL Programowanie. </w:t>
              </w:r>
              <w:r w:rsidRPr="002F483F">
                <w:rPr>
                  <w:noProof/>
                  <w:lang w:val="en-US"/>
                  <w:rPrChange w:id="1560" w:author="Sebastian" w:date="2011-09-01T19:42:00Z">
                    <w:rPr>
                      <w:noProof/>
                    </w:rPr>
                  </w:rPrChange>
                </w:rPr>
                <w:t>Gliwice : Helion, 2009.</w:t>
              </w:r>
            </w:p>
            <w:p w:rsidR="003234F2" w:rsidRDefault="003234F2" w:rsidP="003234F2">
              <w:pPr>
                <w:pStyle w:val="Bibliografia"/>
                <w:rPr>
                  <w:noProof/>
                </w:rPr>
              </w:pPr>
              <w:r w:rsidRPr="002F483F">
                <w:rPr>
                  <w:noProof/>
                  <w:lang w:val="en-US"/>
                  <w:rPrChange w:id="1561" w:author="Sebastian" w:date="2011-09-01T19:42:00Z">
                    <w:rPr>
                      <w:noProof/>
                    </w:rPr>
                  </w:rPrChange>
                </w:rPr>
                <w:t xml:space="preserve">[21] </w:t>
              </w:r>
              <w:r w:rsidRPr="002F483F">
                <w:rPr>
                  <w:b/>
                  <w:bCs/>
                  <w:noProof/>
                  <w:lang w:val="en-US"/>
                  <w:rPrChange w:id="1562" w:author="Sebastian" w:date="2011-09-01T19:42:00Z">
                    <w:rPr>
                      <w:b/>
                      <w:bCs/>
                      <w:noProof/>
                    </w:rPr>
                  </w:rPrChange>
                </w:rPr>
                <w:t>Marty, Hall, Brown, Larry i Chaikin, Yaakov.</w:t>
              </w:r>
              <w:r w:rsidRPr="002F483F">
                <w:rPr>
                  <w:noProof/>
                  <w:lang w:val="en-US"/>
                  <w:rPrChange w:id="1563" w:author="Sebastian" w:date="2011-09-01T19:42:00Z">
                    <w:rPr>
                      <w:noProof/>
                    </w:rPr>
                  </w:rPrChange>
                </w:rPr>
                <w:t xml:space="preserve"> </w:t>
              </w:r>
              <w:r w:rsidRPr="002F483F">
                <w:rPr>
                  <w:i/>
                  <w:iCs/>
                  <w:noProof/>
                  <w:lang w:val="en-US"/>
                  <w:rPrChange w:id="1564" w:author="Sebastian" w:date="2011-09-01T19:42:00Z">
                    <w:rPr>
                      <w:i/>
                      <w:iCs/>
                      <w:noProof/>
                    </w:rPr>
                  </w:rPrChange>
                </w:rPr>
                <w:t xml:space="preserve">Java Servlets I JavaServer Pages . </w:t>
              </w:r>
              <w:r>
                <w:rPr>
                  <w:noProof/>
                </w:rPr>
                <w:t>Gliwice : Helion, 2009. Tom II.</w:t>
              </w:r>
            </w:p>
            <w:p w:rsidR="00EC5168" w:rsidRDefault="009D3E5C" w:rsidP="003234F2">
              <w:r>
                <w:fldChar w:fldCharType="end"/>
              </w:r>
            </w:p>
          </w:sdtContent>
        </w:sdt>
      </w:sdtContent>
    </w:sdt>
    <w:p w:rsidR="00BE35B2" w:rsidRDefault="00BE35B2">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1565" w:name="_Toc302669694"/>
      <w:r w:rsidRPr="00933D3C">
        <w:lastRenderedPageBreak/>
        <w:t>Załącznik</w:t>
      </w:r>
      <w:r w:rsidR="00933D3C">
        <w:t>I</w:t>
      </w:r>
      <w:bookmarkEnd w:id="1565"/>
    </w:p>
    <w:p w:rsidR="00933D3C" w:rsidRPr="00933D3C" w:rsidRDefault="00933D3C" w:rsidP="00933D3C">
      <w:pPr>
        <w:pStyle w:val="Nagwek2"/>
        <w:ind w:left="792" w:hanging="792"/>
        <w:rPr>
          <w:rFonts w:eastAsia="Times New Roman"/>
        </w:rPr>
      </w:pPr>
      <w:bookmarkStart w:id="1566" w:name="_Toc302330573"/>
      <w:bookmarkStart w:id="1567" w:name="_Toc302669695"/>
      <w:r w:rsidRPr="00933D3C">
        <w:rPr>
          <w:rFonts w:eastAsia="Times New Roman"/>
        </w:rPr>
        <w:t>Dodatek A</w:t>
      </w:r>
      <w:bookmarkEnd w:id="1566"/>
      <w:bookmarkEnd w:id="1567"/>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3111A7">
      <w:footerReference w:type="default" r:id="rId26"/>
      <w:footerReference w:type="first" r:id="rId27"/>
      <w:pgSz w:w="11906" w:h="16838" w:code="9"/>
      <w:pgMar w:top="1134" w:right="1134" w:bottom="1134" w:left="1701" w:header="709" w:footer="709" w:gutter="0"/>
      <w:pgNumType w:start="0"/>
      <w:cols w:space="708"/>
      <w:docGrid w:linePitch="360"/>
      <w:sectPrChange w:id="1573" w:author="Sebastian" w:date="2011-09-01T19:47:00Z">
        <w:sectPr w:rsidR="00757A52" w:rsidRPr="00757A52" w:rsidSect="003111A7">
          <w:pgBorders>
            <w:top w:val="single" w:sz="18" w:space="24" w:color="auto"/>
            <w:left w:val="single" w:sz="18" w:space="24" w:color="auto"/>
            <w:bottom w:val="single" w:sz="18" w:space="24" w:color="auto"/>
            <w:right w:val="single" w:sz="18" w:space="24" w:color="auto"/>
          </w:pgBorders>
          <w:pgNumType w:start="7"/>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70" w:author="Sebastian Łuczak" w:date="2011-08-31T20:30:00Z" w:initials="SŁ">
    <w:p w:rsidR="003E2875" w:rsidRDefault="003E2875">
      <w:pPr>
        <w:pStyle w:val="Tekstkomentarza"/>
      </w:pPr>
      <w:r>
        <w:rPr>
          <w:rStyle w:val="Odwoaniedokomentarza"/>
        </w:rPr>
        <w:annotationRef/>
      </w:r>
      <w:r>
        <w:t>Odwołanie?</w:t>
      </w:r>
    </w:p>
  </w:comment>
  <w:comment w:id="880" w:author="Sebastian Łuczak" w:date="2011-08-31T20:30:00Z" w:initials="SŁ">
    <w:p w:rsidR="003E2875" w:rsidRDefault="003E2875">
      <w:pPr>
        <w:pStyle w:val="Tekstkomentarza"/>
      </w:pPr>
      <w:r>
        <w:rPr>
          <w:rStyle w:val="Odwoaniedokomentarza"/>
        </w:rPr>
        <w:annotationRef/>
      </w:r>
      <w:proofErr w:type="spellStart"/>
      <w:r>
        <w:t>Odwolanie</w:t>
      </w:r>
      <w:proofErr w:type="spellEnd"/>
      <w:r>
        <w:t>?</w:t>
      </w:r>
    </w:p>
  </w:comment>
  <w:comment w:id="979" w:author="Sebastian Łuczak" w:date="2011-08-31T20:30:00Z" w:initials="SŁ">
    <w:p w:rsidR="003E2875" w:rsidRDefault="003E2875">
      <w:pPr>
        <w:pStyle w:val="Tekstkomentarza"/>
      </w:pPr>
      <w:r>
        <w:rPr>
          <w:rStyle w:val="Odwoaniedokomentarza"/>
        </w:rPr>
        <w:annotationRef/>
      </w:r>
      <w:r>
        <w:t>Co z oprogramowaniem?</w:t>
      </w:r>
    </w:p>
  </w:comment>
  <w:comment w:id="1055" w:author="Sebastian Łuczak" w:date="2011-08-31T23:07:00Z" w:initials="SŁ">
    <w:p w:rsidR="003E2875" w:rsidRDefault="003E2875">
      <w:pPr>
        <w:pStyle w:val="Tekstkomentarza"/>
      </w:pPr>
      <w:r>
        <w:rPr>
          <w:rStyle w:val="Odwoaniedokomentarza"/>
        </w:rPr>
        <w:annotationRef/>
      </w:r>
      <w:r>
        <w:t>Niezrozumiałe, zbyt obszerny przykład…</w:t>
      </w:r>
    </w:p>
  </w:comment>
  <w:comment w:id="1151" w:author="Sebastian Łuczak" w:date="2011-08-31T23:29:00Z" w:initials="SŁ">
    <w:p w:rsidR="003E2875" w:rsidRDefault="003E2875">
      <w:pPr>
        <w:pStyle w:val="Tekstkomentarza"/>
      </w:pPr>
      <w:r>
        <w:rPr>
          <w:rStyle w:val="Odwoaniedokomentarza"/>
        </w:rPr>
        <w:annotationRef/>
      </w:r>
      <w:r>
        <w:t>Jawny?</w:t>
      </w:r>
    </w:p>
  </w:comment>
  <w:comment w:id="1183" w:author="Sebastian Łuczak" w:date="2011-08-31T23:34:00Z" w:initials="SŁ">
    <w:p w:rsidR="003E2875" w:rsidRDefault="003E2875">
      <w:pPr>
        <w:pStyle w:val="Tekstkomentarza"/>
      </w:pPr>
      <w:r>
        <w:rPr>
          <w:rStyle w:val="Odwoaniedokomentarza"/>
        </w:rPr>
        <w:annotationRef/>
      </w:r>
      <w:r>
        <w:t>Bełkot</w:t>
      </w:r>
    </w:p>
  </w:comment>
  <w:comment w:id="1222" w:author="Sebastian Łuczak" w:date="2011-08-31T23:38:00Z" w:initials="SŁ">
    <w:p w:rsidR="003E2875" w:rsidRDefault="003E2875">
      <w:pPr>
        <w:pStyle w:val="Tekstkomentarza"/>
      </w:pPr>
      <w:r>
        <w:rPr>
          <w:rStyle w:val="Odwoaniedokomentarza"/>
        </w:rPr>
        <w:annotationRef/>
      </w:r>
      <w:r>
        <w:t>Wspomnieć jak to u nas działa, dodać rysunek</w:t>
      </w:r>
    </w:p>
  </w:comment>
  <w:comment w:id="1230" w:author="Sebastian Łuczak" w:date="2011-08-31T23:38:00Z" w:initials="SŁ">
    <w:p w:rsidR="003E2875" w:rsidRDefault="003E2875">
      <w:pPr>
        <w:pStyle w:val="Tekstkomentarza"/>
      </w:pPr>
      <w:r>
        <w:rPr>
          <w:rStyle w:val="Odwoaniedokomentarza"/>
        </w:rPr>
        <w:annotationRef/>
      </w:r>
      <w:r>
        <w:t>Wspomnieć jak to u nas działa</w:t>
      </w:r>
    </w:p>
  </w:comment>
  <w:comment w:id="1239" w:author="Sebastian Łuczak" w:date="2011-08-31T23:40:00Z" w:initials="SŁ">
    <w:p w:rsidR="003E2875" w:rsidRDefault="003E2875">
      <w:pPr>
        <w:pStyle w:val="Tekstkomentarza"/>
      </w:pPr>
      <w:r>
        <w:rPr>
          <w:rStyle w:val="Odwoaniedokomentarza"/>
        </w:rPr>
        <w:annotationRef/>
      </w:r>
      <w:r>
        <w:t>WYMOGI</w:t>
      </w:r>
    </w:p>
  </w:comment>
  <w:comment w:id="1396" w:author="Sebastian" w:date="2011-09-01T11:43:00Z" w:initials="S">
    <w:p w:rsidR="003E2875" w:rsidRDefault="003E2875">
      <w:pPr>
        <w:pStyle w:val="Tekstkomentarza"/>
      </w:pPr>
      <w:r>
        <w:rPr>
          <w:rStyle w:val="Odwoaniedokomentarza"/>
        </w:rPr>
        <w:annotationRef/>
      </w:r>
      <w:r>
        <w:t>To tak nie działa!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2815" w:rsidRDefault="008C2815" w:rsidP="006D1A95">
      <w:r>
        <w:separator/>
      </w:r>
    </w:p>
  </w:endnote>
  <w:endnote w:type="continuationSeparator" w:id="0">
    <w:p w:rsidR="008C2815" w:rsidRDefault="008C2815"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142" w:author="Sebastian" w:date="2011-09-01T19:46:00Z"/>
  <w:sdt>
    <w:sdtPr>
      <w:id w:val="31499309"/>
      <w:docPartObj>
        <w:docPartGallery w:val="Page Numbers (Bottom of Page)"/>
        <w:docPartUnique/>
      </w:docPartObj>
    </w:sdtPr>
    <w:sdtContent>
      <w:customXmlInsRangeEnd w:id="142"/>
      <w:p w:rsidR="003E2875" w:rsidRDefault="003E2875">
        <w:pPr>
          <w:pStyle w:val="Stopka"/>
          <w:jc w:val="right"/>
          <w:rPr>
            <w:ins w:id="143" w:author="Sebastian" w:date="2011-09-01T19:46:00Z"/>
          </w:rPr>
        </w:pPr>
      </w:p>
    </w:sdtContent>
    <w:customXmlInsRangeStart w:id="144" w:author="Sebastian" w:date="2011-09-01T19:46:00Z"/>
  </w:sdt>
  <w:customXmlInsRangeEnd w:id="144"/>
  <w:p w:rsidR="003E2875" w:rsidRDefault="003E2875">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875" w:rsidRDefault="003E2875">
    <w:pPr>
      <w:pStyle w:val="Stopka"/>
      <w:jc w:val="right"/>
    </w:pPr>
  </w:p>
  <w:p w:rsidR="003E2875" w:rsidRDefault="003E2875">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1568" w:author="Sebastian" w:date="2011-09-01T19:46:00Z"/>
  <w:sdt>
    <w:sdtPr>
      <w:id w:val="31499310"/>
      <w:docPartObj>
        <w:docPartGallery w:val="Page Numbers (Bottom of Page)"/>
        <w:docPartUnique/>
      </w:docPartObj>
    </w:sdtPr>
    <w:sdtContent>
      <w:customXmlInsRangeEnd w:id="1568"/>
      <w:p w:rsidR="003E2875" w:rsidRDefault="003E2875">
        <w:pPr>
          <w:pStyle w:val="Stopka"/>
          <w:jc w:val="right"/>
          <w:rPr>
            <w:ins w:id="1569" w:author="Sebastian" w:date="2011-09-01T19:46:00Z"/>
          </w:rPr>
        </w:pPr>
        <w:ins w:id="1570" w:author="Sebastian" w:date="2011-09-01T19:46:00Z">
          <w:r>
            <w:fldChar w:fldCharType="begin"/>
          </w:r>
          <w:r>
            <w:instrText xml:space="preserve"> PAGE   \* MERGEFORMAT </w:instrText>
          </w:r>
          <w:r>
            <w:fldChar w:fldCharType="separate"/>
          </w:r>
        </w:ins>
        <w:r>
          <w:rPr>
            <w:noProof/>
          </w:rPr>
          <w:t>69</w:t>
        </w:r>
        <w:ins w:id="1571" w:author="Sebastian" w:date="2011-09-01T19:46:00Z">
          <w:r>
            <w:fldChar w:fldCharType="end"/>
          </w:r>
        </w:ins>
      </w:p>
    </w:sdtContent>
    <w:customXmlInsRangeStart w:id="1572" w:author="Sebastian" w:date="2011-09-01T19:46:00Z"/>
  </w:sdt>
  <w:customXmlInsRangeEnd w:id="1572"/>
  <w:p w:rsidR="003E2875" w:rsidRDefault="003E2875">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875" w:rsidRDefault="003E2875">
    <w:pPr>
      <w:pStyle w:val="Stopka"/>
      <w:jc w:val="right"/>
    </w:pPr>
  </w:p>
  <w:p w:rsidR="003E2875" w:rsidRDefault="003E2875">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2815" w:rsidRDefault="008C2815" w:rsidP="006D1A95">
      <w:r>
        <w:separator/>
      </w:r>
    </w:p>
  </w:footnote>
  <w:footnote w:type="continuationSeparator" w:id="0">
    <w:p w:rsidR="008C2815" w:rsidRDefault="008C2815" w:rsidP="006D1A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1">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4"/>
  </w:num>
  <w:num w:numId="4">
    <w:abstractNumId w:val="22"/>
  </w:num>
  <w:num w:numId="5">
    <w:abstractNumId w:val="7"/>
  </w:num>
  <w:num w:numId="6">
    <w:abstractNumId w:val="8"/>
  </w:num>
  <w:num w:numId="7">
    <w:abstractNumId w:val="39"/>
  </w:num>
  <w:num w:numId="8">
    <w:abstractNumId w:val="40"/>
  </w:num>
  <w:num w:numId="9">
    <w:abstractNumId w:val="19"/>
  </w:num>
  <w:num w:numId="10">
    <w:abstractNumId w:val="15"/>
  </w:num>
  <w:num w:numId="11">
    <w:abstractNumId w:val="28"/>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29"/>
  </w:num>
  <w:num w:numId="19">
    <w:abstractNumId w:val="23"/>
  </w:num>
  <w:num w:numId="20">
    <w:abstractNumId w:val="30"/>
  </w:num>
  <w:num w:numId="21">
    <w:abstractNumId w:val="20"/>
  </w:num>
  <w:num w:numId="22">
    <w:abstractNumId w:val="32"/>
  </w:num>
  <w:num w:numId="23">
    <w:abstractNumId w:val="3"/>
  </w:num>
  <w:num w:numId="24">
    <w:abstractNumId w:val="35"/>
  </w:num>
  <w:num w:numId="25">
    <w:abstractNumId w:val="3"/>
    <w:lvlOverride w:ilvl="0">
      <w:startOverride w:val="1"/>
    </w:lvlOverride>
  </w:num>
  <w:num w:numId="26">
    <w:abstractNumId w:val="41"/>
  </w:num>
  <w:num w:numId="27">
    <w:abstractNumId w:val="31"/>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3"/>
  </w:num>
  <w:num w:numId="35">
    <w:abstractNumId w:val="13"/>
  </w:num>
  <w:num w:numId="36">
    <w:abstractNumId w:val="36"/>
  </w:num>
  <w:num w:numId="37">
    <w:abstractNumId w:val="11"/>
  </w:num>
  <w:num w:numId="38">
    <w:abstractNumId w:val="27"/>
  </w:num>
  <w:num w:numId="39">
    <w:abstractNumId w:val="38"/>
  </w:num>
  <w:num w:numId="40">
    <w:abstractNumId w:val="16"/>
  </w:num>
  <w:num w:numId="41">
    <w:abstractNumId w:val="37"/>
  </w:num>
  <w:num w:numId="42">
    <w:abstractNumId w:val="2"/>
  </w:num>
  <w:num w:numId="4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trackRevisions/>
  <w:defaultTabStop w:val="708"/>
  <w:hyphenationZone w:val="425"/>
  <w:drawingGridHorizontalSpacing w:val="110"/>
  <w:displayHorizontalDrawingGridEvery w:val="2"/>
  <w:characterSpacingControl w:val="doNotCompress"/>
  <w:hdrShapeDefaults>
    <o:shapedefaults v:ext="edit" spidmax="47106"/>
  </w:hdrShapeDefaults>
  <w:footnotePr>
    <w:footnote w:id="-1"/>
    <w:footnote w:id="0"/>
  </w:footnotePr>
  <w:endnotePr>
    <w:endnote w:id="-1"/>
    <w:endnote w:id="0"/>
  </w:endnotePr>
  <w:compat/>
  <w:rsids>
    <w:rsidRoot w:val="006D1A95"/>
    <w:rsid w:val="000075BB"/>
    <w:rsid w:val="00010A89"/>
    <w:rsid w:val="00013A24"/>
    <w:rsid w:val="000171CD"/>
    <w:rsid w:val="00020764"/>
    <w:rsid w:val="000217D0"/>
    <w:rsid w:val="00022D04"/>
    <w:rsid w:val="000265F6"/>
    <w:rsid w:val="000370FC"/>
    <w:rsid w:val="00040A86"/>
    <w:rsid w:val="0004443A"/>
    <w:rsid w:val="00050AA9"/>
    <w:rsid w:val="0005352D"/>
    <w:rsid w:val="0005534C"/>
    <w:rsid w:val="00062358"/>
    <w:rsid w:val="00062823"/>
    <w:rsid w:val="00064EA2"/>
    <w:rsid w:val="00070B31"/>
    <w:rsid w:val="00070B67"/>
    <w:rsid w:val="00073C2B"/>
    <w:rsid w:val="00075026"/>
    <w:rsid w:val="00093091"/>
    <w:rsid w:val="000A254E"/>
    <w:rsid w:val="000A3F56"/>
    <w:rsid w:val="000A4F67"/>
    <w:rsid w:val="000A6DFC"/>
    <w:rsid w:val="000B2C9A"/>
    <w:rsid w:val="000C1024"/>
    <w:rsid w:val="000C4D01"/>
    <w:rsid w:val="000D64C0"/>
    <w:rsid w:val="000E265A"/>
    <w:rsid w:val="000E2DD1"/>
    <w:rsid w:val="000E43AF"/>
    <w:rsid w:val="000E7F93"/>
    <w:rsid w:val="000F366F"/>
    <w:rsid w:val="000F37E5"/>
    <w:rsid w:val="00100330"/>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55EC5"/>
    <w:rsid w:val="00162DB9"/>
    <w:rsid w:val="0016300C"/>
    <w:rsid w:val="00171D77"/>
    <w:rsid w:val="00173B6A"/>
    <w:rsid w:val="00177626"/>
    <w:rsid w:val="001827AF"/>
    <w:rsid w:val="001870F4"/>
    <w:rsid w:val="001908A5"/>
    <w:rsid w:val="0019095B"/>
    <w:rsid w:val="001939D9"/>
    <w:rsid w:val="001955C6"/>
    <w:rsid w:val="00196950"/>
    <w:rsid w:val="001A1BC2"/>
    <w:rsid w:val="001A278E"/>
    <w:rsid w:val="001A64DE"/>
    <w:rsid w:val="001A7705"/>
    <w:rsid w:val="001B3156"/>
    <w:rsid w:val="001C38B6"/>
    <w:rsid w:val="001D29BC"/>
    <w:rsid w:val="001D673A"/>
    <w:rsid w:val="001E4D1A"/>
    <w:rsid w:val="001F0178"/>
    <w:rsid w:val="001F2E1E"/>
    <w:rsid w:val="001F393E"/>
    <w:rsid w:val="001F4A28"/>
    <w:rsid w:val="002119B5"/>
    <w:rsid w:val="00211B4B"/>
    <w:rsid w:val="00211BAA"/>
    <w:rsid w:val="00217A3E"/>
    <w:rsid w:val="00223E9B"/>
    <w:rsid w:val="002324C2"/>
    <w:rsid w:val="00243FC0"/>
    <w:rsid w:val="00245935"/>
    <w:rsid w:val="00255736"/>
    <w:rsid w:val="00262F3E"/>
    <w:rsid w:val="002631BC"/>
    <w:rsid w:val="00263D19"/>
    <w:rsid w:val="00265BF9"/>
    <w:rsid w:val="0027176B"/>
    <w:rsid w:val="002737DF"/>
    <w:rsid w:val="00275BF1"/>
    <w:rsid w:val="00282E19"/>
    <w:rsid w:val="00283F2D"/>
    <w:rsid w:val="00284411"/>
    <w:rsid w:val="00291AD5"/>
    <w:rsid w:val="00295395"/>
    <w:rsid w:val="00296627"/>
    <w:rsid w:val="002A4963"/>
    <w:rsid w:val="002A727E"/>
    <w:rsid w:val="002B0E83"/>
    <w:rsid w:val="002B3EB5"/>
    <w:rsid w:val="002B45BF"/>
    <w:rsid w:val="002C0610"/>
    <w:rsid w:val="002C326A"/>
    <w:rsid w:val="002C6967"/>
    <w:rsid w:val="002D0E7F"/>
    <w:rsid w:val="002D705B"/>
    <w:rsid w:val="002E061E"/>
    <w:rsid w:val="002E5CA5"/>
    <w:rsid w:val="002E7555"/>
    <w:rsid w:val="002F2C4A"/>
    <w:rsid w:val="002F483F"/>
    <w:rsid w:val="002F4CBD"/>
    <w:rsid w:val="002F6009"/>
    <w:rsid w:val="0030264E"/>
    <w:rsid w:val="00307CEA"/>
    <w:rsid w:val="003111A7"/>
    <w:rsid w:val="0031211F"/>
    <w:rsid w:val="003144E4"/>
    <w:rsid w:val="00317A4A"/>
    <w:rsid w:val="003234F2"/>
    <w:rsid w:val="00324558"/>
    <w:rsid w:val="00331D02"/>
    <w:rsid w:val="00347211"/>
    <w:rsid w:val="00370D31"/>
    <w:rsid w:val="00377BF0"/>
    <w:rsid w:val="003872DB"/>
    <w:rsid w:val="003B10C3"/>
    <w:rsid w:val="003B21BC"/>
    <w:rsid w:val="003C02C6"/>
    <w:rsid w:val="003C34C6"/>
    <w:rsid w:val="003C6861"/>
    <w:rsid w:val="003D1A88"/>
    <w:rsid w:val="003D4D93"/>
    <w:rsid w:val="003D6CDA"/>
    <w:rsid w:val="003E02C1"/>
    <w:rsid w:val="003E1D17"/>
    <w:rsid w:val="003E2875"/>
    <w:rsid w:val="003E319E"/>
    <w:rsid w:val="003E35B5"/>
    <w:rsid w:val="003E65F1"/>
    <w:rsid w:val="003E6747"/>
    <w:rsid w:val="003F136F"/>
    <w:rsid w:val="003F1482"/>
    <w:rsid w:val="003F2DDD"/>
    <w:rsid w:val="003F6E77"/>
    <w:rsid w:val="00400359"/>
    <w:rsid w:val="00405483"/>
    <w:rsid w:val="00405739"/>
    <w:rsid w:val="00410C7B"/>
    <w:rsid w:val="00410E8E"/>
    <w:rsid w:val="00425FBC"/>
    <w:rsid w:val="00426962"/>
    <w:rsid w:val="004272B7"/>
    <w:rsid w:val="00444C00"/>
    <w:rsid w:val="0044529A"/>
    <w:rsid w:val="00446162"/>
    <w:rsid w:val="00452128"/>
    <w:rsid w:val="0045473F"/>
    <w:rsid w:val="00464812"/>
    <w:rsid w:val="0046588E"/>
    <w:rsid w:val="00465A01"/>
    <w:rsid w:val="00466460"/>
    <w:rsid w:val="004727A7"/>
    <w:rsid w:val="00473F80"/>
    <w:rsid w:val="004843B4"/>
    <w:rsid w:val="004948E5"/>
    <w:rsid w:val="004A3383"/>
    <w:rsid w:val="004A6735"/>
    <w:rsid w:val="004A73A0"/>
    <w:rsid w:val="004B0751"/>
    <w:rsid w:val="004B2C3C"/>
    <w:rsid w:val="004C045B"/>
    <w:rsid w:val="004C1BDE"/>
    <w:rsid w:val="004C1F59"/>
    <w:rsid w:val="004C2629"/>
    <w:rsid w:val="004C3A46"/>
    <w:rsid w:val="004C572A"/>
    <w:rsid w:val="004C6799"/>
    <w:rsid w:val="004D133A"/>
    <w:rsid w:val="004D2C44"/>
    <w:rsid w:val="004D7408"/>
    <w:rsid w:val="004E4863"/>
    <w:rsid w:val="004E49A1"/>
    <w:rsid w:val="004F009F"/>
    <w:rsid w:val="004F4170"/>
    <w:rsid w:val="004F6591"/>
    <w:rsid w:val="00510DBA"/>
    <w:rsid w:val="005221BC"/>
    <w:rsid w:val="005372D0"/>
    <w:rsid w:val="005400D3"/>
    <w:rsid w:val="00550D2C"/>
    <w:rsid w:val="00551EA6"/>
    <w:rsid w:val="00554649"/>
    <w:rsid w:val="0056690D"/>
    <w:rsid w:val="00567FB4"/>
    <w:rsid w:val="00571FC1"/>
    <w:rsid w:val="00572132"/>
    <w:rsid w:val="00574916"/>
    <w:rsid w:val="005817CE"/>
    <w:rsid w:val="00592123"/>
    <w:rsid w:val="00594176"/>
    <w:rsid w:val="005B3914"/>
    <w:rsid w:val="005B6F32"/>
    <w:rsid w:val="005C08E1"/>
    <w:rsid w:val="005C1791"/>
    <w:rsid w:val="005C60FE"/>
    <w:rsid w:val="005C7068"/>
    <w:rsid w:val="005D0075"/>
    <w:rsid w:val="005D049A"/>
    <w:rsid w:val="005D1C5E"/>
    <w:rsid w:val="005D3FA5"/>
    <w:rsid w:val="005D55E0"/>
    <w:rsid w:val="005E121C"/>
    <w:rsid w:val="005E4B31"/>
    <w:rsid w:val="005F34C4"/>
    <w:rsid w:val="006032E0"/>
    <w:rsid w:val="00603D55"/>
    <w:rsid w:val="00605F72"/>
    <w:rsid w:val="006069A2"/>
    <w:rsid w:val="00611ADF"/>
    <w:rsid w:val="00617AF4"/>
    <w:rsid w:val="006240C1"/>
    <w:rsid w:val="006258FA"/>
    <w:rsid w:val="00631DBB"/>
    <w:rsid w:val="00632744"/>
    <w:rsid w:val="006337D3"/>
    <w:rsid w:val="0065343C"/>
    <w:rsid w:val="00653B99"/>
    <w:rsid w:val="00657702"/>
    <w:rsid w:val="00691CA4"/>
    <w:rsid w:val="006A6ABC"/>
    <w:rsid w:val="006B023F"/>
    <w:rsid w:val="006B6E61"/>
    <w:rsid w:val="006C2DB7"/>
    <w:rsid w:val="006C4E34"/>
    <w:rsid w:val="006C4FB1"/>
    <w:rsid w:val="006C7C39"/>
    <w:rsid w:val="006D1A95"/>
    <w:rsid w:val="006D50A0"/>
    <w:rsid w:val="006D6396"/>
    <w:rsid w:val="006F2B7D"/>
    <w:rsid w:val="006F3469"/>
    <w:rsid w:val="007045CA"/>
    <w:rsid w:val="00704C03"/>
    <w:rsid w:val="007054DA"/>
    <w:rsid w:val="007061D0"/>
    <w:rsid w:val="007062B9"/>
    <w:rsid w:val="0071502F"/>
    <w:rsid w:val="007342B5"/>
    <w:rsid w:val="00736A07"/>
    <w:rsid w:val="00740437"/>
    <w:rsid w:val="0074147F"/>
    <w:rsid w:val="0074625B"/>
    <w:rsid w:val="00752657"/>
    <w:rsid w:val="0075610F"/>
    <w:rsid w:val="00757A52"/>
    <w:rsid w:val="00764D0D"/>
    <w:rsid w:val="00781A21"/>
    <w:rsid w:val="00782F4B"/>
    <w:rsid w:val="007941D2"/>
    <w:rsid w:val="00796063"/>
    <w:rsid w:val="00796836"/>
    <w:rsid w:val="007A5DDC"/>
    <w:rsid w:val="007B65E4"/>
    <w:rsid w:val="007B71E3"/>
    <w:rsid w:val="007C414F"/>
    <w:rsid w:val="007C6995"/>
    <w:rsid w:val="007D3CAE"/>
    <w:rsid w:val="007D4C49"/>
    <w:rsid w:val="007E0A32"/>
    <w:rsid w:val="007E6EF2"/>
    <w:rsid w:val="008006B8"/>
    <w:rsid w:val="00820001"/>
    <w:rsid w:val="0082106B"/>
    <w:rsid w:val="00823282"/>
    <w:rsid w:val="00825099"/>
    <w:rsid w:val="00830AAF"/>
    <w:rsid w:val="00835055"/>
    <w:rsid w:val="0084468B"/>
    <w:rsid w:val="00847CA5"/>
    <w:rsid w:val="00850F84"/>
    <w:rsid w:val="0085109C"/>
    <w:rsid w:val="00853DF0"/>
    <w:rsid w:val="008631F0"/>
    <w:rsid w:val="0086426F"/>
    <w:rsid w:val="008650E2"/>
    <w:rsid w:val="00881112"/>
    <w:rsid w:val="008812B2"/>
    <w:rsid w:val="00883374"/>
    <w:rsid w:val="00886677"/>
    <w:rsid w:val="00894F1C"/>
    <w:rsid w:val="008A15B2"/>
    <w:rsid w:val="008A1FE5"/>
    <w:rsid w:val="008A2099"/>
    <w:rsid w:val="008A3B8F"/>
    <w:rsid w:val="008B040E"/>
    <w:rsid w:val="008B419C"/>
    <w:rsid w:val="008C2815"/>
    <w:rsid w:val="008D295D"/>
    <w:rsid w:val="008D45FF"/>
    <w:rsid w:val="008D633B"/>
    <w:rsid w:val="008E4B35"/>
    <w:rsid w:val="008E69FB"/>
    <w:rsid w:val="008F409C"/>
    <w:rsid w:val="009001C6"/>
    <w:rsid w:val="00903DDF"/>
    <w:rsid w:val="00906073"/>
    <w:rsid w:val="009072FA"/>
    <w:rsid w:val="00914243"/>
    <w:rsid w:val="00921871"/>
    <w:rsid w:val="0092207C"/>
    <w:rsid w:val="00933D3C"/>
    <w:rsid w:val="0093465E"/>
    <w:rsid w:val="00940286"/>
    <w:rsid w:val="0094194B"/>
    <w:rsid w:val="009445B1"/>
    <w:rsid w:val="00944C3A"/>
    <w:rsid w:val="0094588B"/>
    <w:rsid w:val="00947535"/>
    <w:rsid w:val="00961B2A"/>
    <w:rsid w:val="00982AFB"/>
    <w:rsid w:val="009832E7"/>
    <w:rsid w:val="00986D49"/>
    <w:rsid w:val="00990883"/>
    <w:rsid w:val="009922FB"/>
    <w:rsid w:val="00993D3D"/>
    <w:rsid w:val="00994639"/>
    <w:rsid w:val="009A0228"/>
    <w:rsid w:val="009A50A6"/>
    <w:rsid w:val="009A7986"/>
    <w:rsid w:val="009B1224"/>
    <w:rsid w:val="009B32F0"/>
    <w:rsid w:val="009B35F9"/>
    <w:rsid w:val="009B7F80"/>
    <w:rsid w:val="009C3F45"/>
    <w:rsid w:val="009C3FF7"/>
    <w:rsid w:val="009D3E5C"/>
    <w:rsid w:val="009D55B8"/>
    <w:rsid w:val="009F0F70"/>
    <w:rsid w:val="009F4E15"/>
    <w:rsid w:val="009F7362"/>
    <w:rsid w:val="00A0320F"/>
    <w:rsid w:val="00A061EE"/>
    <w:rsid w:val="00A1713C"/>
    <w:rsid w:val="00A220A0"/>
    <w:rsid w:val="00A253C4"/>
    <w:rsid w:val="00A360D7"/>
    <w:rsid w:val="00A41140"/>
    <w:rsid w:val="00A4683B"/>
    <w:rsid w:val="00A50D88"/>
    <w:rsid w:val="00A51646"/>
    <w:rsid w:val="00A521FE"/>
    <w:rsid w:val="00A55E3E"/>
    <w:rsid w:val="00A57A76"/>
    <w:rsid w:val="00A60B22"/>
    <w:rsid w:val="00A6347F"/>
    <w:rsid w:val="00A63751"/>
    <w:rsid w:val="00A6721C"/>
    <w:rsid w:val="00A76B71"/>
    <w:rsid w:val="00A77C6A"/>
    <w:rsid w:val="00A83708"/>
    <w:rsid w:val="00A83BD2"/>
    <w:rsid w:val="00A93134"/>
    <w:rsid w:val="00A94B0E"/>
    <w:rsid w:val="00AA138F"/>
    <w:rsid w:val="00AA73CE"/>
    <w:rsid w:val="00AB2B44"/>
    <w:rsid w:val="00AB7F78"/>
    <w:rsid w:val="00AC343C"/>
    <w:rsid w:val="00AC4B25"/>
    <w:rsid w:val="00AD6FC8"/>
    <w:rsid w:val="00B008C2"/>
    <w:rsid w:val="00B01635"/>
    <w:rsid w:val="00B0224E"/>
    <w:rsid w:val="00B138EA"/>
    <w:rsid w:val="00B147A9"/>
    <w:rsid w:val="00B15A17"/>
    <w:rsid w:val="00B1622B"/>
    <w:rsid w:val="00B213BF"/>
    <w:rsid w:val="00B21824"/>
    <w:rsid w:val="00B23F22"/>
    <w:rsid w:val="00B30D0A"/>
    <w:rsid w:val="00B4515E"/>
    <w:rsid w:val="00B47A64"/>
    <w:rsid w:val="00B47F17"/>
    <w:rsid w:val="00B5389E"/>
    <w:rsid w:val="00B56B16"/>
    <w:rsid w:val="00B60D1E"/>
    <w:rsid w:val="00B62C48"/>
    <w:rsid w:val="00B6632E"/>
    <w:rsid w:val="00B6661E"/>
    <w:rsid w:val="00B74171"/>
    <w:rsid w:val="00B81D3B"/>
    <w:rsid w:val="00B8439F"/>
    <w:rsid w:val="00B8503E"/>
    <w:rsid w:val="00BA5189"/>
    <w:rsid w:val="00BA562F"/>
    <w:rsid w:val="00BA5EEC"/>
    <w:rsid w:val="00BB0189"/>
    <w:rsid w:val="00BB107A"/>
    <w:rsid w:val="00BB38E2"/>
    <w:rsid w:val="00BB6D26"/>
    <w:rsid w:val="00BC4467"/>
    <w:rsid w:val="00BC733C"/>
    <w:rsid w:val="00BD03C6"/>
    <w:rsid w:val="00BD6A18"/>
    <w:rsid w:val="00BE35B2"/>
    <w:rsid w:val="00BE4FBF"/>
    <w:rsid w:val="00BE5232"/>
    <w:rsid w:val="00BF0F33"/>
    <w:rsid w:val="00BF1ED6"/>
    <w:rsid w:val="00BF684D"/>
    <w:rsid w:val="00C0393F"/>
    <w:rsid w:val="00C05C81"/>
    <w:rsid w:val="00C06A08"/>
    <w:rsid w:val="00C07C8B"/>
    <w:rsid w:val="00C138F3"/>
    <w:rsid w:val="00C16F70"/>
    <w:rsid w:val="00C227F5"/>
    <w:rsid w:val="00C248C6"/>
    <w:rsid w:val="00C255FC"/>
    <w:rsid w:val="00C271CD"/>
    <w:rsid w:val="00C30DEC"/>
    <w:rsid w:val="00C37C2C"/>
    <w:rsid w:val="00C37DF6"/>
    <w:rsid w:val="00C44001"/>
    <w:rsid w:val="00C44863"/>
    <w:rsid w:val="00C44AD5"/>
    <w:rsid w:val="00C55CF6"/>
    <w:rsid w:val="00C64361"/>
    <w:rsid w:val="00C64733"/>
    <w:rsid w:val="00C64DDF"/>
    <w:rsid w:val="00C6524B"/>
    <w:rsid w:val="00C6562C"/>
    <w:rsid w:val="00C6569D"/>
    <w:rsid w:val="00C6647B"/>
    <w:rsid w:val="00C66935"/>
    <w:rsid w:val="00C7310D"/>
    <w:rsid w:val="00C74E69"/>
    <w:rsid w:val="00C759F9"/>
    <w:rsid w:val="00C8434A"/>
    <w:rsid w:val="00C96632"/>
    <w:rsid w:val="00CA1A2C"/>
    <w:rsid w:val="00CB27C6"/>
    <w:rsid w:val="00CC0A3B"/>
    <w:rsid w:val="00CC0B41"/>
    <w:rsid w:val="00CC766F"/>
    <w:rsid w:val="00CD48E8"/>
    <w:rsid w:val="00CE1070"/>
    <w:rsid w:val="00CE7233"/>
    <w:rsid w:val="00CF4D79"/>
    <w:rsid w:val="00D01D16"/>
    <w:rsid w:val="00D04494"/>
    <w:rsid w:val="00D07A1D"/>
    <w:rsid w:val="00D13B5C"/>
    <w:rsid w:val="00D15F0F"/>
    <w:rsid w:val="00D17994"/>
    <w:rsid w:val="00D25B8F"/>
    <w:rsid w:val="00D43C8C"/>
    <w:rsid w:val="00D441CC"/>
    <w:rsid w:val="00D57AA2"/>
    <w:rsid w:val="00D60710"/>
    <w:rsid w:val="00D65AAF"/>
    <w:rsid w:val="00D67AFE"/>
    <w:rsid w:val="00D71A32"/>
    <w:rsid w:val="00D720D0"/>
    <w:rsid w:val="00D77AE2"/>
    <w:rsid w:val="00D80963"/>
    <w:rsid w:val="00D80D64"/>
    <w:rsid w:val="00D86DF6"/>
    <w:rsid w:val="00D97606"/>
    <w:rsid w:val="00DA0773"/>
    <w:rsid w:val="00DA3789"/>
    <w:rsid w:val="00DA44EE"/>
    <w:rsid w:val="00DC5CFE"/>
    <w:rsid w:val="00DD09DB"/>
    <w:rsid w:val="00DD2D3A"/>
    <w:rsid w:val="00DE3FCC"/>
    <w:rsid w:val="00DF19F3"/>
    <w:rsid w:val="00DF7306"/>
    <w:rsid w:val="00E052C3"/>
    <w:rsid w:val="00E07548"/>
    <w:rsid w:val="00E11660"/>
    <w:rsid w:val="00E12080"/>
    <w:rsid w:val="00E236A4"/>
    <w:rsid w:val="00E26979"/>
    <w:rsid w:val="00E26E27"/>
    <w:rsid w:val="00E27E90"/>
    <w:rsid w:val="00E31594"/>
    <w:rsid w:val="00E35B76"/>
    <w:rsid w:val="00E36D6C"/>
    <w:rsid w:val="00E36F65"/>
    <w:rsid w:val="00E42A7D"/>
    <w:rsid w:val="00E438ED"/>
    <w:rsid w:val="00E4536E"/>
    <w:rsid w:val="00E47C83"/>
    <w:rsid w:val="00E565DE"/>
    <w:rsid w:val="00E5793F"/>
    <w:rsid w:val="00E57D6D"/>
    <w:rsid w:val="00E603D8"/>
    <w:rsid w:val="00E612A9"/>
    <w:rsid w:val="00E6580E"/>
    <w:rsid w:val="00E67B4F"/>
    <w:rsid w:val="00E70A90"/>
    <w:rsid w:val="00E7232E"/>
    <w:rsid w:val="00E81751"/>
    <w:rsid w:val="00E82368"/>
    <w:rsid w:val="00E82508"/>
    <w:rsid w:val="00E83E2E"/>
    <w:rsid w:val="00E83F6A"/>
    <w:rsid w:val="00E85A6F"/>
    <w:rsid w:val="00E87AB8"/>
    <w:rsid w:val="00E92652"/>
    <w:rsid w:val="00E94DDA"/>
    <w:rsid w:val="00EA1D0C"/>
    <w:rsid w:val="00EA3D56"/>
    <w:rsid w:val="00EB47FF"/>
    <w:rsid w:val="00EB7DE7"/>
    <w:rsid w:val="00EC0737"/>
    <w:rsid w:val="00EC2E89"/>
    <w:rsid w:val="00EC5168"/>
    <w:rsid w:val="00EC7C9D"/>
    <w:rsid w:val="00ED04F4"/>
    <w:rsid w:val="00ED5F76"/>
    <w:rsid w:val="00ED6AC8"/>
    <w:rsid w:val="00EE4C0E"/>
    <w:rsid w:val="00F025EA"/>
    <w:rsid w:val="00F0383D"/>
    <w:rsid w:val="00F039EA"/>
    <w:rsid w:val="00F04B69"/>
    <w:rsid w:val="00F07080"/>
    <w:rsid w:val="00F171A9"/>
    <w:rsid w:val="00F24AF1"/>
    <w:rsid w:val="00F33835"/>
    <w:rsid w:val="00F341AA"/>
    <w:rsid w:val="00F37C67"/>
    <w:rsid w:val="00F45DC5"/>
    <w:rsid w:val="00F50FA7"/>
    <w:rsid w:val="00F51941"/>
    <w:rsid w:val="00F55E9D"/>
    <w:rsid w:val="00F621DB"/>
    <w:rsid w:val="00F64789"/>
    <w:rsid w:val="00F67A8C"/>
    <w:rsid w:val="00F85AD0"/>
    <w:rsid w:val="00F9025B"/>
    <w:rsid w:val="00F90FFA"/>
    <w:rsid w:val="00F91BB2"/>
    <w:rsid w:val="00F9275F"/>
    <w:rsid w:val="00F9638C"/>
    <w:rsid w:val="00FB320D"/>
    <w:rsid w:val="00FB6215"/>
    <w:rsid w:val="00FC00C3"/>
    <w:rsid w:val="00FC0A8C"/>
    <w:rsid w:val="00FC5679"/>
    <w:rsid w:val="00FC62BF"/>
    <w:rsid w:val="00FD294D"/>
    <w:rsid w:val="00FE1F7D"/>
    <w:rsid w:val="00FE1FE4"/>
    <w:rsid w:val="00FE2166"/>
    <w:rsid w:val="00FE3A86"/>
    <w:rsid w:val="00FE449E"/>
    <w:rsid w:val="00FF3FB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rules v:ext="edit">
        <o:r id="V:Rule2" type="connector" idref="#_x0000_s1053"/>
        <o:r id="V:Rule7" type="connector" idref="#_x0000_s1063"/>
        <o:r id="V:Rule8" type="connector" idref="#_x0000_s1064"/>
        <o:r id="V:Rule10" type="connector" idref="#_x0000_s1065"/>
        <o:r id="V:Rule11" type="connector" idref="#_x0000_s1066"/>
        <o:r id="V:Rule12"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944C3A"/>
    <w:pPr>
      <w:keepNext/>
      <w:keepLines/>
      <w:numPr>
        <w:ilvl w:val="1"/>
        <w:numId w:val="22"/>
      </w:numPr>
      <w:spacing w:before="200" w:after="0" w:line="480" w:lineRule="auto"/>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944C3A"/>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
    <w:next w:val="Normalny"/>
    <w:uiPriority w:val="35"/>
    <w:unhideWhenUsed/>
    <w:qFormat/>
    <w:rsid w:val="00E7232E"/>
    <w:pPr>
      <w:spacing w:after="200"/>
    </w:pPr>
    <w:rPr>
      <w:b/>
      <w:bCs/>
      <w:color w:val="4F81BD" w:themeColor="accent1"/>
      <w:sz w:val="18"/>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6</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7</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2</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5</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4</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17</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15</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13</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3</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19</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16</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20</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21</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12</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11</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14</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1</b:RefOrder>
  </b:Source>
  <b:Source xmlns:b="http://schemas.openxmlformats.org/officeDocument/2006/bibliography" xmlns="http://schemas.openxmlformats.org/officeDocument/2006/bibliography">
    <b:Tag>sping_doc</b:Tag>
    <b:RefOrder>10</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18</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9</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8</b:RefOrder>
  </b:Source>
</b:Sources>
</file>

<file path=customXml/itemProps1.xml><?xml version="1.0" encoding="utf-8"?>
<ds:datastoreItem xmlns:ds="http://schemas.openxmlformats.org/officeDocument/2006/customXml" ds:itemID="{9D5987E3-E313-4607-86C5-583075D0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3822</TotalTime>
  <Pages>69</Pages>
  <Words>15549</Words>
  <Characters>93295</Characters>
  <Application>Microsoft Office Word</Application>
  <DocSecurity>0</DocSecurity>
  <Lines>777</Lines>
  <Paragraphs>217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108627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 Maciej Nowak</dc:creator>
  <cp:lastModifiedBy>Sebastian</cp:lastModifiedBy>
  <cp:revision>247</cp:revision>
  <cp:lastPrinted>2011-09-01T09:58:00Z</cp:lastPrinted>
  <dcterms:created xsi:type="dcterms:W3CDTF">2011-08-06T16:34:00Z</dcterms:created>
  <dcterms:modified xsi:type="dcterms:W3CDTF">2011-09-01T17:50:00Z</dcterms:modified>
</cp:coreProperties>
</file>