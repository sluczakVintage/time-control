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1A21" w:rsidRPr="006D1A95" w:rsidRDefault="002436F7" w:rsidP="00781A21">
      <w:pPr>
        <w:pStyle w:val="Stopka"/>
        <w:tabs>
          <w:tab w:val="clear" w:pos="4536"/>
          <w:tab w:val="clear" w:pos="9072"/>
        </w:tabs>
        <w:spacing w:before="240" w:line="360" w:lineRule="auto"/>
        <w:jc w:val="center"/>
        <w:rPr>
          <w:rFonts w:ascii="Times New Roman" w:hAnsi="Times New Roman"/>
          <w:sz w:val="28"/>
        </w:rPr>
      </w:pPr>
      <w:ins w:id="0" w:author="Sebastian" w:date="2011-09-01T19:49:00Z">
        <w:r w:rsidRPr="002436F7">
          <w:rPr>
            <w:b/>
            <w:noProof/>
            <w:sz w:val="36"/>
            <w:lang w:eastAsia="pl-PL"/>
          </w:rPr>
          <w:pict>
            <v:shapetype id="_x0000_t32" coordsize="21600,21600" o:spt="32" o:oned="t" path="m,l21600,21600e" filled="f">
              <v:path arrowok="t" fillok="f" o:connecttype="none"/>
              <o:lock v:ext="edit" shapetype="t"/>
            </v:shapetype>
            <v:shape id="_x0000_s1066" type="#_x0000_t32" style="position:absolute;left:0;text-align:left;margin-left:-20.45pt;margin-top:-15.9pt;width:493.65pt;height:0;z-index:251669504" o:connectortype="straight" strokeweight="1.25pt"/>
          </w:pict>
        </w:r>
        <w:r>
          <w:rPr>
            <w:rFonts w:ascii="Times New Roman" w:hAnsi="Times New Roman"/>
            <w:noProof/>
            <w:sz w:val="28"/>
            <w:lang w:eastAsia="pl-PL"/>
          </w:rPr>
          <w:pict>
            <v:shape id="_x0000_s1064" type="#_x0000_t32" style="position:absolute;left:0;text-align:left;margin-left:473pt;margin-top:-15.9pt;width:.05pt;height:764.7pt;z-index:251667456" o:connectortype="straight" strokeweight="1.25pt"/>
          </w:pict>
        </w:r>
      </w:ins>
      <w:r>
        <w:rPr>
          <w:rFonts w:ascii="Times New Roman" w:hAnsi="Times New Roman"/>
          <w:noProof/>
          <w:sz w:val="28"/>
          <w:lang w:eastAsia="pl-PL"/>
        </w:rPr>
        <w:pict>
          <v:shape id="_x0000_s1063" type="#_x0000_t32" style="position:absolute;left:0;text-align:left;margin-left:-20.4pt;margin-top:-15.9pt;width:.05pt;height:764.7pt;z-index:251666432" o:connectortype="straight" strokeweight="1.25pt"/>
        </w:pict>
      </w:r>
      <w:r w:rsidR="00781A21" w:rsidRPr="006D1A95">
        <w:rPr>
          <w:rFonts w:ascii="Times New Roman" w:hAnsi="Times New Roman"/>
          <w:sz w:val="28"/>
        </w:rPr>
        <w:t>POLITECHNIKA WARSZAWSKA</w:t>
      </w:r>
    </w:p>
    <w:p w:rsidR="00781A21" w:rsidRPr="006D1A95" w:rsidRDefault="00D60710" w:rsidP="00781A21">
      <w:pPr>
        <w:spacing w:line="360" w:lineRule="auto"/>
        <w:jc w:val="center"/>
        <w:rPr>
          <w:rFonts w:ascii="Times New Roman" w:hAnsi="Times New Roman"/>
          <w:sz w:val="28"/>
        </w:rPr>
      </w:pPr>
      <w:r>
        <w:rPr>
          <w:rFonts w:ascii="Times New Roman" w:hAnsi="Times New Roman"/>
          <w:noProof/>
          <w:sz w:val="28"/>
          <w:lang w:eastAsia="pl-PL"/>
        </w:rPr>
        <w:drawing>
          <wp:anchor distT="0" distB="0" distL="114300" distR="114300" simplePos="0" relativeHeight="251663360" behindDoc="1" locked="0" layoutInCell="1" allowOverlap="1">
            <wp:simplePos x="0" y="0"/>
            <wp:positionH relativeFrom="column">
              <wp:posOffset>36830</wp:posOffset>
            </wp:positionH>
            <wp:positionV relativeFrom="paragraph">
              <wp:posOffset>-273685</wp:posOffset>
            </wp:positionV>
            <wp:extent cx="1105535" cy="1105535"/>
            <wp:effectExtent l="19050" t="0" r="0" b="0"/>
            <wp:wrapNone/>
            <wp:docPr id="31" name="Obraz 31" descr="znak-PW-n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nak-PW-nowy"/>
                    <pic:cNvPicPr>
                      <a:picLocks noChangeAspect="1" noChangeArrowheads="1"/>
                    </pic:cNvPicPr>
                  </pic:nvPicPr>
                  <pic:blipFill>
                    <a:blip r:embed="rId8" cstate="print"/>
                    <a:srcRect/>
                    <a:stretch>
                      <a:fillRect/>
                    </a:stretch>
                  </pic:blipFill>
                  <pic:spPr bwMode="auto">
                    <a:xfrm>
                      <a:off x="0" y="0"/>
                      <a:ext cx="1105535" cy="1105535"/>
                    </a:xfrm>
                    <a:prstGeom prst="rect">
                      <a:avLst/>
                    </a:prstGeom>
                    <a:noFill/>
                    <a:ln w="9525">
                      <a:noFill/>
                      <a:miter lim="800000"/>
                      <a:headEnd/>
                      <a:tailEnd/>
                    </a:ln>
                  </pic:spPr>
                </pic:pic>
              </a:graphicData>
            </a:graphic>
          </wp:anchor>
        </w:drawing>
      </w:r>
      <w:r>
        <w:rPr>
          <w:rFonts w:ascii="Times New Roman" w:hAnsi="Times New Roman"/>
          <w:noProof/>
          <w:sz w:val="28"/>
          <w:lang w:eastAsia="pl-PL"/>
        </w:rPr>
        <w:drawing>
          <wp:anchor distT="0" distB="0" distL="114300" distR="114300" simplePos="0" relativeHeight="251662336" behindDoc="1" locked="0" layoutInCell="1" allowOverlap="1">
            <wp:simplePos x="0" y="0"/>
            <wp:positionH relativeFrom="column">
              <wp:posOffset>4905375</wp:posOffset>
            </wp:positionH>
            <wp:positionV relativeFrom="paragraph">
              <wp:posOffset>-389255</wp:posOffset>
            </wp:positionV>
            <wp:extent cx="1097280" cy="1383665"/>
            <wp:effectExtent l="19050" t="0" r="7620" b="0"/>
            <wp:wrapNone/>
            <wp:docPr id="30" name="Obraz 30" descr="Logo-E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EiTI"/>
                    <pic:cNvPicPr>
                      <a:picLocks noChangeAspect="1" noChangeArrowheads="1"/>
                    </pic:cNvPicPr>
                  </pic:nvPicPr>
                  <pic:blipFill>
                    <a:blip r:embed="rId9" cstate="print"/>
                    <a:srcRect/>
                    <a:stretch>
                      <a:fillRect/>
                    </a:stretch>
                  </pic:blipFill>
                  <pic:spPr bwMode="auto">
                    <a:xfrm>
                      <a:off x="0" y="0"/>
                      <a:ext cx="1097280" cy="1383665"/>
                    </a:xfrm>
                    <a:prstGeom prst="rect">
                      <a:avLst/>
                    </a:prstGeom>
                    <a:noFill/>
                    <a:ln w="9525">
                      <a:noFill/>
                      <a:miter lim="800000"/>
                      <a:headEnd/>
                      <a:tailEnd/>
                    </a:ln>
                  </pic:spPr>
                </pic:pic>
              </a:graphicData>
            </a:graphic>
          </wp:anchor>
        </w:drawing>
      </w:r>
      <w:r w:rsidR="00781A21" w:rsidRPr="006D1A95">
        <w:rPr>
          <w:rFonts w:ascii="Times New Roman" w:hAnsi="Times New Roman"/>
          <w:sz w:val="28"/>
        </w:rPr>
        <w:t>Wydział Elektroniki i Technik Informacyjnych</w:t>
      </w:r>
    </w:p>
    <w:p w:rsidR="00781A21" w:rsidRPr="006D1A95" w:rsidRDefault="00781A21" w:rsidP="00781A21">
      <w:pPr>
        <w:jc w:val="center"/>
        <w:outlineLvl w:val="0"/>
        <w:rPr>
          <w:rFonts w:ascii="Times New Roman" w:hAnsi="Times New Roman"/>
          <w:sz w:val="28"/>
        </w:rPr>
      </w:pPr>
      <w:r w:rsidRPr="006D1A95">
        <w:rPr>
          <w:rFonts w:ascii="Times New Roman" w:hAnsi="Times New Roman"/>
          <w:sz w:val="28"/>
        </w:rPr>
        <w:t>Instytut Telekomunikacji</w:t>
      </w:r>
    </w:p>
    <w:p w:rsidR="00781A21" w:rsidRDefault="002436F7" w:rsidP="00781A21">
      <w:pPr>
        <w:spacing w:line="360" w:lineRule="auto"/>
        <w:jc w:val="center"/>
        <w:rPr>
          <w:b/>
          <w:sz w:val="36"/>
        </w:rPr>
      </w:pPr>
      <w:r>
        <w:rPr>
          <w:b/>
          <w:noProof/>
          <w:sz w:val="36"/>
          <w:lang w:eastAsia="pl-PL"/>
        </w:rPr>
        <w:pict>
          <v:shape id="_x0000_s1065" type="#_x0000_t32" style="position:absolute;left:0;text-align:left;margin-left:-20.4pt;margin-top:30.5pt;width:493.6pt;height:0;z-index:251668480" o:connectortype="straight" strokeweight="1.25pt"/>
        </w:pict>
      </w:r>
      <w:del w:id="1" w:author="Sebastian" w:date="2011-09-01T19:49:00Z">
        <w:r>
          <w:rPr>
            <w:b/>
            <w:noProof/>
            <w:sz w:val="36"/>
            <w:lang w:eastAsia="pl-PL"/>
          </w:rPr>
          <w:pict>
            <v:shape id="_x0000_s1053" type="#_x0000_t32" style="position:absolute;left:0;text-align:left;margin-left:-20.4pt;margin-top:31.35pt;width:493.5pt;height:4.5pt;flip:y;z-index:251661312" o:connectortype="straight" strokeweight="1.5pt"/>
          </w:pict>
        </w:r>
      </w:del>
    </w:p>
    <w:p w:rsidR="00781A21" w:rsidRDefault="00781A21" w:rsidP="00781A21">
      <w:pPr>
        <w:spacing w:line="360" w:lineRule="auto"/>
        <w:jc w:val="center"/>
        <w:rPr>
          <w:b/>
          <w:sz w:val="36"/>
        </w:rPr>
      </w:pPr>
    </w:p>
    <w:p w:rsidR="00781A21" w:rsidRDefault="00781A21" w:rsidP="00781A21">
      <w:pPr>
        <w:spacing w:line="360" w:lineRule="auto"/>
        <w:jc w:val="center"/>
        <w:rPr>
          <w:b/>
          <w:sz w:val="36"/>
        </w:rPr>
      </w:pPr>
    </w:p>
    <w:p w:rsidR="00781A21" w:rsidRPr="004E49A1" w:rsidRDefault="00781A21" w:rsidP="00781A21">
      <w:pPr>
        <w:jc w:val="center"/>
        <w:outlineLvl w:val="0"/>
        <w:rPr>
          <w:rFonts w:ascii="Times New Roman" w:hAnsi="Times New Roman"/>
          <w:b/>
          <w:sz w:val="32"/>
          <w:szCs w:val="32"/>
        </w:rPr>
      </w:pPr>
      <w:r w:rsidRPr="004E49A1">
        <w:rPr>
          <w:rFonts w:ascii="Times New Roman" w:hAnsi="Times New Roman"/>
          <w:b/>
          <w:sz w:val="32"/>
          <w:szCs w:val="32"/>
        </w:rPr>
        <w:t xml:space="preserve">PRACA DYPLOMOWA </w:t>
      </w:r>
    </w:p>
    <w:p w:rsidR="00781A21" w:rsidRDefault="00F9638C" w:rsidP="00781A21">
      <w:pPr>
        <w:jc w:val="center"/>
        <w:outlineLvl w:val="0"/>
        <w:rPr>
          <w:rFonts w:ascii="Times New Roman" w:hAnsi="Times New Roman"/>
          <w:b/>
          <w:sz w:val="32"/>
          <w:szCs w:val="32"/>
        </w:rPr>
      </w:pPr>
      <w:r>
        <w:rPr>
          <w:rFonts w:ascii="Times New Roman" w:hAnsi="Times New Roman"/>
          <w:b/>
          <w:sz w:val="32"/>
          <w:szCs w:val="32"/>
        </w:rPr>
        <w:t>INŻYNIERSKA</w:t>
      </w:r>
    </w:p>
    <w:p w:rsidR="00781A21" w:rsidRDefault="00781A21" w:rsidP="00781A21">
      <w:pPr>
        <w:jc w:val="center"/>
        <w:outlineLvl w:val="0"/>
        <w:rPr>
          <w:rFonts w:ascii="Times New Roman" w:hAnsi="Times New Roman"/>
          <w:b/>
          <w:sz w:val="32"/>
          <w:szCs w:val="32"/>
        </w:rPr>
      </w:pPr>
    </w:p>
    <w:p w:rsidR="00781A21" w:rsidRPr="004E49A1" w:rsidRDefault="00781A21" w:rsidP="00781A21">
      <w:pPr>
        <w:jc w:val="center"/>
        <w:outlineLvl w:val="0"/>
        <w:rPr>
          <w:rFonts w:ascii="Times New Roman" w:hAnsi="Times New Roman"/>
          <w:b/>
          <w:sz w:val="32"/>
          <w:szCs w:val="32"/>
        </w:rPr>
      </w:pPr>
    </w:p>
    <w:p w:rsidR="00781A21" w:rsidRDefault="00B23F22" w:rsidP="00781A21">
      <w:pPr>
        <w:spacing w:line="360" w:lineRule="auto"/>
        <w:jc w:val="center"/>
        <w:rPr>
          <w:rFonts w:ascii="Times New Roman" w:hAnsi="Times New Roman"/>
          <w:b/>
          <w:sz w:val="32"/>
          <w:szCs w:val="32"/>
        </w:rPr>
      </w:pPr>
      <w:r>
        <w:rPr>
          <w:rFonts w:ascii="Times New Roman" w:hAnsi="Times New Roman"/>
          <w:b/>
          <w:sz w:val="32"/>
          <w:szCs w:val="32"/>
        </w:rPr>
        <w:t>Sebastian Łuczak</w:t>
      </w:r>
      <w:r w:rsidR="00781A21" w:rsidRPr="004E49A1">
        <w:rPr>
          <w:rFonts w:ascii="Times New Roman" w:hAnsi="Times New Roman"/>
          <w:b/>
          <w:sz w:val="32"/>
          <w:szCs w:val="32"/>
        </w:rPr>
        <w:t xml:space="preserve">, </w:t>
      </w:r>
      <w:r>
        <w:rPr>
          <w:rFonts w:ascii="Times New Roman" w:hAnsi="Times New Roman"/>
          <w:b/>
          <w:sz w:val="32"/>
          <w:szCs w:val="32"/>
        </w:rPr>
        <w:t>Maciej Nowak</w:t>
      </w:r>
    </w:p>
    <w:p w:rsidR="00781A21" w:rsidRDefault="002436F7" w:rsidP="00781A21">
      <w:pPr>
        <w:spacing w:line="360" w:lineRule="auto"/>
        <w:jc w:val="center"/>
        <w:rPr>
          <w:b/>
          <w:sz w:val="32"/>
          <w:szCs w:val="32"/>
        </w:rPr>
      </w:pPr>
      <w:r w:rsidRPr="002436F7">
        <w:rPr>
          <w:rFonts w:ascii="Times New Roman" w:hAnsi="Times New Roman"/>
          <w:b/>
          <w:noProof/>
          <w:sz w:val="32"/>
          <w:szCs w:val="32"/>
        </w:rPr>
        <w:pict>
          <v:shapetype id="_x0000_t202" coordsize="21600,21600" o:spt="202" path="m,l,21600r21600,l21600,xe">
            <v:stroke joinstyle="miter"/>
            <v:path gradientshapeok="t" o:connecttype="rect"/>
          </v:shapetype>
          <v:shape id="_x0000_s1052" type="#_x0000_t202" style="position:absolute;left:0;text-align:left;margin-left:133.5pt;margin-top:364.85pt;width:378pt;height:35.1pt;z-index:251660288;mso-position-horizontal-relative:page;mso-position-vertical-relative:page;mso-width-relative:margin;v-text-anchor:middle" o:allowincell="f" filled="f" stroked="f" strokecolor="#622423" strokeweight="6pt">
            <v:stroke linestyle="thickThin"/>
            <v:textbox style="mso-next-textbox:#_x0000_s1052;mso-fit-shape-to-text:t" inset="10.8pt,7.2pt,10.8pt,7.2pt">
              <w:txbxContent>
                <w:p w:rsidR="00430E2E" w:rsidRPr="002E7555" w:rsidRDefault="00430E2E" w:rsidP="00781A21">
                  <w:pPr>
                    <w:jc w:val="center"/>
                    <w:outlineLvl w:val="0"/>
                    <w:rPr>
                      <w:rFonts w:ascii="Times New Roman" w:hAnsi="Times New Roman"/>
                      <w:sz w:val="36"/>
                      <w:szCs w:val="36"/>
                    </w:rPr>
                  </w:pPr>
                  <w:r>
                    <w:rPr>
                      <w:rFonts w:ascii="Times New Roman" w:hAnsi="Times New Roman"/>
                      <w:b/>
                      <w:sz w:val="36"/>
                      <w:szCs w:val="36"/>
                    </w:rPr>
                    <w:t>TYTUŁ</w:t>
                  </w:r>
                </w:p>
              </w:txbxContent>
            </v:textbox>
            <w10:wrap type="square" anchorx="page" anchory="page"/>
          </v:shape>
        </w:pict>
      </w:r>
    </w:p>
    <w:p w:rsidR="00781A21" w:rsidRPr="004E49A1" w:rsidRDefault="00781A21" w:rsidP="00781A21">
      <w:pPr>
        <w:spacing w:line="360" w:lineRule="auto"/>
        <w:jc w:val="center"/>
        <w:rPr>
          <w:b/>
          <w:sz w:val="32"/>
          <w:szCs w:val="32"/>
        </w:rPr>
      </w:pPr>
    </w:p>
    <w:p w:rsidR="00781A21" w:rsidRPr="004E49A1" w:rsidRDefault="00781A21" w:rsidP="00781A21">
      <w:pPr>
        <w:spacing w:line="360" w:lineRule="auto"/>
        <w:jc w:val="center"/>
        <w:outlineLvl w:val="0"/>
        <w:rPr>
          <w:rFonts w:ascii="Times New Roman" w:hAnsi="Times New Roman"/>
          <w:b/>
          <w:sz w:val="32"/>
          <w:szCs w:val="32"/>
        </w:rPr>
      </w:pPr>
    </w:p>
    <w:p w:rsidR="00781A21" w:rsidRDefault="00781A21" w:rsidP="00781A21">
      <w:pPr>
        <w:jc w:val="left"/>
        <w:outlineLvl w:val="0"/>
        <w:rPr>
          <w:rFonts w:ascii="Times New Roman" w:hAnsi="Times New Roman"/>
          <w:sz w:val="28"/>
        </w:rPr>
      </w:pPr>
    </w:p>
    <w:p w:rsidR="00781A21" w:rsidRDefault="00781A21" w:rsidP="00781A21">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781A21">
      <w:pPr>
        <w:jc w:val="left"/>
        <w:outlineLvl w:val="0"/>
        <w:rPr>
          <w:rFonts w:ascii="Times New Roman" w:hAnsi="Times New Roman"/>
          <w:sz w:val="28"/>
        </w:rPr>
      </w:pPr>
    </w:p>
    <w:p w:rsidR="00F9638C" w:rsidRDefault="00781A21" w:rsidP="00F9638C">
      <w:pPr>
        <w:jc w:val="left"/>
        <w:outlineLvl w:val="0"/>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p>
    <w:p w:rsidR="00781A21" w:rsidRDefault="00781A21" w:rsidP="00F9638C">
      <w:pPr>
        <w:jc w:val="left"/>
        <w:outlineLvl w:val="0"/>
        <w:rPr>
          <w:rFonts w:ascii="Times New Roman" w:hAnsi="Times New Roman"/>
          <w:sz w:val="28"/>
        </w:rPr>
      </w:pP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Kierujący pracą</w:t>
      </w:r>
      <w:r w:rsidR="00781A21">
        <w:rPr>
          <w:rFonts w:ascii="Times New Roman" w:hAnsi="Times New Roman"/>
          <w:sz w:val="28"/>
        </w:rPr>
        <w:t xml:space="preserve">: </w:t>
      </w:r>
    </w:p>
    <w:p w:rsidR="00781A21" w:rsidRDefault="00F9638C" w:rsidP="00781A21">
      <w:pPr>
        <w:jc w:val="left"/>
        <w:rPr>
          <w:rFonts w:ascii="Times New Roman" w:hAnsi="Times New Roman"/>
          <w:sz w:val="28"/>
        </w:rPr>
      </w:pP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mgr</w:t>
      </w:r>
      <w:r w:rsidR="00781A21">
        <w:rPr>
          <w:rFonts w:ascii="Times New Roman" w:hAnsi="Times New Roman"/>
          <w:sz w:val="28"/>
        </w:rPr>
        <w:t xml:space="preserve"> inż.  </w:t>
      </w:r>
      <w:r w:rsidR="00B23F22">
        <w:rPr>
          <w:rFonts w:ascii="Times New Roman" w:hAnsi="Times New Roman"/>
          <w:sz w:val="28"/>
        </w:rPr>
        <w:t>Marcin Golański</w:t>
      </w:r>
    </w:p>
    <w:p w:rsidR="00781A21" w:rsidRPr="006D1A95" w:rsidRDefault="00781A21" w:rsidP="00781A21">
      <w:pPr>
        <w:spacing w:before="120"/>
        <w:jc w:val="left"/>
        <w:rPr>
          <w:rFonts w:ascii="Times New Roman" w:hAnsi="Times New Roman"/>
          <w:sz w:val="28"/>
        </w:rPr>
      </w:pPr>
      <w:r>
        <w:rPr>
          <w:rFonts w:ascii="Times New Roman" w:hAnsi="Times New Roman"/>
          <w:sz w:val="28"/>
        </w:rPr>
        <w:tab/>
      </w:r>
    </w:p>
    <w:p w:rsidR="00781A21" w:rsidRDefault="00781A21" w:rsidP="00781A21">
      <w:pPr>
        <w:rPr>
          <w:rFonts w:ascii="Times New Roman" w:hAnsi="Times New Roman"/>
          <w:sz w:val="28"/>
        </w:rPr>
      </w:pPr>
    </w:p>
    <w:p w:rsidR="00781A21" w:rsidRPr="006D1A95" w:rsidRDefault="00781A21" w:rsidP="00781A21">
      <w:pPr>
        <w:rPr>
          <w:rFonts w:ascii="Times New Roman" w:hAnsi="Times New Roman"/>
          <w:sz w:val="28"/>
        </w:rPr>
      </w:pPr>
    </w:p>
    <w:p w:rsidR="00781A21" w:rsidRPr="006D1A95" w:rsidRDefault="00781A21" w:rsidP="00781A21">
      <w:pPr>
        <w:pStyle w:val="Tekstpodstawowy"/>
        <w:rPr>
          <w:rFonts w:ascii="Times New Roman" w:hAnsi="Times New Roman" w:cs="Times New Roman"/>
          <w:sz w:val="28"/>
        </w:rPr>
      </w:pPr>
      <w:r w:rsidRPr="006D1A95">
        <w:rPr>
          <w:rFonts w:ascii="Times New Roman" w:hAnsi="Times New Roman" w:cs="Times New Roman"/>
          <w:sz w:val="28"/>
        </w:rPr>
        <w:t>.................................</w:t>
      </w:r>
      <w:r>
        <w:rPr>
          <w:rFonts w:ascii="Times New Roman" w:hAnsi="Times New Roman" w:cs="Times New Roman"/>
          <w:sz w:val="28"/>
        </w:rPr>
        <w:t>.........</w:t>
      </w:r>
    </w:p>
    <w:p w:rsidR="00781A21" w:rsidRPr="006D1A95" w:rsidRDefault="00781A21" w:rsidP="00781A21">
      <w:pPr>
        <w:pStyle w:val="Stopka"/>
        <w:tabs>
          <w:tab w:val="clear" w:pos="4536"/>
          <w:tab w:val="clear" w:pos="9072"/>
        </w:tabs>
        <w:rPr>
          <w:rFonts w:ascii="Times New Roman" w:hAnsi="Times New Roman"/>
          <w:sz w:val="24"/>
          <w:szCs w:val="24"/>
        </w:rPr>
      </w:pPr>
      <w:r>
        <w:rPr>
          <w:rFonts w:ascii="Times New Roman" w:hAnsi="Times New Roman"/>
          <w:sz w:val="28"/>
        </w:rPr>
        <w:t xml:space="preserve">             </w:t>
      </w:r>
      <w:r w:rsidRPr="006D1A95">
        <w:rPr>
          <w:rFonts w:ascii="Times New Roman" w:hAnsi="Times New Roman"/>
          <w:sz w:val="24"/>
          <w:szCs w:val="24"/>
        </w:rPr>
        <w:t>ocena pracy</w:t>
      </w:r>
    </w:p>
    <w:p w:rsidR="00781A21" w:rsidRPr="006D1A95" w:rsidRDefault="00781A21" w:rsidP="00781A21">
      <w:pPr>
        <w:pStyle w:val="Stopka"/>
        <w:tabs>
          <w:tab w:val="clear" w:pos="4536"/>
          <w:tab w:val="clear" w:pos="9072"/>
        </w:tabs>
        <w:spacing w:line="360" w:lineRule="auto"/>
        <w:rPr>
          <w:rFonts w:ascii="Times New Roman" w:hAnsi="Times New Roman"/>
          <w:sz w:val="28"/>
        </w:rPr>
      </w:pPr>
    </w:p>
    <w:p w:rsidR="00781A21" w:rsidRDefault="00781A21" w:rsidP="00781A21">
      <w:pPr>
        <w:rPr>
          <w:rFonts w:ascii="Times New Roman" w:hAnsi="Times New Roman"/>
          <w:sz w:val="28"/>
        </w:rPr>
      </w:pPr>
      <w:r w:rsidRPr="006D1A95">
        <w:rPr>
          <w:rFonts w:ascii="Times New Roman" w:hAnsi="Times New Roman"/>
          <w:sz w:val="28"/>
        </w:rPr>
        <w:t>.............................</w:t>
      </w:r>
      <w:r>
        <w:rPr>
          <w:rFonts w:ascii="Times New Roman" w:hAnsi="Times New Roman"/>
          <w:sz w:val="28"/>
        </w:rPr>
        <w:t>.............</w:t>
      </w:r>
    </w:p>
    <w:p w:rsidR="00781A21" w:rsidRPr="004727A7" w:rsidRDefault="00781A21" w:rsidP="00781A21">
      <w:pPr>
        <w:rPr>
          <w:rFonts w:ascii="Times New Roman" w:hAnsi="Times New Roman"/>
          <w:sz w:val="28"/>
        </w:rPr>
      </w:pPr>
      <w:r>
        <w:rPr>
          <w:rFonts w:ascii="Times New Roman" w:hAnsi="Times New Roman"/>
          <w:sz w:val="24"/>
          <w:szCs w:val="24"/>
        </w:rPr>
        <w:t>data i podpis Przewodniczącego</w:t>
      </w:r>
      <w:r w:rsidRPr="006D1A95">
        <w:rPr>
          <w:rFonts w:ascii="Times New Roman" w:hAnsi="Times New Roman"/>
          <w:sz w:val="24"/>
          <w:szCs w:val="24"/>
        </w:rPr>
        <w:t xml:space="preserve"> </w:t>
      </w:r>
    </w:p>
    <w:p w:rsidR="00781A21" w:rsidRPr="006D1A95" w:rsidRDefault="00781A21" w:rsidP="00781A21">
      <w:pPr>
        <w:rPr>
          <w:rFonts w:ascii="Times New Roman" w:hAnsi="Times New Roman"/>
          <w:sz w:val="24"/>
          <w:szCs w:val="24"/>
        </w:rPr>
      </w:pPr>
      <w:r w:rsidRPr="006D1A95">
        <w:rPr>
          <w:rFonts w:ascii="Times New Roman" w:hAnsi="Times New Roman"/>
          <w:sz w:val="24"/>
          <w:szCs w:val="24"/>
        </w:rPr>
        <w:t xml:space="preserve"> </w:t>
      </w:r>
      <w:r>
        <w:rPr>
          <w:rFonts w:ascii="Times New Roman" w:hAnsi="Times New Roman"/>
          <w:sz w:val="24"/>
          <w:szCs w:val="24"/>
        </w:rPr>
        <w:t xml:space="preserve">      </w:t>
      </w:r>
      <w:r w:rsidRPr="006D1A95">
        <w:rPr>
          <w:rFonts w:ascii="Times New Roman" w:hAnsi="Times New Roman"/>
          <w:sz w:val="24"/>
          <w:szCs w:val="24"/>
        </w:rPr>
        <w:t>Komisji Egzaminacyjnej</w:t>
      </w:r>
    </w:p>
    <w:p w:rsidR="00781A21" w:rsidRDefault="00781A21" w:rsidP="00781A21">
      <w:pPr>
        <w:spacing w:line="360" w:lineRule="auto"/>
        <w:rPr>
          <w:rFonts w:ascii="Times New Roman" w:hAnsi="Times New Roman"/>
          <w:sz w:val="28"/>
        </w:rPr>
      </w:pPr>
    </w:p>
    <w:p w:rsidR="001908A5" w:rsidRDefault="00781A21" w:rsidP="00820001">
      <w:pPr>
        <w:pStyle w:val="FigureNo"/>
        <w:keepNext w:val="0"/>
        <w:keepLines w:val="0"/>
        <w:tabs>
          <w:tab w:val="clear" w:pos="794"/>
          <w:tab w:val="clear" w:pos="1191"/>
          <w:tab w:val="clear" w:pos="1588"/>
          <w:tab w:val="clear" w:pos="1985"/>
        </w:tabs>
        <w:overflowPunct/>
        <w:autoSpaceDE/>
        <w:autoSpaceDN/>
        <w:adjustRightInd/>
        <w:spacing w:before="360" w:after="0" w:line="360" w:lineRule="auto"/>
        <w:textAlignment w:val="auto"/>
        <w:outlineLvl w:val="0"/>
        <w:rPr>
          <w:szCs w:val="24"/>
        </w:rPr>
      </w:pPr>
      <w:r w:rsidRPr="006D1A95">
        <w:rPr>
          <w:caps w:val="0"/>
          <w:sz w:val="28"/>
          <w:lang w:val="pl-PL" w:eastAsia="pl-PL"/>
        </w:rPr>
        <w:t xml:space="preserve">Warszawa, </w:t>
      </w:r>
      <w:r>
        <w:rPr>
          <w:caps w:val="0"/>
          <w:sz w:val="28"/>
          <w:lang w:val="pl-PL" w:eastAsia="pl-PL"/>
        </w:rPr>
        <w:t>wrzesień 20</w:t>
      </w:r>
      <w:r w:rsidR="00B23F22">
        <w:rPr>
          <w:caps w:val="0"/>
          <w:sz w:val="28"/>
          <w:lang w:val="pl-PL" w:eastAsia="pl-PL"/>
        </w:rPr>
        <w:t>11</w:t>
      </w:r>
      <w:r w:rsidR="00F91BB2">
        <w:rPr>
          <w:szCs w:val="24"/>
        </w:rPr>
        <w:t xml:space="preserve"> </w:t>
      </w:r>
    </w:p>
    <w:p w:rsidR="008B419C" w:rsidRDefault="008B419C">
      <w:pPr>
        <w:jc w:val="left"/>
        <w:rPr>
          <w:rFonts w:ascii="Times New Roman" w:eastAsiaTheme="majorEastAsia" w:hAnsi="Times New Roman" w:cstheme="majorBidi"/>
          <w:b/>
          <w:bCs/>
          <w:caps/>
          <w:sz w:val="24"/>
          <w:szCs w:val="26"/>
          <w:lang w:eastAsia="pl-PL"/>
        </w:rPr>
      </w:pPr>
      <w:del w:id="2" w:author="Sebastian" w:date="2011-09-01T19:42:00Z">
        <w:r w:rsidDel="002F483F">
          <w:br w:type="page"/>
        </w:r>
      </w:del>
    </w:p>
    <w:p w:rsidR="002F483F" w:rsidRDefault="002436F7">
      <w:pPr>
        <w:jc w:val="left"/>
        <w:rPr>
          <w:ins w:id="3" w:author="Sebastian" w:date="2011-09-01T19:42:00Z"/>
        </w:rPr>
      </w:pPr>
      <w:ins w:id="4" w:author="Sebastian" w:date="2011-09-01T19:50:00Z">
        <w:r w:rsidRPr="002436F7">
          <w:rPr>
            <w:b/>
            <w:noProof/>
            <w:sz w:val="36"/>
            <w:lang w:eastAsia="pl-PL"/>
          </w:rPr>
          <w:pict>
            <v:shape id="_x0000_s1067" type="#_x0000_t32" style="position:absolute;margin-left:-20.6pt;margin-top:41.3pt;width:493.6pt;height:0;z-index:251670528" o:connectortype="straight" strokeweight="1.25pt"/>
          </w:pict>
        </w:r>
      </w:ins>
    </w:p>
    <w:p w:rsidR="00261B1A" w:rsidRDefault="00261B1A">
      <w:pPr>
        <w:pStyle w:val="NormalnyIn"/>
        <w:rPr>
          <w:ins w:id="5" w:author="Sebastian" w:date="2011-09-02T16:29:00Z"/>
        </w:rPr>
        <w:pPrChange w:id="6" w:author="Maciek" w:date="2011-09-01T23:09:00Z">
          <w:pPr>
            <w:jc w:val="left"/>
          </w:pPr>
        </w:pPrChange>
      </w:pPr>
    </w:p>
    <w:p w:rsidR="00261B1A" w:rsidRDefault="008B419C">
      <w:pPr>
        <w:pStyle w:val="NormalnyIn"/>
        <w:ind w:firstLine="0"/>
        <w:rPr>
          <w:del w:id="7" w:author="Sebastian Łuczak" w:date="2011-09-02T10:48:00Z"/>
        </w:rPr>
        <w:pPrChange w:id="8" w:author="Sebastian Łuczak" w:date="2011-09-02T10:48:00Z">
          <w:pPr>
            <w:jc w:val="left"/>
          </w:pPr>
        </w:pPrChange>
      </w:pPr>
      <w:del w:id="9" w:author="Sebastian Łuczak" w:date="2011-09-02T10:48:00Z">
        <w:r w:rsidDel="00AB2A9A">
          <w:delText>Streszczenie w języku polskim</w:delText>
        </w:r>
      </w:del>
    </w:p>
    <w:p w:rsidR="00261B1A" w:rsidRDefault="008B419C">
      <w:pPr>
        <w:pStyle w:val="NormalnyIn"/>
        <w:pPrChange w:id="10" w:author="Maciek" w:date="2011-09-01T23:09:00Z">
          <w:pPr>
            <w:jc w:val="left"/>
          </w:pPr>
        </w:pPrChange>
      </w:pPr>
      <w:del w:id="11" w:author="Maciek" w:date="2011-09-01T23:05:00Z">
        <w:r w:rsidDel="00676162">
          <w:br w:type="page"/>
        </w:r>
      </w:del>
      <w:ins w:id="12" w:author="Maciek" w:date="2011-09-01T23:04:00Z">
        <w:r w:rsidR="00676162">
          <w:t>Niniejsza praca ma na celu przedstawienie możliwości wykorzystania technologii komunikacji zbliżeniowej NFC</w:t>
        </w:r>
        <w:del w:id="13" w:author="Sebastian Łuczak" w:date="2011-09-02T10:05:00Z">
          <w:r w:rsidR="00676162" w:rsidDel="003B3068">
            <w:delText>,</w:delText>
          </w:r>
        </w:del>
        <w:r w:rsidR="00676162">
          <w:t xml:space="preserve">  do kontroli czasu pracy pracowników mobilnych. Obok aspektów teoretycznych, została zaprezentowana koncepcja oraz pełna realizacja systemu mającego na cel</w:t>
        </w:r>
        <w:del w:id="14" w:author="Sebastian Łuczak" w:date="2011-09-02T10:05:00Z">
          <w:r w:rsidR="00676162" w:rsidDel="003B3068">
            <w:delText>e</w:delText>
          </w:r>
        </w:del>
      </w:ins>
      <w:ins w:id="15" w:author="Sebastian Łuczak" w:date="2011-09-02T10:05:00Z">
        <w:r w:rsidR="003B3068">
          <w:t>u</w:t>
        </w:r>
      </w:ins>
      <w:ins w:id="16" w:author="Maciek" w:date="2011-09-01T23:04:00Z">
        <w:r w:rsidR="00676162">
          <w:t xml:space="preserve"> spełniać powyższe funkcje. Praca porusza problemy doboru technologii, opisuje możliwości wykorzystania systemu oraz dalsze perspektywy jego rozwoju. Zostały także przedstawione wyniki testów funkcjonalnych stworzonego </w:t>
        </w:r>
      </w:ins>
      <w:r w:rsidR="00EA5A33">
        <w:t>rozwiązania</w:t>
      </w:r>
      <w:ins w:id="17" w:author="Maciek" w:date="2011-09-01T23:04:00Z">
        <w:r w:rsidR="00676162">
          <w:t xml:space="preserve"> oraz wynikające z nich </w:t>
        </w:r>
        <w:commentRangeStart w:id="18"/>
        <w:r w:rsidR="00676162">
          <w:t>ograniczenia</w:t>
        </w:r>
        <w:commentRangeEnd w:id="18"/>
        <w:r w:rsidR="00676162">
          <w:rPr>
            <w:rStyle w:val="Odwoaniedokomentarza"/>
            <w:rFonts w:ascii="Calibri" w:eastAsia="Calibri" w:hAnsi="Calibri"/>
            <w:lang w:eastAsia="en-US"/>
          </w:rPr>
          <w:commentReference w:id="18"/>
        </w:r>
        <w:r w:rsidR="00676162">
          <w:t>.</w:t>
        </w:r>
      </w:ins>
    </w:p>
    <w:p w:rsidR="003B3068" w:rsidRDefault="003B3068">
      <w:pPr>
        <w:jc w:val="left"/>
        <w:rPr>
          <w:ins w:id="19" w:author="Sebastian Łuczak" w:date="2011-09-02T10:05:00Z"/>
        </w:rPr>
      </w:pPr>
      <w:ins w:id="20" w:author="Sebastian Łuczak" w:date="2011-09-02T10:05:00Z">
        <w:r>
          <w:br w:type="page"/>
        </w:r>
      </w:ins>
    </w:p>
    <w:p w:rsidR="00AB2A9A" w:rsidRDefault="003B3068">
      <w:pPr>
        <w:jc w:val="left"/>
        <w:rPr>
          <w:ins w:id="21" w:author="Sebastian Łuczak" w:date="2011-09-02T10:48:00Z"/>
        </w:rPr>
      </w:pPr>
      <w:ins w:id="22" w:author="Sebastian Łuczak" w:date="2011-09-02T10:05:00Z">
        <w:r>
          <w:lastRenderedPageBreak/>
          <w:t>Streszczenie w języku angielskim</w:t>
        </w:r>
      </w:ins>
    </w:p>
    <w:p w:rsidR="00261B1A" w:rsidRDefault="00AB2A9A">
      <w:pPr>
        <w:pStyle w:val="NormalnyIn"/>
        <w:ind w:firstLine="0"/>
        <w:rPr>
          <w:ins w:id="23" w:author="Sebastian Łuczak" w:date="2011-09-02T10:48:00Z"/>
        </w:rPr>
        <w:pPrChange w:id="24" w:author="Sebastian Łuczak" w:date="2011-09-02T10:49:00Z">
          <w:pPr>
            <w:pStyle w:val="NormalnyIn"/>
          </w:pPr>
        </w:pPrChange>
      </w:pPr>
      <w:ins w:id="25" w:author="Sebastian Łuczak" w:date="2011-09-02T10:48:00Z">
        <w:r>
          <w:t xml:space="preserve">Niniejsza praca ma na celu przedstawienie możliwości wykorzystania technologii komunikacji zbliżeniowej NFC  do kontroli czasu pracy pracowników mobilnych. Obok aspektów teoretycznych, została zaprezentowana koncepcja oraz pełna realizacja systemu mającego na celu spełniać powyższe funkcje. Praca porusza problemy doboru technologii, opisuje możliwości wykorzystania systemu oraz dalsze perspektywy jego rozwoju. Zostały także przedstawione wyniki testów funkcjonalnych stworzonego systemu oraz wynikające z nich </w:t>
        </w:r>
        <w:commentRangeStart w:id="26"/>
        <w:r>
          <w:t>ograniczenia</w:t>
        </w:r>
        <w:commentRangeEnd w:id="26"/>
        <w:r>
          <w:rPr>
            <w:rStyle w:val="Odwoaniedokomentarza"/>
            <w:rFonts w:ascii="Calibri" w:eastAsia="Calibri" w:hAnsi="Calibri"/>
            <w:lang w:eastAsia="en-US"/>
          </w:rPr>
          <w:commentReference w:id="26"/>
        </w:r>
        <w:r>
          <w:t>.</w:t>
        </w:r>
      </w:ins>
    </w:p>
    <w:p w:rsidR="00261B1A" w:rsidRDefault="008B419C">
      <w:pPr>
        <w:pStyle w:val="NormalnyIn"/>
        <w:rPr>
          <w:del w:id="27" w:author="Sebastian Łuczak" w:date="2011-09-02T10:05:00Z"/>
        </w:rPr>
        <w:pPrChange w:id="28" w:author="Maciek" w:date="2011-09-01T23:09:00Z">
          <w:pPr>
            <w:jc w:val="left"/>
          </w:pPr>
        </w:pPrChange>
      </w:pPr>
      <w:del w:id="29" w:author="Sebastian Łuczak" w:date="2011-09-02T10:05:00Z">
        <w:r w:rsidDel="003B3068">
          <w:delText>Streszczenie w języku angielskim</w:delText>
        </w:r>
      </w:del>
    </w:p>
    <w:p w:rsidR="008B419C" w:rsidRDefault="008B419C">
      <w:pPr>
        <w:jc w:val="left"/>
      </w:pPr>
      <w:r>
        <w:br w:type="page"/>
      </w:r>
    </w:p>
    <w:p w:rsidR="00676162" w:rsidRDefault="00676162" w:rsidP="00676162">
      <w:pPr>
        <w:ind w:left="4248"/>
        <w:jc w:val="left"/>
        <w:rPr>
          <w:ins w:id="30" w:author="Maciek" w:date="2011-09-01T23:05:00Z"/>
        </w:rPr>
      </w:pPr>
      <w:ins w:id="31" w:author="Maciek" w:date="2011-09-01T23:05:00Z">
        <w:r>
          <w:lastRenderedPageBreak/>
          <w:t>Specjalność: Telekomunikacja –  Systemy i Sieci Telekomunikacyjne</w:t>
        </w:r>
      </w:ins>
    </w:p>
    <w:p w:rsidR="00676162" w:rsidRDefault="00676162" w:rsidP="00676162">
      <w:pPr>
        <w:ind w:left="4248"/>
        <w:jc w:val="left"/>
        <w:rPr>
          <w:ins w:id="32" w:author="Maciek" w:date="2011-09-01T23:05:00Z"/>
        </w:rPr>
      </w:pPr>
      <w:ins w:id="33" w:author="Maciek" w:date="2011-09-01T23:05:00Z">
        <w:r>
          <w:t xml:space="preserve">Data urodzenia: 8 lipca 1988 </w:t>
        </w:r>
      </w:ins>
    </w:p>
    <w:p w:rsidR="00676162" w:rsidRDefault="00676162" w:rsidP="00676162">
      <w:pPr>
        <w:ind w:left="4248"/>
        <w:jc w:val="left"/>
        <w:rPr>
          <w:ins w:id="34" w:author="Maciek" w:date="2011-09-01T23:05:00Z"/>
        </w:rPr>
      </w:pPr>
      <w:ins w:id="35" w:author="Maciek" w:date="2011-09-01T23:05:00Z">
        <w:r>
          <w:t xml:space="preserve">Data rozpoczęcia studiów: 01 października </w:t>
        </w:r>
        <w:commentRangeStart w:id="36"/>
        <w:r>
          <w:t>2007</w:t>
        </w:r>
        <w:commentRangeEnd w:id="36"/>
        <w:r>
          <w:rPr>
            <w:rStyle w:val="Odwoaniedokomentarza"/>
          </w:rPr>
          <w:commentReference w:id="36"/>
        </w:r>
      </w:ins>
    </w:p>
    <w:p w:rsidR="00676162" w:rsidRDefault="00676162" w:rsidP="00676162">
      <w:pPr>
        <w:jc w:val="left"/>
        <w:rPr>
          <w:ins w:id="37" w:author="Maciek" w:date="2011-09-01T23:05:00Z"/>
        </w:rPr>
      </w:pPr>
    </w:p>
    <w:p w:rsidR="00676162" w:rsidRDefault="00676162" w:rsidP="00676162">
      <w:pPr>
        <w:jc w:val="left"/>
        <w:rPr>
          <w:ins w:id="38" w:author="Maciek" w:date="2011-09-01T23:05:00Z"/>
        </w:rPr>
      </w:pPr>
    </w:p>
    <w:p w:rsidR="00676162" w:rsidRDefault="00676162" w:rsidP="00676162">
      <w:pPr>
        <w:jc w:val="left"/>
        <w:rPr>
          <w:ins w:id="39" w:author="Maciek" w:date="2011-09-01T23:05:00Z"/>
        </w:rPr>
      </w:pPr>
    </w:p>
    <w:p w:rsidR="00676162" w:rsidRDefault="00676162" w:rsidP="00676162">
      <w:pPr>
        <w:jc w:val="left"/>
        <w:rPr>
          <w:ins w:id="40" w:author="Maciek" w:date="2011-09-01T23:05:00Z"/>
        </w:rPr>
      </w:pPr>
    </w:p>
    <w:p w:rsidR="00676162" w:rsidRDefault="00676162" w:rsidP="00676162">
      <w:pPr>
        <w:jc w:val="left"/>
        <w:rPr>
          <w:ins w:id="41" w:author="Maciek" w:date="2011-09-01T23:05:00Z"/>
        </w:rPr>
      </w:pPr>
    </w:p>
    <w:p w:rsidR="00676162" w:rsidRDefault="00676162" w:rsidP="00676162">
      <w:pPr>
        <w:jc w:val="left"/>
        <w:rPr>
          <w:ins w:id="42" w:author="Maciek" w:date="2011-09-01T23:05:00Z"/>
        </w:rPr>
      </w:pPr>
    </w:p>
    <w:p w:rsidR="00676162" w:rsidRDefault="00676162" w:rsidP="00676162">
      <w:pPr>
        <w:jc w:val="left"/>
        <w:rPr>
          <w:ins w:id="43" w:author="Maciek" w:date="2011-09-01T23:05:00Z"/>
        </w:rPr>
      </w:pPr>
    </w:p>
    <w:p w:rsidR="00676162" w:rsidRDefault="00676162" w:rsidP="00676162">
      <w:pPr>
        <w:jc w:val="left"/>
        <w:rPr>
          <w:ins w:id="44" w:author="Maciek" w:date="2011-09-01T23:05:00Z"/>
        </w:rPr>
      </w:pPr>
    </w:p>
    <w:p w:rsidR="00676162" w:rsidRDefault="00676162" w:rsidP="00676162">
      <w:pPr>
        <w:jc w:val="left"/>
        <w:rPr>
          <w:ins w:id="45" w:author="Maciek" w:date="2011-09-01T23:05:00Z"/>
        </w:rPr>
      </w:pPr>
    </w:p>
    <w:p w:rsidR="00676162" w:rsidRDefault="00676162" w:rsidP="00676162">
      <w:pPr>
        <w:pStyle w:val="NormalnyIn"/>
        <w:jc w:val="center"/>
        <w:rPr>
          <w:ins w:id="46" w:author="Maciek" w:date="2011-09-01T23:05:00Z"/>
        </w:rPr>
      </w:pPr>
      <w:ins w:id="47" w:author="Maciek" w:date="2011-09-01T23:05:00Z">
        <w:r>
          <w:t>Życiorys</w:t>
        </w:r>
      </w:ins>
    </w:p>
    <w:p w:rsidR="00676162" w:rsidRDefault="00676162" w:rsidP="00676162">
      <w:pPr>
        <w:pStyle w:val="NormalnyIn"/>
        <w:rPr>
          <w:ins w:id="48" w:author="Maciek" w:date="2011-09-01T23:05:00Z"/>
        </w:rPr>
      </w:pPr>
    </w:p>
    <w:p w:rsidR="00676162" w:rsidRDefault="00676162" w:rsidP="00676162">
      <w:pPr>
        <w:pStyle w:val="NormalnyIn"/>
        <w:rPr>
          <w:ins w:id="49" w:author="Maciek" w:date="2011-09-01T23:05:00Z"/>
        </w:rPr>
      </w:pPr>
    </w:p>
    <w:p w:rsidR="00676162" w:rsidRDefault="00676162" w:rsidP="00676162">
      <w:pPr>
        <w:pStyle w:val="NormalnyIn"/>
        <w:ind w:firstLine="0"/>
        <w:rPr>
          <w:ins w:id="50" w:author="Maciek" w:date="2011-09-01T23:05:00Z"/>
        </w:rPr>
      </w:pPr>
      <w:ins w:id="51" w:author="Maciek" w:date="2011-09-01T23:05:00Z">
        <w:r>
          <w:t>Urodziłem się 08.07.1988 r. w Warszawie. Po ukończeniu szkoły podstawowej</w:t>
        </w:r>
      </w:ins>
      <w:ins w:id="52" w:author="Sebastian Łuczak" w:date="2011-09-02T10:08:00Z">
        <w:r w:rsidR="003B3068">
          <w:t xml:space="preserve"> i gimnazjum</w:t>
        </w:r>
      </w:ins>
      <w:ins w:id="53" w:author="Maciek" w:date="2011-09-01T23:05:00Z">
        <w:r>
          <w:t>, kontynuowałem naukę w XXVIII L.O. im. Jana Kochanowskiego w Warszawie. W szkole  średniej uczęszczałem do klasy o profilu matematyczno-fizyczno-informatycznym. W październiku 2007 r. rozpocząłem studia dzienne na Wydziale Elektroniki i Technik Informacyjnych Politechniki Warszawskiej.</w:t>
        </w:r>
      </w:ins>
    </w:p>
    <w:p w:rsidR="00676162" w:rsidRDefault="00676162" w:rsidP="00676162">
      <w:pPr>
        <w:jc w:val="left"/>
        <w:rPr>
          <w:ins w:id="54" w:author="Maciek" w:date="2011-09-01T23:05:00Z"/>
        </w:rPr>
      </w:pPr>
    </w:p>
    <w:p w:rsidR="00676162" w:rsidRDefault="00676162" w:rsidP="00676162">
      <w:pPr>
        <w:jc w:val="left"/>
        <w:rPr>
          <w:ins w:id="55" w:author="Maciek" w:date="2011-09-01T23:05:00Z"/>
        </w:rPr>
      </w:pPr>
    </w:p>
    <w:p w:rsidR="00676162" w:rsidRDefault="00676162" w:rsidP="00676162">
      <w:pPr>
        <w:jc w:val="left"/>
        <w:rPr>
          <w:ins w:id="56" w:author="Maciek" w:date="2011-09-01T23:05:00Z"/>
        </w:rPr>
      </w:pPr>
    </w:p>
    <w:p w:rsidR="00676162" w:rsidRDefault="00676162" w:rsidP="00676162">
      <w:pPr>
        <w:jc w:val="left"/>
        <w:rPr>
          <w:ins w:id="57" w:author="Maciek" w:date="2011-09-01T23:05:00Z"/>
        </w:rPr>
      </w:pPr>
    </w:p>
    <w:p w:rsidR="00676162" w:rsidRDefault="00676162" w:rsidP="00676162">
      <w:pPr>
        <w:jc w:val="left"/>
        <w:rPr>
          <w:ins w:id="58" w:author="Maciek" w:date="2011-09-01T23:05:00Z"/>
        </w:rPr>
      </w:pPr>
    </w:p>
    <w:p w:rsidR="00676162" w:rsidRDefault="00676162" w:rsidP="00676162">
      <w:pPr>
        <w:jc w:val="left"/>
        <w:rPr>
          <w:ins w:id="59" w:author="Maciek" w:date="2011-09-01T23:05:00Z"/>
        </w:rPr>
      </w:pPr>
    </w:p>
    <w:p w:rsidR="00676162" w:rsidRDefault="00676162" w:rsidP="00676162">
      <w:pPr>
        <w:ind w:left="4248"/>
        <w:jc w:val="center"/>
        <w:rPr>
          <w:ins w:id="60" w:author="Maciek" w:date="2011-09-01T23:05:00Z"/>
        </w:rPr>
      </w:pPr>
      <w:ins w:id="61" w:author="Maciek" w:date="2011-09-01T23:05:00Z">
        <w:r>
          <w:t>………………………………</w:t>
        </w:r>
      </w:ins>
    </w:p>
    <w:p w:rsidR="00676162" w:rsidRDefault="00676162" w:rsidP="00676162">
      <w:pPr>
        <w:ind w:left="3540" w:firstLine="708"/>
        <w:jc w:val="center"/>
        <w:rPr>
          <w:ins w:id="62" w:author="Maciek" w:date="2011-09-01T23:05:00Z"/>
        </w:rPr>
      </w:pPr>
      <w:ins w:id="63" w:author="Maciek" w:date="2011-09-01T23:05:00Z">
        <w:r>
          <w:t>Podpis</w:t>
        </w:r>
      </w:ins>
    </w:p>
    <w:p w:rsidR="00676162" w:rsidRDefault="00676162" w:rsidP="00676162">
      <w:pPr>
        <w:jc w:val="left"/>
        <w:rPr>
          <w:ins w:id="64" w:author="Maciek" w:date="2011-09-01T23:05:00Z"/>
        </w:rPr>
      </w:pPr>
    </w:p>
    <w:p w:rsidR="00676162" w:rsidRDefault="00676162" w:rsidP="00676162">
      <w:pPr>
        <w:jc w:val="left"/>
        <w:rPr>
          <w:ins w:id="65" w:author="Maciek" w:date="2011-09-01T23:05:00Z"/>
        </w:rPr>
      </w:pPr>
    </w:p>
    <w:p w:rsidR="00676162" w:rsidRDefault="00676162" w:rsidP="00676162">
      <w:pPr>
        <w:jc w:val="left"/>
        <w:rPr>
          <w:ins w:id="66" w:author="Maciek" w:date="2011-09-01T23:05:00Z"/>
        </w:rPr>
      </w:pPr>
    </w:p>
    <w:p w:rsidR="00676162" w:rsidRDefault="00676162" w:rsidP="00676162">
      <w:pPr>
        <w:jc w:val="left"/>
        <w:rPr>
          <w:ins w:id="67" w:author="Maciek" w:date="2011-09-01T23:05:00Z"/>
        </w:rPr>
      </w:pPr>
    </w:p>
    <w:p w:rsidR="00676162" w:rsidRDefault="00676162" w:rsidP="00676162">
      <w:pPr>
        <w:jc w:val="left"/>
        <w:rPr>
          <w:ins w:id="68" w:author="Maciek" w:date="2011-09-01T23:05:00Z"/>
        </w:rPr>
      </w:pPr>
    </w:p>
    <w:p w:rsidR="00676162" w:rsidRDefault="00676162" w:rsidP="00676162">
      <w:pPr>
        <w:jc w:val="left"/>
        <w:rPr>
          <w:ins w:id="69" w:author="Maciek" w:date="2011-09-01T23:05:00Z"/>
        </w:rPr>
      </w:pPr>
    </w:p>
    <w:p w:rsidR="00676162" w:rsidRDefault="00676162" w:rsidP="00676162">
      <w:pPr>
        <w:jc w:val="left"/>
        <w:rPr>
          <w:ins w:id="70" w:author="Maciek" w:date="2011-09-01T23:05:00Z"/>
        </w:rPr>
      </w:pPr>
    </w:p>
    <w:p w:rsidR="00676162" w:rsidRDefault="00676162" w:rsidP="00676162">
      <w:pPr>
        <w:jc w:val="left"/>
        <w:rPr>
          <w:ins w:id="71" w:author="Maciek" w:date="2011-09-01T23:05:00Z"/>
        </w:rPr>
      </w:pPr>
    </w:p>
    <w:p w:rsidR="00676162" w:rsidRDefault="00676162" w:rsidP="00676162">
      <w:pPr>
        <w:jc w:val="left"/>
        <w:rPr>
          <w:ins w:id="72" w:author="Maciek" w:date="2011-09-01T23:05:00Z"/>
        </w:rPr>
      </w:pPr>
      <w:ins w:id="73" w:author="Maciek" w:date="2011-09-01T23:05:00Z">
        <w:r>
          <w:t xml:space="preserve">EGZAMIN DYPLOMOWY </w:t>
        </w:r>
      </w:ins>
    </w:p>
    <w:p w:rsidR="00676162" w:rsidRDefault="00676162" w:rsidP="00676162">
      <w:pPr>
        <w:jc w:val="left"/>
        <w:rPr>
          <w:ins w:id="74" w:author="Maciek" w:date="2011-09-01T23:05:00Z"/>
        </w:rPr>
      </w:pPr>
      <w:ins w:id="75" w:author="Maciek" w:date="2011-09-01T23:05:00Z">
        <w:r>
          <w:t xml:space="preserve">Złożył egzamin dyplomowy w dniu  ………………… </w:t>
        </w:r>
      </w:ins>
    </w:p>
    <w:p w:rsidR="00676162" w:rsidRDefault="00676162" w:rsidP="00676162">
      <w:pPr>
        <w:jc w:val="left"/>
        <w:rPr>
          <w:ins w:id="76" w:author="Maciek" w:date="2011-09-01T23:05:00Z"/>
        </w:rPr>
      </w:pPr>
      <w:ins w:id="77" w:author="Maciek" w:date="2011-09-01T23:05:00Z">
        <w:r>
          <w:t xml:space="preserve">Ogólny wynik studiów </w:t>
        </w:r>
        <w:del w:id="78" w:author="Sebastian Łuczak" w:date="2011-09-02T10:08:00Z">
          <w:r w:rsidDel="003B3068">
            <w:delText xml:space="preserve"> </w:delText>
          </w:r>
        </w:del>
      </w:ins>
      <w:ins w:id="79" w:author="Sebastian Łuczak" w:date="2011-09-02T10:08:00Z">
        <w:r w:rsidR="003B3068">
          <w:t>…………………………………….</w:t>
        </w:r>
      </w:ins>
      <w:ins w:id="80" w:author="Maciek" w:date="2011-09-01T23:05:00Z">
        <w:del w:id="81" w:author="Sebastian Łuczak" w:date="2011-09-02T10:08:00Z">
          <w:r w:rsidDel="003B3068">
            <w:delText xml:space="preserve">……………………………… </w:delText>
          </w:r>
        </w:del>
      </w:ins>
    </w:p>
    <w:p w:rsidR="008B419C" w:rsidDel="00676162" w:rsidRDefault="00676162" w:rsidP="00676162">
      <w:pPr>
        <w:jc w:val="left"/>
        <w:rPr>
          <w:del w:id="82" w:author="Maciek" w:date="2011-09-01T23:05:00Z"/>
        </w:rPr>
      </w:pPr>
      <w:ins w:id="83" w:author="Maciek" w:date="2011-09-01T23:05:00Z">
        <w:r>
          <w:t>Dodatkowe uwagi i wnioski Komisji …………………………………………………………………………………………………………………………………………………………………………………………………………………………………………………………………………………………………………………………</w:t>
        </w:r>
      </w:ins>
      <w:ins w:id="84" w:author="Sebastian Łuczak" w:date="2011-09-02T10:06:00Z">
        <w:r w:rsidR="003B3068">
          <w:t>……………………………………………………………………………………………………………………………………………………………</w:t>
        </w:r>
      </w:ins>
      <w:ins w:id="85" w:author="Maciek" w:date="2011-09-01T23:05:00Z">
        <w:del w:id="86" w:author="Sebastian Łuczak" w:date="2011-09-02T10:06:00Z">
          <w:r w:rsidDel="003B3068">
            <w:delText>…………………………………………………………………………………………………………………………………………………………</w:delText>
          </w:r>
        </w:del>
      </w:ins>
      <w:del w:id="87" w:author="Maciek" w:date="2011-09-01T23:05:00Z">
        <w:r w:rsidR="008B419C" w:rsidDel="00676162">
          <w:delText>Życiorysy</w:delText>
        </w:r>
      </w:del>
    </w:p>
    <w:p w:rsidR="008B419C" w:rsidRDefault="008B419C">
      <w:pPr>
        <w:jc w:val="left"/>
      </w:pPr>
      <w:r>
        <w:br w:type="page"/>
      </w:r>
    </w:p>
    <w:p w:rsidR="003B3068" w:rsidRDefault="003B3068" w:rsidP="003B3068">
      <w:pPr>
        <w:ind w:left="4248"/>
        <w:jc w:val="left"/>
        <w:rPr>
          <w:ins w:id="88" w:author="Sebastian Łuczak" w:date="2011-09-02T10:07:00Z"/>
        </w:rPr>
      </w:pPr>
      <w:ins w:id="89" w:author="Sebastian Łuczak" w:date="2011-09-02T10:07:00Z">
        <w:r>
          <w:lastRenderedPageBreak/>
          <w:t>Specjalność: Telekomunikacja –  Systemy i Sieci Telekomunikacyjne</w:t>
        </w:r>
      </w:ins>
    </w:p>
    <w:p w:rsidR="003B3068" w:rsidRDefault="003B3068" w:rsidP="003B3068">
      <w:pPr>
        <w:ind w:left="4248"/>
        <w:jc w:val="left"/>
        <w:rPr>
          <w:ins w:id="90" w:author="Sebastian Łuczak" w:date="2011-09-02T10:07:00Z"/>
        </w:rPr>
      </w:pPr>
      <w:ins w:id="91" w:author="Sebastian Łuczak" w:date="2011-09-02T10:07:00Z">
        <w:r>
          <w:t xml:space="preserve">Data urodzenia: 21 czerwca 1988 </w:t>
        </w:r>
      </w:ins>
    </w:p>
    <w:p w:rsidR="003B3068" w:rsidRDefault="003B3068" w:rsidP="003B3068">
      <w:pPr>
        <w:ind w:left="4248"/>
        <w:jc w:val="left"/>
        <w:rPr>
          <w:ins w:id="92" w:author="Sebastian Łuczak" w:date="2011-09-02T10:07:00Z"/>
        </w:rPr>
      </w:pPr>
      <w:ins w:id="93" w:author="Sebastian Łuczak" w:date="2011-09-02T10:07:00Z">
        <w:r>
          <w:t xml:space="preserve">Data rozpoczęcia studiów: 01 października </w:t>
        </w:r>
        <w:commentRangeStart w:id="94"/>
        <w:r>
          <w:t>2007</w:t>
        </w:r>
        <w:commentRangeEnd w:id="94"/>
        <w:r>
          <w:rPr>
            <w:rStyle w:val="Odwoaniedokomentarza"/>
          </w:rPr>
          <w:commentReference w:id="94"/>
        </w:r>
      </w:ins>
    </w:p>
    <w:p w:rsidR="003B3068" w:rsidRDefault="003B3068" w:rsidP="003B3068">
      <w:pPr>
        <w:jc w:val="left"/>
        <w:rPr>
          <w:ins w:id="95" w:author="Sebastian Łuczak" w:date="2011-09-02T10:07:00Z"/>
        </w:rPr>
      </w:pPr>
    </w:p>
    <w:p w:rsidR="003B3068" w:rsidRDefault="003B3068" w:rsidP="003B3068">
      <w:pPr>
        <w:jc w:val="left"/>
        <w:rPr>
          <w:ins w:id="96" w:author="Sebastian Łuczak" w:date="2011-09-02T10:07:00Z"/>
        </w:rPr>
      </w:pPr>
    </w:p>
    <w:p w:rsidR="003B3068" w:rsidRDefault="003B3068" w:rsidP="003B3068">
      <w:pPr>
        <w:jc w:val="left"/>
        <w:rPr>
          <w:ins w:id="97" w:author="Sebastian Łuczak" w:date="2011-09-02T10:07:00Z"/>
        </w:rPr>
      </w:pPr>
    </w:p>
    <w:p w:rsidR="003B3068" w:rsidRDefault="003B3068" w:rsidP="003B3068">
      <w:pPr>
        <w:jc w:val="left"/>
        <w:rPr>
          <w:ins w:id="98" w:author="Sebastian Łuczak" w:date="2011-09-02T10:07:00Z"/>
        </w:rPr>
      </w:pPr>
    </w:p>
    <w:p w:rsidR="003B3068" w:rsidRDefault="003B3068" w:rsidP="003B3068">
      <w:pPr>
        <w:jc w:val="left"/>
        <w:rPr>
          <w:ins w:id="99" w:author="Sebastian Łuczak" w:date="2011-09-02T10:07:00Z"/>
        </w:rPr>
      </w:pPr>
    </w:p>
    <w:p w:rsidR="003B3068" w:rsidRDefault="003B3068" w:rsidP="003B3068">
      <w:pPr>
        <w:jc w:val="left"/>
        <w:rPr>
          <w:ins w:id="100" w:author="Sebastian Łuczak" w:date="2011-09-02T10:07:00Z"/>
        </w:rPr>
      </w:pPr>
    </w:p>
    <w:p w:rsidR="003B3068" w:rsidRDefault="003B3068" w:rsidP="003B3068">
      <w:pPr>
        <w:jc w:val="left"/>
        <w:rPr>
          <w:ins w:id="101" w:author="Sebastian Łuczak" w:date="2011-09-02T10:07:00Z"/>
        </w:rPr>
      </w:pPr>
    </w:p>
    <w:p w:rsidR="003B3068" w:rsidRDefault="003B3068" w:rsidP="003B3068">
      <w:pPr>
        <w:jc w:val="left"/>
        <w:rPr>
          <w:ins w:id="102" w:author="Sebastian Łuczak" w:date="2011-09-02T10:07:00Z"/>
        </w:rPr>
      </w:pPr>
    </w:p>
    <w:p w:rsidR="003B3068" w:rsidRDefault="003B3068" w:rsidP="003B3068">
      <w:pPr>
        <w:jc w:val="left"/>
        <w:rPr>
          <w:ins w:id="103" w:author="Sebastian Łuczak" w:date="2011-09-02T10:07:00Z"/>
        </w:rPr>
      </w:pPr>
    </w:p>
    <w:p w:rsidR="003B3068" w:rsidRDefault="003B3068" w:rsidP="003B3068">
      <w:pPr>
        <w:pStyle w:val="NormalnyIn"/>
        <w:jc w:val="center"/>
        <w:rPr>
          <w:ins w:id="104" w:author="Sebastian Łuczak" w:date="2011-09-02T10:07:00Z"/>
        </w:rPr>
      </w:pPr>
      <w:ins w:id="105" w:author="Sebastian Łuczak" w:date="2011-09-02T10:07:00Z">
        <w:r>
          <w:t>Życiorys</w:t>
        </w:r>
      </w:ins>
    </w:p>
    <w:p w:rsidR="003B3068" w:rsidRDefault="003B3068" w:rsidP="003B3068">
      <w:pPr>
        <w:pStyle w:val="NormalnyIn"/>
        <w:rPr>
          <w:ins w:id="106" w:author="Sebastian Łuczak" w:date="2011-09-02T10:07:00Z"/>
        </w:rPr>
      </w:pPr>
    </w:p>
    <w:p w:rsidR="003B3068" w:rsidRDefault="003B3068" w:rsidP="003B3068">
      <w:pPr>
        <w:pStyle w:val="NormalnyIn"/>
        <w:rPr>
          <w:ins w:id="107" w:author="Sebastian Łuczak" w:date="2011-09-02T10:07:00Z"/>
        </w:rPr>
      </w:pPr>
    </w:p>
    <w:p w:rsidR="003B3068" w:rsidRDefault="003B3068" w:rsidP="003B3068">
      <w:pPr>
        <w:pStyle w:val="NormalnyIn"/>
        <w:ind w:firstLine="0"/>
        <w:rPr>
          <w:ins w:id="108" w:author="Sebastian Łuczak" w:date="2011-09-02T10:07:00Z"/>
        </w:rPr>
      </w:pPr>
      <w:ins w:id="109" w:author="Sebastian Łuczak" w:date="2011-09-02T10:07:00Z">
        <w:r>
          <w:t>Urodziłem się 21.06.1988r. w Warszawie. Po ukończeniu szkoły podstawowej, i gimnazjum, kontynuowałem naukę w XXVIII L.O. im. Jana Kochanowskiego w Warszawie. W szkole  średniej uczęszczałem do klasy o profilu matematyczno-fizyczno-informatycznym. W październiku 2007 r. rozpocząłem studia dzienne na Wydziale Elektroniki i Technik Informacyjnych Politechniki Warszawskiej.</w:t>
        </w:r>
      </w:ins>
    </w:p>
    <w:p w:rsidR="003B3068" w:rsidRDefault="003B3068" w:rsidP="003B3068">
      <w:pPr>
        <w:jc w:val="left"/>
        <w:rPr>
          <w:ins w:id="110" w:author="Sebastian Łuczak" w:date="2011-09-02T10:07:00Z"/>
        </w:rPr>
      </w:pPr>
    </w:p>
    <w:p w:rsidR="003B3068" w:rsidRDefault="003B3068" w:rsidP="003B3068">
      <w:pPr>
        <w:jc w:val="left"/>
        <w:rPr>
          <w:ins w:id="111" w:author="Sebastian Łuczak" w:date="2011-09-02T10:07:00Z"/>
        </w:rPr>
      </w:pPr>
    </w:p>
    <w:p w:rsidR="003B3068" w:rsidRDefault="003B3068" w:rsidP="003B3068">
      <w:pPr>
        <w:jc w:val="left"/>
        <w:rPr>
          <w:ins w:id="112" w:author="Sebastian Łuczak" w:date="2011-09-02T10:07:00Z"/>
        </w:rPr>
      </w:pPr>
    </w:p>
    <w:p w:rsidR="003B3068" w:rsidRDefault="003B3068" w:rsidP="003B3068">
      <w:pPr>
        <w:jc w:val="left"/>
        <w:rPr>
          <w:ins w:id="113" w:author="Sebastian Łuczak" w:date="2011-09-02T10:07:00Z"/>
        </w:rPr>
      </w:pPr>
    </w:p>
    <w:p w:rsidR="003B3068" w:rsidRDefault="003B3068" w:rsidP="003B3068">
      <w:pPr>
        <w:jc w:val="left"/>
        <w:rPr>
          <w:ins w:id="114" w:author="Sebastian Łuczak" w:date="2011-09-02T10:07:00Z"/>
        </w:rPr>
      </w:pPr>
    </w:p>
    <w:p w:rsidR="003B3068" w:rsidRDefault="003B3068" w:rsidP="003B3068">
      <w:pPr>
        <w:jc w:val="left"/>
        <w:rPr>
          <w:ins w:id="115" w:author="Sebastian Łuczak" w:date="2011-09-02T10:07:00Z"/>
        </w:rPr>
      </w:pPr>
    </w:p>
    <w:p w:rsidR="003B3068" w:rsidRDefault="003B3068" w:rsidP="003B3068">
      <w:pPr>
        <w:ind w:left="4248"/>
        <w:jc w:val="center"/>
        <w:rPr>
          <w:ins w:id="116" w:author="Sebastian Łuczak" w:date="2011-09-02T10:07:00Z"/>
        </w:rPr>
      </w:pPr>
      <w:ins w:id="117" w:author="Sebastian Łuczak" w:date="2011-09-02T10:07:00Z">
        <w:r>
          <w:t>………………………………</w:t>
        </w:r>
      </w:ins>
    </w:p>
    <w:p w:rsidR="003B3068" w:rsidRDefault="003B3068" w:rsidP="003B3068">
      <w:pPr>
        <w:ind w:left="3540" w:firstLine="708"/>
        <w:jc w:val="center"/>
        <w:rPr>
          <w:ins w:id="118" w:author="Sebastian Łuczak" w:date="2011-09-02T10:07:00Z"/>
        </w:rPr>
      </w:pPr>
      <w:ins w:id="119" w:author="Sebastian Łuczak" w:date="2011-09-02T10:07:00Z">
        <w:r>
          <w:t>Podpis</w:t>
        </w:r>
      </w:ins>
    </w:p>
    <w:p w:rsidR="003B3068" w:rsidRDefault="003B3068" w:rsidP="003B3068">
      <w:pPr>
        <w:jc w:val="left"/>
        <w:rPr>
          <w:ins w:id="120" w:author="Sebastian Łuczak" w:date="2011-09-02T10:07:00Z"/>
        </w:rPr>
      </w:pPr>
    </w:p>
    <w:p w:rsidR="003B3068" w:rsidRDefault="003B3068" w:rsidP="003B3068">
      <w:pPr>
        <w:jc w:val="left"/>
        <w:rPr>
          <w:ins w:id="121" w:author="Sebastian Łuczak" w:date="2011-09-02T10:07:00Z"/>
        </w:rPr>
      </w:pPr>
    </w:p>
    <w:p w:rsidR="003B3068" w:rsidRDefault="003B3068" w:rsidP="003B3068">
      <w:pPr>
        <w:jc w:val="left"/>
        <w:rPr>
          <w:ins w:id="122" w:author="Sebastian Łuczak" w:date="2011-09-02T10:07:00Z"/>
        </w:rPr>
      </w:pPr>
    </w:p>
    <w:p w:rsidR="003B3068" w:rsidRDefault="003B3068" w:rsidP="003B3068">
      <w:pPr>
        <w:jc w:val="left"/>
        <w:rPr>
          <w:ins w:id="123" w:author="Sebastian Łuczak" w:date="2011-09-02T10:07:00Z"/>
        </w:rPr>
      </w:pPr>
    </w:p>
    <w:p w:rsidR="003B3068" w:rsidRDefault="003B3068" w:rsidP="003B3068">
      <w:pPr>
        <w:jc w:val="left"/>
        <w:rPr>
          <w:ins w:id="124" w:author="Sebastian Łuczak" w:date="2011-09-02T10:07:00Z"/>
        </w:rPr>
      </w:pPr>
    </w:p>
    <w:p w:rsidR="003B3068" w:rsidRDefault="003B3068" w:rsidP="003B3068">
      <w:pPr>
        <w:jc w:val="left"/>
        <w:rPr>
          <w:ins w:id="125" w:author="Sebastian Łuczak" w:date="2011-09-02T10:07:00Z"/>
        </w:rPr>
      </w:pPr>
    </w:p>
    <w:p w:rsidR="003B3068" w:rsidRDefault="003B3068" w:rsidP="003B3068">
      <w:pPr>
        <w:jc w:val="left"/>
        <w:rPr>
          <w:ins w:id="126" w:author="Sebastian Łuczak" w:date="2011-09-02T10:07:00Z"/>
        </w:rPr>
      </w:pPr>
    </w:p>
    <w:p w:rsidR="003B3068" w:rsidRDefault="003B3068" w:rsidP="003B3068">
      <w:pPr>
        <w:jc w:val="left"/>
        <w:rPr>
          <w:ins w:id="127" w:author="Sebastian Łuczak" w:date="2011-09-02T10:07:00Z"/>
        </w:rPr>
      </w:pPr>
    </w:p>
    <w:p w:rsidR="003B3068" w:rsidRDefault="003B3068" w:rsidP="003B3068">
      <w:pPr>
        <w:jc w:val="left"/>
        <w:rPr>
          <w:ins w:id="128" w:author="Sebastian Łuczak" w:date="2011-09-02T10:07:00Z"/>
        </w:rPr>
      </w:pPr>
      <w:ins w:id="129" w:author="Sebastian Łuczak" w:date="2011-09-02T10:07:00Z">
        <w:r>
          <w:t xml:space="preserve">EGZAMIN DYPLOMOWY </w:t>
        </w:r>
      </w:ins>
    </w:p>
    <w:p w:rsidR="003B3068" w:rsidRDefault="003B3068" w:rsidP="003B3068">
      <w:pPr>
        <w:jc w:val="left"/>
        <w:rPr>
          <w:ins w:id="130" w:author="Sebastian Łuczak" w:date="2011-09-02T10:07:00Z"/>
        </w:rPr>
      </w:pPr>
      <w:ins w:id="131" w:author="Sebastian Łuczak" w:date="2011-09-02T10:07:00Z">
        <w:r>
          <w:t xml:space="preserve">Złożył egzamin dyplomowy w dniu  ………………… </w:t>
        </w:r>
      </w:ins>
    </w:p>
    <w:p w:rsidR="003B3068" w:rsidRDefault="003B3068" w:rsidP="003B3068">
      <w:pPr>
        <w:jc w:val="left"/>
        <w:rPr>
          <w:ins w:id="132" w:author="Sebastian Łuczak" w:date="2011-09-02T10:07:00Z"/>
        </w:rPr>
      </w:pPr>
      <w:ins w:id="133" w:author="Sebastian Łuczak" w:date="2011-09-02T10:07:00Z">
        <w:r>
          <w:t>Ogólny wynik studiów  ………………………………</w:t>
        </w:r>
      </w:ins>
      <w:ins w:id="134" w:author="Sebastian Łuczak" w:date="2011-09-02T10:08:00Z">
        <w:r>
          <w:t>…….</w:t>
        </w:r>
      </w:ins>
      <w:ins w:id="135" w:author="Sebastian Łuczak" w:date="2011-09-02T10:07:00Z">
        <w:r>
          <w:t xml:space="preserve"> </w:t>
        </w:r>
      </w:ins>
    </w:p>
    <w:p w:rsidR="00D15F0F" w:rsidRPr="00C37C2C" w:rsidDel="003B3068" w:rsidRDefault="003B3068" w:rsidP="003B3068">
      <w:pPr>
        <w:spacing w:line="276" w:lineRule="auto"/>
        <w:jc w:val="center"/>
        <w:rPr>
          <w:del w:id="136" w:author="Sebastian Łuczak" w:date="2011-09-02T10:07:00Z"/>
          <w:rFonts w:ascii="Times New Roman" w:hAnsi="Times New Roman"/>
          <w:b/>
          <w:sz w:val="20"/>
          <w:szCs w:val="20"/>
        </w:rPr>
      </w:pPr>
      <w:ins w:id="137" w:author="Sebastian Łuczak" w:date="2011-09-02T10:07:00Z">
        <w:r>
          <w:t>Dodatkowe uwagi i wnioski Komisji ………………………………………………………………………………………………………………………………………………………………………………………………………………………………………………………………………………………………………………………………………………………………………………………………………………………………………………………………………………………</w:t>
        </w:r>
        <w:r>
          <w:br w:type="page"/>
        </w:r>
      </w:ins>
      <w:del w:id="138" w:author="Sebastian Łuczak" w:date="2011-09-02T10:07:00Z">
        <w:r w:rsidR="00D15F0F" w:rsidRPr="00C37C2C" w:rsidDel="003B3068">
          <w:rPr>
            <w:rFonts w:ascii="Times New Roman" w:hAnsi="Times New Roman"/>
            <w:b/>
            <w:sz w:val="20"/>
            <w:szCs w:val="20"/>
          </w:rPr>
          <w:lastRenderedPageBreak/>
          <w:delText>Curriculum Vitae</w:delText>
        </w:r>
      </w:del>
    </w:p>
    <w:p w:rsidR="00D15F0F" w:rsidRPr="00C37C2C" w:rsidDel="003B3068" w:rsidRDefault="00D15F0F" w:rsidP="00D15F0F">
      <w:pPr>
        <w:spacing w:line="276" w:lineRule="auto"/>
        <w:rPr>
          <w:del w:id="139" w:author="Sebastian Łuczak" w:date="2011-09-02T10:07:00Z"/>
          <w:rFonts w:ascii="Times New Roman" w:hAnsi="Times New Roman"/>
          <w:b/>
          <w:sz w:val="20"/>
          <w:szCs w:val="20"/>
        </w:rPr>
      </w:pPr>
      <w:del w:id="140" w:author="Sebastian Łuczak" w:date="2011-09-02T10:07:00Z">
        <w:r w:rsidRPr="00C37C2C" w:rsidDel="003B3068">
          <w:rPr>
            <w:rFonts w:ascii="Times New Roman" w:hAnsi="Times New Roman"/>
            <w:b/>
            <w:sz w:val="20"/>
            <w:szCs w:val="20"/>
          </w:rPr>
          <w:delText>Dane personalne: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3630"/>
      </w:tblGrid>
      <w:tr w:rsidR="00D15F0F" w:rsidRPr="00C37C2C" w:rsidDel="003B3068" w:rsidTr="003B10C3">
        <w:trPr>
          <w:del w:id="141" w:author="Sebastian Łuczak" w:date="2011-09-02T10:07:00Z"/>
        </w:trPr>
        <w:tc>
          <w:tcPr>
            <w:tcW w:w="3794" w:type="dxa"/>
          </w:tcPr>
          <w:p w:rsidR="00D15F0F" w:rsidRPr="00C37C2C" w:rsidDel="003B3068" w:rsidRDefault="00D15F0F" w:rsidP="003B10C3">
            <w:pPr>
              <w:ind w:left="1560"/>
              <w:rPr>
                <w:del w:id="142" w:author="Sebastian Łuczak" w:date="2011-09-02T10:07:00Z"/>
                <w:rFonts w:ascii="Times New Roman" w:hAnsi="Times New Roman"/>
                <w:sz w:val="20"/>
                <w:szCs w:val="20"/>
              </w:rPr>
            </w:pPr>
            <w:del w:id="143" w:author="Sebastian Łuczak" w:date="2011-09-02T10:07:00Z">
              <w:r w:rsidRPr="00C37C2C" w:rsidDel="003B3068">
                <w:rPr>
                  <w:rFonts w:ascii="Times New Roman" w:hAnsi="Times New Roman"/>
                  <w:sz w:val="20"/>
                  <w:szCs w:val="20"/>
                </w:rPr>
                <w:delText>Imię i nazwisko:</w:delText>
              </w:r>
            </w:del>
          </w:p>
        </w:tc>
        <w:tc>
          <w:tcPr>
            <w:tcW w:w="3630" w:type="dxa"/>
          </w:tcPr>
          <w:p w:rsidR="00D15F0F" w:rsidRPr="00C37C2C" w:rsidDel="003B3068" w:rsidRDefault="00D15F0F" w:rsidP="003B10C3">
            <w:pPr>
              <w:rPr>
                <w:del w:id="144" w:author="Sebastian Łuczak" w:date="2011-09-02T10:07:00Z"/>
                <w:rFonts w:ascii="Times New Roman" w:hAnsi="Times New Roman"/>
                <w:sz w:val="20"/>
                <w:szCs w:val="20"/>
              </w:rPr>
            </w:pPr>
            <w:del w:id="145" w:author="Sebastian Łuczak" w:date="2011-09-02T10:07:00Z">
              <w:r w:rsidRPr="00C37C2C" w:rsidDel="003B3068">
                <w:rPr>
                  <w:rFonts w:ascii="Times New Roman" w:hAnsi="Times New Roman"/>
                  <w:sz w:val="20"/>
                  <w:szCs w:val="20"/>
                </w:rPr>
                <w:delText>Sebastian Łuczak</w:delText>
              </w:r>
            </w:del>
          </w:p>
        </w:tc>
      </w:tr>
      <w:tr w:rsidR="00D15F0F" w:rsidRPr="00C37C2C" w:rsidDel="003B3068" w:rsidTr="003B10C3">
        <w:trPr>
          <w:del w:id="146" w:author="Sebastian Łuczak" w:date="2011-09-02T10:07:00Z"/>
        </w:trPr>
        <w:tc>
          <w:tcPr>
            <w:tcW w:w="3794" w:type="dxa"/>
          </w:tcPr>
          <w:p w:rsidR="00D15F0F" w:rsidRPr="00C37C2C" w:rsidDel="003B3068" w:rsidRDefault="00D15F0F" w:rsidP="003B10C3">
            <w:pPr>
              <w:ind w:left="1560"/>
              <w:rPr>
                <w:del w:id="147" w:author="Sebastian Łuczak" w:date="2011-09-02T10:07:00Z"/>
                <w:rFonts w:ascii="Times New Roman" w:hAnsi="Times New Roman"/>
                <w:sz w:val="20"/>
                <w:szCs w:val="20"/>
              </w:rPr>
            </w:pPr>
            <w:del w:id="148" w:author="Sebastian Łuczak" w:date="2011-09-02T10:07:00Z">
              <w:r w:rsidRPr="00C37C2C" w:rsidDel="003B3068">
                <w:rPr>
                  <w:rFonts w:ascii="Times New Roman" w:hAnsi="Times New Roman"/>
                  <w:sz w:val="20"/>
                  <w:szCs w:val="20"/>
                </w:rPr>
                <w:delText>Adres zamieszkania:</w:delText>
              </w:r>
            </w:del>
          </w:p>
        </w:tc>
        <w:tc>
          <w:tcPr>
            <w:tcW w:w="3630" w:type="dxa"/>
          </w:tcPr>
          <w:p w:rsidR="00D15F0F" w:rsidRPr="00C37C2C" w:rsidDel="003B3068" w:rsidRDefault="00D15F0F" w:rsidP="003B10C3">
            <w:pPr>
              <w:rPr>
                <w:del w:id="149" w:author="Sebastian Łuczak" w:date="2011-09-02T10:07:00Z"/>
                <w:rFonts w:ascii="Times New Roman" w:hAnsi="Times New Roman"/>
                <w:sz w:val="20"/>
                <w:szCs w:val="20"/>
              </w:rPr>
            </w:pPr>
            <w:del w:id="150" w:author="Sebastian Łuczak" w:date="2011-09-02T10:07:00Z">
              <w:r w:rsidRPr="00C37C2C" w:rsidDel="003B3068">
                <w:rPr>
                  <w:rFonts w:ascii="Times New Roman" w:hAnsi="Times New Roman"/>
                  <w:sz w:val="20"/>
                  <w:szCs w:val="20"/>
                </w:rPr>
                <w:delText>J. S. Bacha 34a/22, 02-743 Warszawa</w:delText>
              </w:r>
            </w:del>
          </w:p>
        </w:tc>
      </w:tr>
      <w:tr w:rsidR="00D15F0F" w:rsidRPr="00C37C2C" w:rsidDel="003B3068" w:rsidTr="003B10C3">
        <w:trPr>
          <w:del w:id="151" w:author="Sebastian Łuczak" w:date="2011-09-02T10:07:00Z"/>
        </w:trPr>
        <w:tc>
          <w:tcPr>
            <w:tcW w:w="3794" w:type="dxa"/>
          </w:tcPr>
          <w:p w:rsidR="00D15F0F" w:rsidRPr="00C37C2C" w:rsidDel="003B3068" w:rsidRDefault="00D15F0F" w:rsidP="003B10C3">
            <w:pPr>
              <w:ind w:left="1560"/>
              <w:rPr>
                <w:del w:id="152" w:author="Sebastian Łuczak" w:date="2011-09-02T10:07:00Z"/>
                <w:rFonts w:ascii="Times New Roman" w:hAnsi="Times New Roman"/>
                <w:sz w:val="20"/>
                <w:szCs w:val="20"/>
              </w:rPr>
            </w:pPr>
            <w:del w:id="153" w:author="Sebastian Łuczak" w:date="2011-09-02T10:07:00Z">
              <w:r w:rsidRPr="00C37C2C" w:rsidDel="003B3068">
                <w:rPr>
                  <w:rFonts w:ascii="Times New Roman" w:hAnsi="Times New Roman"/>
                  <w:sz w:val="20"/>
                  <w:szCs w:val="20"/>
                </w:rPr>
                <w:delText>Telefon:</w:delText>
              </w:r>
            </w:del>
          </w:p>
        </w:tc>
        <w:tc>
          <w:tcPr>
            <w:tcW w:w="3630" w:type="dxa"/>
          </w:tcPr>
          <w:p w:rsidR="00D15F0F" w:rsidRPr="00C37C2C" w:rsidDel="003B3068" w:rsidRDefault="00D15F0F" w:rsidP="003B10C3">
            <w:pPr>
              <w:rPr>
                <w:del w:id="154" w:author="Sebastian Łuczak" w:date="2011-09-02T10:07:00Z"/>
                <w:rFonts w:ascii="Times New Roman" w:hAnsi="Times New Roman"/>
                <w:sz w:val="20"/>
                <w:szCs w:val="20"/>
              </w:rPr>
            </w:pPr>
            <w:del w:id="155" w:author="Sebastian Łuczak" w:date="2011-09-02T10:07:00Z">
              <w:r w:rsidRPr="00C37C2C" w:rsidDel="003B3068">
                <w:rPr>
                  <w:rFonts w:ascii="Times New Roman" w:hAnsi="Times New Roman"/>
                  <w:sz w:val="20"/>
                  <w:szCs w:val="20"/>
                </w:rPr>
                <w:delText>0 793 116 772</w:delText>
              </w:r>
            </w:del>
          </w:p>
        </w:tc>
      </w:tr>
      <w:tr w:rsidR="00D15F0F" w:rsidRPr="00C37C2C" w:rsidDel="003B3068" w:rsidTr="003B10C3">
        <w:trPr>
          <w:del w:id="156" w:author="Sebastian Łuczak" w:date="2011-09-02T10:07:00Z"/>
        </w:trPr>
        <w:tc>
          <w:tcPr>
            <w:tcW w:w="3794" w:type="dxa"/>
          </w:tcPr>
          <w:p w:rsidR="00D15F0F" w:rsidRPr="00C37C2C" w:rsidDel="003B3068" w:rsidRDefault="00D15F0F" w:rsidP="003B10C3">
            <w:pPr>
              <w:ind w:left="1560"/>
              <w:rPr>
                <w:del w:id="157" w:author="Sebastian Łuczak" w:date="2011-09-02T10:07:00Z"/>
                <w:rFonts w:ascii="Times New Roman" w:hAnsi="Times New Roman"/>
                <w:sz w:val="20"/>
                <w:szCs w:val="20"/>
              </w:rPr>
            </w:pPr>
            <w:del w:id="158" w:author="Sebastian Łuczak" w:date="2011-09-02T10:07:00Z">
              <w:r w:rsidRPr="00C37C2C" w:rsidDel="003B3068">
                <w:rPr>
                  <w:rFonts w:ascii="Times New Roman" w:hAnsi="Times New Roman"/>
                  <w:sz w:val="20"/>
                  <w:szCs w:val="20"/>
                </w:rPr>
                <w:delText>e-mail:</w:delText>
              </w:r>
            </w:del>
          </w:p>
        </w:tc>
        <w:tc>
          <w:tcPr>
            <w:tcW w:w="3630" w:type="dxa"/>
          </w:tcPr>
          <w:p w:rsidR="00D15F0F" w:rsidRPr="00C37C2C" w:rsidDel="003B3068" w:rsidRDefault="00D15F0F" w:rsidP="003B10C3">
            <w:pPr>
              <w:rPr>
                <w:del w:id="159" w:author="Sebastian Łuczak" w:date="2011-09-02T10:07:00Z"/>
                <w:rFonts w:ascii="Times New Roman" w:hAnsi="Times New Roman"/>
                <w:sz w:val="20"/>
                <w:szCs w:val="20"/>
              </w:rPr>
            </w:pPr>
            <w:del w:id="160" w:author="Sebastian Łuczak" w:date="2011-09-02T10:07:00Z">
              <w:r w:rsidRPr="00C37C2C" w:rsidDel="003B3068">
                <w:rPr>
                  <w:rFonts w:ascii="Times New Roman" w:hAnsi="Times New Roman"/>
                  <w:sz w:val="20"/>
                  <w:szCs w:val="20"/>
                </w:rPr>
                <w:delText>fester3000@gmail.com</w:delText>
              </w:r>
            </w:del>
          </w:p>
        </w:tc>
      </w:tr>
      <w:tr w:rsidR="00D15F0F" w:rsidRPr="00C37C2C" w:rsidDel="003B3068" w:rsidTr="003B10C3">
        <w:trPr>
          <w:del w:id="161" w:author="Sebastian Łuczak" w:date="2011-09-02T10:07:00Z"/>
        </w:trPr>
        <w:tc>
          <w:tcPr>
            <w:tcW w:w="3794" w:type="dxa"/>
          </w:tcPr>
          <w:p w:rsidR="00D15F0F" w:rsidRPr="00C37C2C" w:rsidDel="003B3068" w:rsidRDefault="00D15F0F" w:rsidP="003B10C3">
            <w:pPr>
              <w:ind w:left="1560" w:right="-108"/>
              <w:rPr>
                <w:del w:id="162" w:author="Sebastian Łuczak" w:date="2011-09-02T10:07:00Z"/>
                <w:rFonts w:ascii="Times New Roman" w:hAnsi="Times New Roman"/>
                <w:sz w:val="20"/>
                <w:szCs w:val="20"/>
              </w:rPr>
            </w:pPr>
            <w:del w:id="163" w:author="Sebastian Łuczak" w:date="2011-09-02T10:07:00Z">
              <w:r w:rsidRPr="00C37C2C" w:rsidDel="003B3068">
                <w:rPr>
                  <w:rFonts w:ascii="Times New Roman" w:hAnsi="Times New Roman"/>
                  <w:sz w:val="20"/>
                  <w:szCs w:val="20"/>
                </w:rPr>
                <w:delText>Data urodzenia:</w:delText>
              </w:r>
            </w:del>
          </w:p>
        </w:tc>
        <w:tc>
          <w:tcPr>
            <w:tcW w:w="3630" w:type="dxa"/>
          </w:tcPr>
          <w:p w:rsidR="00D15F0F" w:rsidRPr="00C37C2C" w:rsidDel="003B3068" w:rsidRDefault="00D15F0F" w:rsidP="003B10C3">
            <w:pPr>
              <w:rPr>
                <w:del w:id="164" w:author="Sebastian Łuczak" w:date="2011-09-02T10:07:00Z"/>
                <w:rFonts w:ascii="Times New Roman" w:hAnsi="Times New Roman"/>
                <w:sz w:val="20"/>
                <w:szCs w:val="20"/>
              </w:rPr>
            </w:pPr>
            <w:del w:id="165" w:author="Sebastian Łuczak" w:date="2011-09-02T10:07:00Z">
              <w:r w:rsidRPr="00C37C2C" w:rsidDel="003B3068">
                <w:rPr>
                  <w:rFonts w:ascii="Times New Roman" w:hAnsi="Times New Roman"/>
                  <w:sz w:val="20"/>
                  <w:szCs w:val="20"/>
                </w:rPr>
                <w:delText>21 czerwca 1988</w:delText>
              </w:r>
            </w:del>
          </w:p>
        </w:tc>
      </w:tr>
      <w:tr w:rsidR="00D15F0F" w:rsidRPr="00C37C2C" w:rsidDel="003B3068" w:rsidTr="003B10C3">
        <w:trPr>
          <w:del w:id="166" w:author="Sebastian Łuczak" w:date="2011-09-02T10:07:00Z"/>
        </w:trPr>
        <w:tc>
          <w:tcPr>
            <w:tcW w:w="3794" w:type="dxa"/>
          </w:tcPr>
          <w:p w:rsidR="00D15F0F" w:rsidRPr="00C37C2C" w:rsidDel="003B3068" w:rsidRDefault="00D15F0F" w:rsidP="003B10C3">
            <w:pPr>
              <w:ind w:left="1560" w:right="-108"/>
              <w:rPr>
                <w:del w:id="167" w:author="Sebastian Łuczak" w:date="2011-09-02T10:07:00Z"/>
                <w:rFonts w:ascii="Times New Roman" w:hAnsi="Times New Roman"/>
                <w:sz w:val="20"/>
                <w:szCs w:val="20"/>
              </w:rPr>
            </w:pPr>
            <w:del w:id="168" w:author="Sebastian Łuczak" w:date="2011-09-02T10:07:00Z">
              <w:r w:rsidRPr="00C37C2C" w:rsidDel="003B3068">
                <w:rPr>
                  <w:rFonts w:ascii="Times New Roman" w:hAnsi="Times New Roman"/>
                  <w:sz w:val="20"/>
                  <w:szCs w:val="20"/>
                </w:rPr>
                <w:delText>Stan cywilny:</w:delText>
              </w:r>
            </w:del>
          </w:p>
        </w:tc>
        <w:tc>
          <w:tcPr>
            <w:tcW w:w="3630" w:type="dxa"/>
          </w:tcPr>
          <w:p w:rsidR="00D15F0F" w:rsidRPr="00C37C2C" w:rsidDel="003B3068" w:rsidRDefault="00D15F0F" w:rsidP="003B10C3">
            <w:pPr>
              <w:rPr>
                <w:del w:id="169" w:author="Sebastian Łuczak" w:date="2011-09-02T10:07:00Z"/>
                <w:rFonts w:ascii="Times New Roman" w:hAnsi="Times New Roman"/>
                <w:sz w:val="20"/>
                <w:szCs w:val="20"/>
              </w:rPr>
            </w:pPr>
            <w:del w:id="170" w:author="Sebastian Łuczak" w:date="2011-09-02T10:07:00Z">
              <w:r w:rsidRPr="00C37C2C" w:rsidDel="003B3068">
                <w:rPr>
                  <w:rFonts w:ascii="Times New Roman" w:hAnsi="Times New Roman"/>
                  <w:sz w:val="20"/>
                  <w:szCs w:val="20"/>
                </w:rPr>
                <w:delText>wolny</w:delText>
              </w:r>
            </w:del>
          </w:p>
          <w:p w:rsidR="00D15F0F" w:rsidRPr="00C37C2C" w:rsidDel="003B3068" w:rsidRDefault="00D15F0F" w:rsidP="003B10C3">
            <w:pPr>
              <w:rPr>
                <w:del w:id="171"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172" w:author="Sebastian Łuczak" w:date="2011-09-02T10:07:00Z"/>
          <w:rFonts w:ascii="Times New Roman" w:hAnsi="Times New Roman"/>
          <w:b/>
          <w:sz w:val="20"/>
          <w:szCs w:val="20"/>
        </w:rPr>
      </w:pPr>
      <w:del w:id="173" w:author="Sebastian Łuczak" w:date="2011-09-02T10:07:00Z">
        <w:r w:rsidRPr="00C37C2C" w:rsidDel="003B3068">
          <w:rPr>
            <w:rFonts w:ascii="Times New Roman" w:hAnsi="Times New Roman"/>
            <w:b/>
            <w:sz w:val="20"/>
            <w:szCs w:val="20"/>
          </w:rPr>
          <w:delText>Wykształcenie:</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174" w:author="Sebastian Łuczak" w:date="2011-09-02T10:07:00Z"/>
        </w:trPr>
        <w:tc>
          <w:tcPr>
            <w:tcW w:w="3794" w:type="dxa"/>
          </w:tcPr>
          <w:p w:rsidR="00D15F0F" w:rsidRPr="00C37C2C" w:rsidDel="003B3068" w:rsidRDefault="00D15F0F" w:rsidP="003B10C3">
            <w:pPr>
              <w:ind w:left="1560"/>
              <w:rPr>
                <w:del w:id="175" w:author="Sebastian Łuczak" w:date="2011-09-02T10:07:00Z"/>
                <w:rFonts w:ascii="Times New Roman" w:hAnsi="Times New Roman"/>
                <w:sz w:val="20"/>
                <w:szCs w:val="20"/>
              </w:rPr>
            </w:pPr>
            <w:del w:id="176" w:author="Sebastian Łuczak" w:date="2011-09-02T10:07:00Z">
              <w:r w:rsidRPr="00C37C2C" w:rsidDel="003B3068">
                <w:rPr>
                  <w:rFonts w:ascii="Times New Roman" w:hAnsi="Times New Roman"/>
                  <w:sz w:val="20"/>
                  <w:szCs w:val="20"/>
                </w:rPr>
                <w:delText>2007 do dziś</w:delText>
              </w:r>
            </w:del>
          </w:p>
        </w:tc>
        <w:tc>
          <w:tcPr>
            <w:tcW w:w="5418" w:type="dxa"/>
          </w:tcPr>
          <w:p w:rsidR="00D15F0F" w:rsidRPr="00C37C2C" w:rsidDel="003B3068" w:rsidRDefault="00D15F0F" w:rsidP="00D15F0F">
            <w:pPr>
              <w:spacing w:after="120"/>
              <w:rPr>
                <w:del w:id="177" w:author="Sebastian Łuczak" w:date="2011-09-02T10:07:00Z"/>
                <w:rFonts w:ascii="Times New Roman" w:hAnsi="Times New Roman"/>
                <w:sz w:val="20"/>
                <w:szCs w:val="20"/>
              </w:rPr>
            </w:pPr>
            <w:del w:id="178" w:author="Sebastian Łuczak" w:date="2011-09-02T10:07:00Z">
              <w:r w:rsidRPr="00C37C2C" w:rsidDel="003B3068">
                <w:rPr>
                  <w:rFonts w:ascii="Times New Roman" w:hAnsi="Times New Roman"/>
                  <w:sz w:val="20"/>
                  <w:szCs w:val="20"/>
                </w:rPr>
                <w:delText>Politechnika Warszawska, Wydział Elektroniki i Technik Informacyjnych, specjalność: Sieci i systemy telekomunikacyjne</w:delText>
              </w:r>
            </w:del>
          </w:p>
        </w:tc>
      </w:tr>
      <w:tr w:rsidR="00D15F0F" w:rsidRPr="00C37C2C" w:rsidDel="003B3068" w:rsidTr="003B10C3">
        <w:trPr>
          <w:trHeight w:val="697"/>
          <w:del w:id="179" w:author="Sebastian Łuczak" w:date="2011-09-02T10:07:00Z"/>
        </w:trPr>
        <w:tc>
          <w:tcPr>
            <w:tcW w:w="3794" w:type="dxa"/>
          </w:tcPr>
          <w:p w:rsidR="00D15F0F" w:rsidRPr="00C37C2C" w:rsidDel="003B3068" w:rsidRDefault="00D15F0F" w:rsidP="003B10C3">
            <w:pPr>
              <w:ind w:left="1560"/>
              <w:rPr>
                <w:del w:id="180" w:author="Sebastian Łuczak" w:date="2011-09-02T10:07:00Z"/>
                <w:rFonts w:ascii="Times New Roman" w:hAnsi="Times New Roman"/>
                <w:sz w:val="20"/>
                <w:szCs w:val="20"/>
              </w:rPr>
            </w:pPr>
            <w:del w:id="181" w:author="Sebastian Łuczak" w:date="2011-09-02T10:07:00Z">
              <w:r w:rsidRPr="00C37C2C" w:rsidDel="003B3068">
                <w:rPr>
                  <w:rFonts w:ascii="Times New Roman" w:hAnsi="Times New Roman"/>
                  <w:sz w:val="20"/>
                  <w:szCs w:val="20"/>
                </w:rPr>
                <w:delText>2005 – 2007</w:delText>
              </w:r>
            </w:del>
          </w:p>
        </w:tc>
        <w:tc>
          <w:tcPr>
            <w:tcW w:w="5418" w:type="dxa"/>
          </w:tcPr>
          <w:p w:rsidR="00D15F0F" w:rsidRPr="00C37C2C" w:rsidDel="003B3068" w:rsidRDefault="00D15F0F" w:rsidP="003B10C3">
            <w:pPr>
              <w:rPr>
                <w:del w:id="182" w:author="Sebastian Łuczak" w:date="2011-09-02T10:07:00Z"/>
                <w:rFonts w:ascii="Times New Roman" w:hAnsi="Times New Roman"/>
                <w:sz w:val="20"/>
                <w:szCs w:val="20"/>
              </w:rPr>
            </w:pPr>
            <w:del w:id="183" w:author="Sebastian Łuczak" w:date="2011-09-02T10:07:00Z">
              <w:r w:rsidRPr="00C37C2C" w:rsidDel="003B3068">
                <w:rPr>
                  <w:rFonts w:ascii="Times New Roman" w:hAnsi="Times New Roman"/>
                  <w:sz w:val="20"/>
                  <w:szCs w:val="20"/>
                </w:rPr>
                <w:delText>XXVIII Liceum Ogólnokształcące im. Jana Kochanowskiego w Warszawie</w:delText>
              </w:r>
            </w:del>
          </w:p>
          <w:p w:rsidR="00D15F0F" w:rsidRPr="00C37C2C" w:rsidDel="003B3068" w:rsidRDefault="00D15F0F" w:rsidP="003B10C3">
            <w:pPr>
              <w:rPr>
                <w:del w:id="184" w:author="Sebastian Łuczak" w:date="2011-09-02T10:07:00Z"/>
                <w:rFonts w:ascii="Times New Roman" w:hAnsi="Times New Roman"/>
                <w:sz w:val="20"/>
                <w:szCs w:val="20"/>
              </w:rPr>
            </w:pPr>
          </w:p>
        </w:tc>
      </w:tr>
      <w:tr w:rsidR="00D15F0F" w:rsidRPr="00C37C2C" w:rsidDel="003B3068" w:rsidTr="003B10C3">
        <w:trPr>
          <w:del w:id="185" w:author="Sebastian Łuczak" w:date="2011-09-02T10:07:00Z"/>
        </w:trPr>
        <w:tc>
          <w:tcPr>
            <w:tcW w:w="3794" w:type="dxa"/>
          </w:tcPr>
          <w:p w:rsidR="00D15F0F" w:rsidRPr="00C37C2C" w:rsidDel="003B3068" w:rsidRDefault="00D15F0F" w:rsidP="003B10C3">
            <w:pPr>
              <w:spacing w:line="276" w:lineRule="auto"/>
              <w:rPr>
                <w:del w:id="186" w:author="Sebastian Łuczak" w:date="2011-09-02T10:07:00Z"/>
                <w:rFonts w:ascii="Times New Roman" w:hAnsi="Times New Roman"/>
                <w:b/>
                <w:sz w:val="20"/>
                <w:szCs w:val="20"/>
              </w:rPr>
            </w:pPr>
            <w:del w:id="187" w:author="Sebastian Łuczak" w:date="2011-09-02T10:07:00Z">
              <w:r w:rsidRPr="00C37C2C" w:rsidDel="003B3068">
                <w:rPr>
                  <w:rFonts w:ascii="Times New Roman" w:hAnsi="Times New Roman"/>
                  <w:b/>
                  <w:sz w:val="20"/>
                  <w:szCs w:val="20"/>
                </w:rPr>
                <w:delText>Doświadczenie zawodowe:</w:delText>
              </w:r>
            </w:del>
          </w:p>
        </w:tc>
        <w:tc>
          <w:tcPr>
            <w:tcW w:w="5418" w:type="dxa"/>
          </w:tcPr>
          <w:p w:rsidR="00D15F0F" w:rsidRPr="00C37C2C" w:rsidDel="003B3068" w:rsidRDefault="00D15F0F" w:rsidP="003B10C3">
            <w:pPr>
              <w:rPr>
                <w:del w:id="188" w:author="Sebastian Łuczak" w:date="2011-09-02T10:07:00Z"/>
                <w:rFonts w:ascii="Times New Roman" w:hAnsi="Times New Roman"/>
                <w:sz w:val="20"/>
                <w:szCs w:val="20"/>
              </w:rPr>
            </w:pPr>
          </w:p>
        </w:tc>
      </w:tr>
      <w:tr w:rsidR="00D15F0F" w:rsidRPr="00C37C2C" w:rsidDel="003B3068" w:rsidTr="003B10C3">
        <w:trPr>
          <w:trHeight w:val="1238"/>
          <w:del w:id="189" w:author="Sebastian Łuczak" w:date="2011-09-02T10:07:00Z"/>
        </w:trPr>
        <w:tc>
          <w:tcPr>
            <w:tcW w:w="3794" w:type="dxa"/>
          </w:tcPr>
          <w:p w:rsidR="00D15F0F" w:rsidRPr="00C37C2C" w:rsidDel="003B3068" w:rsidRDefault="00D15F0F" w:rsidP="00FC62BF">
            <w:pPr>
              <w:ind w:left="1560"/>
              <w:rPr>
                <w:del w:id="190" w:author="Sebastian Łuczak" w:date="2011-09-02T10:07:00Z"/>
                <w:rFonts w:ascii="Times New Roman" w:hAnsi="Times New Roman"/>
                <w:sz w:val="20"/>
                <w:szCs w:val="20"/>
              </w:rPr>
            </w:pPr>
            <w:del w:id="191" w:author="Sebastian Łuczak" w:date="2011-09-02T10:07:00Z">
              <w:r w:rsidRPr="00C37C2C" w:rsidDel="003B3068">
                <w:rPr>
                  <w:rFonts w:ascii="Times New Roman" w:hAnsi="Times New Roman"/>
                  <w:sz w:val="20"/>
                  <w:szCs w:val="20"/>
                </w:rPr>
                <w:delText xml:space="preserve">2008 </w:delText>
              </w:r>
              <w:r w:rsidR="00FC62BF" w:rsidRPr="00C37C2C" w:rsidDel="003B3068">
                <w:rPr>
                  <w:rFonts w:ascii="Times New Roman" w:hAnsi="Times New Roman"/>
                  <w:sz w:val="20"/>
                  <w:szCs w:val="20"/>
                </w:rPr>
                <w:delText>do dziś</w:delText>
              </w:r>
            </w:del>
          </w:p>
        </w:tc>
        <w:tc>
          <w:tcPr>
            <w:tcW w:w="5418" w:type="dxa"/>
          </w:tcPr>
          <w:p w:rsidR="00D15F0F" w:rsidRPr="00C37C2C" w:rsidDel="003B3068" w:rsidRDefault="00D15F0F" w:rsidP="003B10C3">
            <w:pPr>
              <w:rPr>
                <w:del w:id="192" w:author="Sebastian Łuczak" w:date="2011-09-02T10:07:00Z"/>
                <w:rFonts w:ascii="Times New Roman" w:hAnsi="Times New Roman"/>
                <w:sz w:val="20"/>
                <w:szCs w:val="20"/>
                <w:u w:val="single"/>
              </w:rPr>
            </w:pPr>
            <w:del w:id="193" w:author="Sebastian Łuczak" w:date="2011-09-02T10:07:00Z">
              <w:r w:rsidRPr="00C37C2C" w:rsidDel="003B3068">
                <w:rPr>
                  <w:rFonts w:ascii="Times New Roman" w:hAnsi="Times New Roman"/>
                  <w:sz w:val="20"/>
                  <w:szCs w:val="20"/>
                  <w:u w:val="single"/>
                </w:rPr>
                <w:delText>CD Projekt RED</w:delText>
              </w:r>
            </w:del>
          </w:p>
          <w:p w:rsidR="00D15F0F" w:rsidRPr="00C37C2C" w:rsidDel="003B3068" w:rsidRDefault="00D15F0F" w:rsidP="00D15F0F">
            <w:pPr>
              <w:rPr>
                <w:del w:id="194" w:author="Sebastian Łuczak" w:date="2011-09-02T10:07:00Z"/>
                <w:rFonts w:ascii="Times New Roman" w:hAnsi="Times New Roman"/>
                <w:sz w:val="20"/>
                <w:szCs w:val="20"/>
              </w:rPr>
            </w:pPr>
            <w:del w:id="195" w:author="Sebastian Łuczak" w:date="2011-09-02T10:07:00Z">
              <w:r w:rsidRPr="00C37C2C" w:rsidDel="003B3068">
                <w:rPr>
                  <w:rFonts w:ascii="Times New Roman" w:hAnsi="Times New Roman"/>
                  <w:sz w:val="20"/>
                  <w:szCs w:val="20"/>
                </w:rPr>
                <w:delText>Praca na stanowisku Quest Designer przy rozwijaniu fabuły, prototypowaniu i implementowaniu elementów projektu Wiedźmin 2: Zabójcy Królów w oparciu o autorski silnik</w:delText>
              </w:r>
            </w:del>
          </w:p>
        </w:tc>
      </w:tr>
      <w:tr w:rsidR="00D15F0F" w:rsidRPr="00C37C2C" w:rsidDel="003B3068" w:rsidTr="003B10C3">
        <w:trPr>
          <w:del w:id="196" w:author="Sebastian Łuczak" w:date="2011-09-02T10:07:00Z"/>
        </w:trPr>
        <w:tc>
          <w:tcPr>
            <w:tcW w:w="3794" w:type="dxa"/>
          </w:tcPr>
          <w:p w:rsidR="00D15F0F" w:rsidRPr="00C37C2C" w:rsidDel="003B3068" w:rsidRDefault="00D15F0F" w:rsidP="003B10C3">
            <w:pPr>
              <w:ind w:left="1560"/>
              <w:rPr>
                <w:del w:id="197" w:author="Sebastian Łuczak" w:date="2011-09-02T10:07:00Z"/>
                <w:rFonts w:ascii="Times New Roman" w:hAnsi="Times New Roman"/>
                <w:sz w:val="20"/>
                <w:szCs w:val="20"/>
              </w:rPr>
            </w:pPr>
            <w:del w:id="198" w:author="Sebastian Łuczak" w:date="2011-09-02T10:07:00Z">
              <w:r w:rsidRPr="00C37C2C" w:rsidDel="003B3068">
                <w:rPr>
                  <w:rFonts w:ascii="Times New Roman" w:hAnsi="Times New Roman"/>
                  <w:sz w:val="20"/>
                  <w:szCs w:val="20"/>
                </w:rPr>
                <w:delText>2007</w:delText>
              </w:r>
            </w:del>
          </w:p>
        </w:tc>
        <w:tc>
          <w:tcPr>
            <w:tcW w:w="5418" w:type="dxa"/>
          </w:tcPr>
          <w:p w:rsidR="00D15F0F" w:rsidRPr="003B3068" w:rsidDel="003B3068" w:rsidRDefault="002436F7" w:rsidP="003B10C3">
            <w:pPr>
              <w:keepNext/>
              <w:keepLines/>
              <w:spacing w:before="200"/>
              <w:outlineLvl w:val="4"/>
              <w:rPr>
                <w:del w:id="199" w:author="Sebastian Łuczak" w:date="2011-09-02T10:07:00Z"/>
                <w:rFonts w:ascii="Times New Roman" w:hAnsi="Times New Roman"/>
                <w:sz w:val="20"/>
                <w:szCs w:val="20"/>
                <w:u w:val="single"/>
                <w:rPrChange w:id="200" w:author="Sebastian Łuczak" w:date="2011-09-02T10:07:00Z">
                  <w:rPr>
                    <w:del w:id="201" w:author="Sebastian Łuczak" w:date="2011-09-02T10:07:00Z"/>
                    <w:rFonts w:ascii="Times New Roman" w:eastAsiaTheme="majorEastAsia" w:hAnsi="Times New Roman" w:cstheme="majorBidi"/>
                    <w:color w:val="243F60" w:themeColor="accent1" w:themeShade="7F"/>
                    <w:sz w:val="20"/>
                    <w:szCs w:val="20"/>
                    <w:u w:val="single"/>
                    <w:lang w:val="en-US"/>
                  </w:rPr>
                </w:rPrChange>
              </w:rPr>
            </w:pPr>
            <w:del w:id="202" w:author="Sebastian Łuczak" w:date="2011-09-02T10:07:00Z">
              <w:r w:rsidRPr="002436F7">
                <w:rPr>
                  <w:rFonts w:ascii="Times New Roman" w:hAnsi="Times New Roman"/>
                  <w:sz w:val="20"/>
                  <w:szCs w:val="20"/>
                  <w:u w:val="single"/>
                  <w:rPrChange w:id="203" w:author="Sebastian Łuczak" w:date="2011-09-02T10:07:00Z">
                    <w:rPr>
                      <w:rFonts w:ascii="Times New Roman" w:hAnsi="Times New Roman"/>
                      <w:sz w:val="20"/>
                      <w:szCs w:val="20"/>
                      <w:u w:val="single"/>
                      <w:lang w:val="en-US"/>
                    </w:rPr>
                  </w:rPrChange>
                </w:rPr>
                <w:delText>Sylogic business intelligence</w:delText>
              </w:r>
            </w:del>
          </w:p>
          <w:p w:rsidR="00D15F0F" w:rsidRPr="00C37C2C" w:rsidDel="003B3068" w:rsidRDefault="00D15F0F" w:rsidP="003B10C3">
            <w:pPr>
              <w:spacing w:after="120"/>
              <w:rPr>
                <w:del w:id="204" w:author="Sebastian Łuczak" w:date="2011-09-02T10:07:00Z"/>
                <w:rFonts w:ascii="Times New Roman" w:hAnsi="Times New Roman"/>
                <w:sz w:val="20"/>
                <w:szCs w:val="20"/>
              </w:rPr>
            </w:pPr>
            <w:del w:id="205" w:author="Sebastian Łuczak" w:date="2011-09-02T10:07:00Z">
              <w:r w:rsidRPr="00C37C2C" w:rsidDel="003B3068">
                <w:rPr>
                  <w:rFonts w:ascii="Times New Roman" w:hAnsi="Times New Roman"/>
                  <w:sz w:val="20"/>
                  <w:szCs w:val="20"/>
                </w:rPr>
                <w:delText>Budowa portalu www.bridgeagency.pl (web development), serwis sprzętu komputerowego</w:delText>
              </w:r>
            </w:del>
          </w:p>
        </w:tc>
      </w:tr>
      <w:tr w:rsidR="00D15F0F" w:rsidRPr="00C37C2C" w:rsidDel="003B3068" w:rsidTr="003B10C3">
        <w:trPr>
          <w:del w:id="206" w:author="Sebastian Łuczak" w:date="2011-09-02T10:07:00Z"/>
        </w:trPr>
        <w:tc>
          <w:tcPr>
            <w:tcW w:w="3794" w:type="dxa"/>
          </w:tcPr>
          <w:p w:rsidR="00D15F0F" w:rsidRPr="00C37C2C" w:rsidDel="003B3068" w:rsidRDefault="00D15F0F" w:rsidP="003B10C3">
            <w:pPr>
              <w:ind w:left="1560"/>
              <w:rPr>
                <w:del w:id="207" w:author="Sebastian Łuczak" w:date="2011-09-02T10:07:00Z"/>
                <w:rFonts w:ascii="Times New Roman" w:hAnsi="Times New Roman"/>
                <w:sz w:val="20"/>
                <w:szCs w:val="20"/>
              </w:rPr>
            </w:pPr>
            <w:del w:id="208" w:author="Sebastian Łuczak" w:date="2011-09-02T10:07:00Z">
              <w:r w:rsidRPr="00C37C2C" w:rsidDel="003B3068">
                <w:rPr>
                  <w:rFonts w:ascii="Times New Roman" w:hAnsi="Times New Roman"/>
                  <w:sz w:val="20"/>
                  <w:szCs w:val="20"/>
                </w:rPr>
                <w:delText>2004 – 2007</w:delText>
              </w:r>
            </w:del>
          </w:p>
        </w:tc>
        <w:tc>
          <w:tcPr>
            <w:tcW w:w="5418" w:type="dxa"/>
          </w:tcPr>
          <w:p w:rsidR="00D15F0F" w:rsidRPr="00C37C2C" w:rsidDel="003B3068" w:rsidRDefault="00D15F0F" w:rsidP="003B10C3">
            <w:pPr>
              <w:pStyle w:val="TableContents"/>
              <w:rPr>
                <w:del w:id="209" w:author="Sebastian Łuczak" w:date="2011-09-02T10:07:00Z"/>
                <w:rFonts w:ascii="Times New Roman" w:hAnsi="Times New Roman" w:cs="Times New Roman"/>
                <w:sz w:val="20"/>
                <w:szCs w:val="20"/>
                <w:u w:val="single"/>
              </w:rPr>
            </w:pPr>
            <w:del w:id="210" w:author="Sebastian Łuczak" w:date="2011-09-02T10:07:00Z">
              <w:r w:rsidRPr="00C37C2C" w:rsidDel="003B3068">
                <w:rPr>
                  <w:rFonts w:ascii="Times New Roman" w:hAnsi="Times New Roman" w:cs="Times New Roman"/>
                  <w:sz w:val="20"/>
                  <w:szCs w:val="20"/>
                  <w:u w:val="single"/>
                </w:rPr>
                <w:delText>FOSS Polska</w:delText>
              </w:r>
            </w:del>
          </w:p>
          <w:p w:rsidR="00D15F0F" w:rsidRPr="00C37C2C" w:rsidDel="003B3068" w:rsidRDefault="00D15F0F" w:rsidP="003B10C3">
            <w:pPr>
              <w:pStyle w:val="TableContents"/>
              <w:spacing w:after="120"/>
              <w:rPr>
                <w:del w:id="211" w:author="Sebastian Łuczak" w:date="2011-09-02T10:07:00Z"/>
                <w:rFonts w:ascii="Times New Roman" w:hAnsi="Times New Roman" w:cs="Times New Roman"/>
                <w:sz w:val="20"/>
                <w:szCs w:val="20"/>
              </w:rPr>
            </w:pPr>
            <w:del w:id="212" w:author="Sebastian Łuczak" w:date="2011-09-02T10:07:00Z">
              <w:r w:rsidRPr="00C37C2C" w:rsidDel="003B3068">
                <w:rPr>
                  <w:rFonts w:ascii="Times New Roman" w:hAnsi="Times New Roman" w:cs="Times New Roman"/>
                  <w:sz w:val="20"/>
                  <w:szCs w:val="20"/>
                </w:rPr>
                <w:delText>Sezonowa praca w dziale logistyki polegająca na przyjmowaniu i wydawaniu towarów, oraz pomocy w pracach biurowych</w:delText>
              </w:r>
            </w:del>
          </w:p>
        </w:tc>
      </w:tr>
      <w:tr w:rsidR="00D15F0F" w:rsidRPr="00C37C2C" w:rsidDel="003B3068" w:rsidTr="003B10C3">
        <w:trPr>
          <w:del w:id="213" w:author="Sebastian Łuczak" w:date="2011-09-02T10:07:00Z"/>
        </w:trPr>
        <w:tc>
          <w:tcPr>
            <w:tcW w:w="3794" w:type="dxa"/>
          </w:tcPr>
          <w:p w:rsidR="00D15F0F" w:rsidRPr="00C37C2C" w:rsidDel="003B3068" w:rsidRDefault="00D15F0F" w:rsidP="003B10C3">
            <w:pPr>
              <w:ind w:left="1560" w:right="-108"/>
              <w:rPr>
                <w:del w:id="214" w:author="Sebastian Łuczak" w:date="2011-09-02T10:07:00Z"/>
                <w:rFonts w:ascii="Times New Roman" w:hAnsi="Times New Roman"/>
                <w:sz w:val="20"/>
                <w:szCs w:val="20"/>
              </w:rPr>
            </w:pPr>
            <w:del w:id="215" w:author="Sebastian Łuczak" w:date="2011-09-02T10:07:00Z">
              <w:r w:rsidRPr="00C37C2C" w:rsidDel="003B3068">
                <w:rPr>
                  <w:rFonts w:ascii="Times New Roman" w:hAnsi="Times New Roman"/>
                  <w:sz w:val="20"/>
                  <w:szCs w:val="20"/>
                </w:rPr>
                <w:delText>2005 – 2006</w:delText>
              </w:r>
            </w:del>
          </w:p>
        </w:tc>
        <w:tc>
          <w:tcPr>
            <w:tcW w:w="5418" w:type="dxa"/>
          </w:tcPr>
          <w:p w:rsidR="00D15F0F" w:rsidRPr="00C37C2C" w:rsidDel="003B3068" w:rsidRDefault="00D15F0F" w:rsidP="003B10C3">
            <w:pPr>
              <w:rPr>
                <w:del w:id="216" w:author="Sebastian Łuczak" w:date="2011-09-02T10:07:00Z"/>
                <w:rFonts w:ascii="Times New Roman" w:hAnsi="Times New Roman"/>
                <w:sz w:val="20"/>
                <w:szCs w:val="20"/>
              </w:rPr>
            </w:pPr>
            <w:del w:id="217" w:author="Sebastian Łuczak" w:date="2011-09-02T10:07:00Z">
              <w:r w:rsidRPr="00C37C2C" w:rsidDel="003B3068">
                <w:rPr>
                  <w:rFonts w:ascii="Times New Roman" w:hAnsi="Times New Roman"/>
                  <w:sz w:val="20"/>
                  <w:szCs w:val="20"/>
                </w:rPr>
                <w:delText>Przewodnictwo Szkolnemu Zarządowi Uczniowskiemu</w:delText>
              </w:r>
            </w:del>
          </w:p>
          <w:p w:rsidR="00D15F0F" w:rsidRPr="00C37C2C" w:rsidDel="003B3068" w:rsidRDefault="00D15F0F" w:rsidP="003B10C3">
            <w:pPr>
              <w:spacing w:after="120"/>
              <w:rPr>
                <w:del w:id="218" w:author="Sebastian Łuczak" w:date="2011-09-02T10:07:00Z"/>
                <w:rFonts w:ascii="Times New Roman" w:hAnsi="Times New Roman"/>
                <w:sz w:val="20"/>
                <w:szCs w:val="20"/>
              </w:rPr>
            </w:pPr>
          </w:p>
        </w:tc>
      </w:tr>
    </w:tbl>
    <w:p w:rsidR="00D15F0F" w:rsidRPr="00C37C2C" w:rsidDel="003B3068" w:rsidRDefault="00D15F0F" w:rsidP="00D15F0F">
      <w:pPr>
        <w:spacing w:line="276" w:lineRule="auto"/>
        <w:rPr>
          <w:del w:id="219" w:author="Sebastian Łuczak" w:date="2011-09-02T10:07:00Z"/>
          <w:rFonts w:ascii="Times New Roman" w:hAnsi="Times New Roman"/>
          <w:b/>
          <w:sz w:val="20"/>
          <w:szCs w:val="20"/>
        </w:rPr>
      </w:pPr>
      <w:del w:id="220" w:author="Sebastian Łuczak" w:date="2011-09-02T10:07:00Z">
        <w:r w:rsidRPr="00C37C2C" w:rsidDel="003B3068">
          <w:rPr>
            <w:rFonts w:ascii="Times New Roman" w:hAnsi="Times New Roman"/>
            <w:b/>
            <w:sz w:val="20"/>
            <w:szCs w:val="20"/>
          </w:rPr>
          <w:delText>Dodatkowe umiejętności:</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3B10C3">
        <w:trPr>
          <w:del w:id="221" w:author="Sebastian Łuczak" w:date="2011-09-02T10:07:00Z"/>
        </w:trPr>
        <w:tc>
          <w:tcPr>
            <w:tcW w:w="3794" w:type="dxa"/>
          </w:tcPr>
          <w:p w:rsidR="00D15F0F" w:rsidRPr="00C37C2C" w:rsidDel="003B3068" w:rsidRDefault="00D15F0F" w:rsidP="003B10C3">
            <w:pPr>
              <w:ind w:left="1560"/>
              <w:rPr>
                <w:del w:id="222" w:author="Sebastian Łuczak" w:date="2011-09-02T10:07:00Z"/>
                <w:rFonts w:ascii="Times New Roman" w:hAnsi="Times New Roman"/>
                <w:sz w:val="20"/>
                <w:szCs w:val="20"/>
              </w:rPr>
            </w:pPr>
            <w:del w:id="223" w:author="Sebastian Łuczak" w:date="2011-09-02T10:07:00Z">
              <w:r w:rsidRPr="00C37C2C" w:rsidDel="003B3068">
                <w:rPr>
                  <w:rFonts w:ascii="Times New Roman" w:hAnsi="Times New Roman"/>
                  <w:sz w:val="20"/>
                  <w:szCs w:val="20"/>
                </w:rPr>
                <w:delText>języki:</w:delText>
              </w:r>
            </w:del>
          </w:p>
        </w:tc>
        <w:tc>
          <w:tcPr>
            <w:tcW w:w="5418" w:type="dxa"/>
          </w:tcPr>
          <w:p w:rsidR="00D15F0F" w:rsidRPr="00C37C2C" w:rsidDel="003B3068" w:rsidRDefault="00D15F0F" w:rsidP="003B10C3">
            <w:pPr>
              <w:pStyle w:val="TableContents"/>
              <w:rPr>
                <w:del w:id="224" w:author="Sebastian Łuczak" w:date="2011-09-02T10:07:00Z"/>
                <w:rFonts w:ascii="Times New Roman" w:hAnsi="Times New Roman" w:cs="Times New Roman"/>
                <w:sz w:val="20"/>
                <w:szCs w:val="20"/>
              </w:rPr>
            </w:pPr>
            <w:del w:id="225" w:author="Sebastian Łuczak" w:date="2011-09-02T10:07:00Z">
              <w:r w:rsidRPr="00C37C2C" w:rsidDel="003B3068">
                <w:rPr>
                  <w:rFonts w:ascii="Times New Roman" w:hAnsi="Times New Roman" w:cs="Times New Roman"/>
                  <w:sz w:val="20"/>
                  <w:szCs w:val="20"/>
                </w:rPr>
                <w:delText xml:space="preserve">– </w:delText>
              </w:r>
              <w:r w:rsidR="00B1622B" w:rsidRPr="00C37C2C" w:rsidDel="003B3068">
                <w:rPr>
                  <w:rFonts w:ascii="Times New Roman" w:hAnsi="Times New Roman" w:cs="Times New Roman"/>
                  <w:sz w:val="20"/>
                  <w:szCs w:val="20"/>
                </w:rPr>
                <w:delText>biegła</w:delText>
              </w:r>
              <w:r w:rsidRPr="00C37C2C" w:rsidDel="003B3068">
                <w:rPr>
                  <w:rFonts w:ascii="Times New Roman" w:hAnsi="Times New Roman" w:cs="Times New Roman"/>
                  <w:sz w:val="20"/>
                  <w:szCs w:val="20"/>
                </w:rPr>
                <w:delText xml:space="preserve"> znajomość języka angielskiego</w:delText>
              </w:r>
            </w:del>
          </w:p>
          <w:p w:rsidR="00D15F0F" w:rsidRPr="00C37C2C" w:rsidDel="003B3068" w:rsidRDefault="00D15F0F" w:rsidP="003B10C3">
            <w:pPr>
              <w:pStyle w:val="TableContents"/>
              <w:rPr>
                <w:del w:id="226" w:author="Sebastian Łuczak" w:date="2011-09-02T10:07:00Z"/>
                <w:rFonts w:ascii="Times New Roman" w:hAnsi="Times New Roman" w:cs="Times New Roman"/>
                <w:sz w:val="20"/>
                <w:szCs w:val="20"/>
              </w:rPr>
            </w:pPr>
            <w:del w:id="227" w:author="Sebastian Łuczak" w:date="2011-09-02T10:07:00Z">
              <w:r w:rsidRPr="00C37C2C" w:rsidDel="003B3068">
                <w:rPr>
                  <w:rFonts w:ascii="Times New Roman" w:hAnsi="Times New Roman" w:cs="Times New Roman"/>
                  <w:sz w:val="20"/>
                  <w:szCs w:val="20"/>
                </w:rPr>
                <w:delText>– podstawowa znajomość języka rosyjskiego</w:delText>
              </w:r>
            </w:del>
          </w:p>
          <w:p w:rsidR="00D15F0F" w:rsidRPr="00C37C2C" w:rsidDel="003B3068" w:rsidRDefault="00D15F0F" w:rsidP="003B10C3">
            <w:pPr>
              <w:pStyle w:val="TableContents"/>
              <w:rPr>
                <w:del w:id="228" w:author="Sebastian Łuczak" w:date="2011-09-02T10:07:00Z"/>
                <w:rFonts w:ascii="Times New Roman" w:hAnsi="Times New Roman" w:cs="Times New Roman"/>
                <w:sz w:val="20"/>
                <w:szCs w:val="20"/>
              </w:rPr>
            </w:pPr>
          </w:p>
        </w:tc>
      </w:tr>
      <w:tr w:rsidR="00D15F0F" w:rsidRPr="00C37C2C" w:rsidDel="003B3068" w:rsidTr="003B10C3">
        <w:trPr>
          <w:del w:id="229" w:author="Sebastian Łuczak" w:date="2011-09-02T10:07:00Z"/>
        </w:trPr>
        <w:tc>
          <w:tcPr>
            <w:tcW w:w="3794" w:type="dxa"/>
          </w:tcPr>
          <w:p w:rsidR="00D15F0F" w:rsidRPr="00C37C2C" w:rsidDel="003B3068" w:rsidRDefault="00D15F0F" w:rsidP="003B10C3">
            <w:pPr>
              <w:ind w:left="1560"/>
              <w:rPr>
                <w:del w:id="230" w:author="Sebastian Łuczak" w:date="2011-09-02T10:07:00Z"/>
                <w:rFonts w:ascii="Times New Roman" w:hAnsi="Times New Roman"/>
                <w:sz w:val="20"/>
                <w:szCs w:val="20"/>
              </w:rPr>
            </w:pPr>
            <w:del w:id="231" w:author="Sebastian Łuczak" w:date="2011-09-02T10:07:00Z">
              <w:r w:rsidRPr="00C37C2C" w:rsidDel="003B3068">
                <w:rPr>
                  <w:rFonts w:ascii="Times New Roman" w:hAnsi="Times New Roman"/>
                  <w:sz w:val="20"/>
                  <w:szCs w:val="20"/>
                </w:rPr>
                <w:delText>inne:</w:delText>
              </w:r>
            </w:del>
          </w:p>
        </w:tc>
        <w:tc>
          <w:tcPr>
            <w:tcW w:w="5418" w:type="dxa"/>
          </w:tcPr>
          <w:p w:rsidR="00D15F0F" w:rsidRPr="00C37C2C" w:rsidDel="003B3068" w:rsidRDefault="00D15F0F" w:rsidP="003B10C3">
            <w:pPr>
              <w:pStyle w:val="TableContents"/>
              <w:rPr>
                <w:del w:id="232" w:author="Sebastian Łuczak" w:date="2011-09-02T10:07:00Z"/>
                <w:rFonts w:ascii="Times New Roman" w:hAnsi="Times New Roman" w:cs="Times New Roman"/>
                <w:sz w:val="20"/>
                <w:szCs w:val="20"/>
              </w:rPr>
            </w:pPr>
            <w:del w:id="233" w:author="Sebastian Łuczak" w:date="2011-09-02T10:07:00Z">
              <w:r w:rsidRPr="00C37C2C" w:rsidDel="003B3068">
                <w:rPr>
                  <w:rFonts w:ascii="Times New Roman" w:hAnsi="Times New Roman" w:cs="Times New Roman"/>
                  <w:sz w:val="20"/>
                  <w:szCs w:val="20"/>
                </w:rPr>
                <w:delText>– ukończony kurs efektywnej nauki i szybkiego czytania</w:delText>
              </w:r>
            </w:del>
          </w:p>
          <w:p w:rsidR="00D15F0F" w:rsidRPr="00C37C2C" w:rsidDel="003B3068" w:rsidRDefault="00D15F0F" w:rsidP="003B10C3">
            <w:pPr>
              <w:pStyle w:val="TableContents"/>
              <w:rPr>
                <w:del w:id="234" w:author="Sebastian Łuczak" w:date="2011-09-02T10:07:00Z"/>
                <w:rFonts w:ascii="Times New Roman" w:hAnsi="Times New Roman" w:cs="Times New Roman"/>
                <w:sz w:val="20"/>
                <w:szCs w:val="20"/>
              </w:rPr>
            </w:pPr>
            <w:del w:id="235" w:author="Sebastian Łuczak" w:date="2011-09-02T10:07:00Z">
              <w:r w:rsidRPr="00C37C2C" w:rsidDel="003B3068">
                <w:rPr>
                  <w:rFonts w:ascii="Times New Roman" w:hAnsi="Times New Roman" w:cs="Times New Roman"/>
                  <w:sz w:val="20"/>
                  <w:szCs w:val="20"/>
                </w:rPr>
                <w:delText xml:space="preserve">– biegła umiejętność obsługi komputera klasy PC w </w:delText>
              </w:r>
            </w:del>
          </w:p>
          <w:p w:rsidR="00D15F0F" w:rsidRPr="00C37C2C" w:rsidDel="003B3068" w:rsidRDefault="00D15F0F" w:rsidP="003B10C3">
            <w:pPr>
              <w:pStyle w:val="TableContents"/>
              <w:ind w:left="175"/>
              <w:rPr>
                <w:del w:id="236" w:author="Sebastian Łuczak" w:date="2011-09-02T10:07:00Z"/>
                <w:rFonts w:ascii="Times New Roman" w:hAnsi="Times New Roman" w:cs="Times New Roman"/>
                <w:sz w:val="20"/>
                <w:szCs w:val="20"/>
              </w:rPr>
            </w:pPr>
            <w:del w:id="237" w:author="Sebastian Łuczak" w:date="2011-09-02T10:07:00Z">
              <w:r w:rsidRPr="00C37C2C" w:rsidDel="003B3068">
                <w:rPr>
                  <w:rFonts w:ascii="Times New Roman" w:hAnsi="Times New Roman" w:cs="Times New Roman"/>
                  <w:sz w:val="20"/>
                  <w:szCs w:val="20"/>
                </w:rPr>
                <w:delText>środowiskach Windows/Unix/Linux</w:delText>
              </w:r>
            </w:del>
          </w:p>
          <w:p w:rsidR="00D15F0F" w:rsidRPr="00C37C2C" w:rsidDel="003B3068" w:rsidRDefault="00D15F0F" w:rsidP="003B10C3">
            <w:pPr>
              <w:pStyle w:val="TableContents"/>
              <w:rPr>
                <w:del w:id="238" w:author="Sebastian Łuczak" w:date="2011-09-02T10:07:00Z"/>
                <w:rFonts w:ascii="Times New Roman" w:hAnsi="Times New Roman" w:cs="Times New Roman"/>
                <w:sz w:val="20"/>
                <w:szCs w:val="20"/>
              </w:rPr>
            </w:pPr>
            <w:del w:id="239" w:author="Sebastian Łuczak" w:date="2011-09-02T10:07:00Z">
              <w:r w:rsidRPr="00C37C2C" w:rsidDel="003B3068">
                <w:rPr>
                  <w:rFonts w:ascii="Times New Roman" w:hAnsi="Times New Roman" w:cs="Times New Roman"/>
                  <w:sz w:val="20"/>
                  <w:szCs w:val="20"/>
                </w:rPr>
                <w:delText>– znajomość języków C, C++,</w:delText>
              </w:r>
              <w:r w:rsidR="000E43AF" w:rsidRPr="00C37C2C" w:rsidDel="003B3068">
                <w:rPr>
                  <w:rFonts w:ascii="Times New Roman" w:hAnsi="Times New Roman" w:cs="Times New Roman"/>
                  <w:sz w:val="20"/>
                  <w:szCs w:val="20"/>
                </w:rPr>
                <w:delText xml:space="preserve"> C#,</w:delText>
              </w:r>
              <w:r w:rsidRPr="00C37C2C" w:rsidDel="003B3068">
                <w:rPr>
                  <w:rFonts w:ascii="Times New Roman" w:hAnsi="Times New Roman" w:cs="Times New Roman"/>
                  <w:sz w:val="20"/>
                  <w:szCs w:val="20"/>
                </w:rPr>
                <w:delText xml:space="preserve"> PHP, Java</w:delText>
              </w:r>
            </w:del>
          </w:p>
          <w:p w:rsidR="000E43AF" w:rsidRPr="00C37C2C" w:rsidDel="003B3068" w:rsidRDefault="000E43AF" w:rsidP="003B10C3">
            <w:pPr>
              <w:pStyle w:val="TableContents"/>
              <w:rPr>
                <w:del w:id="240" w:author="Sebastian Łuczak" w:date="2011-09-02T10:07:00Z"/>
                <w:rFonts w:ascii="Times New Roman" w:hAnsi="Times New Roman" w:cs="Times New Roman"/>
                <w:sz w:val="20"/>
                <w:szCs w:val="20"/>
              </w:rPr>
            </w:pPr>
            <w:del w:id="241" w:author="Sebastian Łuczak" w:date="2011-09-02T10:07:00Z">
              <w:r w:rsidRPr="00C37C2C" w:rsidDel="003B3068">
                <w:rPr>
                  <w:rFonts w:ascii="Times New Roman" w:hAnsi="Times New Roman" w:cs="Times New Roman"/>
                  <w:sz w:val="20"/>
                  <w:szCs w:val="20"/>
                </w:rPr>
                <w:delText>– znajomość zintegrowanych środowisk programistycznych MS Visual Studio 2010, NetBeans 6.9.1, Eclipse SDK 3.6.2</w:delText>
              </w:r>
            </w:del>
          </w:p>
          <w:p w:rsidR="00D15F0F" w:rsidRPr="00C37C2C" w:rsidDel="003B3068" w:rsidRDefault="000E43AF" w:rsidP="003B10C3">
            <w:pPr>
              <w:pStyle w:val="TableContents"/>
              <w:rPr>
                <w:del w:id="242" w:author="Sebastian Łuczak" w:date="2011-09-02T10:07:00Z"/>
                <w:rFonts w:ascii="Times New Roman" w:hAnsi="Times New Roman" w:cs="Times New Roman"/>
                <w:sz w:val="20"/>
                <w:szCs w:val="20"/>
              </w:rPr>
            </w:pPr>
            <w:del w:id="243" w:author="Sebastian Łuczak" w:date="2011-09-02T10:07:00Z">
              <w:r w:rsidRPr="00C37C2C" w:rsidDel="003B3068">
                <w:rPr>
                  <w:rFonts w:ascii="Times New Roman" w:hAnsi="Times New Roman" w:cs="Times New Roman"/>
                  <w:sz w:val="20"/>
                  <w:szCs w:val="20"/>
                </w:rPr>
                <w:delText>– u</w:delText>
              </w:r>
              <w:r w:rsidR="00D15F0F" w:rsidRPr="00C37C2C" w:rsidDel="003B3068">
                <w:rPr>
                  <w:rFonts w:ascii="Times New Roman" w:hAnsi="Times New Roman" w:cs="Times New Roman"/>
                  <w:sz w:val="20"/>
                  <w:szCs w:val="20"/>
                </w:rPr>
                <w:delText>miejętność pracy przy ekstremalnych rygorach czasowych</w:delText>
              </w:r>
            </w:del>
          </w:p>
          <w:p w:rsidR="00D15F0F" w:rsidRPr="00C37C2C" w:rsidDel="003B3068" w:rsidRDefault="000E43AF" w:rsidP="003B10C3">
            <w:pPr>
              <w:pStyle w:val="TableContents"/>
              <w:rPr>
                <w:del w:id="244" w:author="Sebastian Łuczak" w:date="2011-09-02T10:07:00Z"/>
                <w:rFonts w:ascii="Times New Roman" w:hAnsi="Times New Roman" w:cs="Times New Roman"/>
                <w:sz w:val="20"/>
                <w:szCs w:val="20"/>
              </w:rPr>
            </w:pPr>
            <w:del w:id="245" w:author="Sebastian Łuczak" w:date="2011-09-02T10:07:00Z">
              <w:r w:rsidRPr="00C37C2C" w:rsidDel="003B3068">
                <w:rPr>
                  <w:rFonts w:ascii="Times New Roman" w:hAnsi="Times New Roman" w:cs="Times New Roman"/>
                  <w:sz w:val="20"/>
                  <w:szCs w:val="20"/>
                </w:rPr>
                <w:delText xml:space="preserve">– umiejętność pracy w </w:delText>
              </w:r>
              <w:r w:rsidR="00BB0189" w:rsidRPr="00C37C2C" w:rsidDel="003B3068">
                <w:rPr>
                  <w:rFonts w:ascii="Times New Roman" w:hAnsi="Times New Roman" w:cs="Times New Roman"/>
                  <w:sz w:val="20"/>
                  <w:szCs w:val="20"/>
                </w:rPr>
                <w:delText>wielozadaniowych zespołach projektowych</w:delText>
              </w:r>
              <w:r w:rsidRPr="00C37C2C" w:rsidDel="003B3068">
                <w:rPr>
                  <w:rFonts w:ascii="Times New Roman" w:hAnsi="Times New Roman" w:cs="Times New Roman"/>
                  <w:sz w:val="20"/>
                  <w:szCs w:val="20"/>
                </w:rPr>
                <w:delText xml:space="preserve"> </w:delText>
              </w:r>
            </w:del>
          </w:p>
          <w:p w:rsidR="000E43AF" w:rsidRPr="00C37C2C" w:rsidDel="003B3068" w:rsidRDefault="000E43AF" w:rsidP="003B10C3">
            <w:pPr>
              <w:pStyle w:val="TableContents"/>
              <w:rPr>
                <w:del w:id="246" w:author="Sebastian Łuczak" w:date="2011-09-02T10:07:00Z"/>
                <w:rFonts w:ascii="Times New Roman" w:hAnsi="Times New Roman" w:cs="Times New Roman"/>
                <w:sz w:val="20"/>
                <w:szCs w:val="20"/>
              </w:rPr>
            </w:pPr>
          </w:p>
        </w:tc>
      </w:tr>
    </w:tbl>
    <w:p w:rsidR="00D15F0F" w:rsidRPr="00C37C2C" w:rsidDel="003B3068" w:rsidRDefault="00D15F0F" w:rsidP="00D15F0F">
      <w:pPr>
        <w:spacing w:line="276" w:lineRule="auto"/>
        <w:rPr>
          <w:del w:id="247" w:author="Sebastian Łuczak" w:date="2011-09-02T10:07:00Z"/>
          <w:rFonts w:ascii="Times New Roman" w:hAnsi="Times New Roman"/>
          <w:b/>
          <w:sz w:val="20"/>
          <w:szCs w:val="20"/>
        </w:rPr>
      </w:pPr>
      <w:del w:id="248" w:author="Sebastian Łuczak" w:date="2011-09-02T10:07:00Z">
        <w:r w:rsidRPr="00C37C2C" w:rsidDel="003B3068">
          <w:rPr>
            <w:rFonts w:ascii="Times New Roman" w:hAnsi="Times New Roman"/>
            <w:b/>
            <w:sz w:val="20"/>
            <w:szCs w:val="20"/>
          </w:rPr>
          <w:delText>Zainteresowania:</w:delText>
        </w:r>
      </w:del>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94"/>
        <w:gridCol w:w="5418"/>
      </w:tblGrid>
      <w:tr w:rsidR="00D15F0F" w:rsidRPr="00C37C2C" w:rsidDel="003B3068" w:rsidTr="00C37C2C">
        <w:trPr>
          <w:trHeight w:val="1154"/>
          <w:del w:id="249" w:author="Sebastian Łuczak" w:date="2011-09-02T10:07:00Z"/>
        </w:trPr>
        <w:tc>
          <w:tcPr>
            <w:tcW w:w="3794" w:type="dxa"/>
          </w:tcPr>
          <w:p w:rsidR="00D15F0F" w:rsidRPr="00C37C2C" w:rsidDel="003B3068" w:rsidRDefault="00D15F0F" w:rsidP="003B10C3">
            <w:pPr>
              <w:spacing w:line="360" w:lineRule="auto"/>
              <w:ind w:left="1701"/>
              <w:rPr>
                <w:del w:id="250" w:author="Sebastian Łuczak" w:date="2011-09-02T10:07:00Z"/>
                <w:rFonts w:ascii="Times New Roman" w:hAnsi="Times New Roman"/>
                <w:sz w:val="20"/>
                <w:szCs w:val="20"/>
              </w:rPr>
            </w:pPr>
          </w:p>
        </w:tc>
        <w:tc>
          <w:tcPr>
            <w:tcW w:w="5418" w:type="dxa"/>
          </w:tcPr>
          <w:p w:rsidR="00D15F0F" w:rsidRPr="00C37C2C" w:rsidDel="003B3068" w:rsidRDefault="00D15F0F" w:rsidP="003B10C3">
            <w:pPr>
              <w:pStyle w:val="TableContents"/>
              <w:rPr>
                <w:del w:id="251" w:author="Sebastian Łuczak" w:date="2011-09-02T10:07:00Z"/>
                <w:rFonts w:ascii="Times New Roman" w:hAnsi="Times New Roman" w:cs="Times New Roman"/>
                <w:sz w:val="20"/>
                <w:szCs w:val="20"/>
              </w:rPr>
            </w:pPr>
            <w:del w:id="252" w:author="Sebastian Łuczak" w:date="2011-09-02T10:07:00Z">
              <w:r w:rsidRPr="00C37C2C" w:rsidDel="003B3068">
                <w:rPr>
                  <w:rFonts w:ascii="Times New Roman" w:hAnsi="Times New Roman" w:cs="Times New Roman"/>
                  <w:sz w:val="20"/>
                  <w:szCs w:val="20"/>
                </w:rPr>
                <w:delText xml:space="preserve">– rozrywka multimedialna, programowanie, rozwój </w:delText>
              </w:r>
            </w:del>
          </w:p>
          <w:p w:rsidR="00D15F0F" w:rsidRPr="00C37C2C" w:rsidDel="003B3068" w:rsidRDefault="00D15F0F" w:rsidP="003B10C3">
            <w:pPr>
              <w:pStyle w:val="TableContents"/>
              <w:ind w:left="175"/>
              <w:rPr>
                <w:del w:id="253" w:author="Sebastian Łuczak" w:date="2011-09-02T10:07:00Z"/>
                <w:rFonts w:ascii="Times New Roman" w:hAnsi="Times New Roman" w:cs="Times New Roman"/>
                <w:sz w:val="20"/>
                <w:szCs w:val="20"/>
              </w:rPr>
            </w:pPr>
            <w:del w:id="254" w:author="Sebastian Łuczak" w:date="2011-09-02T10:07:00Z">
              <w:r w:rsidRPr="00C37C2C" w:rsidDel="003B3068">
                <w:rPr>
                  <w:rFonts w:ascii="Times New Roman" w:hAnsi="Times New Roman" w:cs="Times New Roman"/>
                  <w:sz w:val="20"/>
                  <w:szCs w:val="20"/>
                </w:rPr>
                <w:delText>technologii IT, sprzęt komputerowy</w:delText>
              </w:r>
            </w:del>
          </w:p>
          <w:p w:rsidR="00D15F0F" w:rsidRPr="00C37C2C" w:rsidDel="003B3068" w:rsidRDefault="00D15F0F" w:rsidP="003B10C3">
            <w:pPr>
              <w:pStyle w:val="TableContents"/>
              <w:rPr>
                <w:del w:id="255" w:author="Sebastian Łuczak" w:date="2011-09-02T10:07:00Z"/>
                <w:rFonts w:ascii="Times New Roman" w:hAnsi="Times New Roman" w:cs="Times New Roman"/>
                <w:sz w:val="20"/>
                <w:szCs w:val="20"/>
              </w:rPr>
            </w:pPr>
            <w:del w:id="256" w:author="Sebastian Łuczak" w:date="2011-09-02T10:07:00Z">
              <w:r w:rsidRPr="00C37C2C" w:rsidDel="003B3068">
                <w:rPr>
                  <w:rFonts w:ascii="Times New Roman" w:hAnsi="Times New Roman" w:cs="Times New Roman"/>
                  <w:sz w:val="20"/>
                  <w:szCs w:val="20"/>
                </w:rPr>
                <w:delText xml:space="preserve">– film, literatura piękna, śpiew, taniec, aktorstwo, </w:delText>
              </w:r>
            </w:del>
          </w:p>
          <w:p w:rsidR="00D15F0F" w:rsidRPr="00C37C2C" w:rsidDel="003B3068" w:rsidRDefault="00D15F0F" w:rsidP="003B10C3">
            <w:pPr>
              <w:pStyle w:val="TableContents"/>
              <w:ind w:left="175"/>
              <w:rPr>
                <w:del w:id="257" w:author="Sebastian Łuczak" w:date="2011-09-02T10:07:00Z"/>
                <w:rFonts w:ascii="Times New Roman" w:hAnsi="Times New Roman" w:cs="Times New Roman"/>
                <w:sz w:val="20"/>
                <w:szCs w:val="20"/>
              </w:rPr>
            </w:pPr>
            <w:del w:id="258" w:author="Sebastian Łuczak" w:date="2011-09-02T10:07:00Z">
              <w:r w:rsidRPr="00C37C2C" w:rsidDel="003B3068">
                <w:rPr>
                  <w:rFonts w:ascii="Times New Roman" w:hAnsi="Times New Roman" w:cs="Times New Roman"/>
                  <w:sz w:val="20"/>
                  <w:szCs w:val="20"/>
                </w:rPr>
                <w:delText>pisarstwo, historia Warszawy</w:delText>
              </w:r>
            </w:del>
          </w:p>
          <w:p w:rsidR="00D15F0F" w:rsidRPr="00C37C2C" w:rsidDel="003B3068" w:rsidRDefault="00D15F0F" w:rsidP="00283F2D">
            <w:pPr>
              <w:pStyle w:val="TableContents"/>
              <w:rPr>
                <w:del w:id="259" w:author="Sebastian Łuczak" w:date="2011-09-02T10:07:00Z"/>
                <w:rFonts w:ascii="Times New Roman" w:hAnsi="Times New Roman" w:cs="Times New Roman"/>
                <w:sz w:val="20"/>
                <w:szCs w:val="20"/>
              </w:rPr>
            </w:pPr>
            <w:del w:id="260" w:author="Sebastian Łuczak" w:date="2011-09-02T10:07:00Z">
              <w:r w:rsidRPr="00C37C2C" w:rsidDel="003B3068">
                <w:rPr>
                  <w:rFonts w:ascii="Times New Roman" w:hAnsi="Times New Roman" w:cs="Times New Roman"/>
                  <w:sz w:val="20"/>
                  <w:szCs w:val="20"/>
                </w:rPr>
                <w:delText xml:space="preserve">– </w:delText>
              </w:r>
              <w:r w:rsidR="00283F2D" w:rsidRPr="00C37C2C" w:rsidDel="003B3068">
                <w:rPr>
                  <w:rFonts w:ascii="Times New Roman" w:hAnsi="Times New Roman" w:cs="Times New Roman"/>
                  <w:sz w:val="20"/>
                  <w:szCs w:val="20"/>
                </w:rPr>
                <w:delText xml:space="preserve">koszykówka, pływanie, </w:delText>
              </w:r>
              <w:r w:rsidRPr="00C37C2C" w:rsidDel="003B3068">
                <w:rPr>
                  <w:rFonts w:ascii="Times New Roman" w:hAnsi="Times New Roman" w:cs="Times New Roman"/>
                  <w:sz w:val="20"/>
                  <w:szCs w:val="20"/>
                </w:rPr>
                <w:delText>żeglarstwo, turystyka rowerowa, squash</w:delText>
              </w:r>
            </w:del>
          </w:p>
        </w:tc>
      </w:tr>
    </w:tbl>
    <w:p w:rsidR="00881112" w:rsidDel="003B3068" w:rsidRDefault="00881112">
      <w:pPr>
        <w:jc w:val="left"/>
        <w:rPr>
          <w:del w:id="261" w:author="Sebastian Łuczak" w:date="2011-09-02T10:07:00Z"/>
          <w:rFonts w:ascii="Times New Roman" w:eastAsiaTheme="majorEastAsia" w:hAnsi="Times New Roman" w:cstheme="majorBidi"/>
          <w:b/>
          <w:bCs/>
          <w:caps/>
          <w:sz w:val="24"/>
          <w:szCs w:val="26"/>
          <w:lang w:eastAsia="pl-PL"/>
        </w:rPr>
      </w:pPr>
      <w:del w:id="262" w:author="Sebastian Łuczak" w:date="2011-09-02T10:07:00Z">
        <w:r w:rsidDel="003B3068">
          <w:br w:type="page"/>
        </w:r>
      </w:del>
    </w:p>
    <w:p w:rsidR="00BA5189" w:rsidRPr="00BA5189" w:rsidRDefault="00BA5189">
      <w:pPr>
        <w:pStyle w:val="Spistreci1"/>
        <w:tabs>
          <w:tab w:val="left" w:pos="440"/>
          <w:tab w:val="right" w:leader="dot" w:pos="9061"/>
        </w:tabs>
        <w:rPr>
          <w:rStyle w:val="Pogrubienie"/>
          <w:sz w:val="36"/>
          <w:szCs w:val="36"/>
        </w:rPr>
      </w:pPr>
      <w:r w:rsidRPr="00BA5189">
        <w:rPr>
          <w:rStyle w:val="Pogrubienie"/>
          <w:sz w:val="36"/>
          <w:szCs w:val="36"/>
        </w:rPr>
        <w:t>Spis Treści</w:t>
      </w:r>
    </w:p>
    <w:p w:rsidR="007F6141" w:rsidRDefault="002436F7">
      <w:pPr>
        <w:pStyle w:val="Spistreci1"/>
        <w:tabs>
          <w:tab w:val="left" w:pos="440"/>
          <w:tab w:val="right" w:leader="dot" w:pos="9061"/>
        </w:tabs>
        <w:rPr>
          <w:noProof/>
          <w:lang w:eastAsia="pl-PL"/>
        </w:rPr>
      </w:pPr>
      <w:r w:rsidRPr="002436F7">
        <w:fldChar w:fldCharType="begin"/>
      </w:r>
      <w:r w:rsidR="00BA5189">
        <w:instrText xml:space="preserve"> TOC \o "2-3" \h \z \t "Nagłówek 1;1" </w:instrText>
      </w:r>
      <w:r w:rsidRPr="002436F7">
        <w:fldChar w:fldCharType="separate"/>
      </w:r>
      <w:hyperlink w:anchor="_Toc302857062" w:history="1">
        <w:r w:rsidR="007F6141" w:rsidRPr="00F41523">
          <w:rPr>
            <w:rStyle w:val="Hipercze"/>
            <w:noProof/>
          </w:rPr>
          <w:t>1.</w:t>
        </w:r>
        <w:r w:rsidR="007F6141">
          <w:rPr>
            <w:noProof/>
            <w:lang w:eastAsia="pl-PL"/>
          </w:rPr>
          <w:tab/>
        </w:r>
        <w:r w:rsidR="007F6141" w:rsidRPr="00F41523">
          <w:rPr>
            <w:rStyle w:val="Hipercze"/>
            <w:noProof/>
          </w:rPr>
          <w:t>Wstęp</w:t>
        </w:r>
        <w:r w:rsidR="007F6141">
          <w:rPr>
            <w:noProof/>
            <w:webHidden/>
          </w:rPr>
          <w:tab/>
        </w:r>
        <w:r>
          <w:rPr>
            <w:noProof/>
            <w:webHidden/>
          </w:rPr>
          <w:fldChar w:fldCharType="begin"/>
        </w:r>
        <w:r w:rsidR="007F6141">
          <w:rPr>
            <w:noProof/>
            <w:webHidden/>
          </w:rPr>
          <w:instrText xml:space="preserve"> PAGEREF _Toc302857062 \h </w:instrText>
        </w:r>
        <w:r>
          <w:rPr>
            <w:noProof/>
            <w:webHidden/>
          </w:rPr>
        </w:r>
        <w:r>
          <w:rPr>
            <w:noProof/>
            <w:webHidden/>
          </w:rPr>
          <w:fldChar w:fldCharType="separate"/>
        </w:r>
        <w:r w:rsidR="007F6141">
          <w:rPr>
            <w:noProof/>
            <w:webHidden/>
          </w:rPr>
          <w:t>9</w:t>
        </w:r>
        <w:r>
          <w:rPr>
            <w:noProof/>
            <w:webHidden/>
          </w:rPr>
          <w:fldChar w:fldCharType="end"/>
        </w:r>
      </w:hyperlink>
    </w:p>
    <w:p w:rsidR="007F6141" w:rsidRDefault="002436F7">
      <w:pPr>
        <w:pStyle w:val="Spistreci1"/>
        <w:tabs>
          <w:tab w:val="left" w:pos="440"/>
          <w:tab w:val="right" w:leader="dot" w:pos="9061"/>
        </w:tabs>
        <w:rPr>
          <w:noProof/>
          <w:lang w:eastAsia="pl-PL"/>
        </w:rPr>
      </w:pPr>
      <w:hyperlink w:anchor="_Toc302857063" w:history="1">
        <w:r w:rsidR="007F6141" w:rsidRPr="00F41523">
          <w:rPr>
            <w:rStyle w:val="Hipercze"/>
            <w:noProof/>
          </w:rPr>
          <w:t>2.</w:t>
        </w:r>
        <w:r w:rsidR="007F6141">
          <w:rPr>
            <w:noProof/>
            <w:lang w:eastAsia="pl-PL"/>
          </w:rPr>
          <w:tab/>
        </w:r>
        <w:r w:rsidR="007F6141" w:rsidRPr="00F41523">
          <w:rPr>
            <w:rStyle w:val="Hipercze"/>
            <w:noProof/>
          </w:rPr>
          <w:t>Cel i zakres pracy</w:t>
        </w:r>
        <w:r w:rsidR="007F6141">
          <w:rPr>
            <w:noProof/>
            <w:webHidden/>
          </w:rPr>
          <w:tab/>
        </w:r>
        <w:r>
          <w:rPr>
            <w:noProof/>
            <w:webHidden/>
          </w:rPr>
          <w:fldChar w:fldCharType="begin"/>
        </w:r>
        <w:r w:rsidR="007F6141">
          <w:rPr>
            <w:noProof/>
            <w:webHidden/>
          </w:rPr>
          <w:instrText xml:space="preserve"> PAGEREF _Toc302857063 \h </w:instrText>
        </w:r>
        <w:r>
          <w:rPr>
            <w:noProof/>
            <w:webHidden/>
          </w:rPr>
        </w:r>
        <w:r>
          <w:rPr>
            <w:noProof/>
            <w:webHidden/>
          </w:rPr>
          <w:fldChar w:fldCharType="separate"/>
        </w:r>
        <w:r w:rsidR="007F6141">
          <w:rPr>
            <w:noProof/>
            <w:webHidden/>
          </w:rPr>
          <w:t>10</w:t>
        </w:r>
        <w:r>
          <w:rPr>
            <w:noProof/>
            <w:webHidden/>
          </w:rPr>
          <w:fldChar w:fldCharType="end"/>
        </w:r>
      </w:hyperlink>
    </w:p>
    <w:p w:rsidR="007F6141" w:rsidRDefault="002436F7">
      <w:pPr>
        <w:pStyle w:val="Spistreci1"/>
        <w:tabs>
          <w:tab w:val="left" w:pos="440"/>
          <w:tab w:val="right" w:leader="dot" w:pos="9061"/>
        </w:tabs>
        <w:rPr>
          <w:noProof/>
          <w:lang w:eastAsia="pl-PL"/>
        </w:rPr>
      </w:pPr>
      <w:hyperlink w:anchor="_Toc302857064" w:history="1">
        <w:r w:rsidR="007F6141" w:rsidRPr="00F41523">
          <w:rPr>
            <w:rStyle w:val="Hipercze"/>
            <w:noProof/>
          </w:rPr>
          <w:t>3.</w:t>
        </w:r>
        <w:r w:rsidR="007F6141">
          <w:rPr>
            <w:noProof/>
            <w:lang w:eastAsia="pl-PL"/>
          </w:rPr>
          <w:tab/>
        </w:r>
        <w:r w:rsidR="007F6141" w:rsidRPr="00F41523">
          <w:rPr>
            <w:rStyle w:val="Hipercze"/>
            <w:noProof/>
          </w:rPr>
          <w:t>Koncepcja pracy</w:t>
        </w:r>
        <w:r w:rsidR="007F6141">
          <w:rPr>
            <w:noProof/>
            <w:webHidden/>
          </w:rPr>
          <w:tab/>
        </w:r>
        <w:r>
          <w:rPr>
            <w:noProof/>
            <w:webHidden/>
          </w:rPr>
          <w:fldChar w:fldCharType="begin"/>
        </w:r>
        <w:r w:rsidR="007F6141">
          <w:rPr>
            <w:noProof/>
            <w:webHidden/>
          </w:rPr>
          <w:instrText xml:space="preserve"> PAGEREF _Toc302857064 \h </w:instrText>
        </w:r>
        <w:r>
          <w:rPr>
            <w:noProof/>
            <w:webHidden/>
          </w:rPr>
        </w:r>
        <w:r>
          <w:rPr>
            <w:noProof/>
            <w:webHidden/>
          </w:rPr>
          <w:fldChar w:fldCharType="separate"/>
        </w:r>
        <w:r w:rsidR="007F6141">
          <w:rPr>
            <w:noProof/>
            <w:webHidden/>
          </w:rPr>
          <w:t>12</w:t>
        </w:r>
        <w:r>
          <w:rPr>
            <w:noProof/>
            <w:webHidden/>
          </w:rPr>
          <w:fldChar w:fldCharType="end"/>
        </w:r>
      </w:hyperlink>
    </w:p>
    <w:p w:rsidR="007F6141" w:rsidRDefault="002436F7">
      <w:pPr>
        <w:pStyle w:val="Spistreci2"/>
        <w:tabs>
          <w:tab w:val="left" w:pos="880"/>
          <w:tab w:val="right" w:leader="dot" w:pos="9061"/>
        </w:tabs>
        <w:rPr>
          <w:noProof/>
          <w:lang w:eastAsia="pl-PL"/>
        </w:rPr>
      </w:pPr>
      <w:hyperlink w:anchor="_Toc302857065" w:history="1">
        <w:r w:rsidR="007F6141" w:rsidRPr="00F41523">
          <w:rPr>
            <w:rStyle w:val="Hipercze"/>
            <w:noProof/>
          </w:rPr>
          <w:t>3.1.</w:t>
        </w:r>
        <w:r w:rsidR="007F6141">
          <w:rPr>
            <w:noProof/>
            <w:lang w:eastAsia="pl-PL"/>
          </w:rPr>
          <w:tab/>
        </w:r>
        <w:r w:rsidR="007F6141" w:rsidRPr="00F41523">
          <w:rPr>
            <w:rStyle w:val="Hipercze"/>
            <w:noProof/>
          </w:rPr>
          <w:t>Wstęp</w:t>
        </w:r>
        <w:r w:rsidR="007F6141">
          <w:rPr>
            <w:noProof/>
            <w:webHidden/>
          </w:rPr>
          <w:tab/>
        </w:r>
        <w:r>
          <w:rPr>
            <w:noProof/>
            <w:webHidden/>
          </w:rPr>
          <w:fldChar w:fldCharType="begin"/>
        </w:r>
        <w:r w:rsidR="007F6141">
          <w:rPr>
            <w:noProof/>
            <w:webHidden/>
          </w:rPr>
          <w:instrText xml:space="preserve"> PAGEREF _Toc302857065 \h </w:instrText>
        </w:r>
        <w:r>
          <w:rPr>
            <w:noProof/>
            <w:webHidden/>
          </w:rPr>
        </w:r>
        <w:r>
          <w:rPr>
            <w:noProof/>
            <w:webHidden/>
          </w:rPr>
          <w:fldChar w:fldCharType="separate"/>
        </w:r>
        <w:r w:rsidR="007F6141">
          <w:rPr>
            <w:noProof/>
            <w:webHidden/>
          </w:rPr>
          <w:t>12</w:t>
        </w:r>
        <w:r>
          <w:rPr>
            <w:noProof/>
            <w:webHidden/>
          </w:rPr>
          <w:fldChar w:fldCharType="end"/>
        </w:r>
      </w:hyperlink>
    </w:p>
    <w:p w:rsidR="007F6141" w:rsidRDefault="002436F7">
      <w:pPr>
        <w:pStyle w:val="Spistreci2"/>
        <w:tabs>
          <w:tab w:val="left" w:pos="880"/>
          <w:tab w:val="right" w:leader="dot" w:pos="9061"/>
        </w:tabs>
        <w:rPr>
          <w:noProof/>
          <w:lang w:eastAsia="pl-PL"/>
        </w:rPr>
      </w:pPr>
      <w:hyperlink w:anchor="_Toc302857066" w:history="1">
        <w:r w:rsidR="007F6141" w:rsidRPr="00F41523">
          <w:rPr>
            <w:rStyle w:val="Hipercze"/>
            <w:noProof/>
          </w:rPr>
          <w:t>3.2.</w:t>
        </w:r>
        <w:r w:rsidR="007F6141">
          <w:rPr>
            <w:noProof/>
            <w:lang w:eastAsia="pl-PL"/>
          </w:rPr>
          <w:tab/>
        </w:r>
        <w:r w:rsidR="007F6141" w:rsidRPr="00F41523">
          <w:rPr>
            <w:rStyle w:val="Hipercze"/>
            <w:noProof/>
          </w:rPr>
          <w:t>Założenia i budowa systemu</w:t>
        </w:r>
        <w:r w:rsidR="007F6141">
          <w:rPr>
            <w:noProof/>
            <w:webHidden/>
          </w:rPr>
          <w:tab/>
        </w:r>
        <w:r>
          <w:rPr>
            <w:noProof/>
            <w:webHidden/>
          </w:rPr>
          <w:fldChar w:fldCharType="begin"/>
        </w:r>
        <w:r w:rsidR="007F6141">
          <w:rPr>
            <w:noProof/>
            <w:webHidden/>
          </w:rPr>
          <w:instrText xml:space="preserve"> PAGEREF _Toc302857066 \h </w:instrText>
        </w:r>
        <w:r>
          <w:rPr>
            <w:noProof/>
            <w:webHidden/>
          </w:rPr>
        </w:r>
        <w:r>
          <w:rPr>
            <w:noProof/>
            <w:webHidden/>
          </w:rPr>
          <w:fldChar w:fldCharType="separate"/>
        </w:r>
        <w:r w:rsidR="007F6141">
          <w:rPr>
            <w:noProof/>
            <w:webHidden/>
          </w:rPr>
          <w:t>13</w:t>
        </w:r>
        <w:r>
          <w:rPr>
            <w:noProof/>
            <w:webHidden/>
          </w:rPr>
          <w:fldChar w:fldCharType="end"/>
        </w:r>
      </w:hyperlink>
    </w:p>
    <w:p w:rsidR="007F6141" w:rsidRDefault="002436F7">
      <w:pPr>
        <w:pStyle w:val="Spistreci2"/>
        <w:tabs>
          <w:tab w:val="left" w:pos="880"/>
          <w:tab w:val="right" w:leader="dot" w:pos="9061"/>
        </w:tabs>
        <w:rPr>
          <w:noProof/>
          <w:lang w:eastAsia="pl-PL"/>
        </w:rPr>
      </w:pPr>
      <w:hyperlink w:anchor="_Toc302857067" w:history="1">
        <w:r w:rsidR="007F6141" w:rsidRPr="00F41523">
          <w:rPr>
            <w:rStyle w:val="Hipercze"/>
            <w:noProof/>
          </w:rPr>
          <w:t>3.3.</w:t>
        </w:r>
        <w:r w:rsidR="007F6141">
          <w:rPr>
            <w:noProof/>
            <w:lang w:eastAsia="pl-PL"/>
          </w:rPr>
          <w:tab/>
        </w:r>
        <w:r w:rsidR="007F6141" w:rsidRPr="00F41523">
          <w:rPr>
            <w:rStyle w:val="Hipercze"/>
            <w:noProof/>
          </w:rPr>
          <w:t>Scenariusz użycia</w:t>
        </w:r>
        <w:r w:rsidR="007F6141">
          <w:rPr>
            <w:noProof/>
            <w:webHidden/>
          </w:rPr>
          <w:tab/>
        </w:r>
        <w:r>
          <w:rPr>
            <w:noProof/>
            <w:webHidden/>
          </w:rPr>
          <w:fldChar w:fldCharType="begin"/>
        </w:r>
        <w:r w:rsidR="007F6141">
          <w:rPr>
            <w:noProof/>
            <w:webHidden/>
          </w:rPr>
          <w:instrText xml:space="preserve"> PAGEREF _Toc302857067 \h </w:instrText>
        </w:r>
        <w:r>
          <w:rPr>
            <w:noProof/>
            <w:webHidden/>
          </w:rPr>
        </w:r>
        <w:r>
          <w:rPr>
            <w:noProof/>
            <w:webHidden/>
          </w:rPr>
          <w:fldChar w:fldCharType="separate"/>
        </w:r>
        <w:r w:rsidR="007F6141">
          <w:rPr>
            <w:noProof/>
            <w:webHidden/>
          </w:rPr>
          <w:t>16</w:t>
        </w:r>
        <w:r>
          <w:rPr>
            <w:noProof/>
            <w:webHidden/>
          </w:rPr>
          <w:fldChar w:fldCharType="end"/>
        </w:r>
      </w:hyperlink>
    </w:p>
    <w:p w:rsidR="007F6141" w:rsidRDefault="002436F7">
      <w:pPr>
        <w:pStyle w:val="Spistreci1"/>
        <w:tabs>
          <w:tab w:val="left" w:pos="440"/>
          <w:tab w:val="right" w:leader="dot" w:pos="9061"/>
        </w:tabs>
        <w:rPr>
          <w:noProof/>
          <w:lang w:eastAsia="pl-PL"/>
        </w:rPr>
      </w:pPr>
      <w:hyperlink w:anchor="_Toc302857068" w:history="1">
        <w:r w:rsidR="007F6141" w:rsidRPr="00F41523">
          <w:rPr>
            <w:rStyle w:val="Hipercze"/>
            <w:noProof/>
          </w:rPr>
          <w:t>4.</w:t>
        </w:r>
        <w:r w:rsidR="007F6141">
          <w:rPr>
            <w:noProof/>
            <w:lang w:eastAsia="pl-PL"/>
          </w:rPr>
          <w:tab/>
        </w:r>
        <w:r w:rsidR="007F6141" w:rsidRPr="00F41523">
          <w:rPr>
            <w:rStyle w:val="Hipercze"/>
            <w:noProof/>
          </w:rPr>
          <w:t>Dobór technologii</w:t>
        </w:r>
        <w:r w:rsidR="007F6141">
          <w:rPr>
            <w:noProof/>
            <w:webHidden/>
          </w:rPr>
          <w:tab/>
        </w:r>
        <w:r>
          <w:rPr>
            <w:noProof/>
            <w:webHidden/>
          </w:rPr>
          <w:fldChar w:fldCharType="begin"/>
        </w:r>
        <w:r w:rsidR="007F6141">
          <w:rPr>
            <w:noProof/>
            <w:webHidden/>
          </w:rPr>
          <w:instrText xml:space="preserve"> PAGEREF _Toc302857068 \h </w:instrText>
        </w:r>
        <w:r>
          <w:rPr>
            <w:noProof/>
            <w:webHidden/>
          </w:rPr>
        </w:r>
        <w:r>
          <w:rPr>
            <w:noProof/>
            <w:webHidden/>
          </w:rPr>
          <w:fldChar w:fldCharType="separate"/>
        </w:r>
        <w:r w:rsidR="007F6141">
          <w:rPr>
            <w:noProof/>
            <w:webHidden/>
          </w:rPr>
          <w:t>18</w:t>
        </w:r>
        <w:r>
          <w:rPr>
            <w:noProof/>
            <w:webHidden/>
          </w:rPr>
          <w:fldChar w:fldCharType="end"/>
        </w:r>
      </w:hyperlink>
    </w:p>
    <w:p w:rsidR="007F6141" w:rsidRDefault="002436F7">
      <w:pPr>
        <w:pStyle w:val="Spistreci2"/>
        <w:tabs>
          <w:tab w:val="left" w:pos="880"/>
          <w:tab w:val="right" w:leader="dot" w:pos="9061"/>
        </w:tabs>
        <w:rPr>
          <w:noProof/>
          <w:lang w:eastAsia="pl-PL"/>
        </w:rPr>
      </w:pPr>
      <w:hyperlink w:anchor="_Toc302857069" w:history="1">
        <w:r w:rsidR="007F6141" w:rsidRPr="00F41523">
          <w:rPr>
            <w:rStyle w:val="Hipercze"/>
            <w:noProof/>
          </w:rPr>
          <w:t>4.1.</w:t>
        </w:r>
        <w:r w:rsidR="007F6141">
          <w:rPr>
            <w:noProof/>
            <w:lang w:eastAsia="pl-PL"/>
          </w:rPr>
          <w:tab/>
        </w:r>
        <w:r w:rsidR="007F6141" w:rsidRPr="00F41523">
          <w:rPr>
            <w:rStyle w:val="Hipercze"/>
            <w:noProof/>
          </w:rPr>
          <w:t>Near Field Communication</w:t>
        </w:r>
        <w:r w:rsidR="007F6141">
          <w:rPr>
            <w:noProof/>
            <w:webHidden/>
          </w:rPr>
          <w:tab/>
        </w:r>
        <w:r>
          <w:rPr>
            <w:noProof/>
            <w:webHidden/>
          </w:rPr>
          <w:fldChar w:fldCharType="begin"/>
        </w:r>
        <w:r w:rsidR="007F6141">
          <w:rPr>
            <w:noProof/>
            <w:webHidden/>
          </w:rPr>
          <w:instrText xml:space="preserve"> PAGEREF _Toc302857069 \h </w:instrText>
        </w:r>
        <w:r>
          <w:rPr>
            <w:noProof/>
            <w:webHidden/>
          </w:rPr>
        </w:r>
        <w:r>
          <w:rPr>
            <w:noProof/>
            <w:webHidden/>
          </w:rPr>
          <w:fldChar w:fldCharType="separate"/>
        </w:r>
        <w:r w:rsidR="007F6141">
          <w:rPr>
            <w:noProof/>
            <w:webHidden/>
          </w:rPr>
          <w:t>18</w:t>
        </w:r>
        <w:r>
          <w:rPr>
            <w:noProof/>
            <w:webHidden/>
          </w:rPr>
          <w:fldChar w:fldCharType="end"/>
        </w:r>
      </w:hyperlink>
    </w:p>
    <w:p w:rsidR="007F6141" w:rsidRDefault="002436F7">
      <w:pPr>
        <w:pStyle w:val="Spistreci2"/>
        <w:tabs>
          <w:tab w:val="left" w:pos="880"/>
          <w:tab w:val="right" w:leader="dot" w:pos="9061"/>
        </w:tabs>
        <w:rPr>
          <w:noProof/>
          <w:lang w:eastAsia="pl-PL"/>
        </w:rPr>
      </w:pPr>
      <w:hyperlink w:anchor="_Toc302857070" w:history="1">
        <w:r w:rsidR="007F6141" w:rsidRPr="00F41523">
          <w:rPr>
            <w:rStyle w:val="Hipercze"/>
            <w:noProof/>
          </w:rPr>
          <w:t>4.2.</w:t>
        </w:r>
        <w:r w:rsidR="007F6141">
          <w:rPr>
            <w:noProof/>
            <w:lang w:eastAsia="pl-PL"/>
          </w:rPr>
          <w:tab/>
        </w:r>
        <w:r w:rsidR="007F6141" w:rsidRPr="00F41523">
          <w:rPr>
            <w:rStyle w:val="Hipercze"/>
            <w:noProof/>
          </w:rPr>
          <w:t>Znacznik NFC Forum Type 2 - Mifare Ultralight</w:t>
        </w:r>
        <w:r w:rsidR="007F6141">
          <w:rPr>
            <w:noProof/>
            <w:webHidden/>
          </w:rPr>
          <w:tab/>
        </w:r>
        <w:r>
          <w:rPr>
            <w:noProof/>
            <w:webHidden/>
          </w:rPr>
          <w:fldChar w:fldCharType="begin"/>
        </w:r>
        <w:r w:rsidR="007F6141">
          <w:rPr>
            <w:noProof/>
            <w:webHidden/>
          </w:rPr>
          <w:instrText xml:space="preserve"> PAGEREF _Toc302857070 \h </w:instrText>
        </w:r>
        <w:r>
          <w:rPr>
            <w:noProof/>
            <w:webHidden/>
          </w:rPr>
        </w:r>
        <w:r>
          <w:rPr>
            <w:noProof/>
            <w:webHidden/>
          </w:rPr>
          <w:fldChar w:fldCharType="separate"/>
        </w:r>
        <w:r w:rsidR="007F6141">
          <w:rPr>
            <w:noProof/>
            <w:webHidden/>
          </w:rPr>
          <w:t>19</w:t>
        </w:r>
        <w:r>
          <w:rPr>
            <w:noProof/>
            <w:webHidden/>
          </w:rPr>
          <w:fldChar w:fldCharType="end"/>
        </w:r>
      </w:hyperlink>
    </w:p>
    <w:p w:rsidR="007F6141" w:rsidRDefault="002436F7">
      <w:pPr>
        <w:pStyle w:val="Spistreci2"/>
        <w:tabs>
          <w:tab w:val="left" w:pos="880"/>
          <w:tab w:val="right" w:leader="dot" w:pos="9061"/>
        </w:tabs>
        <w:rPr>
          <w:noProof/>
          <w:lang w:eastAsia="pl-PL"/>
        </w:rPr>
      </w:pPr>
      <w:hyperlink w:anchor="_Toc302857071" w:history="1">
        <w:r w:rsidR="007F6141" w:rsidRPr="00F41523">
          <w:rPr>
            <w:rStyle w:val="Hipercze"/>
            <w:noProof/>
          </w:rPr>
          <w:t>4.3.</w:t>
        </w:r>
        <w:r w:rsidR="007F6141">
          <w:rPr>
            <w:noProof/>
            <w:lang w:eastAsia="pl-PL"/>
          </w:rPr>
          <w:tab/>
        </w:r>
        <w:r w:rsidR="007F6141" w:rsidRPr="00F41523">
          <w:rPr>
            <w:rStyle w:val="Hipercze"/>
            <w:noProof/>
          </w:rPr>
          <w:t>Android Gingerbread</w:t>
        </w:r>
        <w:r w:rsidR="007F6141">
          <w:rPr>
            <w:noProof/>
            <w:webHidden/>
          </w:rPr>
          <w:tab/>
        </w:r>
        <w:r>
          <w:rPr>
            <w:noProof/>
            <w:webHidden/>
          </w:rPr>
          <w:fldChar w:fldCharType="begin"/>
        </w:r>
        <w:r w:rsidR="007F6141">
          <w:rPr>
            <w:noProof/>
            <w:webHidden/>
          </w:rPr>
          <w:instrText xml:space="preserve"> PAGEREF _Toc302857071 \h </w:instrText>
        </w:r>
        <w:r>
          <w:rPr>
            <w:noProof/>
            <w:webHidden/>
          </w:rPr>
        </w:r>
        <w:r>
          <w:rPr>
            <w:noProof/>
            <w:webHidden/>
          </w:rPr>
          <w:fldChar w:fldCharType="separate"/>
        </w:r>
        <w:r w:rsidR="007F6141">
          <w:rPr>
            <w:noProof/>
            <w:webHidden/>
          </w:rPr>
          <w:t>20</w:t>
        </w:r>
        <w:r>
          <w:rPr>
            <w:noProof/>
            <w:webHidden/>
          </w:rPr>
          <w:fldChar w:fldCharType="end"/>
        </w:r>
      </w:hyperlink>
    </w:p>
    <w:p w:rsidR="007F6141" w:rsidRDefault="002436F7">
      <w:pPr>
        <w:pStyle w:val="Spistreci2"/>
        <w:tabs>
          <w:tab w:val="left" w:pos="880"/>
          <w:tab w:val="right" w:leader="dot" w:pos="9061"/>
        </w:tabs>
        <w:rPr>
          <w:noProof/>
          <w:lang w:eastAsia="pl-PL"/>
        </w:rPr>
      </w:pPr>
      <w:hyperlink w:anchor="_Toc302857072" w:history="1">
        <w:r w:rsidR="007F6141" w:rsidRPr="00F41523">
          <w:rPr>
            <w:rStyle w:val="Hipercze"/>
            <w:noProof/>
          </w:rPr>
          <w:t>4.4.</w:t>
        </w:r>
        <w:r w:rsidR="007F6141">
          <w:rPr>
            <w:noProof/>
            <w:lang w:eastAsia="pl-PL"/>
          </w:rPr>
          <w:tab/>
        </w:r>
        <w:r w:rsidR="007F6141" w:rsidRPr="00F41523">
          <w:rPr>
            <w:rStyle w:val="Hipercze"/>
            <w:noProof/>
          </w:rPr>
          <w:t>Google NEXUS S</w:t>
        </w:r>
        <w:r w:rsidR="007F6141">
          <w:rPr>
            <w:noProof/>
            <w:webHidden/>
          </w:rPr>
          <w:tab/>
        </w:r>
        <w:r>
          <w:rPr>
            <w:noProof/>
            <w:webHidden/>
          </w:rPr>
          <w:fldChar w:fldCharType="begin"/>
        </w:r>
        <w:r w:rsidR="007F6141">
          <w:rPr>
            <w:noProof/>
            <w:webHidden/>
          </w:rPr>
          <w:instrText xml:space="preserve"> PAGEREF _Toc302857072 \h </w:instrText>
        </w:r>
        <w:r>
          <w:rPr>
            <w:noProof/>
            <w:webHidden/>
          </w:rPr>
        </w:r>
        <w:r>
          <w:rPr>
            <w:noProof/>
            <w:webHidden/>
          </w:rPr>
          <w:fldChar w:fldCharType="separate"/>
        </w:r>
        <w:r w:rsidR="007F6141">
          <w:rPr>
            <w:noProof/>
            <w:webHidden/>
          </w:rPr>
          <w:t>22</w:t>
        </w:r>
        <w:r>
          <w:rPr>
            <w:noProof/>
            <w:webHidden/>
          </w:rPr>
          <w:fldChar w:fldCharType="end"/>
        </w:r>
      </w:hyperlink>
    </w:p>
    <w:p w:rsidR="007F6141" w:rsidRDefault="002436F7">
      <w:pPr>
        <w:pStyle w:val="Spistreci2"/>
        <w:tabs>
          <w:tab w:val="left" w:pos="880"/>
          <w:tab w:val="right" w:leader="dot" w:pos="9061"/>
        </w:tabs>
        <w:rPr>
          <w:noProof/>
          <w:lang w:eastAsia="pl-PL"/>
        </w:rPr>
      </w:pPr>
      <w:hyperlink w:anchor="_Toc302857073" w:history="1">
        <w:r w:rsidR="007F6141" w:rsidRPr="00F41523">
          <w:rPr>
            <w:rStyle w:val="Hipercze"/>
            <w:noProof/>
          </w:rPr>
          <w:t>4.5.</w:t>
        </w:r>
        <w:r w:rsidR="007F6141">
          <w:rPr>
            <w:noProof/>
            <w:lang w:eastAsia="pl-PL"/>
          </w:rPr>
          <w:tab/>
        </w:r>
        <w:r w:rsidR="007F6141" w:rsidRPr="00F41523">
          <w:rPr>
            <w:rStyle w:val="Hipercze"/>
            <w:noProof/>
          </w:rPr>
          <w:t>Hibernate 3</w:t>
        </w:r>
        <w:r w:rsidR="007F6141">
          <w:rPr>
            <w:noProof/>
            <w:webHidden/>
          </w:rPr>
          <w:tab/>
        </w:r>
        <w:r>
          <w:rPr>
            <w:noProof/>
            <w:webHidden/>
          </w:rPr>
          <w:fldChar w:fldCharType="begin"/>
        </w:r>
        <w:r w:rsidR="007F6141">
          <w:rPr>
            <w:noProof/>
            <w:webHidden/>
          </w:rPr>
          <w:instrText xml:space="preserve"> PAGEREF _Toc302857073 \h </w:instrText>
        </w:r>
        <w:r>
          <w:rPr>
            <w:noProof/>
            <w:webHidden/>
          </w:rPr>
        </w:r>
        <w:r>
          <w:rPr>
            <w:noProof/>
            <w:webHidden/>
          </w:rPr>
          <w:fldChar w:fldCharType="separate"/>
        </w:r>
        <w:r w:rsidR="007F6141">
          <w:rPr>
            <w:noProof/>
            <w:webHidden/>
          </w:rPr>
          <w:t>22</w:t>
        </w:r>
        <w:r>
          <w:rPr>
            <w:noProof/>
            <w:webHidden/>
          </w:rPr>
          <w:fldChar w:fldCharType="end"/>
        </w:r>
      </w:hyperlink>
    </w:p>
    <w:p w:rsidR="007F6141" w:rsidRDefault="002436F7">
      <w:pPr>
        <w:pStyle w:val="Spistreci2"/>
        <w:tabs>
          <w:tab w:val="left" w:pos="880"/>
          <w:tab w:val="right" w:leader="dot" w:pos="9061"/>
        </w:tabs>
        <w:rPr>
          <w:noProof/>
          <w:lang w:eastAsia="pl-PL"/>
        </w:rPr>
      </w:pPr>
      <w:hyperlink w:anchor="_Toc302857074" w:history="1">
        <w:r w:rsidR="007F6141" w:rsidRPr="00F41523">
          <w:rPr>
            <w:rStyle w:val="Hipercze"/>
            <w:noProof/>
          </w:rPr>
          <w:t>4.6.</w:t>
        </w:r>
        <w:r w:rsidR="007F6141">
          <w:rPr>
            <w:noProof/>
            <w:lang w:eastAsia="pl-PL"/>
          </w:rPr>
          <w:tab/>
        </w:r>
        <w:r w:rsidR="007F6141" w:rsidRPr="00F41523">
          <w:rPr>
            <w:rStyle w:val="Hipercze"/>
            <w:noProof/>
          </w:rPr>
          <w:t>Spring Framework 3</w:t>
        </w:r>
        <w:r w:rsidR="007F6141">
          <w:rPr>
            <w:noProof/>
            <w:webHidden/>
          </w:rPr>
          <w:tab/>
        </w:r>
        <w:r>
          <w:rPr>
            <w:noProof/>
            <w:webHidden/>
          </w:rPr>
          <w:fldChar w:fldCharType="begin"/>
        </w:r>
        <w:r w:rsidR="007F6141">
          <w:rPr>
            <w:noProof/>
            <w:webHidden/>
          </w:rPr>
          <w:instrText xml:space="preserve"> PAGEREF _Toc302857074 \h </w:instrText>
        </w:r>
        <w:r>
          <w:rPr>
            <w:noProof/>
            <w:webHidden/>
          </w:rPr>
        </w:r>
        <w:r>
          <w:rPr>
            <w:noProof/>
            <w:webHidden/>
          </w:rPr>
          <w:fldChar w:fldCharType="separate"/>
        </w:r>
        <w:r w:rsidR="007F6141">
          <w:rPr>
            <w:noProof/>
            <w:webHidden/>
          </w:rPr>
          <w:t>23</w:t>
        </w:r>
        <w:r>
          <w:rPr>
            <w:noProof/>
            <w:webHidden/>
          </w:rPr>
          <w:fldChar w:fldCharType="end"/>
        </w:r>
      </w:hyperlink>
    </w:p>
    <w:p w:rsidR="007F6141" w:rsidRDefault="002436F7">
      <w:pPr>
        <w:pStyle w:val="Spistreci2"/>
        <w:tabs>
          <w:tab w:val="left" w:pos="880"/>
          <w:tab w:val="right" w:leader="dot" w:pos="9061"/>
        </w:tabs>
        <w:rPr>
          <w:noProof/>
          <w:lang w:eastAsia="pl-PL"/>
        </w:rPr>
      </w:pPr>
      <w:hyperlink w:anchor="_Toc302857075" w:history="1">
        <w:r w:rsidR="007F6141" w:rsidRPr="00F41523">
          <w:rPr>
            <w:rStyle w:val="Hipercze"/>
            <w:noProof/>
          </w:rPr>
          <w:t>4.7.</w:t>
        </w:r>
        <w:r w:rsidR="007F6141">
          <w:rPr>
            <w:noProof/>
            <w:lang w:eastAsia="pl-PL"/>
          </w:rPr>
          <w:tab/>
        </w:r>
        <w:r w:rsidR="007F6141" w:rsidRPr="00F41523">
          <w:rPr>
            <w:rStyle w:val="Hipercze"/>
            <w:noProof/>
          </w:rPr>
          <w:t>Oracle 10g Express Edition</w:t>
        </w:r>
        <w:r w:rsidR="007F6141">
          <w:rPr>
            <w:noProof/>
            <w:webHidden/>
          </w:rPr>
          <w:tab/>
        </w:r>
        <w:r>
          <w:rPr>
            <w:noProof/>
            <w:webHidden/>
          </w:rPr>
          <w:fldChar w:fldCharType="begin"/>
        </w:r>
        <w:r w:rsidR="007F6141">
          <w:rPr>
            <w:noProof/>
            <w:webHidden/>
          </w:rPr>
          <w:instrText xml:space="preserve"> PAGEREF _Toc302857075 \h </w:instrText>
        </w:r>
        <w:r>
          <w:rPr>
            <w:noProof/>
            <w:webHidden/>
          </w:rPr>
        </w:r>
        <w:r>
          <w:rPr>
            <w:noProof/>
            <w:webHidden/>
          </w:rPr>
          <w:fldChar w:fldCharType="separate"/>
        </w:r>
        <w:r w:rsidR="007F6141">
          <w:rPr>
            <w:noProof/>
            <w:webHidden/>
          </w:rPr>
          <w:t>24</w:t>
        </w:r>
        <w:r>
          <w:rPr>
            <w:noProof/>
            <w:webHidden/>
          </w:rPr>
          <w:fldChar w:fldCharType="end"/>
        </w:r>
      </w:hyperlink>
    </w:p>
    <w:p w:rsidR="007F6141" w:rsidRDefault="002436F7">
      <w:pPr>
        <w:pStyle w:val="Spistreci2"/>
        <w:tabs>
          <w:tab w:val="left" w:pos="880"/>
          <w:tab w:val="right" w:leader="dot" w:pos="9061"/>
        </w:tabs>
        <w:rPr>
          <w:noProof/>
          <w:lang w:eastAsia="pl-PL"/>
        </w:rPr>
      </w:pPr>
      <w:hyperlink w:anchor="_Toc302857076" w:history="1">
        <w:r w:rsidR="007F6141" w:rsidRPr="00F41523">
          <w:rPr>
            <w:rStyle w:val="Hipercze"/>
            <w:noProof/>
          </w:rPr>
          <w:t>4.8.</w:t>
        </w:r>
        <w:r w:rsidR="007F6141">
          <w:rPr>
            <w:noProof/>
            <w:lang w:eastAsia="pl-PL"/>
          </w:rPr>
          <w:tab/>
        </w:r>
        <w:r w:rsidR="007F6141" w:rsidRPr="00F41523">
          <w:rPr>
            <w:rStyle w:val="Hipercze"/>
            <w:noProof/>
          </w:rPr>
          <w:t>Java 2 Enterprise Edition</w:t>
        </w:r>
        <w:r w:rsidR="007F6141">
          <w:rPr>
            <w:noProof/>
            <w:webHidden/>
          </w:rPr>
          <w:tab/>
        </w:r>
        <w:r>
          <w:rPr>
            <w:noProof/>
            <w:webHidden/>
          </w:rPr>
          <w:fldChar w:fldCharType="begin"/>
        </w:r>
        <w:r w:rsidR="007F6141">
          <w:rPr>
            <w:noProof/>
            <w:webHidden/>
          </w:rPr>
          <w:instrText xml:space="preserve"> PAGEREF _Toc302857076 \h </w:instrText>
        </w:r>
        <w:r>
          <w:rPr>
            <w:noProof/>
            <w:webHidden/>
          </w:rPr>
        </w:r>
        <w:r>
          <w:rPr>
            <w:noProof/>
            <w:webHidden/>
          </w:rPr>
          <w:fldChar w:fldCharType="separate"/>
        </w:r>
        <w:r w:rsidR="007F6141">
          <w:rPr>
            <w:noProof/>
            <w:webHidden/>
          </w:rPr>
          <w:t>25</w:t>
        </w:r>
        <w:r>
          <w:rPr>
            <w:noProof/>
            <w:webHidden/>
          </w:rPr>
          <w:fldChar w:fldCharType="end"/>
        </w:r>
      </w:hyperlink>
    </w:p>
    <w:p w:rsidR="007F6141" w:rsidRDefault="002436F7">
      <w:pPr>
        <w:pStyle w:val="Spistreci2"/>
        <w:tabs>
          <w:tab w:val="left" w:pos="880"/>
          <w:tab w:val="right" w:leader="dot" w:pos="9061"/>
        </w:tabs>
        <w:rPr>
          <w:noProof/>
          <w:lang w:eastAsia="pl-PL"/>
        </w:rPr>
      </w:pPr>
      <w:hyperlink w:anchor="_Toc302857077" w:history="1">
        <w:r w:rsidR="007F6141" w:rsidRPr="00F41523">
          <w:rPr>
            <w:rStyle w:val="Hipercze"/>
            <w:noProof/>
          </w:rPr>
          <w:t>4.9.</w:t>
        </w:r>
        <w:r w:rsidR="007F6141">
          <w:rPr>
            <w:noProof/>
            <w:lang w:eastAsia="pl-PL"/>
          </w:rPr>
          <w:tab/>
        </w:r>
        <w:r w:rsidR="007F6141" w:rsidRPr="00F41523">
          <w:rPr>
            <w:rStyle w:val="Hipercze"/>
            <w:noProof/>
          </w:rPr>
          <w:t>Apache Tomcat</w:t>
        </w:r>
        <w:r w:rsidR="007F6141">
          <w:rPr>
            <w:noProof/>
            <w:webHidden/>
          </w:rPr>
          <w:tab/>
        </w:r>
        <w:r>
          <w:rPr>
            <w:noProof/>
            <w:webHidden/>
          </w:rPr>
          <w:fldChar w:fldCharType="begin"/>
        </w:r>
        <w:r w:rsidR="007F6141">
          <w:rPr>
            <w:noProof/>
            <w:webHidden/>
          </w:rPr>
          <w:instrText xml:space="preserve"> PAGEREF _Toc302857077 \h </w:instrText>
        </w:r>
        <w:r>
          <w:rPr>
            <w:noProof/>
            <w:webHidden/>
          </w:rPr>
        </w:r>
        <w:r>
          <w:rPr>
            <w:noProof/>
            <w:webHidden/>
          </w:rPr>
          <w:fldChar w:fldCharType="separate"/>
        </w:r>
        <w:r w:rsidR="007F6141">
          <w:rPr>
            <w:noProof/>
            <w:webHidden/>
          </w:rPr>
          <w:t>25</w:t>
        </w:r>
        <w:r>
          <w:rPr>
            <w:noProof/>
            <w:webHidden/>
          </w:rPr>
          <w:fldChar w:fldCharType="end"/>
        </w:r>
      </w:hyperlink>
    </w:p>
    <w:p w:rsidR="007F6141" w:rsidRDefault="002436F7">
      <w:pPr>
        <w:pStyle w:val="Spistreci2"/>
        <w:tabs>
          <w:tab w:val="left" w:pos="1100"/>
          <w:tab w:val="right" w:leader="dot" w:pos="9061"/>
        </w:tabs>
        <w:rPr>
          <w:noProof/>
          <w:lang w:eastAsia="pl-PL"/>
        </w:rPr>
      </w:pPr>
      <w:hyperlink w:anchor="_Toc302857078" w:history="1">
        <w:r w:rsidR="007F6141" w:rsidRPr="00F41523">
          <w:rPr>
            <w:rStyle w:val="Hipercze"/>
            <w:noProof/>
          </w:rPr>
          <w:t>4.10.</w:t>
        </w:r>
        <w:r w:rsidR="007F6141">
          <w:rPr>
            <w:noProof/>
            <w:lang w:eastAsia="pl-PL"/>
          </w:rPr>
          <w:tab/>
        </w:r>
        <w:r w:rsidR="007F6141" w:rsidRPr="00F41523">
          <w:rPr>
            <w:rStyle w:val="Hipercze"/>
            <w:noProof/>
          </w:rPr>
          <w:t>Architektura REST</w:t>
        </w:r>
        <w:r w:rsidR="007F6141">
          <w:rPr>
            <w:noProof/>
            <w:webHidden/>
          </w:rPr>
          <w:tab/>
        </w:r>
        <w:r>
          <w:rPr>
            <w:noProof/>
            <w:webHidden/>
          </w:rPr>
          <w:fldChar w:fldCharType="begin"/>
        </w:r>
        <w:r w:rsidR="007F6141">
          <w:rPr>
            <w:noProof/>
            <w:webHidden/>
          </w:rPr>
          <w:instrText xml:space="preserve"> PAGEREF _Toc302857078 \h </w:instrText>
        </w:r>
        <w:r>
          <w:rPr>
            <w:noProof/>
            <w:webHidden/>
          </w:rPr>
        </w:r>
        <w:r>
          <w:rPr>
            <w:noProof/>
            <w:webHidden/>
          </w:rPr>
          <w:fldChar w:fldCharType="separate"/>
        </w:r>
        <w:r w:rsidR="007F6141">
          <w:rPr>
            <w:noProof/>
            <w:webHidden/>
          </w:rPr>
          <w:t>26</w:t>
        </w:r>
        <w:r>
          <w:rPr>
            <w:noProof/>
            <w:webHidden/>
          </w:rPr>
          <w:fldChar w:fldCharType="end"/>
        </w:r>
      </w:hyperlink>
    </w:p>
    <w:p w:rsidR="007F6141" w:rsidRDefault="002436F7">
      <w:pPr>
        <w:pStyle w:val="Spistreci2"/>
        <w:tabs>
          <w:tab w:val="left" w:pos="1100"/>
          <w:tab w:val="right" w:leader="dot" w:pos="9061"/>
        </w:tabs>
        <w:rPr>
          <w:noProof/>
          <w:lang w:eastAsia="pl-PL"/>
        </w:rPr>
      </w:pPr>
      <w:hyperlink w:anchor="_Toc302857079" w:history="1">
        <w:r w:rsidR="007F6141" w:rsidRPr="00F41523">
          <w:rPr>
            <w:rStyle w:val="Hipercze"/>
            <w:noProof/>
          </w:rPr>
          <w:t>4.11.</w:t>
        </w:r>
        <w:r w:rsidR="007F6141">
          <w:rPr>
            <w:noProof/>
            <w:lang w:eastAsia="pl-PL"/>
          </w:rPr>
          <w:tab/>
        </w:r>
        <w:r w:rsidR="007F6141" w:rsidRPr="00F41523">
          <w:rPr>
            <w:rStyle w:val="Hipercze"/>
            <w:noProof/>
          </w:rPr>
          <w:t xml:space="preserve">JSON - </w:t>
        </w:r>
        <w:r w:rsidR="007F6141" w:rsidRPr="00F41523">
          <w:rPr>
            <w:rStyle w:val="Hipercze"/>
            <w:noProof/>
            <w:shd w:val="clear" w:color="auto" w:fill="FFFFFF"/>
          </w:rPr>
          <w:t>JavaScript Object Notation</w:t>
        </w:r>
        <w:r w:rsidR="007F6141">
          <w:rPr>
            <w:noProof/>
            <w:webHidden/>
          </w:rPr>
          <w:tab/>
        </w:r>
        <w:r>
          <w:rPr>
            <w:noProof/>
            <w:webHidden/>
          </w:rPr>
          <w:fldChar w:fldCharType="begin"/>
        </w:r>
        <w:r w:rsidR="007F6141">
          <w:rPr>
            <w:noProof/>
            <w:webHidden/>
          </w:rPr>
          <w:instrText xml:space="preserve"> PAGEREF _Toc302857079 \h </w:instrText>
        </w:r>
        <w:r>
          <w:rPr>
            <w:noProof/>
            <w:webHidden/>
          </w:rPr>
        </w:r>
        <w:r>
          <w:rPr>
            <w:noProof/>
            <w:webHidden/>
          </w:rPr>
          <w:fldChar w:fldCharType="separate"/>
        </w:r>
        <w:r w:rsidR="007F6141">
          <w:rPr>
            <w:noProof/>
            <w:webHidden/>
          </w:rPr>
          <w:t>27</w:t>
        </w:r>
        <w:r>
          <w:rPr>
            <w:noProof/>
            <w:webHidden/>
          </w:rPr>
          <w:fldChar w:fldCharType="end"/>
        </w:r>
      </w:hyperlink>
    </w:p>
    <w:p w:rsidR="007F6141" w:rsidRDefault="002436F7">
      <w:pPr>
        <w:pStyle w:val="Spistreci2"/>
        <w:tabs>
          <w:tab w:val="left" w:pos="1100"/>
          <w:tab w:val="right" w:leader="dot" w:pos="9061"/>
        </w:tabs>
        <w:rPr>
          <w:noProof/>
          <w:lang w:eastAsia="pl-PL"/>
        </w:rPr>
      </w:pPr>
      <w:hyperlink w:anchor="_Toc302857080" w:history="1">
        <w:r w:rsidR="007F6141" w:rsidRPr="00F41523">
          <w:rPr>
            <w:rStyle w:val="Hipercze"/>
            <w:noProof/>
          </w:rPr>
          <w:t>4.12.</w:t>
        </w:r>
        <w:r w:rsidR="007F6141">
          <w:rPr>
            <w:noProof/>
            <w:lang w:eastAsia="pl-PL"/>
          </w:rPr>
          <w:tab/>
        </w:r>
        <w:r w:rsidR="007F6141" w:rsidRPr="00F41523">
          <w:rPr>
            <w:rStyle w:val="Hipercze"/>
            <w:noProof/>
          </w:rPr>
          <w:t>System kontroli wersji Subversion 1.6</w:t>
        </w:r>
        <w:r w:rsidR="007F6141">
          <w:rPr>
            <w:noProof/>
            <w:webHidden/>
          </w:rPr>
          <w:tab/>
        </w:r>
        <w:r>
          <w:rPr>
            <w:noProof/>
            <w:webHidden/>
          </w:rPr>
          <w:fldChar w:fldCharType="begin"/>
        </w:r>
        <w:r w:rsidR="007F6141">
          <w:rPr>
            <w:noProof/>
            <w:webHidden/>
          </w:rPr>
          <w:instrText xml:space="preserve"> PAGEREF _Toc302857080 \h </w:instrText>
        </w:r>
        <w:r>
          <w:rPr>
            <w:noProof/>
            <w:webHidden/>
          </w:rPr>
        </w:r>
        <w:r>
          <w:rPr>
            <w:noProof/>
            <w:webHidden/>
          </w:rPr>
          <w:fldChar w:fldCharType="separate"/>
        </w:r>
        <w:r w:rsidR="007F6141">
          <w:rPr>
            <w:noProof/>
            <w:webHidden/>
          </w:rPr>
          <w:t>28</w:t>
        </w:r>
        <w:r>
          <w:rPr>
            <w:noProof/>
            <w:webHidden/>
          </w:rPr>
          <w:fldChar w:fldCharType="end"/>
        </w:r>
      </w:hyperlink>
    </w:p>
    <w:p w:rsidR="007F6141" w:rsidRDefault="002436F7">
      <w:pPr>
        <w:pStyle w:val="Spistreci2"/>
        <w:tabs>
          <w:tab w:val="left" w:pos="1100"/>
          <w:tab w:val="right" w:leader="dot" w:pos="9061"/>
        </w:tabs>
        <w:rPr>
          <w:noProof/>
          <w:lang w:eastAsia="pl-PL"/>
        </w:rPr>
      </w:pPr>
      <w:hyperlink w:anchor="_Toc302857081" w:history="1">
        <w:r w:rsidR="007F6141" w:rsidRPr="00F41523">
          <w:rPr>
            <w:rStyle w:val="Hipercze"/>
            <w:noProof/>
          </w:rPr>
          <w:t>4.13.</w:t>
        </w:r>
        <w:r w:rsidR="007F6141">
          <w:rPr>
            <w:noProof/>
            <w:lang w:eastAsia="pl-PL"/>
          </w:rPr>
          <w:tab/>
        </w:r>
        <w:r w:rsidR="007F6141" w:rsidRPr="00F41523">
          <w:rPr>
            <w:rStyle w:val="Hipercze"/>
            <w:noProof/>
          </w:rPr>
          <w:t>Eclipse SDK 3.6.2 + Java EE</w:t>
        </w:r>
        <w:r w:rsidR="007F6141">
          <w:rPr>
            <w:noProof/>
            <w:webHidden/>
          </w:rPr>
          <w:tab/>
        </w:r>
        <w:r>
          <w:rPr>
            <w:noProof/>
            <w:webHidden/>
          </w:rPr>
          <w:fldChar w:fldCharType="begin"/>
        </w:r>
        <w:r w:rsidR="007F6141">
          <w:rPr>
            <w:noProof/>
            <w:webHidden/>
          </w:rPr>
          <w:instrText xml:space="preserve"> PAGEREF _Toc302857081 \h </w:instrText>
        </w:r>
        <w:r>
          <w:rPr>
            <w:noProof/>
            <w:webHidden/>
          </w:rPr>
        </w:r>
        <w:r>
          <w:rPr>
            <w:noProof/>
            <w:webHidden/>
          </w:rPr>
          <w:fldChar w:fldCharType="separate"/>
        </w:r>
        <w:r w:rsidR="007F6141">
          <w:rPr>
            <w:noProof/>
            <w:webHidden/>
          </w:rPr>
          <w:t>28</w:t>
        </w:r>
        <w:r>
          <w:rPr>
            <w:noProof/>
            <w:webHidden/>
          </w:rPr>
          <w:fldChar w:fldCharType="end"/>
        </w:r>
      </w:hyperlink>
    </w:p>
    <w:p w:rsidR="007F6141" w:rsidRDefault="002436F7">
      <w:pPr>
        <w:pStyle w:val="Spistreci2"/>
        <w:tabs>
          <w:tab w:val="left" w:pos="1100"/>
          <w:tab w:val="right" w:leader="dot" w:pos="9061"/>
        </w:tabs>
        <w:rPr>
          <w:noProof/>
          <w:lang w:eastAsia="pl-PL"/>
        </w:rPr>
      </w:pPr>
      <w:hyperlink w:anchor="_Toc302857082" w:history="1">
        <w:r w:rsidR="007F6141" w:rsidRPr="00F41523">
          <w:rPr>
            <w:rStyle w:val="Hipercze"/>
            <w:noProof/>
          </w:rPr>
          <w:t>4.14.</w:t>
        </w:r>
        <w:r w:rsidR="007F6141">
          <w:rPr>
            <w:noProof/>
            <w:lang w:eastAsia="pl-PL"/>
          </w:rPr>
          <w:tab/>
        </w:r>
        <w:r w:rsidR="007F6141" w:rsidRPr="00F41523">
          <w:rPr>
            <w:rStyle w:val="Hipercze"/>
            <w:noProof/>
          </w:rPr>
          <w:t>Eclipse SDK 3.6.2 + Android SDK</w:t>
        </w:r>
        <w:r w:rsidR="007F6141">
          <w:rPr>
            <w:noProof/>
            <w:webHidden/>
          </w:rPr>
          <w:tab/>
        </w:r>
        <w:r>
          <w:rPr>
            <w:noProof/>
            <w:webHidden/>
          </w:rPr>
          <w:fldChar w:fldCharType="begin"/>
        </w:r>
        <w:r w:rsidR="007F6141">
          <w:rPr>
            <w:noProof/>
            <w:webHidden/>
          </w:rPr>
          <w:instrText xml:space="preserve"> PAGEREF _Toc302857082 \h </w:instrText>
        </w:r>
        <w:r>
          <w:rPr>
            <w:noProof/>
            <w:webHidden/>
          </w:rPr>
        </w:r>
        <w:r>
          <w:rPr>
            <w:noProof/>
            <w:webHidden/>
          </w:rPr>
          <w:fldChar w:fldCharType="separate"/>
        </w:r>
        <w:r w:rsidR="007F6141">
          <w:rPr>
            <w:noProof/>
            <w:webHidden/>
          </w:rPr>
          <w:t>29</w:t>
        </w:r>
        <w:r>
          <w:rPr>
            <w:noProof/>
            <w:webHidden/>
          </w:rPr>
          <w:fldChar w:fldCharType="end"/>
        </w:r>
      </w:hyperlink>
    </w:p>
    <w:p w:rsidR="007F6141" w:rsidRDefault="002436F7">
      <w:pPr>
        <w:pStyle w:val="Spistreci1"/>
        <w:tabs>
          <w:tab w:val="left" w:pos="440"/>
          <w:tab w:val="right" w:leader="dot" w:pos="9061"/>
        </w:tabs>
        <w:rPr>
          <w:noProof/>
          <w:lang w:eastAsia="pl-PL"/>
        </w:rPr>
      </w:pPr>
      <w:hyperlink w:anchor="_Toc302857083" w:history="1">
        <w:r w:rsidR="007F6141" w:rsidRPr="00F41523">
          <w:rPr>
            <w:rStyle w:val="Hipercze"/>
            <w:noProof/>
          </w:rPr>
          <w:t>5.</w:t>
        </w:r>
        <w:r w:rsidR="007F6141">
          <w:rPr>
            <w:noProof/>
            <w:lang w:eastAsia="pl-PL"/>
          </w:rPr>
          <w:tab/>
        </w:r>
        <w:r w:rsidR="007F6141" w:rsidRPr="00F41523">
          <w:rPr>
            <w:rStyle w:val="Hipercze"/>
            <w:noProof/>
          </w:rPr>
          <w:t>Implementacja projektu</w:t>
        </w:r>
        <w:r w:rsidR="007F6141">
          <w:rPr>
            <w:noProof/>
            <w:webHidden/>
          </w:rPr>
          <w:tab/>
        </w:r>
        <w:r>
          <w:rPr>
            <w:noProof/>
            <w:webHidden/>
          </w:rPr>
          <w:fldChar w:fldCharType="begin"/>
        </w:r>
        <w:r w:rsidR="007F6141">
          <w:rPr>
            <w:noProof/>
            <w:webHidden/>
          </w:rPr>
          <w:instrText xml:space="preserve"> PAGEREF _Toc302857083 \h </w:instrText>
        </w:r>
        <w:r>
          <w:rPr>
            <w:noProof/>
            <w:webHidden/>
          </w:rPr>
        </w:r>
        <w:r>
          <w:rPr>
            <w:noProof/>
            <w:webHidden/>
          </w:rPr>
          <w:fldChar w:fldCharType="separate"/>
        </w:r>
        <w:r w:rsidR="007F6141">
          <w:rPr>
            <w:noProof/>
            <w:webHidden/>
          </w:rPr>
          <w:t>30</w:t>
        </w:r>
        <w:r>
          <w:rPr>
            <w:noProof/>
            <w:webHidden/>
          </w:rPr>
          <w:fldChar w:fldCharType="end"/>
        </w:r>
      </w:hyperlink>
    </w:p>
    <w:p w:rsidR="007F6141" w:rsidRDefault="002436F7">
      <w:pPr>
        <w:pStyle w:val="Spistreci2"/>
        <w:tabs>
          <w:tab w:val="left" w:pos="880"/>
          <w:tab w:val="right" w:leader="dot" w:pos="9061"/>
        </w:tabs>
        <w:rPr>
          <w:noProof/>
          <w:lang w:eastAsia="pl-PL"/>
        </w:rPr>
      </w:pPr>
      <w:hyperlink w:anchor="_Toc302857084" w:history="1">
        <w:r w:rsidR="007F6141" w:rsidRPr="00F41523">
          <w:rPr>
            <w:rStyle w:val="Hipercze"/>
            <w:noProof/>
          </w:rPr>
          <w:t>5.1.</w:t>
        </w:r>
        <w:r w:rsidR="007F6141">
          <w:rPr>
            <w:noProof/>
            <w:lang w:eastAsia="pl-PL"/>
          </w:rPr>
          <w:tab/>
        </w:r>
        <w:r w:rsidR="007F6141" w:rsidRPr="00F41523">
          <w:rPr>
            <w:rStyle w:val="Hipercze"/>
            <w:noProof/>
          </w:rPr>
          <w:t>Baza danych</w:t>
        </w:r>
        <w:r w:rsidR="007F6141">
          <w:rPr>
            <w:noProof/>
            <w:webHidden/>
          </w:rPr>
          <w:tab/>
        </w:r>
        <w:r>
          <w:rPr>
            <w:noProof/>
            <w:webHidden/>
          </w:rPr>
          <w:fldChar w:fldCharType="begin"/>
        </w:r>
        <w:r w:rsidR="007F6141">
          <w:rPr>
            <w:noProof/>
            <w:webHidden/>
          </w:rPr>
          <w:instrText xml:space="preserve"> PAGEREF _Toc302857084 \h </w:instrText>
        </w:r>
        <w:r>
          <w:rPr>
            <w:noProof/>
            <w:webHidden/>
          </w:rPr>
        </w:r>
        <w:r>
          <w:rPr>
            <w:noProof/>
            <w:webHidden/>
          </w:rPr>
          <w:fldChar w:fldCharType="separate"/>
        </w:r>
        <w:r w:rsidR="007F6141">
          <w:rPr>
            <w:noProof/>
            <w:webHidden/>
          </w:rPr>
          <w:t>30</w:t>
        </w:r>
        <w:r>
          <w:rPr>
            <w:noProof/>
            <w:webHidden/>
          </w:rPr>
          <w:fldChar w:fldCharType="end"/>
        </w:r>
      </w:hyperlink>
    </w:p>
    <w:p w:rsidR="007F6141" w:rsidRDefault="002436F7">
      <w:pPr>
        <w:pStyle w:val="Spistreci3"/>
        <w:tabs>
          <w:tab w:val="left" w:pos="1320"/>
          <w:tab w:val="right" w:leader="dot" w:pos="9061"/>
        </w:tabs>
        <w:rPr>
          <w:noProof/>
          <w:lang w:eastAsia="pl-PL"/>
        </w:rPr>
      </w:pPr>
      <w:hyperlink w:anchor="_Toc302857085" w:history="1">
        <w:r w:rsidR="007F6141" w:rsidRPr="00F41523">
          <w:rPr>
            <w:rStyle w:val="Hipercze"/>
            <w:noProof/>
          </w:rPr>
          <w:t>5.1.1.</w:t>
        </w:r>
        <w:r w:rsidR="007F6141">
          <w:rPr>
            <w:noProof/>
            <w:lang w:eastAsia="pl-PL"/>
          </w:rPr>
          <w:tab/>
        </w:r>
        <w:r w:rsidR="007F6141" w:rsidRPr="00F41523">
          <w:rPr>
            <w:rStyle w:val="Hipercze"/>
            <w:noProof/>
          </w:rPr>
          <w:t>Cel powstania</w:t>
        </w:r>
        <w:r w:rsidR="007F6141">
          <w:rPr>
            <w:noProof/>
            <w:webHidden/>
          </w:rPr>
          <w:tab/>
        </w:r>
        <w:r>
          <w:rPr>
            <w:noProof/>
            <w:webHidden/>
          </w:rPr>
          <w:fldChar w:fldCharType="begin"/>
        </w:r>
        <w:r w:rsidR="007F6141">
          <w:rPr>
            <w:noProof/>
            <w:webHidden/>
          </w:rPr>
          <w:instrText xml:space="preserve"> PAGEREF _Toc302857085 \h </w:instrText>
        </w:r>
        <w:r>
          <w:rPr>
            <w:noProof/>
            <w:webHidden/>
          </w:rPr>
        </w:r>
        <w:r>
          <w:rPr>
            <w:noProof/>
            <w:webHidden/>
          </w:rPr>
          <w:fldChar w:fldCharType="separate"/>
        </w:r>
        <w:r w:rsidR="007F6141">
          <w:rPr>
            <w:noProof/>
            <w:webHidden/>
          </w:rPr>
          <w:t>30</w:t>
        </w:r>
        <w:r>
          <w:rPr>
            <w:noProof/>
            <w:webHidden/>
          </w:rPr>
          <w:fldChar w:fldCharType="end"/>
        </w:r>
      </w:hyperlink>
    </w:p>
    <w:p w:rsidR="007F6141" w:rsidRDefault="002436F7">
      <w:pPr>
        <w:pStyle w:val="Spistreci3"/>
        <w:tabs>
          <w:tab w:val="left" w:pos="1320"/>
          <w:tab w:val="right" w:leader="dot" w:pos="9061"/>
        </w:tabs>
        <w:rPr>
          <w:noProof/>
          <w:lang w:eastAsia="pl-PL"/>
        </w:rPr>
      </w:pPr>
      <w:hyperlink w:anchor="_Toc302857086" w:history="1">
        <w:r w:rsidR="007F6141" w:rsidRPr="00F41523">
          <w:rPr>
            <w:rStyle w:val="Hipercze"/>
            <w:noProof/>
          </w:rPr>
          <w:t>5.1.2.</w:t>
        </w:r>
        <w:r w:rsidR="007F6141">
          <w:rPr>
            <w:noProof/>
            <w:lang w:eastAsia="pl-PL"/>
          </w:rPr>
          <w:tab/>
        </w:r>
        <w:r w:rsidR="007F6141" w:rsidRPr="00F41523">
          <w:rPr>
            <w:rStyle w:val="Hipercze"/>
            <w:noProof/>
          </w:rPr>
          <w:t>Szczegóły implementacji</w:t>
        </w:r>
        <w:r w:rsidR="007F6141">
          <w:rPr>
            <w:noProof/>
            <w:webHidden/>
          </w:rPr>
          <w:tab/>
        </w:r>
        <w:r>
          <w:rPr>
            <w:noProof/>
            <w:webHidden/>
          </w:rPr>
          <w:fldChar w:fldCharType="begin"/>
        </w:r>
        <w:r w:rsidR="007F6141">
          <w:rPr>
            <w:noProof/>
            <w:webHidden/>
          </w:rPr>
          <w:instrText xml:space="preserve"> PAGEREF _Toc302857086 \h </w:instrText>
        </w:r>
        <w:r>
          <w:rPr>
            <w:noProof/>
            <w:webHidden/>
          </w:rPr>
        </w:r>
        <w:r>
          <w:rPr>
            <w:noProof/>
            <w:webHidden/>
          </w:rPr>
          <w:fldChar w:fldCharType="separate"/>
        </w:r>
        <w:r w:rsidR="007F6141">
          <w:rPr>
            <w:noProof/>
            <w:webHidden/>
          </w:rPr>
          <w:t>30</w:t>
        </w:r>
        <w:r>
          <w:rPr>
            <w:noProof/>
            <w:webHidden/>
          </w:rPr>
          <w:fldChar w:fldCharType="end"/>
        </w:r>
      </w:hyperlink>
    </w:p>
    <w:p w:rsidR="007F6141" w:rsidRDefault="002436F7">
      <w:pPr>
        <w:pStyle w:val="Spistreci3"/>
        <w:tabs>
          <w:tab w:val="left" w:pos="1320"/>
          <w:tab w:val="right" w:leader="dot" w:pos="9061"/>
        </w:tabs>
        <w:rPr>
          <w:noProof/>
          <w:lang w:eastAsia="pl-PL"/>
        </w:rPr>
      </w:pPr>
      <w:hyperlink w:anchor="_Toc302857087" w:history="1">
        <w:r w:rsidR="007F6141" w:rsidRPr="00F41523">
          <w:rPr>
            <w:rStyle w:val="Hipercze"/>
            <w:noProof/>
          </w:rPr>
          <w:t>5.1.3.</w:t>
        </w:r>
        <w:r w:rsidR="007F6141">
          <w:rPr>
            <w:noProof/>
            <w:lang w:eastAsia="pl-PL"/>
          </w:rPr>
          <w:tab/>
        </w:r>
        <w:r w:rsidR="007F6141" w:rsidRPr="00F41523">
          <w:rPr>
            <w:rStyle w:val="Hipercze"/>
            <w:noProof/>
          </w:rPr>
          <w:t>Opis tabel</w:t>
        </w:r>
        <w:r w:rsidR="007F6141">
          <w:rPr>
            <w:noProof/>
            <w:webHidden/>
          </w:rPr>
          <w:tab/>
        </w:r>
        <w:r>
          <w:rPr>
            <w:noProof/>
            <w:webHidden/>
          </w:rPr>
          <w:fldChar w:fldCharType="begin"/>
        </w:r>
        <w:r w:rsidR="007F6141">
          <w:rPr>
            <w:noProof/>
            <w:webHidden/>
          </w:rPr>
          <w:instrText xml:space="preserve"> PAGEREF _Toc302857087 \h </w:instrText>
        </w:r>
        <w:r>
          <w:rPr>
            <w:noProof/>
            <w:webHidden/>
          </w:rPr>
        </w:r>
        <w:r>
          <w:rPr>
            <w:noProof/>
            <w:webHidden/>
          </w:rPr>
          <w:fldChar w:fldCharType="separate"/>
        </w:r>
        <w:r w:rsidR="007F6141">
          <w:rPr>
            <w:noProof/>
            <w:webHidden/>
          </w:rPr>
          <w:t>32</w:t>
        </w:r>
        <w:r>
          <w:rPr>
            <w:noProof/>
            <w:webHidden/>
          </w:rPr>
          <w:fldChar w:fldCharType="end"/>
        </w:r>
      </w:hyperlink>
    </w:p>
    <w:p w:rsidR="007F6141" w:rsidRDefault="002436F7">
      <w:pPr>
        <w:pStyle w:val="Spistreci3"/>
        <w:tabs>
          <w:tab w:val="left" w:pos="1320"/>
          <w:tab w:val="right" w:leader="dot" w:pos="9061"/>
        </w:tabs>
        <w:rPr>
          <w:noProof/>
          <w:lang w:eastAsia="pl-PL"/>
        </w:rPr>
      </w:pPr>
      <w:hyperlink w:anchor="_Toc302857088" w:history="1">
        <w:r w:rsidR="007F6141" w:rsidRPr="00F41523">
          <w:rPr>
            <w:rStyle w:val="Hipercze"/>
            <w:noProof/>
          </w:rPr>
          <w:t>5.1.4.</w:t>
        </w:r>
        <w:r w:rsidR="007F6141">
          <w:rPr>
            <w:noProof/>
            <w:lang w:eastAsia="pl-PL"/>
          </w:rPr>
          <w:tab/>
        </w:r>
        <w:r w:rsidR="007F6141" w:rsidRPr="00F41523">
          <w:rPr>
            <w:rStyle w:val="Hipercze"/>
            <w:noProof/>
          </w:rPr>
          <w:t>Integralność danych</w:t>
        </w:r>
        <w:r w:rsidR="007F6141">
          <w:rPr>
            <w:noProof/>
            <w:webHidden/>
          </w:rPr>
          <w:tab/>
        </w:r>
        <w:r>
          <w:rPr>
            <w:noProof/>
            <w:webHidden/>
          </w:rPr>
          <w:fldChar w:fldCharType="begin"/>
        </w:r>
        <w:r w:rsidR="007F6141">
          <w:rPr>
            <w:noProof/>
            <w:webHidden/>
          </w:rPr>
          <w:instrText xml:space="preserve"> PAGEREF _Toc302857088 \h </w:instrText>
        </w:r>
        <w:r>
          <w:rPr>
            <w:noProof/>
            <w:webHidden/>
          </w:rPr>
        </w:r>
        <w:r>
          <w:rPr>
            <w:noProof/>
            <w:webHidden/>
          </w:rPr>
          <w:fldChar w:fldCharType="separate"/>
        </w:r>
        <w:r w:rsidR="007F6141">
          <w:rPr>
            <w:noProof/>
            <w:webHidden/>
          </w:rPr>
          <w:t>33</w:t>
        </w:r>
        <w:r>
          <w:rPr>
            <w:noProof/>
            <w:webHidden/>
          </w:rPr>
          <w:fldChar w:fldCharType="end"/>
        </w:r>
      </w:hyperlink>
    </w:p>
    <w:p w:rsidR="007F6141" w:rsidRDefault="002436F7">
      <w:pPr>
        <w:pStyle w:val="Spistreci3"/>
        <w:tabs>
          <w:tab w:val="left" w:pos="1320"/>
          <w:tab w:val="right" w:leader="dot" w:pos="9061"/>
        </w:tabs>
        <w:rPr>
          <w:noProof/>
          <w:lang w:eastAsia="pl-PL"/>
        </w:rPr>
      </w:pPr>
      <w:hyperlink w:anchor="_Toc302857089" w:history="1">
        <w:r w:rsidR="007F6141" w:rsidRPr="00F41523">
          <w:rPr>
            <w:rStyle w:val="Hipercze"/>
            <w:noProof/>
          </w:rPr>
          <w:t>5.1.5.</w:t>
        </w:r>
        <w:r w:rsidR="007F6141">
          <w:rPr>
            <w:noProof/>
            <w:lang w:eastAsia="pl-PL"/>
          </w:rPr>
          <w:tab/>
        </w:r>
        <w:r w:rsidR="007F6141" w:rsidRPr="00F41523">
          <w:rPr>
            <w:rStyle w:val="Hipercze"/>
            <w:noProof/>
          </w:rPr>
          <w:t>Wyzwalacze i sekwencje</w:t>
        </w:r>
        <w:r w:rsidR="007F6141">
          <w:rPr>
            <w:noProof/>
            <w:webHidden/>
          </w:rPr>
          <w:tab/>
        </w:r>
        <w:r>
          <w:rPr>
            <w:noProof/>
            <w:webHidden/>
          </w:rPr>
          <w:fldChar w:fldCharType="begin"/>
        </w:r>
        <w:r w:rsidR="007F6141">
          <w:rPr>
            <w:noProof/>
            <w:webHidden/>
          </w:rPr>
          <w:instrText xml:space="preserve"> PAGEREF _Toc302857089 \h </w:instrText>
        </w:r>
        <w:r>
          <w:rPr>
            <w:noProof/>
            <w:webHidden/>
          </w:rPr>
        </w:r>
        <w:r>
          <w:rPr>
            <w:noProof/>
            <w:webHidden/>
          </w:rPr>
          <w:fldChar w:fldCharType="separate"/>
        </w:r>
        <w:r w:rsidR="007F6141">
          <w:rPr>
            <w:noProof/>
            <w:webHidden/>
          </w:rPr>
          <w:t>34</w:t>
        </w:r>
        <w:r>
          <w:rPr>
            <w:noProof/>
            <w:webHidden/>
          </w:rPr>
          <w:fldChar w:fldCharType="end"/>
        </w:r>
      </w:hyperlink>
    </w:p>
    <w:p w:rsidR="007F6141" w:rsidRDefault="002436F7">
      <w:pPr>
        <w:pStyle w:val="Spistreci2"/>
        <w:tabs>
          <w:tab w:val="left" w:pos="880"/>
          <w:tab w:val="right" w:leader="dot" w:pos="9061"/>
        </w:tabs>
        <w:rPr>
          <w:noProof/>
          <w:lang w:eastAsia="pl-PL"/>
        </w:rPr>
      </w:pPr>
      <w:hyperlink w:anchor="_Toc302857090" w:history="1">
        <w:r w:rsidR="007F6141" w:rsidRPr="00F41523">
          <w:rPr>
            <w:rStyle w:val="Hipercze"/>
            <w:noProof/>
          </w:rPr>
          <w:t>5.2.</w:t>
        </w:r>
        <w:r w:rsidR="007F6141">
          <w:rPr>
            <w:noProof/>
            <w:lang w:eastAsia="pl-PL"/>
          </w:rPr>
          <w:tab/>
        </w:r>
        <w:r w:rsidR="007F6141" w:rsidRPr="00F41523">
          <w:rPr>
            <w:rStyle w:val="Hipercze"/>
            <w:noProof/>
          </w:rPr>
          <w:t>Opis usługi sieciowej – Web Service</w:t>
        </w:r>
        <w:r w:rsidR="007F6141">
          <w:rPr>
            <w:noProof/>
            <w:webHidden/>
          </w:rPr>
          <w:tab/>
        </w:r>
        <w:r>
          <w:rPr>
            <w:noProof/>
            <w:webHidden/>
          </w:rPr>
          <w:fldChar w:fldCharType="begin"/>
        </w:r>
        <w:r w:rsidR="007F6141">
          <w:rPr>
            <w:noProof/>
            <w:webHidden/>
          </w:rPr>
          <w:instrText xml:space="preserve"> PAGEREF _Toc302857090 \h </w:instrText>
        </w:r>
        <w:r>
          <w:rPr>
            <w:noProof/>
            <w:webHidden/>
          </w:rPr>
        </w:r>
        <w:r>
          <w:rPr>
            <w:noProof/>
            <w:webHidden/>
          </w:rPr>
          <w:fldChar w:fldCharType="separate"/>
        </w:r>
        <w:r w:rsidR="007F6141">
          <w:rPr>
            <w:noProof/>
            <w:webHidden/>
          </w:rPr>
          <w:t>35</w:t>
        </w:r>
        <w:r>
          <w:rPr>
            <w:noProof/>
            <w:webHidden/>
          </w:rPr>
          <w:fldChar w:fldCharType="end"/>
        </w:r>
      </w:hyperlink>
    </w:p>
    <w:p w:rsidR="007F6141" w:rsidRDefault="002436F7">
      <w:pPr>
        <w:pStyle w:val="Spistreci3"/>
        <w:tabs>
          <w:tab w:val="left" w:pos="1320"/>
          <w:tab w:val="right" w:leader="dot" w:pos="9061"/>
        </w:tabs>
        <w:rPr>
          <w:noProof/>
          <w:lang w:eastAsia="pl-PL"/>
        </w:rPr>
      </w:pPr>
      <w:hyperlink w:anchor="_Toc302857091" w:history="1">
        <w:r w:rsidR="007F6141" w:rsidRPr="00F41523">
          <w:rPr>
            <w:rStyle w:val="Hipercze"/>
            <w:noProof/>
          </w:rPr>
          <w:t>5.2.1.</w:t>
        </w:r>
        <w:r w:rsidR="007F6141">
          <w:rPr>
            <w:noProof/>
            <w:lang w:eastAsia="pl-PL"/>
          </w:rPr>
          <w:tab/>
        </w:r>
        <w:r w:rsidR="007F6141" w:rsidRPr="00F41523">
          <w:rPr>
            <w:rStyle w:val="Hipercze"/>
            <w:noProof/>
          </w:rPr>
          <w:t>Cel powstania</w:t>
        </w:r>
        <w:r w:rsidR="007F6141">
          <w:rPr>
            <w:noProof/>
            <w:webHidden/>
          </w:rPr>
          <w:tab/>
        </w:r>
        <w:r>
          <w:rPr>
            <w:noProof/>
            <w:webHidden/>
          </w:rPr>
          <w:fldChar w:fldCharType="begin"/>
        </w:r>
        <w:r w:rsidR="007F6141">
          <w:rPr>
            <w:noProof/>
            <w:webHidden/>
          </w:rPr>
          <w:instrText xml:space="preserve"> PAGEREF _Toc302857091 \h </w:instrText>
        </w:r>
        <w:r>
          <w:rPr>
            <w:noProof/>
            <w:webHidden/>
          </w:rPr>
        </w:r>
        <w:r>
          <w:rPr>
            <w:noProof/>
            <w:webHidden/>
          </w:rPr>
          <w:fldChar w:fldCharType="separate"/>
        </w:r>
        <w:r w:rsidR="007F6141">
          <w:rPr>
            <w:noProof/>
            <w:webHidden/>
          </w:rPr>
          <w:t>35</w:t>
        </w:r>
        <w:r>
          <w:rPr>
            <w:noProof/>
            <w:webHidden/>
          </w:rPr>
          <w:fldChar w:fldCharType="end"/>
        </w:r>
      </w:hyperlink>
    </w:p>
    <w:p w:rsidR="007F6141" w:rsidRDefault="002436F7">
      <w:pPr>
        <w:pStyle w:val="Spistreci3"/>
        <w:tabs>
          <w:tab w:val="left" w:pos="1320"/>
          <w:tab w:val="right" w:leader="dot" w:pos="9061"/>
        </w:tabs>
        <w:rPr>
          <w:noProof/>
          <w:lang w:eastAsia="pl-PL"/>
        </w:rPr>
      </w:pPr>
      <w:hyperlink w:anchor="_Toc302857092" w:history="1">
        <w:r w:rsidR="007F6141" w:rsidRPr="00F41523">
          <w:rPr>
            <w:rStyle w:val="Hipercze"/>
            <w:noProof/>
          </w:rPr>
          <w:t>5.2.2.</w:t>
        </w:r>
        <w:r w:rsidR="007F6141">
          <w:rPr>
            <w:noProof/>
            <w:lang w:eastAsia="pl-PL"/>
          </w:rPr>
          <w:tab/>
        </w:r>
        <w:r w:rsidR="007F6141" w:rsidRPr="00F41523">
          <w:rPr>
            <w:rStyle w:val="Hipercze"/>
            <w:noProof/>
          </w:rPr>
          <w:t>Szczegóły implementacyjne</w:t>
        </w:r>
        <w:r w:rsidR="007F6141">
          <w:rPr>
            <w:noProof/>
            <w:webHidden/>
          </w:rPr>
          <w:tab/>
        </w:r>
        <w:r>
          <w:rPr>
            <w:noProof/>
            <w:webHidden/>
          </w:rPr>
          <w:fldChar w:fldCharType="begin"/>
        </w:r>
        <w:r w:rsidR="007F6141">
          <w:rPr>
            <w:noProof/>
            <w:webHidden/>
          </w:rPr>
          <w:instrText xml:space="preserve"> PAGEREF _Toc302857092 \h </w:instrText>
        </w:r>
        <w:r>
          <w:rPr>
            <w:noProof/>
            <w:webHidden/>
          </w:rPr>
        </w:r>
        <w:r>
          <w:rPr>
            <w:noProof/>
            <w:webHidden/>
          </w:rPr>
          <w:fldChar w:fldCharType="separate"/>
        </w:r>
        <w:r w:rsidR="007F6141">
          <w:rPr>
            <w:noProof/>
            <w:webHidden/>
          </w:rPr>
          <w:t>35</w:t>
        </w:r>
        <w:r>
          <w:rPr>
            <w:noProof/>
            <w:webHidden/>
          </w:rPr>
          <w:fldChar w:fldCharType="end"/>
        </w:r>
      </w:hyperlink>
    </w:p>
    <w:p w:rsidR="007F6141" w:rsidRDefault="002436F7">
      <w:pPr>
        <w:pStyle w:val="Spistreci3"/>
        <w:tabs>
          <w:tab w:val="left" w:pos="1320"/>
          <w:tab w:val="right" w:leader="dot" w:pos="9061"/>
        </w:tabs>
        <w:rPr>
          <w:noProof/>
          <w:lang w:eastAsia="pl-PL"/>
        </w:rPr>
      </w:pPr>
      <w:hyperlink w:anchor="_Toc302857093" w:history="1">
        <w:r w:rsidR="007F6141" w:rsidRPr="00F41523">
          <w:rPr>
            <w:rStyle w:val="Hipercze"/>
            <w:noProof/>
          </w:rPr>
          <w:t>5.2.3.</w:t>
        </w:r>
        <w:r w:rsidR="007F6141">
          <w:rPr>
            <w:noProof/>
            <w:lang w:eastAsia="pl-PL"/>
          </w:rPr>
          <w:tab/>
        </w:r>
        <w:r w:rsidR="007F6141" w:rsidRPr="00F41523">
          <w:rPr>
            <w:rStyle w:val="Hipercze"/>
            <w:noProof/>
          </w:rPr>
          <w:t>Mechanizm uwierzytelnienia</w:t>
        </w:r>
        <w:r w:rsidR="007F6141">
          <w:rPr>
            <w:noProof/>
            <w:webHidden/>
          </w:rPr>
          <w:tab/>
        </w:r>
        <w:r>
          <w:rPr>
            <w:noProof/>
            <w:webHidden/>
          </w:rPr>
          <w:fldChar w:fldCharType="begin"/>
        </w:r>
        <w:r w:rsidR="007F6141">
          <w:rPr>
            <w:noProof/>
            <w:webHidden/>
          </w:rPr>
          <w:instrText xml:space="preserve"> PAGEREF _Toc302857093 \h </w:instrText>
        </w:r>
        <w:r>
          <w:rPr>
            <w:noProof/>
            <w:webHidden/>
          </w:rPr>
        </w:r>
        <w:r>
          <w:rPr>
            <w:noProof/>
            <w:webHidden/>
          </w:rPr>
          <w:fldChar w:fldCharType="separate"/>
        </w:r>
        <w:r w:rsidR="007F6141">
          <w:rPr>
            <w:noProof/>
            <w:webHidden/>
          </w:rPr>
          <w:t>37</w:t>
        </w:r>
        <w:r>
          <w:rPr>
            <w:noProof/>
            <w:webHidden/>
          </w:rPr>
          <w:fldChar w:fldCharType="end"/>
        </w:r>
      </w:hyperlink>
    </w:p>
    <w:p w:rsidR="007F6141" w:rsidRDefault="002436F7">
      <w:pPr>
        <w:pStyle w:val="Spistreci3"/>
        <w:tabs>
          <w:tab w:val="left" w:pos="1320"/>
          <w:tab w:val="right" w:leader="dot" w:pos="9061"/>
        </w:tabs>
        <w:rPr>
          <w:noProof/>
          <w:lang w:eastAsia="pl-PL"/>
        </w:rPr>
      </w:pPr>
      <w:hyperlink w:anchor="_Toc302857094" w:history="1">
        <w:r w:rsidR="007F6141" w:rsidRPr="00F41523">
          <w:rPr>
            <w:rStyle w:val="Hipercze"/>
            <w:noProof/>
          </w:rPr>
          <w:t>5.2.4.</w:t>
        </w:r>
        <w:r w:rsidR="007F6141">
          <w:rPr>
            <w:noProof/>
            <w:lang w:eastAsia="pl-PL"/>
          </w:rPr>
          <w:tab/>
        </w:r>
        <w:r w:rsidR="007F6141" w:rsidRPr="00F41523">
          <w:rPr>
            <w:rStyle w:val="Hipercze"/>
            <w:noProof/>
          </w:rPr>
          <w:t>Mechanizm sprawdzania statusu zdarzenia</w:t>
        </w:r>
        <w:r w:rsidR="007F6141">
          <w:rPr>
            <w:noProof/>
            <w:webHidden/>
          </w:rPr>
          <w:tab/>
        </w:r>
        <w:r>
          <w:rPr>
            <w:noProof/>
            <w:webHidden/>
          </w:rPr>
          <w:fldChar w:fldCharType="begin"/>
        </w:r>
        <w:r w:rsidR="007F6141">
          <w:rPr>
            <w:noProof/>
            <w:webHidden/>
          </w:rPr>
          <w:instrText xml:space="preserve"> PAGEREF _Toc302857094 \h </w:instrText>
        </w:r>
        <w:r>
          <w:rPr>
            <w:noProof/>
            <w:webHidden/>
          </w:rPr>
        </w:r>
        <w:r>
          <w:rPr>
            <w:noProof/>
            <w:webHidden/>
          </w:rPr>
          <w:fldChar w:fldCharType="separate"/>
        </w:r>
        <w:r w:rsidR="007F6141">
          <w:rPr>
            <w:noProof/>
            <w:webHidden/>
          </w:rPr>
          <w:t>37</w:t>
        </w:r>
        <w:r>
          <w:rPr>
            <w:noProof/>
            <w:webHidden/>
          </w:rPr>
          <w:fldChar w:fldCharType="end"/>
        </w:r>
      </w:hyperlink>
    </w:p>
    <w:p w:rsidR="007F6141" w:rsidRDefault="002436F7">
      <w:pPr>
        <w:pStyle w:val="Spistreci3"/>
        <w:tabs>
          <w:tab w:val="left" w:pos="1320"/>
          <w:tab w:val="right" w:leader="dot" w:pos="9061"/>
        </w:tabs>
        <w:rPr>
          <w:noProof/>
          <w:lang w:eastAsia="pl-PL"/>
        </w:rPr>
      </w:pPr>
      <w:hyperlink w:anchor="_Toc302857095" w:history="1">
        <w:r w:rsidR="007F6141" w:rsidRPr="00F41523">
          <w:rPr>
            <w:rStyle w:val="Hipercze"/>
            <w:noProof/>
          </w:rPr>
          <w:t>5.2.5.</w:t>
        </w:r>
        <w:r w:rsidR="007F6141">
          <w:rPr>
            <w:noProof/>
            <w:lang w:eastAsia="pl-PL"/>
          </w:rPr>
          <w:tab/>
        </w:r>
        <w:r w:rsidR="007F6141" w:rsidRPr="00F41523">
          <w:rPr>
            <w:rStyle w:val="Hipercze"/>
            <w:noProof/>
          </w:rPr>
          <w:t>Rejestracja nowego zdarzenia</w:t>
        </w:r>
        <w:r w:rsidR="007F6141">
          <w:rPr>
            <w:noProof/>
            <w:webHidden/>
          </w:rPr>
          <w:tab/>
        </w:r>
        <w:r>
          <w:rPr>
            <w:noProof/>
            <w:webHidden/>
          </w:rPr>
          <w:fldChar w:fldCharType="begin"/>
        </w:r>
        <w:r w:rsidR="007F6141">
          <w:rPr>
            <w:noProof/>
            <w:webHidden/>
          </w:rPr>
          <w:instrText xml:space="preserve"> PAGEREF _Toc302857095 \h </w:instrText>
        </w:r>
        <w:r>
          <w:rPr>
            <w:noProof/>
            <w:webHidden/>
          </w:rPr>
        </w:r>
        <w:r>
          <w:rPr>
            <w:noProof/>
            <w:webHidden/>
          </w:rPr>
          <w:fldChar w:fldCharType="separate"/>
        </w:r>
        <w:r w:rsidR="007F6141">
          <w:rPr>
            <w:noProof/>
            <w:webHidden/>
          </w:rPr>
          <w:t>38</w:t>
        </w:r>
        <w:r>
          <w:rPr>
            <w:noProof/>
            <w:webHidden/>
          </w:rPr>
          <w:fldChar w:fldCharType="end"/>
        </w:r>
      </w:hyperlink>
    </w:p>
    <w:p w:rsidR="002C23AF" w:rsidRDefault="002C23AF">
      <w:pPr>
        <w:pStyle w:val="Spistreci3"/>
        <w:tabs>
          <w:tab w:val="right" w:leader="dot" w:pos="9061"/>
        </w:tabs>
        <w:rPr>
          <w:rStyle w:val="Hipercze"/>
          <w:noProof/>
        </w:rPr>
        <w:sectPr w:rsidR="002C23AF" w:rsidSect="003E540B">
          <w:footerReference w:type="default" r:id="rId11"/>
          <w:footerReference w:type="first" r:id="rId12"/>
          <w:type w:val="continuous"/>
          <w:pgSz w:w="11906" w:h="16838" w:code="9"/>
          <w:pgMar w:top="1134" w:right="1134" w:bottom="1134" w:left="1701" w:header="709" w:footer="709" w:gutter="0"/>
          <w:pgNumType w:start="0"/>
          <w:cols w:space="708"/>
          <w:docGrid w:linePitch="360"/>
        </w:sectPr>
      </w:pPr>
    </w:p>
    <w:p w:rsidR="007F6141" w:rsidRDefault="002436F7">
      <w:pPr>
        <w:pStyle w:val="Spistreci3"/>
        <w:tabs>
          <w:tab w:val="right" w:leader="dot" w:pos="9061"/>
        </w:tabs>
        <w:rPr>
          <w:noProof/>
          <w:lang w:eastAsia="pl-PL"/>
        </w:rPr>
      </w:pPr>
      <w:r w:rsidRPr="00F41523">
        <w:rPr>
          <w:rStyle w:val="Hipercze"/>
          <w:noProof/>
        </w:rPr>
        <w:lastRenderedPageBreak/>
        <w:fldChar w:fldCharType="begin"/>
      </w:r>
      <w:r w:rsidR="007F6141" w:rsidRPr="00F41523">
        <w:rPr>
          <w:rStyle w:val="Hipercze"/>
          <w:noProof/>
        </w:rPr>
        <w:instrText xml:space="preserve"> </w:instrText>
      </w:r>
      <w:r w:rsidR="007F6141">
        <w:rPr>
          <w:noProof/>
        </w:rPr>
        <w:instrText>HYPERLINK \l "_Toc302857096"</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Wprowadzanie nowej lokalizacji i znacznika</w:t>
      </w:r>
      <w:r w:rsidR="007F6141">
        <w:rPr>
          <w:noProof/>
          <w:webHidden/>
        </w:rPr>
        <w:tab/>
      </w:r>
      <w:r>
        <w:rPr>
          <w:noProof/>
          <w:webHidden/>
        </w:rPr>
        <w:fldChar w:fldCharType="begin"/>
      </w:r>
      <w:r w:rsidR="007F6141">
        <w:rPr>
          <w:noProof/>
          <w:webHidden/>
        </w:rPr>
        <w:instrText xml:space="preserve"> PAGEREF _Toc302857096 \h </w:instrText>
      </w:r>
      <w:r>
        <w:rPr>
          <w:noProof/>
          <w:webHidden/>
        </w:rPr>
      </w:r>
      <w:r>
        <w:rPr>
          <w:noProof/>
          <w:webHidden/>
        </w:rPr>
        <w:fldChar w:fldCharType="separate"/>
      </w:r>
      <w:r w:rsidR="007F6141">
        <w:rPr>
          <w:noProof/>
          <w:webHidden/>
        </w:rPr>
        <w:t>40</w:t>
      </w:r>
      <w:r>
        <w:rPr>
          <w:noProof/>
          <w:webHidden/>
        </w:rPr>
        <w:fldChar w:fldCharType="end"/>
      </w:r>
      <w:r w:rsidRPr="00F41523">
        <w:rPr>
          <w:rStyle w:val="Hipercze"/>
          <w:noProof/>
        </w:rPr>
        <w:fldChar w:fldCharType="end"/>
      </w:r>
    </w:p>
    <w:p w:rsidR="007F6141" w:rsidRDefault="002436F7">
      <w:pPr>
        <w:pStyle w:val="Spistreci2"/>
        <w:tabs>
          <w:tab w:val="left" w:pos="88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"_Toc302857097"</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5.3.</w:t>
      </w:r>
      <w:r w:rsidR="007F6141">
        <w:rPr>
          <w:noProof/>
          <w:lang w:eastAsia="pl-PL"/>
        </w:rPr>
        <w:tab/>
      </w:r>
      <w:r w:rsidR="007F6141" w:rsidRPr="00F41523">
        <w:rPr>
          <w:rStyle w:val="Hipercze"/>
          <w:noProof/>
        </w:rPr>
        <w:t>Opis aplikacji klienckiej na telefon komórkowy</w:t>
      </w:r>
      <w:r w:rsidR="007F6141">
        <w:rPr>
          <w:noProof/>
          <w:webHidden/>
        </w:rPr>
        <w:tab/>
      </w:r>
      <w:r>
        <w:rPr>
          <w:noProof/>
          <w:webHidden/>
        </w:rPr>
        <w:fldChar w:fldCharType="begin"/>
      </w:r>
      <w:r w:rsidR="007F6141">
        <w:rPr>
          <w:noProof/>
          <w:webHidden/>
        </w:rPr>
        <w:instrText xml:space="preserve"> PAGEREF _Toc302857097 \h </w:instrText>
      </w:r>
      <w:r>
        <w:rPr>
          <w:noProof/>
          <w:webHidden/>
        </w:rPr>
      </w:r>
      <w:r>
        <w:rPr>
          <w:noProof/>
          <w:webHidden/>
        </w:rPr>
        <w:fldChar w:fldCharType="separate"/>
      </w:r>
      <w:r w:rsidR="007F6141">
        <w:rPr>
          <w:noProof/>
          <w:webHidden/>
        </w:rPr>
        <w:t>42</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"_Toc302857098"</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5.3.1.</w:t>
      </w:r>
      <w:r w:rsidR="007F6141">
        <w:rPr>
          <w:noProof/>
          <w:lang w:eastAsia="pl-PL"/>
        </w:rPr>
        <w:tab/>
      </w:r>
      <w:r w:rsidR="007F6141" w:rsidRPr="00F41523">
        <w:rPr>
          <w:rStyle w:val="Hipercze"/>
          <w:noProof/>
        </w:rPr>
        <w:t>Cel powstania</w:t>
      </w:r>
      <w:r w:rsidR="007F6141">
        <w:rPr>
          <w:noProof/>
          <w:webHidden/>
        </w:rPr>
        <w:tab/>
      </w:r>
      <w:r>
        <w:rPr>
          <w:noProof/>
          <w:webHidden/>
        </w:rPr>
        <w:fldChar w:fldCharType="begin"/>
      </w:r>
      <w:r w:rsidR="007F6141">
        <w:rPr>
          <w:noProof/>
          <w:webHidden/>
        </w:rPr>
        <w:instrText xml:space="preserve"> PAGEREF _Toc302857098 \h </w:instrText>
      </w:r>
      <w:r>
        <w:rPr>
          <w:noProof/>
          <w:webHidden/>
        </w:rPr>
      </w:r>
      <w:r>
        <w:rPr>
          <w:noProof/>
          <w:webHidden/>
        </w:rPr>
        <w:fldChar w:fldCharType="separate"/>
      </w:r>
      <w:r w:rsidR="007F6141">
        <w:rPr>
          <w:noProof/>
          <w:webHidden/>
        </w:rPr>
        <w:t>42</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"_Toc302857099"</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5.3.2.</w:t>
      </w:r>
      <w:r w:rsidR="007F6141">
        <w:rPr>
          <w:noProof/>
          <w:lang w:eastAsia="pl-PL"/>
        </w:rPr>
        <w:tab/>
      </w:r>
      <w:r w:rsidR="007F6141" w:rsidRPr="00F41523">
        <w:rPr>
          <w:rStyle w:val="Hipercze"/>
          <w:noProof/>
        </w:rPr>
        <w:t>Założenia</w:t>
      </w:r>
      <w:r w:rsidR="007F6141">
        <w:rPr>
          <w:noProof/>
          <w:webHidden/>
        </w:rPr>
        <w:tab/>
      </w:r>
      <w:r>
        <w:rPr>
          <w:noProof/>
          <w:webHidden/>
        </w:rPr>
        <w:fldChar w:fldCharType="begin"/>
      </w:r>
      <w:r w:rsidR="007F6141">
        <w:rPr>
          <w:noProof/>
          <w:webHidden/>
        </w:rPr>
        <w:instrText xml:space="preserve"> PAGEREF _Toc302857099 \h </w:instrText>
      </w:r>
      <w:r>
        <w:rPr>
          <w:noProof/>
          <w:webHidden/>
        </w:rPr>
      </w:r>
      <w:r>
        <w:rPr>
          <w:noProof/>
          <w:webHidden/>
        </w:rPr>
        <w:fldChar w:fldCharType="separate"/>
      </w:r>
      <w:r w:rsidR="007F6141">
        <w:rPr>
          <w:noProof/>
          <w:webHidden/>
        </w:rPr>
        <w:t>42</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"_Toc302857100"</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5.3.3.</w:t>
      </w:r>
      <w:r w:rsidR="007F6141">
        <w:rPr>
          <w:noProof/>
          <w:lang w:eastAsia="pl-PL"/>
        </w:rPr>
        <w:tab/>
      </w:r>
      <w:r w:rsidR="007F6141" w:rsidRPr="00F41523">
        <w:rPr>
          <w:rStyle w:val="Hipercze"/>
          <w:noProof/>
        </w:rPr>
        <w:t>Komunikacja pomiędzy usługą internetową a użytkownikiem aplikacji</w:t>
      </w:r>
      <w:r w:rsidR="007F6141">
        <w:rPr>
          <w:noProof/>
          <w:webHidden/>
        </w:rPr>
        <w:tab/>
      </w:r>
      <w:r>
        <w:rPr>
          <w:noProof/>
          <w:webHidden/>
        </w:rPr>
        <w:fldChar w:fldCharType="begin"/>
      </w:r>
      <w:r w:rsidR="007F6141">
        <w:rPr>
          <w:noProof/>
          <w:webHidden/>
        </w:rPr>
        <w:instrText xml:space="preserve"> PAGEREF _Toc302857100 \h </w:instrText>
      </w:r>
      <w:r>
        <w:rPr>
          <w:noProof/>
          <w:webHidden/>
        </w:rPr>
      </w:r>
      <w:r>
        <w:rPr>
          <w:noProof/>
          <w:webHidden/>
        </w:rPr>
        <w:fldChar w:fldCharType="separate"/>
      </w:r>
      <w:r w:rsidR="007F6141">
        <w:rPr>
          <w:noProof/>
          <w:webHidden/>
        </w:rPr>
        <w:t>43</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"_Toc302857101"</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5.3.4.</w:t>
      </w:r>
      <w:r w:rsidR="007F6141">
        <w:rPr>
          <w:noProof/>
          <w:lang w:eastAsia="pl-PL"/>
        </w:rPr>
        <w:tab/>
      </w:r>
      <w:r w:rsidR="007F6141" w:rsidRPr="00F41523">
        <w:rPr>
          <w:rStyle w:val="Hipercze"/>
          <w:noProof/>
        </w:rPr>
        <w:t>Tryby uruchomienia</w:t>
      </w:r>
      <w:r w:rsidR="007F6141">
        <w:rPr>
          <w:noProof/>
          <w:webHidden/>
        </w:rPr>
        <w:tab/>
      </w:r>
      <w:r>
        <w:rPr>
          <w:noProof/>
          <w:webHidden/>
        </w:rPr>
        <w:fldChar w:fldCharType="begin"/>
      </w:r>
      <w:r w:rsidR="007F6141">
        <w:rPr>
          <w:noProof/>
          <w:webHidden/>
        </w:rPr>
        <w:instrText xml:space="preserve"> PAGEREF _Toc302857101 \h </w:instrText>
      </w:r>
      <w:r>
        <w:rPr>
          <w:noProof/>
          <w:webHidden/>
        </w:rPr>
      </w:r>
      <w:r>
        <w:rPr>
          <w:noProof/>
          <w:webHidden/>
        </w:rPr>
        <w:fldChar w:fldCharType="separate"/>
      </w:r>
      <w:r w:rsidR="007F6141">
        <w:rPr>
          <w:noProof/>
          <w:webHidden/>
        </w:rPr>
        <w:t>43</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"_Toc302857102"</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5.3.5.</w:t>
      </w:r>
      <w:r w:rsidR="007F6141">
        <w:rPr>
          <w:noProof/>
          <w:lang w:eastAsia="pl-PL"/>
        </w:rPr>
        <w:tab/>
      </w:r>
      <w:r w:rsidR="007F6141" w:rsidRPr="00F41523">
        <w:rPr>
          <w:rStyle w:val="Hipercze"/>
          <w:noProof/>
        </w:rPr>
        <w:t>Odczyt znacznika</w:t>
      </w:r>
      <w:r w:rsidR="007F6141">
        <w:rPr>
          <w:noProof/>
          <w:webHidden/>
        </w:rPr>
        <w:tab/>
      </w:r>
      <w:r>
        <w:rPr>
          <w:noProof/>
          <w:webHidden/>
        </w:rPr>
        <w:fldChar w:fldCharType="begin"/>
      </w:r>
      <w:r w:rsidR="007F6141">
        <w:rPr>
          <w:noProof/>
          <w:webHidden/>
        </w:rPr>
        <w:instrText xml:space="preserve"> PAGEREF _Toc302857102 \h </w:instrText>
      </w:r>
      <w:r>
        <w:rPr>
          <w:noProof/>
          <w:webHidden/>
        </w:rPr>
      </w:r>
      <w:r>
        <w:rPr>
          <w:noProof/>
          <w:webHidden/>
        </w:rPr>
        <w:fldChar w:fldCharType="separate"/>
      </w:r>
      <w:r w:rsidR="007F6141">
        <w:rPr>
          <w:noProof/>
          <w:webHidden/>
        </w:rPr>
        <w:t>44</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"_Toc302857103"</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5.3.6.</w:t>
      </w:r>
      <w:r w:rsidR="007F6141">
        <w:rPr>
          <w:noProof/>
          <w:lang w:eastAsia="pl-PL"/>
        </w:rPr>
        <w:tab/>
      </w:r>
      <w:r w:rsidR="007F6141" w:rsidRPr="00F41523">
        <w:rPr>
          <w:rStyle w:val="Hipercze"/>
          <w:noProof/>
        </w:rPr>
        <w:t>Dobór aplikacji do obsługi znacznika</w:t>
      </w:r>
      <w:r w:rsidR="007F6141">
        <w:rPr>
          <w:noProof/>
          <w:webHidden/>
        </w:rPr>
        <w:tab/>
      </w:r>
      <w:r>
        <w:rPr>
          <w:noProof/>
          <w:webHidden/>
        </w:rPr>
        <w:fldChar w:fldCharType="begin"/>
      </w:r>
      <w:r w:rsidR="007F6141">
        <w:rPr>
          <w:noProof/>
          <w:webHidden/>
        </w:rPr>
        <w:instrText xml:space="preserve"> PAGEREF _Toc302857103 \h </w:instrText>
      </w:r>
      <w:r>
        <w:rPr>
          <w:noProof/>
          <w:webHidden/>
        </w:rPr>
      </w:r>
      <w:r>
        <w:rPr>
          <w:noProof/>
          <w:webHidden/>
        </w:rPr>
        <w:fldChar w:fldCharType="separate"/>
      </w:r>
      <w:r w:rsidR="007F6141">
        <w:rPr>
          <w:noProof/>
          <w:webHidden/>
        </w:rPr>
        <w:t>45</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"_Toc302857104"</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5.3.7.</w:t>
      </w:r>
      <w:r w:rsidR="007F6141">
        <w:rPr>
          <w:noProof/>
          <w:lang w:eastAsia="pl-PL"/>
        </w:rPr>
        <w:tab/>
      </w:r>
      <w:r w:rsidR="007F6141" w:rsidRPr="00F41523">
        <w:rPr>
          <w:rStyle w:val="Hipercze"/>
          <w:noProof/>
        </w:rPr>
        <w:t>Wprowadzenie danych i komunikacja z usługą internetową</w:t>
      </w:r>
      <w:r w:rsidR="007F6141">
        <w:rPr>
          <w:noProof/>
          <w:webHidden/>
        </w:rPr>
        <w:tab/>
      </w:r>
      <w:r>
        <w:rPr>
          <w:noProof/>
          <w:webHidden/>
        </w:rPr>
        <w:fldChar w:fldCharType="begin"/>
      </w:r>
      <w:r w:rsidR="007F6141">
        <w:rPr>
          <w:noProof/>
          <w:webHidden/>
        </w:rPr>
        <w:instrText xml:space="preserve"> PAGEREF _Toc302857104 \h </w:instrText>
      </w:r>
      <w:r>
        <w:rPr>
          <w:noProof/>
          <w:webHidden/>
        </w:rPr>
      </w:r>
      <w:r>
        <w:rPr>
          <w:noProof/>
          <w:webHidden/>
        </w:rPr>
        <w:fldChar w:fldCharType="separate"/>
      </w:r>
      <w:r w:rsidR="007F6141">
        <w:rPr>
          <w:noProof/>
          <w:webHidden/>
        </w:rPr>
        <w:t>46</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"_Toc302857106"</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5.3.8.</w:t>
      </w:r>
      <w:r w:rsidR="007F6141">
        <w:rPr>
          <w:noProof/>
          <w:lang w:eastAsia="pl-PL"/>
        </w:rPr>
        <w:tab/>
      </w:r>
      <w:r w:rsidR="007F6141" w:rsidRPr="00F41523">
        <w:rPr>
          <w:rStyle w:val="Hipercze"/>
          <w:noProof/>
        </w:rPr>
        <w:t>Działanie aplikacji</w:t>
      </w:r>
      <w:r w:rsidR="007F6141">
        <w:rPr>
          <w:noProof/>
          <w:webHidden/>
        </w:rPr>
        <w:tab/>
      </w:r>
      <w:r>
        <w:rPr>
          <w:noProof/>
          <w:webHidden/>
        </w:rPr>
        <w:fldChar w:fldCharType="begin"/>
      </w:r>
      <w:r w:rsidR="007F6141">
        <w:rPr>
          <w:noProof/>
          <w:webHidden/>
        </w:rPr>
        <w:instrText xml:space="preserve"> PAGEREF _Toc302857106 \h </w:instrText>
      </w:r>
      <w:r>
        <w:rPr>
          <w:noProof/>
          <w:webHidden/>
        </w:rPr>
      </w:r>
      <w:r>
        <w:rPr>
          <w:noProof/>
          <w:webHidden/>
        </w:rPr>
        <w:fldChar w:fldCharType="separate"/>
      </w:r>
      <w:r w:rsidR="007F6141">
        <w:rPr>
          <w:noProof/>
          <w:webHidden/>
        </w:rPr>
        <w:t>47</w:t>
      </w:r>
      <w:r>
        <w:rPr>
          <w:noProof/>
          <w:webHidden/>
        </w:rPr>
        <w:fldChar w:fldCharType="end"/>
      </w:r>
      <w:r w:rsidRPr="00F41523">
        <w:rPr>
          <w:rStyle w:val="Hipercze"/>
          <w:noProof/>
        </w:rPr>
        <w:fldChar w:fldCharType="end"/>
      </w:r>
    </w:p>
    <w:p w:rsidR="007F6141" w:rsidRDefault="002436F7">
      <w:pPr>
        <w:pStyle w:val="Spistreci2"/>
        <w:tabs>
          <w:tab w:val="left" w:pos="88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"_Toc302857107"</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5.4.</w:t>
      </w:r>
      <w:r w:rsidR="007F6141">
        <w:rPr>
          <w:noProof/>
          <w:lang w:eastAsia="pl-PL"/>
        </w:rPr>
        <w:tab/>
      </w:r>
      <w:r w:rsidR="007F6141" w:rsidRPr="00F41523">
        <w:rPr>
          <w:rStyle w:val="Hipercze"/>
          <w:noProof/>
        </w:rPr>
        <w:t>Opis aplikacji administracyjnej na telefon komórkowy</w:t>
      </w:r>
      <w:r w:rsidR="007F6141">
        <w:rPr>
          <w:noProof/>
          <w:webHidden/>
        </w:rPr>
        <w:tab/>
      </w:r>
      <w:r>
        <w:rPr>
          <w:noProof/>
          <w:webHidden/>
        </w:rPr>
        <w:fldChar w:fldCharType="begin"/>
      </w:r>
      <w:r w:rsidR="007F6141">
        <w:rPr>
          <w:noProof/>
          <w:webHidden/>
        </w:rPr>
        <w:instrText xml:space="preserve"> PAGEREF _Toc302857107 \h </w:instrText>
      </w:r>
      <w:r>
        <w:rPr>
          <w:noProof/>
          <w:webHidden/>
        </w:rPr>
      </w:r>
      <w:r>
        <w:rPr>
          <w:noProof/>
          <w:webHidden/>
        </w:rPr>
        <w:fldChar w:fldCharType="separate"/>
      </w:r>
      <w:r w:rsidR="007F6141">
        <w:rPr>
          <w:noProof/>
          <w:webHidden/>
        </w:rPr>
        <w:t>49</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"_Toc302857108"</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5.4.1.</w:t>
      </w:r>
      <w:r w:rsidR="007F6141">
        <w:rPr>
          <w:noProof/>
          <w:lang w:eastAsia="pl-PL"/>
        </w:rPr>
        <w:tab/>
      </w:r>
      <w:r w:rsidR="007F6141" w:rsidRPr="00F41523">
        <w:rPr>
          <w:rStyle w:val="Hipercze"/>
          <w:noProof/>
        </w:rPr>
        <w:t>Cel powstania</w:t>
      </w:r>
      <w:r w:rsidR="007F6141">
        <w:rPr>
          <w:noProof/>
          <w:webHidden/>
        </w:rPr>
        <w:tab/>
      </w:r>
      <w:r>
        <w:rPr>
          <w:noProof/>
          <w:webHidden/>
        </w:rPr>
        <w:fldChar w:fldCharType="begin"/>
      </w:r>
      <w:r w:rsidR="007F6141">
        <w:rPr>
          <w:noProof/>
          <w:webHidden/>
        </w:rPr>
        <w:instrText xml:space="preserve"> PAGEREF _Toc302857108 \h </w:instrText>
      </w:r>
      <w:r>
        <w:rPr>
          <w:noProof/>
          <w:webHidden/>
        </w:rPr>
      </w:r>
      <w:r>
        <w:rPr>
          <w:noProof/>
          <w:webHidden/>
        </w:rPr>
        <w:fldChar w:fldCharType="separate"/>
      </w:r>
      <w:r w:rsidR="007F6141">
        <w:rPr>
          <w:noProof/>
          <w:webHidden/>
        </w:rPr>
        <w:t>49</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"_Toc302857109"</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5.4.2.</w:t>
      </w:r>
      <w:r w:rsidR="007F6141">
        <w:rPr>
          <w:noProof/>
          <w:lang w:eastAsia="pl-PL"/>
        </w:rPr>
        <w:tab/>
      </w:r>
      <w:r w:rsidR="007F6141" w:rsidRPr="00F41523">
        <w:rPr>
          <w:rStyle w:val="Hipercze"/>
          <w:noProof/>
        </w:rPr>
        <w:t>Główne założenia</w:t>
      </w:r>
      <w:r w:rsidR="007F6141">
        <w:rPr>
          <w:noProof/>
          <w:webHidden/>
        </w:rPr>
        <w:tab/>
      </w:r>
      <w:r>
        <w:rPr>
          <w:noProof/>
          <w:webHidden/>
        </w:rPr>
        <w:fldChar w:fldCharType="begin"/>
      </w:r>
      <w:r w:rsidR="007F6141">
        <w:rPr>
          <w:noProof/>
          <w:webHidden/>
        </w:rPr>
        <w:instrText xml:space="preserve"> PAGEREF _Toc302857109 \h </w:instrText>
      </w:r>
      <w:r>
        <w:rPr>
          <w:noProof/>
          <w:webHidden/>
        </w:rPr>
      </w:r>
      <w:r>
        <w:rPr>
          <w:noProof/>
          <w:webHidden/>
        </w:rPr>
        <w:fldChar w:fldCharType="separate"/>
      </w:r>
      <w:r w:rsidR="007F6141">
        <w:rPr>
          <w:noProof/>
          <w:webHidden/>
        </w:rPr>
        <w:t>49</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"_Toc302857110"</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5.4.3.</w:t>
      </w:r>
      <w:r w:rsidR="007F6141">
        <w:rPr>
          <w:noProof/>
          <w:lang w:eastAsia="pl-PL"/>
        </w:rPr>
        <w:tab/>
      </w:r>
      <w:r w:rsidR="007F6141" w:rsidRPr="00F41523">
        <w:rPr>
          <w:rStyle w:val="Hipercze"/>
          <w:noProof/>
        </w:rPr>
        <w:t>Działanie aplikacji</w:t>
      </w:r>
      <w:r w:rsidR="007F6141">
        <w:rPr>
          <w:noProof/>
          <w:webHidden/>
        </w:rPr>
        <w:tab/>
      </w:r>
      <w:r>
        <w:rPr>
          <w:noProof/>
          <w:webHidden/>
        </w:rPr>
        <w:fldChar w:fldCharType="begin"/>
      </w:r>
      <w:r w:rsidR="007F6141">
        <w:rPr>
          <w:noProof/>
          <w:webHidden/>
        </w:rPr>
        <w:instrText xml:space="preserve"> PAGEREF _Toc302857110 \h </w:instrText>
      </w:r>
      <w:r>
        <w:rPr>
          <w:noProof/>
          <w:webHidden/>
        </w:rPr>
      </w:r>
      <w:r>
        <w:rPr>
          <w:noProof/>
          <w:webHidden/>
        </w:rPr>
        <w:fldChar w:fldCharType="separate"/>
      </w:r>
      <w:r w:rsidR="007F6141">
        <w:rPr>
          <w:noProof/>
          <w:webHidden/>
        </w:rPr>
        <w:t>49</w:t>
      </w:r>
      <w:r>
        <w:rPr>
          <w:noProof/>
          <w:webHidden/>
        </w:rPr>
        <w:fldChar w:fldCharType="end"/>
      </w:r>
      <w:r w:rsidRPr="00F41523">
        <w:rPr>
          <w:rStyle w:val="Hipercze"/>
          <w:noProof/>
        </w:rPr>
        <w:fldChar w:fldCharType="end"/>
      </w:r>
    </w:p>
    <w:p w:rsidR="007F6141" w:rsidRDefault="002436F7">
      <w:pPr>
        <w:pStyle w:val="Spistreci2"/>
        <w:tabs>
          <w:tab w:val="left" w:pos="88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"_Toc302857111"</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5.5.</w:t>
      </w:r>
      <w:r w:rsidR="007F6141">
        <w:rPr>
          <w:noProof/>
          <w:lang w:eastAsia="pl-PL"/>
        </w:rPr>
        <w:tab/>
      </w:r>
      <w:r w:rsidR="007F6141" w:rsidRPr="00F41523">
        <w:rPr>
          <w:rStyle w:val="Hipercze"/>
          <w:noProof/>
        </w:rPr>
        <w:t>Opis panelu administracyjnego</w:t>
      </w:r>
      <w:r w:rsidR="007F6141">
        <w:rPr>
          <w:noProof/>
          <w:webHidden/>
        </w:rPr>
        <w:tab/>
      </w:r>
      <w:r>
        <w:rPr>
          <w:noProof/>
          <w:webHidden/>
        </w:rPr>
        <w:fldChar w:fldCharType="begin"/>
      </w:r>
      <w:r w:rsidR="007F6141">
        <w:rPr>
          <w:noProof/>
          <w:webHidden/>
        </w:rPr>
        <w:instrText xml:space="preserve"> PAGEREF _Toc302857111 \h </w:instrText>
      </w:r>
      <w:r>
        <w:rPr>
          <w:noProof/>
          <w:webHidden/>
        </w:rPr>
      </w:r>
      <w:r>
        <w:rPr>
          <w:noProof/>
          <w:webHidden/>
        </w:rPr>
        <w:fldChar w:fldCharType="separate"/>
      </w:r>
      <w:r w:rsidR="007F6141">
        <w:rPr>
          <w:noProof/>
          <w:webHidden/>
        </w:rPr>
        <w:t>52</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"_Toc302857112"</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5.5.1.</w:t>
      </w:r>
      <w:r w:rsidR="007F6141">
        <w:rPr>
          <w:noProof/>
          <w:lang w:eastAsia="pl-PL"/>
        </w:rPr>
        <w:tab/>
      </w:r>
      <w:r w:rsidR="007F6141" w:rsidRPr="00F41523">
        <w:rPr>
          <w:rStyle w:val="Hipercze"/>
          <w:noProof/>
        </w:rPr>
        <w:t>Cel powstania</w:t>
      </w:r>
      <w:r w:rsidR="007F6141">
        <w:rPr>
          <w:noProof/>
          <w:webHidden/>
        </w:rPr>
        <w:tab/>
      </w:r>
      <w:r>
        <w:rPr>
          <w:noProof/>
          <w:webHidden/>
        </w:rPr>
        <w:fldChar w:fldCharType="begin"/>
      </w:r>
      <w:r w:rsidR="007F6141">
        <w:rPr>
          <w:noProof/>
          <w:webHidden/>
        </w:rPr>
        <w:instrText xml:space="preserve"> PAGEREF _Toc302857112 \h </w:instrText>
      </w:r>
      <w:r>
        <w:rPr>
          <w:noProof/>
          <w:webHidden/>
        </w:rPr>
      </w:r>
      <w:r>
        <w:rPr>
          <w:noProof/>
          <w:webHidden/>
        </w:rPr>
        <w:fldChar w:fldCharType="separate"/>
      </w:r>
      <w:r w:rsidR="007F6141">
        <w:rPr>
          <w:noProof/>
          <w:webHidden/>
        </w:rPr>
        <w:t>52</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"_Toc302857113"</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5.5.2.</w:t>
      </w:r>
      <w:r w:rsidR="007F6141">
        <w:rPr>
          <w:noProof/>
          <w:lang w:eastAsia="pl-PL"/>
        </w:rPr>
        <w:tab/>
      </w:r>
      <w:r w:rsidR="007F6141" w:rsidRPr="00F41523">
        <w:rPr>
          <w:rStyle w:val="Hipercze"/>
          <w:noProof/>
        </w:rPr>
        <w:t>Szczegóły implementacyjne</w:t>
      </w:r>
      <w:r w:rsidR="007F6141">
        <w:rPr>
          <w:noProof/>
          <w:webHidden/>
        </w:rPr>
        <w:tab/>
      </w:r>
      <w:r>
        <w:rPr>
          <w:noProof/>
          <w:webHidden/>
        </w:rPr>
        <w:fldChar w:fldCharType="begin"/>
      </w:r>
      <w:r w:rsidR="007F6141">
        <w:rPr>
          <w:noProof/>
          <w:webHidden/>
        </w:rPr>
        <w:instrText xml:space="preserve"> PAGEREF _Toc302857113 \h </w:instrText>
      </w:r>
      <w:r>
        <w:rPr>
          <w:noProof/>
          <w:webHidden/>
        </w:rPr>
      </w:r>
      <w:r>
        <w:rPr>
          <w:noProof/>
          <w:webHidden/>
        </w:rPr>
        <w:fldChar w:fldCharType="separate"/>
      </w:r>
      <w:r w:rsidR="007F6141">
        <w:rPr>
          <w:noProof/>
          <w:webHidden/>
        </w:rPr>
        <w:t>52</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"_Toc302857114"</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5.5.3.</w:t>
      </w:r>
      <w:r w:rsidR="007F6141">
        <w:rPr>
          <w:noProof/>
          <w:lang w:eastAsia="pl-PL"/>
        </w:rPr>
        <w:tab/>
      </w:r>
      <w:r w:rsidR="007F6141" w:rsidRPr="00F41523">
        <w:rPr>
          <w:rStyle w:val="Hipercze"/>
          <w:noProof/>
        </w:rPr>
        <w:t>Warstwa biznesowa</w:t>
      </w:r>
      <w:r w:rsidR="007F6141">
        <w:rPr>
          <w:noProof/>
          <w:webHidden/>
        </w:rPr>
        <w:tab/>
      </w:r>
      <w:r>
        <w:rPr>
          <w:noProof/>
          <w:webHidden/>
        </w:rPr>
        <w:fldChar w:fldCharType="begin"/>
      </w:r>
      <w:r w:rsidR="007F6141">
        <w:rPr>
          <w:noProof/>
          <w:webHidden/>
        </w:rPr>
        <w:instrText xml:space="preserve"> PAGEREF _Toc302857114 \h </w:instrText>
      </w:r>
      <w:r>
        <w:rPr>
          <w:noProof/>
          <w:webHidden/>
        </w:rPr>
      </w:r>
      <w:r>
        <w:rPr>
          <w:noProof/>
          <w:webHidden/>
        </w:rPr>
        <w:fldChar w:fldCharType="separate"/>
      </w:r>
      <w:r w:rsidR="007F6141">
        <w:rPr>
          <w:noProof/>
          <w:webHidden/>
        </w:rPr>
        <w:t>53</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"_Toc302857115"</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5.5.4.</w:t>
      </w:r>
      <w:r w:rsidR="007F6141">
        <w:rPr>
          <w:noProof/>
          <w:lang w:eastAsia="pl-PL"/>
        </w:rPr>
        <w:tab/>
      </w:r>
      <w:r w:rsidR="007F6141" w:rsidRPr="00F41523">
        <w:rPr>
          <w:rStyle w:val="Hipercze"/>
          <w:noProof/>
        </w:rPr>
        <w:t>Warstwa modelu danych</w:t>
      </w:r>
      <w:r w:rsidR="007F6141">
        <w:rPr>
          <w:noProof/>
          <w:webHidden/>
        </w:rPr>
        <w:tab/>
      </w:r>
      <w:r>
        <w:rPr>
          <w:noProof/>
          <w:webHidden/>
        </w:rPr>
        <w:fldChar w:fldCharType="begin"/>
      </w:r>
      <w:r w:rsidR="007F6141">
        <w:rPr>
          <w:noProof/>
          <w:webHidden/>
        </w:rPr>
        <w:instrText xml:space="preserve"> PAGEREF _Toc302857115 \h </w:instrText>
      </w:r>
      <w:r>
        <w:rPr>
          <w:noProof/>
          <w:webHidden/>
        </w:rPr>
      </w:r>
      <w:r>
        <w:rPr>
          <w:noProof/>
          <w:webHidden/>
        </w:rPr>
        <w:fldChar w:fldCharType="separate"/>
      </w:r>
      <w:r w:rsidR="007F6141">
        <w:rPr>
          <w:noProof/>
          <w:webHidden/>
        </w:rPr>
        <w:t>54</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"_Toc302857116"</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5.5.5.</w:t>
      </w:r>
      <w:r w:rsidR="007F6141">
        <w:rPr>
          <w:noProof/>
          <w:lang w:eastAsia="pl-PL"/>
        </w:rPr>
        <w:tab/>
      </w:r>
      <w:r w:rsidR="007F6141" w:rsidRPr="00F41523">
        <w:rPr>
          <w:rStyle w:val="Hipercze"/>
          <w:noProof/>
        </w:rPr>
        <w:t>Warstwa prezentacji</w:t>
      </w:r>
      <w:r w:rsidR="007F6141">
        <w:rPr>
          <w:noProof/>
          <w:webHidden/>
        </w:rPr>
        <w:tab/>
      </w:r>
      <w:r>
        <w:rPr>
          <w:noProof/>
          <w:webHidden/>
        </w:rPr>
        <w:fldChar w:fldCharType="begin"/>
      </w:r>
      <w:r w:rsidR="007F6141">
        <w:rPr>
          <w:noProof/>
          <w:webHidden/>
        </w:rPr>
        <w:instrText xml:space="preserve"> PAGEREF _Toc302857116 \h </w:instrText>
      </w:r>
      <w:r>
        <w:rPr>
          <w:noProof/>
          <w:webHidden/>
        </w:rPr>
      </w:r>
      <w:r>
        <w:rPr>
          <w:noProof/>
          <w:webHidden/>
        </w:rPr>
        <w:fldChar w:fldCharType="separate"/>
      </w:r>
      <w:r w:rsidR="007F6141">
        <w:rPr>
          <w:noProof/>
          <w:webHidden/>
        </w:rPr>
        <w:t>54</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"_Toc302857117"</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5.5.6.</w:t>
      </w:r>
      <w:r w:rsidR="007F6141">
        <w:rPr>
          <w:noProof/>
          <w:lang w:eastAsia="pl-PL"/>
        </w:rPr>
        <w:tab/>
      </w:r>
      <w:r w:rsidR="007F6141" w:rsidRPr="00F41523">
        <w:rPr>
          <w:rStyle w:val="Hipercze"/>
          <w:noProof/>
        </w:rPr>
        <w:t>Budowa panelu administracyjnego</w:t>
      </w:r>
      <w:r w:rsidR="007F6141">
        <w:rPr>
          <w:noProof/>
          <w:webHidden/>
        </w:rPr>
        <w:tab/>
      </w:r>
      <w:r>
        <w:rPr>
          <w:noProof/>
          <w:webHidden/>
        </w:rPr>
        <w:fldChar w:fldCharType="begin"/>
      </w:r>
      <w:r w:rsidR="007F6141">
        <w:rPr>
          <w:noProof/>
          <w:webHidden/>
        </w:rPr>
        <w:instrText xml:space="preserve"> PAGEREF _Toc302857117 \h </w:instrText>
      </w:r>
      <w:r>
        <w:rPr>
          <w:noProof/>
          <w:webHidden/>
        </w:rPr>
      </w:r>
      <w:r>
        <w:rPr>
          <w:noProof/>
          <w:webHidden/>
        </w:rPr>
        <w:fldChar w:fldCharType="separate"/>
      </w:r>
      <w:r w:rsidR="007F6141">
        <w:rPr>
          <w:noProof/>
          <w:webHidden/>
        </w:rPr>
        <w:t>55</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"_Toc302857118"</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5.5.7.</w:t>
      </w:r>
      <w:r w:rsidR="007F6141">
        <w:rPr>
          <w:noProof/>
          <w:lang w:eastAsia="pl-PL"/>
        </w:rPr>
        <w:tab/>
      </w:r>
      <w:r w:rsidR="007F6141" w:rsidRPr="00F41523">
        <w:rPr>
          <w:rStyle w:val="Hipercze"/>
          <w:noProof/>
        </w:rPr>
        <w:t>Role użytkowników oraz zabezpieczenie portalu</w:t>
      </w:r>
      <w:r w:rsidR="007F6141">
        <w:rPr>
          <w:noProof/>
          <w:webHidden/>
        </w:rPr>
        <w:tab/>
      </w:r>
      <w:r>
        <w:rPr>
          <w:noProof/>
          <w:webHidden/>
        </w:rPr>
        <w:fldChar w:fldCharType="begin"/>
      </w:r>
      <w:r w:rsidR="007F6141">
        <w:rPr>
          <w:noProof/>
          <w:webHidden/>
        </w:rPr>
        <w:instrText xml:space="preserve"> PAGEREF _Toc302857118 \h </w:instrText>
      </w:r>
      <w:r>
        <w:rPr>
          <w:noProof/>
          <w:webHidden/>
        </w:rPr>
      </w:r>
      <w:r>
        <w:rPr>
          <w:noProof/>
          <w:webHidden/>
        </w:rPr>
        <w:fldChar w:fldCharType="separate"/>
      </w:r>
      <w:r w:rsidR="007F6141">
        <w:rPr>
          <w:noProof/>
          <w:webHidden/>
        </w:rPr>
        <w:t>56</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"_Toc302857119"</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5.5.8.</w:t>
      </w:r>
      <w:r w:rsidR="007F6141">
        <w:rPr>
          <w:noProof/>
          <w:lang w:eastAsia="pl-PL"/>
        </w:rPr>
        <w:tab/>
      </w:r>
      <w:r w:rsidR="007F6141" w:rsidRPr="00F41523">
        <w:rPr>
          <w:rStyle w:val="Hipercze"/>
          <w:noProof/>
        </w:rPr>
        <w:t>Opis zakładek</w:t>
      </w:r>
      <w:r w:rsidR="007F6141">
        <w:rPr>
          <w:noProof/>
          <w:webHidden/>
        </w:rPr>
        <w:tab/>
      </w:r>
      <w:r>
        <w:rPr>
          <w:noProof/>
          <w:webHidden/>
        </w:rPr>
        <w:fldChar w:fldCharType="begin"/>
      </w:r>
      <w:r w:rsidR="007F6141">
        <w:rPr>
          <w:noProof/>
          <w:webHidden/>
        </w:rPr>
        <w:instrText xml:space="preserve"> PAGEREF _Toc302857119 \h </w:instrText>
      </w:r>
      <w:r>
        <w:rPr>
          <w:noProof/>
          <w:webHidden/>
        </w:rPr>
      </w:r>
      <w:r>
        <w:rPr>
          <w:noProof/>
          <w:webHidden/>
        </w:rPr>
        <w:fldChar w:fldCharType="separate"/>
      </w:r>
      <w:r w:rsidR="007F6141">
        <w:rPr>
          <w:noProof/>
          <w:webHidden/>
        </w:rPr>
        <w:t>57</w:t>
      </w:r>
      <w:r>
        <w:rPr>
          <w:noProof/>
          <w:webHidden/>
        </w:rPr>
        <w:fldChar w:fldCharType="end"/>
      </w:r>
      <w:r w:rsidRPr="00F41523">
        <w:rPr>
          <w:rStyle w:val="Hipercze"/>
          <w:noProof/>
        </w:rPr>
        <w:fldChar w:fldCharType="end"/>
      </w:r>
    </w:p>
    <w:p w:rsidR="007F6141" w:rsidRDefault="002436F7">
      <w:pPr>
        <w:pStyle w:val="Spistreci1"/>
        <w:tabs>
          <w:tab w:val="left" w:pos="44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"_Toc302857120"</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6.</w:t>
      </w:r>
      <w:r w:rsidR="007F6141">
        <w:rPr>
          <w:noProof/>
          <w:lang w:eastAsia="pl-PL"/>
        </w:rPr>
        <w:tab/>
      </w:r>
      <w:r w:rsidR="007F6141" w:rsidRPr="00F41523">
        <w:rPr>
          <w:rStyle w:val="Hipercze"/>
          <w:noProof/>
        </w:rPr>
        <w:t>Testy Funkcjonalne</w:t>
      </w:r>
      <w:r w:rsidR="007F6141">
        <w:rPr>
          <w:noProof/>
          <w:webHidden/>
        </w:rPr>
        <w:tab/>
      </w:r>
      <w:r>
        <w:rPr>
          <w:noProof/>
          <w:webHidden/>
        </w:rPr>
        <w:fldChar w:fldCharType="begin"/>
      </w:r>
      <w:r w:rsidR="007F6141">
        <w:rPr>
          <w:noProof/>
          <w:webHidden/>
        </w:rPr>
        <w:instrText xml:space="preserve"> PAGEREF _Toc302857120 \h </w:instrText>
      </w:r>
      <w:r>
        <w:rPr>
          <w:noProof/>
          <w:webHidden/>
        </w:rPr>
      </w:r>
      <w:r>
        <w:rPr>
          <w:noProof/>
          <w:webHidden/>
        </w:rPr>
        <w:fldChar w:fldCharType="separate"/>
      </w:r>
      <w:r w:rsidR="007F6141">
        <w:rPr>
          <w:noProof/>
          <w:webHidden/>
        </w:rPr>
        <w:t>63</w:t>
      </w:r>
      <w:r>
        <w:rPr>
          <w:noProof/>
          <w:webHidden/>
        </w:rPr>
        <w:fldChar w:fldCharType="end"/>
      </w:r>
      <w:r w:rsidRPr="00F41523">
        <w:rPr>
          <w:rStyle w:val="Hipercze"/>
          <w:noProof/>
        </w:rPr>
        <w:fldChar w:fldCharType="end"/>
      </w:r>
    </w:p>
    <w:p w:rsidR="007F6141" w:rsidRDefault="002436F7">
      <w:pPr>
        <w:pStyle w:val="Spistreci2"/>
        <w:tabs>
          <w:tab w:val="left" w:pos="88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"_Toc302857121"</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6.1.</w:t>
      </w:r>
      <w:r w:rsidR="007F6141">
        <w:rPr>
          <w:noProof/>
          <w:lang w:eastAsia="pl-PL"/>
        </w:rPr>
        <w:tab/>
      </w:r>
      <w:r w:rsidR="007F6141" w:rsidRPr="00F41523">
        <w:rPr>
          <w:rStyle w:val="Hipercze"/>
          <w:noProof/>
        </w:rPr>
        <w:t>Wstęp</w:t>
      </w:r>
      <w:r w:rsidR="007F6141">
        <w:rPr>
          <w:noProof/>
          <w:webHidden/>
        </w:rPr>
        <w:tab/>
      </w:r>
      <w:r>
        <w:rPr>
          <w:noProof/>
          <w:webHidden/>
        </w:rPr>
        <w:fldChar w:fldCharType="begin"/>
      </w:r>
      <w:r w:rsidR="007F6141">
        <w:rPr>
          <w:noProof/>
          <w:webHidden/>
        </w:rPr>
        <w:instrText xml:space="preserve"> PAGEREF _Toc302857121 \h </w:instrText>
      </w:r>
      <w:r>
        <w:rPr>
          <w:noProof/>
          <w:webHidden/>
        </w:rPr>
      </w:r>
      <w:r>
        <w:rPr>
          <w:noProof/>
          <w:webHidden/>
        </w:rPr>
        <w:fldChar w:fldCharType="separate"/>
      </w:r>
      <w:r w:rsidR="007F6141">
        <w:rPr>
          <w:noProof/>
          <w:webHidden/>
        </w:rPr>
        <w:t>63</w:t>
      </w:r>
      <w:r>
        <w:rPr>
          <w:noProof/>
          <w:webHidden/>
        </w:rPr>
        <w:fldChar w:fldCharType="end"/>
      </w:r>
      <w:r w:rsidRPr="00F41523">
        <w:rPr>
          <w:rStyle w:val="Hipercze"/>
          <w:noProof/>
        </w:rPr>
        <w:fldChar w:fldCharType="end"/>
      </w:r>
    </w:p>
    <w:p w:rsidR="007F6141" w:rsidRDefault="002436F7">
      <w:pPr>
        <w:pStyle w:val="Spistreci2"/>
        <w:tabs>
          <w:tab w:val="left" w:pos="88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"_Toc302857122"</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6.2.</w:t>
      </w:r>
      <w:r w:rsidR="007F6141">
        <w:rPr>
          <w:noProof/>
          <w:lang w:eastAsia="pl-PL"/>
        </w:rPr>
        <w:tab/>
      </w:r>
      <w:r w:rsidR="007F6141" w:rsidRPr="00F41523">
        <w:rPr>
          <w:rStyle w:val="Hipercze"/>
          <w:noProof/>
        </w:rPr>
        <w:t>Wariant 1 – kontrola dostępu</w:t>
      </w:r>
      <w:r w:rsidR="007F6141">
        <w:rPr>
          <w:noProof/>
          <w:webHidden/>
        </w:rPr>
        <w:tab/>
      </w:r>
      <w:r>
        <w:rPr>
          <w:noProof/>
          <w:webHidden/>
        </w:rPr>
        <w:fldChar w:fldCharType="begin"/>
      </w:r>
      <w:r w:rsidR="007F6141">
        <w:rPr>
          <w:noProof/>
          <w:webHidden/>
        </w:rPr>
        <w:instrText xml:space="preserve"> PAGEREF _Toc302857122 \h </w:instrText>
      </w:r>
      <w:r>
        <w:rPr>
          <w:noProof/>
          <w:webHidden/>
        </w:rPr>
      </w:r>
      <w:r>
        <w:rPr>
          <w:noProof/>
          <w:webHidden/>
        </w:rPr>
        <w:fldChar w:fldCharType="separate"/>
      </w:r>
      <w:r w:rsidR="007F6141">
        <w:rPr>
          <w:noProof/>
          <w:webHidden/>
        </w:rPr>
        <w:t>63</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"_Toc302857123"</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6.2.1.</w:t>
      </w:r>
      <w:r w:rsidR="007F6141">
        <w:rPr>
          <w:noProof/>
          <w:lang w:eastAsia="pl-PL"/>
        </w:rPr>
        <w:tab/>
      </w:r>
      <w:r w:rsidR="007F6141" w:rsidRPr="00F41523">
        <w:rPr>
          <w:rStyle w:val="Hipercze"/>
          <w:noProof/>
        </w:rPr>
        <w:t>Portal administracyjny</w:t>
      </w:r>
      <w:r w:rsidR="007F6141">
        <w:rPr>
          <w:noProof/>
          <w:webHidden/>
        </w:rPr>
        <w:tab/>
      </w:r>
      <w:r>
        <w:rPr>
          <w:noProof/>
          <w:webHidden/>
        </w:rPr>
        <w:fldChar w:fldCharType="begin"/>
      </w:r>
      <w:r w:rsidR="007F6141">
        <w:rPr>
          <w:noProof/>
          <w:webHidden/>
        </w:rPr>
        <w:instrText xml:space="preserve"> PAGEREF _Toc302857123 \h </w:instrText>
      </w:r>
      <w:r>
        <w:rPr>
          <w:noProof/>
          <w:webHidden/>
        </w:rPr>
      </w:r>
      <w:r>
        <w:rPr>
          <w:noProof/>
          <w:webHidden/>
        </w:rPr>
        <w:fldChar w:fldCharType="separate"/>
      </w:r>
      <w:r w:rsidR="007F6141">
        <w:rPr>
          <w:noProof/>
          <w:webHidden/>
        </w:rPr>
        <w:t>63</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"_Toc302857124"</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6.2.2.</w:t>
      </w:r>
      <w:r w:rsidR="007F6141">
        <w:rPr>
          <w:noProof/>
          <w:lang w:eastAsia="pl-PL"/>
        </w:rPr>
        <w:tab/>
      </w:r>
      <w:r w:rsidR="007F6141" w:rsidRPr="00F41523">
        <w:rPr>
          <w:rStyle w:val="Hipercze"/>
          <w:noProof/>
        </w:rPr>
        <w:t>Kliencka aplikacja mobilna</w:t>
      </w:r>
      <w:r w:rsidR="007F6141">
        <w:rPr>
          <w:noProof/>
          <w:webHidden/>
        </w:rPr>
        <w:tab/>
      </w:r>
      <w:r>
        <w:rPr>
          <w:noProof/>
          <w:webHidden/>
        </w:rPr>
        <w:fldChar w:fldCharType="begin"/>
      </w:r>
      <w:r w:rsidR="007F6141">
        <w:rPr>
          <w:noProof/>
          <w:webHidden/>
        </w:rPr>
        <w:instrText xml:space="preserve"> PAGEREF _Toc302857124 \h </w:instrText>
      </w:r>
      <w:r>
        <w:rPr>
          <w:noProof/>
          <w:webHidden/>
        </w:rPr>
      </w:r>
      <w:r>
        <w:rPr>
          <w:noProof/>
          <w:webHidden/>
        </w:rPr>
        <w:fldChar w:fldCharType="separate"/>
      </w:r>
      <w:r w:rsidR="007F6141">
        <w:rPr>
          <w:noProof/>
          <w:webHidden/>
        </w:rPr>
        <w:t>64</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"_Toc302857125"</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6.2.3.</w:t>
      </w:r>
      <w:r w:rsidR="007F6141">
        <w:rPr>
          <w:noProof/>
          <w:lang w:eastAsia="pl-PL"/>
        </w:rPr>
        <w:tab/>
      </w:r>
      <w:r w:rsidR="007F6141" w:rsidRPr="00F41523">
        <w:rPr>
          <w:rStyle w:val="Hipercze"/>
          <w:noProof/>
        </w:rPr>
        <w:t>Kliencka aplikacja administracyjna</w:t>
      </w:r>
      <w:r w:rsidR="007F6141">
        <w:rPr>
          <w:noProof/>
          <w:webHidden/>
        </w:rPr>
        <w:tab/>
      </w:r>
      <w:r>
        <w:rPr>
          <w:noProof/>
          <w:webHidden/>
        </w:rPr>
        <w:fldChar w:fldCharType="begin"/>
      </w:r>
      <w:r w:rsidR="007F6141">
        <w:rPr>
          <w:noProof/>
          <w:webHidden/>
        </w:rPr>
        <w:instrText xml:space="preserve"> PAGEREF _Toc302857125 \h </w:instrText>
      </w:r>
      <w:r>
        <w:rPr>
          <w:noProof/>
          <w:webHidden/>
        </w:rPr>
      </w:r>
      <w:r>
        <w:rPr>
          <w:noProof/>
          <w:webHidden/>
        </w:rPr>
        <w:fldChar w:fldCharType="separate"/>
      </w:r>
      <w:r w:rsidR="007F6141">
        <w:rPr>
          <w:noProof/>
          <w:webHidden/>
        </w:rPr>
        <w:t>64</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"_Toc302857126"</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6.2.4.</w:t>
      </w:r>
      <w:r w:rsidR="007F6141">
        <w:rPr>
          <w:noProof/>
          <w:lang w:eastAsia="pl-PL"/>
        </w:rPr>
        <w:tab/>
      </w:r>
      <w:r w:rsidR="007F6141" w:rsidRPr="00F41523">
        <w:rPr>
          <w:rStyle w:val="Hipercze"/>
          <w:noProof/>
        </w:rPr>
        <w:t>Podsumowanie</w:t>
      </w:r>
      <w:r w:rsidR="007F6141">
        <w:rPr>
          <w:noProof/>
          <w:webHidden/>
        </w:rPr>
        <w:tab/>
      </w:r>
      <w:r>
        <w:rPr>
          <w:noProof/>
          <w:webHidden/>
        </w:rPr>
        <w:fldChar w:fldCharType="begin"/>
      </w:r>
      <w:r w:rsidR="007F6141">
        <w:rPr>
          <w:noProof/>
          <w:webHidden/>
        </w:rPr>
        <w:instrText xml:space="preserve"> PAGEREF _Toc302857126 \h </w:instrText>
      </w:r>
      <w:r>
        <w:rPr>
          <w:noProof/>
          <w:webHidden/>
        </w:rPr>
      </w:r>
      <w:r>
        <w:rPr>
          <w:noProof/>
          <w:webHidden/>
        </w:rPr>
        <w:fldChar w:fldCharType="separate"/>
      </w:r>
      <w:r w:rsidR="007F6141">
        <w:rPr>
          <w:noProof/>
          <w:webHidden/>
        </w:rPr>
        <w:t>64</w:t>
      </w:r>
      <w:r>
        <w:rPr>
          <w:noProof/>
          <w:webHidden/>
        </w:rPr>
        <w:fldChar w:fldCharType="end"/>
      </w:r>
      <w:r w:rsidRPr="00F41523">
        <w:rPr>
          <w:rStyle w:val="Hipercze"/>
          <w:noProof/>
        </w:rPr>
        <w:fldChar w:fldCharType="end"/>
      </w:r>
    </w:p>
    <w:p w:rsidR="007F6141" w:rsidRDefault="002436F7">
      <w:pPr>
        <w:pStyle w:val="Spistreci2"/>
        <w:tabs>
          <w:tab w:val="left" w:pos="88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"_Toc302857127"</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6.3.</w:t>
      </w:r>
      <w:r w:rsidR="007F6141">
        <w:rPr>
          <w:noProof/>
          <w:lang w:eastAsia="pl-PL"/>
        </w:rPr>
        <w:tab/>
      </w:r>
      <w:r w:rsidR="007F6141" w:rsidRPr="00F41523">
        <w:rPr>
          <w:rStyle w:val="Hipercze"/>
          <w:noProof/>
        </w:rPr>
        <w:t>Wariant 2 – Używanie aplikacji mobilnych w obrębie sieci UMTS lub WiFi</w:t>
      </w:r>
      <w:r w:rsidR="007F6141">
        <w:rPr>
          <w:noProof/>
          <w:webHidden/>
        </w:rPr>
        <w:tab/>
      </w:r>
      <w:r>
        <w:rPr>
          <w:noProof/>
          <w:webHidden/>
        </w:rPr>
        <w:fldChar w:fldCharType="begin"/>
      </w:r>
      <w:r w:rsidR="007F6141">
        <w:rPr>
          <w:noProof/>
          <w:webHidden/>
        </w:rPr>
        <w:instrText xml:space="preserve"> PAGEREF _Toc302857127 \h </w:instrText>
      </w:r>
      <w:r>
        <w:rPr>
          <w:noProof/>
          <w:webHidden/>
        </w:rPr>
      </w:r>
      <w:r>
        <w:rPr>
          <w:noProof/>
          <w:webHidden/>
        </w:rPr>
        <w:fldChar w:fldCharType="separate"/>
      </w:r>
      <w:r w:rsidR="007F6141">
        <w:rPr>
          <w:noProof/>
          <w:webHidden/>
        </w:rPr>
        <w:t>65</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"_Toc302857128"</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6.3.1.</w:t>
      </w:r>
      <w:r w:rsidR="007F6141">
        <w:rPr>
          <w:noProof/>
          <w:lang w:eastAsia="pl-PL"/>
        </w:rPr>
        <w:tab/>
      </w:r>
      <w:r w:rsidR="007F6141" w:rsidRPr="00F41523">
        <w:rPr>
          <w:rStyle w:val="Hipercze"/>
          <w:noProof/>
        </w:rPr>
        <w:t>Aplikacja administracyjna</w:t>
      </w:r>
      <w:r w:rsidR="007F6141">
        <w:rPr>
          <w:noProof/>
          <w:webHidden/>
        </w:rPr>
        <w:tab/>
      </w:r>
      <w:r>
        <w:rPr>
          <w:noProof/>
          <w:webHidden/>
        </w:rPr>
        <w:fldChar w:fldCharType="begin"/>
      </w:r>
      <w:r w:rsidR="007F6141">
        <w:rPr>
          <w:noProof/>
          <w:webHidden/>
        </w:rPr>
        <w:instrText xml:space="preserve"> PAGEREF _Toc302857128 \h </w:instrText>
      </w:r>
      <w:r>
        <w:rPr>
          <w:noProof/>
          <w:webHidden/>
        </w:rPr>
      </w:r>
      <w:r>
        <w:rPr>
          <w:noProof/>
          <w:webHidden/>
        </w:rPr>
        <w:fldChar w:fldCharType="separate"/>
      </w:r>
      <w:r w:rsidR="007F6141">
        <w:rPr>
          <w:noProof/>
          <w:webHidden/>
        </w:rPr>
        <w:t>65</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"_Toc302857129"</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6.3.2.</w:t>
      </w:r>
      <w:r w:rsidR="007F6141">
        <w:rPr>
          <w:noProof/>
          <w:lang w:eastAsia="pl-PL"/>
        </w:rPr>
        <w:tab/>
      </w:r>
      <w:r w:rsidR="007F6141" w:rsidRPr="00F41523">
        <w:rPr>
          <w:rStyle w:val="Hipercze"/>
          <w:noProof/>
        </w:rPr>
        <w:t>Aplikacja kliencka</w:t>
      </w:r>
      <w:r w:rsidR="007F6141">
        <w:rPr>
          <w:noProof/>
          <w:webHidden/>
        </w:rPr>
        <w:tab/>
      </w:r>
      <w:r>
        <w:rPr>
          <w:noProof/>
          <w:webHidden/>
        </w:rPr>
        <w:fldChar w:fldCharType="begin"/>
      </w:r>
      <w:r w:rsidR="007F6141">
        <w:rPr>
          <w:noProof/>
          <w:webHidden/>
        </w:rPr>
        <w:instrText xml:space="preserve"> PAGEREF _Toc302857129 \h </w:instrText>
      </w:r>
      <w:r>
        <w:rPr>
          <w:noProof/>
          <w:webHidden/>
        </w:rPr>
      </w:r>
      <w:r>
        <w:rPr>
          <w:noProof/>
          <w:webHidden/>
        </w:rPr>
        <w:fldChar w:fldCharType="separate"/>
      </w:r>
      <w:r w:rsidR="007F6141">
        <w:rPr>
          <w:noProof/>
          <w:webHidden/>
        </w:rPr>
        <w:t>65</w:t>
      </w:r>
      <w:r>
        <w:rPr>
          <w:noProof/>
          <w:webHidden/>
        </w:rPr>
        <w:fldChar w:fldCharType="end"/>
      </w:r>
      <w:r w:rsidRPr="00F41523">
        <w:rPr>
          <w:rStyle w:val="Hipercze"/>
          <w:noProof/>
        </w:rPr>
        <w:fldChar w:fldCharType="end"/>
      </w:r>
    </w:p>
    <w:p w:rsidR="007F6141" w:rsidRDefault="002436F7">
      <w:pPr>
        <w:pStyle w:val="Spistreci3"/>
        <w:tabs>
          <w:tab w:val="left" w:pos="132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"_Toc302857130"</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6.3.3.</w:t>
      </w:r>
      <w:r w:rsidR="007F6141">
        <w:rPr>
          <w:noProof/>
          <w:lang w:eastAsia="pl-PL"/>
        </w:rPr>
        <w:tab/>
      </w:r>
      <w:r w:rsidR="007F6141" w:rsidRPr="00F41523">
        <w:rPr>
          <w:rStyle w:val="Hipercze"/>
          <w:noProof/>
        </w:rPr>
        <w:t>Podsumowanie</w:t>
      </w:r>
      <w:r w:rsidR="007F6141">
        <w:rPr>
          <w:noProof/>
          <w:webHidden/>
        </w:rPr>
        <w:tab/>
      </w:r>
      <w:r>
        <w:rPr>
          <w:noProof/>
          <w:webHidden/>
        </w:rPr>
        <w:fldChar w:fldCharType="begin"/>
      </w:r>
      <w:r w:rsidR="007F6141">
        <w:rPr>
          <w:noProof/>
          <w:webHidden/>
        </w:rPr>
        <w:instrText xml:space="preserve"> PAGEREF _Toc302857130 \h </w:instrText>
      </w:r>
      <w:r>
        <w:rPr>
          <w:noProof/>
          <w:webHidden/>
        </w:rPr>
      </w:r>
      <w:r>
        <w:rPr>
          <w:noProof/>
          <w:webHidden/>
        </w:rPr>
        <w:fldChar w:fldCharType="separate"/>
      </w:r>
      <w:r w:rsidR="007F6141">
        <w:rPr>
          <w:noProof/>
          <w:webHidden/>
        </w:rPr>
        <w:t>65</w:t>
      </w:r>
      <w:r>
        <w:rPr>
          <w:noProof/>
          <w:webHidden/>
        </w:rPr>
        <w:fldChar w:fldCharType="end"/>
      </w:r>
      <w:r w:rsidRPr="00F41523">
        <w:rPr>
          <w:rStyle w:val="Hipercze"/>
          <w:noProof/>
        </w:rPr>
        <w:fldChar w:fldCharType="end"/>
      </w:r>
    </w:p>
    <w:p w:rsidR="007F6141" w:rsidRDefault="002436F7">
      <w:pPr>
        <w:pStyle w:val="Spistreci2"/>
        <w:tabs>
          <w:tab w:val="left" w:pos="88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"_Toc302857131"</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6.4.</w:t>
      </w:r>
      <w:r w:rsidR="007F6141">
        <w:rPr>
          <w:noProof/>
          <w:lang w:eastAsia="pl-PL"/>
        </w:rPr>
        <w:tab/>
      </w:r>
      <w:r w:rsidR="007F6141" w:rsidRPr="00F41523">
        <w:rPr>
          <w:rStyle w:val="Hipercze"/>
          <w:noProof/>
        </w:rPr>
        <w:t>Wariant 3 – Symulacja tymczasowych awarii usługi sieciowej</w:t>
      </w:r>
      <w:r w:rsidR="007F6141">
        <w:rPr>
          <w:noProof/>
          <w:webHidden/>
        </w:rPr>
        <w:tab/>
      </w:r>
      <w:r>
        <w:rPr>
          <w:noProof/>
          <w:webHidden/>
        </w:rPr>
        <w:fldChar w:fldCharType="begin"/>
      </w:r>
      <w:r w:rsidR="007F6141">
        <w:rPr>
          <w:noProof/>
          <w:webHidden/>
        </w:rPr>
        <w:instrText xml:space="preserve"> PAGEREF _Toc302857131 \h </w:instrText>
      </w:r>
      <w:r>
        <w:rPr>
          <w:noProof/>
          <w:webHidden/>
        </w:rPr>
      </w:r>
      <w:r>
        <w:rPr>
          <w:noProof/>
          <w:webHidden/>
        </w:rPr>
        <w:fldChar w:fldCharType="separate"/>
      </w:r>
      <w:r w:rsidR="007F6141">
        <w:rPr>
          <w:noProof/>
          <w:webHidden/>
        </w:rPr>
        <w:t>65</w:t>
      </w:r>
      <w:r>
        <w:rPr>
          <w:noProof/>
          <w:webHidden/>
        </w:rPr>
        <w:fldChar w:fldCharType="end"/>
      </w:r>
      <w:r w:rsidRPr="00F41523">
        <w:rPr>
          <w:rStyle w:val="Hipercze"/>
          <w:noProof/>
        </w:rPr>
        <w:fldChar w:fldCharType="end"/>
      </w:r>
    </w:p>
    <w:p w:rsidR="007F6141" w:rsidRDefault="002436F7">
      <w:pPr>
        <w:pStyle w:val="Spistreci2"/>
        <w:tabs>
          <w:tab w:val="left" w:pos="880"/>
          <w:tab w:val="right" w:leader="dot" w:pos="9061"/>
        </w:tabs>
        <w:rPr>
          <w:noProof/>
          <w:lang w:eastAsia="pl-PL"/>
        </w:rPr>
      </w:pPr>
      <w:r w:rsidRPr="00F41523">
        <w:rPr>
          <w:rStyle w:val="Hipercze"/>
          <w:noProof/>
        </w:rPr>
        <w:lastRenderedPageBreak/>
        <w:fldChar w:fldCharType="begin"/>
      </w:r>
      <w:r w:rsidR="007F6141" w:rsidRPr="00F41523">
        <w:rPr>
          <w:rStyle w:val="Hipercze"/>
          <w:noProof/>
        </w:rPr>
        <w:instrText xml:space="preserve"> </w:instrText>
      </w:r>
      <w:r w:rsidR="007F6141">
        <w:rPr>
          <w:noProof/>
        </w:rPr>
        <w:instrText>HYPERLINK \l "_Toc302857132"</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6.5.</w:t>
      </w:r>
      <w:r w:rsidR="007F6141">
        <w:rPr>
          <w:noProof/>
          <w:lang w:eastAsia="pl-PL"/>
        </w:rPr>
        <w:tab/>
      </w:r>
      <w:r w:rsidR="007F6141" w:rsidRPr="00F41523">
        <w:rPr>
          <w:rStyle w:val="Hipercze"/>
          <w:noProof/>
        </w:rPr>
        <w:t>Wariant 4 – Symulacja utraty zasięgu</w:t>
      </w:r>
      <w:r w:rsidR="007F6141">
        <w:rPr>
          <w:noProof/>
          <w:webHidden/>
        </w:rPr>
        <w:tab/>
      </w:r>
      <w:r>
        <w:rPr>
          <w:noProof/>
          <w:webHidden/>
        </w:rPr>
        <w:fldChar w:fldCharType="begin"/>
      </w:r>
      <w:r w:rsidR="007F6141">
        <w:rPr>
          <w:noProof/>
          <w:webHidden/>
        </w:rPr>
        <w:instrText xml:space="preserve"> PAGEREF _Toc302857132 \h </w:instrText>
      </w:r>
      <w:r>
        <w:rPr>
          <w:noProof/>
          <w:webHidden/>
        </w:rPr>
      </w:r>
      <w:r>
        <w:rPr>
          <w:noProof/>
          <w:webHidden/>
        </w:rPr>
        <w:fldChar w:fldCharType="separate"/>
      </w:r>
      <w:r w:rsidR="007F6141">
        <w:rPr>
          <w:noProof/>
          <w:webHidden/>
        </w:rPr>
        <w:t>65</w:t>
      </w:r>
      <w:r>
        <w:rPr>
          <w:noProof/>
          <w:webHidden/>
        </w:rPr>
        <w:fldChar w:fldCharType="end"/>
      </w:r>
      <w:r w:rsidRPr="00F41523">
        <w:rPr>
          <w:rStyle w:val="Hipercze"/>
          <w:noProof/>
        </w:rPr>
        <w:fldChar w:fldCharType="end"/>
      </w:r>
    </w:p>
    <w:p w:rsidR="007F6141" w:rsidRDefault="002436F7">
      <w:pPr>
        <w:pStyle w:val="Spistreci2"/>
        <w:tabs>
          <w:tab w:val="left" w:pos="88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"_Toc302857133"</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6.6.</w:t>
      </w:r>
      <w:r w:rsidR="007F6141">
        <w:rPr>
          <w:noProof/>
          <w:lang w:eastAsia="pl-PL"/>
        </w:rPr>
        <w:tab/>
      </w:r>
      <w:r w:rsidR="007F6141" w:rsidRPr="00F41523">
        <w:rPr>
          <w:rStyle w:val="Hipercze"/>
          <w:noProof/>
        </w:rPr>
        <w:t>Wpływ aplikacji mobilnych na zużycie baterii telefonu</w:t>
      </w:r>
      <w:r w:rsidR="007F6141">
        <w:rPr>
          <w:noProof/>
          <w:webHidden/>
        </w:rPr>
        <w:tab/>
      </w:r>
      <w:r>
        <w:rPr>
          <w:noProof/>
          <w:webHidden/>
        </w:rPr>
        <w:fldChar w:fldCharType="begin"/>
      </w:r>
      <w:r w:rsidR="007F6141">
        <w:rPr>
          <w:noProof/>
          <w:webHidden/>
        </w:rPr>
        <w:instrText xml:space="preserve"> PAGEREF _Toc302857133 \h </w:instrText>
      </w:r>
      <w:r>
        <w:rPr>
          <w:noProof/>
          <w:webHidden/>
        </w:rPr>
      </w:r>
      <w:r>
        <w:rPr>
          <w:noProof/>
          <w:webHidden/>
        </w:rPr>
        <w:fldChar w:fldCharType="separate"/>
      </w:r>
      <w:r w:rsidR="007F6141">
        <w:rPr>
          <w:noProof/>
          <w:webHidden/>
        </w:rPr>
        <w:t>65</w:t>
      </w:r>
      <w:r>
        <w:rPr>
          <w:noProof/>
          <w:webHidden/>
        </w:rPr>
        <w:fldChar w:fldCharType="end"/>
      </w:r>
      <w:r w:rsidRPr="00F41523">
        <w:rPr>
          <w:rStyle w:val="Hipercze"/>
          <w:noProof/>
        </w:rPr>
        <w:fldChar w:fldCharType="end"/>
      </w:r>
    </w:p>
    <w:p w:rsidR="007F6141" w:rsidRDefault="002436F7">
      <w:pPr>
        <w:pStyle w:val="Spistreci2"/>
        <w:tabs>
          <w:tab w:val="left" w:pos="88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"_Toc302857134"</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6.7.</w:t>
      </w:r>
      <w:r w:rsidR="007F6141">
        <w:rPr>
          <w:noProof/>
          <w:lang w:eastAsia="pl-PL"/>
        </w:rPr>
        <w:tab/>
      </w:r>
      <w:r w:rsidR="007F6141" w:rsidRPr="00F41523">
        <w:rPr>
          <w:rStyle w:val="Hipercze"/>
          <w:noProof/>
        </w:rPr>
        <w:t>Podsumowanie</w:t>
      </w:r>
      <w:r w:rsidR="007F6141">
        <w:rPr>
          <w:noProof/>
          <w:webHidden/>
        </w:rPr>
        <w:tab/>
      </w:r>
      <w:r>
        <w:rPr>
          <w:noProof/>
          <w:webHidden/>
        </w:rPr>
        <w:fldChar w:fldCharType="begin"/>
      </w:r>
      <w:r w:rsidR="007F6141">
        <w:rPr>
          <w:noProof/>
          <w:webHidden/>
        </w:rPr>
        <w:instrText xml:space="preserve"> PAGEREF _Toc302857134 \h </w:instrText>
      </w:r>
      <w:r>
        <w:rPr>
          <w:noProof/>
          <w:webHidden/>
        </w:rPr>
      </w:r>
      <w:r>
        <w:rPr>
          <w:noProof/>
          <w:webHidden/>
        </w:rPr>
        <w:fldChar w:fldCharType="separate"/>
      </w:r>
      <w:r w:rsidR="007F6141">
        <w:rPr>
          <w:noProof/>
          <w:webHidden/>
        </w:rPr>
        <w:t>66</w:t>
      </w:r>
      <w:r>
        <w:rPr>
          <w:noProof/>
          <w:webHidden/>
        </w:rPr>
        <w:fldChar w:fldCharType="end"/>
      </w:r>
      <w:r w:rsidRPr="00F41523">
        <w:rPr>
          <w:rStyle w:val="Hipercze"/>
          <w:noProof/>
        </w:rPr>
        <w:fldChar w:fldCharType="end"/>
      </w:r>
    </w:p>
    <w:p w:rsidR="007F6141" w:rsidRDefault="002436F7">
      <w:pPr>
        <w:pStyle w:val="Spistreci1"/>
        <w:tabs>
          <w:tab w:val="left" w:pos="44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"_Toc302857135"</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7.</w:t>
      </w:r>
      <w:r w:rsidR="007F6141">
        <w:rPr>
          <w:noProof/>
          <w:lang w:eastAsia="pl-PL"/>
        </w:rPr>
        <w:tab/>
      </w:r>
      <w:r w:rsidR="007F6141" w:rsidRPr="00F41523">
        <w:rPr>
          <w:rStyle w:val="Hipercze"/>
          <w:noProof/>
        </w:rPr>
        <w:t>Podsumowanie</w:t>
      </w:r>
      <w:r w:rsidR="007F6141">
        <w:rPr>
          <w:noProof/>
          <w:webHidden/>
        </w:rPr>
        <w:tab/>
      </w:r>
      <w:r>
        <w:rPr>
          <w:noProof/>
          <w:webHidden/>
        </w:rPr>
        <w:fldChar w:fldCharType="begin"/>
      </w:r>
      <w:r w:rsidR="007F6141">
        <w:rPr>
          <w:noProof/>
          <w:webHidden/>
        </w:rPr>
        <w:instrText xml:space="preserve"> PAGEREF _Toc302857135 \h </w:instrText>
      </w:r>
      <w:r>
        <w:rPr>
          <w:noProof/>
          <w:webHidden/>
        </w:rPr>
      </w:r>
      <w:r>
        <w:rPr>
          <w:noProof/>
          <w:webHidden/>
        </w:rPr>
        <w:fldChar w:fldCharType="separate"/>
      </w:r>
      <w:r w:rsidR="007F6141">
        <w:rPr>
          <w:noProof/>
          <w:webHidden/>
        </w:rPr>
        <w:t>67</w:t>
      </w:r>
      <w:r>
        <w:rPr>
          <w:noProof/>
          <w:webHidden/>
        </w:rPr>
        <w:fldChar w:fldCharType="end"/>
      </w:r>
      <w:r w:rsidRPr="00F41523">
        <w:rPr>
          <w:rStyle w:val="Hipercze"/>
          <w:noProof/>
        </w:rPr>
        <w:fldChar w:fldCharType="end"/>
      </w:r>
    </w:p>
    <w:p w:rsidR="007F6141" w:rsidRDefault="002436F7">
      <w:pPr>
        <w:pStyle w:val="Spistreci1"/>
        <w:tabs>
          <w:tab w:val="left" w:pos="44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"_Toc302857136"</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8.</w:t>
      </w:r>
      <w:r w:rsidR="007F6141">
        <w:rPr>
          <w:noProof/>
          <w:lang w:eastAsia="pl-PL"/>
        </w:rPr>
        <w:tab/>
      </w:r>
      <w:r w:rsidR="007F6141" w:rsidRPr="00F41523">
        <w:rPr>
          <w:rStyle w:val="Hipercze"/>
          <w:noProof/>
        </w:rPr>
        <w:t>Wady i zalety rozwiązania</w:t>
      </w:r>
      <w:r w:rsidR="007F6141">
        <w:rPr>
          <w:noProof/>
          <w:webHidden/>
        </w:rPr>
        <w:tab/>
      </w:r>
      <w:r>
        <w:rPr>
          <w:noProof/>
          <w:webHidden/>
        </w:rPr>
        <w:fldChar w:fldCharType="begin"/>
      </w:r>
      <w:r w:rsidR="007F6141">
        <w:rPr>
          <w:noProof/>
          <w:webHidden/>
        </w:rPr>
        <w:instrText xml:space="preserve"> PAGEREF _Toc302857136 \h </w:instrText>
      </w:r>
      <w:r>
        <w:rPr>
          <w:noProof/>
          <w:webHidden/>
        </w:rPr>
      </w:r>
      <w:r>
        <w:rPr>
          <w:noProof/>
          <w:webHidden/>
        </w:rPr>
        <w:fldChar w:fldCharType="separate"/>
      </w:r>
      <w:r w:rsidR="007F6141">
        <w:rPr>
          <w:noProof/>
          <w:webHidden/>
        </w:rPr>
        <w:t>67</w:t>
      </w:r>
      <w:r>
        <w:rPr>
          <w:noProof/>
          <w:webHidden/>
        </w:rPr>
        <w:fldChar w:fldCharType="end"/>
      </w:r>
      <w:r w:rsidRPr="00F41523">
        <w:rPr>
          <w:rStyle w:val="Hipercze"/>
          <w:noProof/>
        </w:rPr>
        <w:fldChar w:fldCharType="end"/>
      </w:r>
    </w:p>
    <w:p w:rsidR="007F6141" w:rsidRDefault="002436F7">
      <w:pPr>
        <w:pStyle w:val="Spistreci2"/>
        <w:tabs>
          <w:tab w:val="left" w:pos="88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"_Toc302857137"</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8.1.</w:t>
      </w:r>
      <w:r w:rsidR="007F6141">
        <w:rPr>
          <w:noProof/>
          <w:lang w:eastAsia="pl-PL"/>
        </w:rPr>
        <w:tab/>
      </w:r>
      <w:r w:rsidR="007F6141" w:rsidRPr="00F41523">
        <w:rPr>
          <w:rStyle w:val="Hipercze"/>
          <w:noProof/>
        </w:rPr>
        <w:t>Perspektywy rozwoju</w:t>
      </w:r>
      <w:r w:rsidR="007F6141">
        <w:rPr>
          <w:noProof/>
          <w:webHidden/>
        </w:rPr>
        <w:tab/>
      </w:r>
      <w:r>
        <w:rPr>
          <w:noProof/>
          <w:webHidden/>
        </w:rPr>
        <w:fldChar w:fldCharType="begin"/>
      </w:r>
      <w:r w:rsidR="007F6141">
        <w:rPr>
          <w:noProof/>
          <w:webHidden/>
        </w:rPr>
        <w:instrText xml:space="preserve"> PAGEREF _Toc302857137 \h </w:instrText>
      </w:r>
      <w:r>
        <w:rPr>
          <w:noProof/>
          <w:webHidden/>
        </w:rPr>
      </w:r>
      <w:r>
        <w:rPr>
          <w:noProof/>
          <w:webHidden/>
        </w:rPr>
        <w:fldChar w:fldCharType="separate"/>
      </w:r>
      <w:r w:rsidR="007F6141">
        <w:rPr>
          <w:noProof/>
          <w:webHidden/>
        </w:rPr>
        <w:t>68</w:t>
      </w:r>
      <w:r>
        <w:rPr>
          <w:noProof/>
          <w:webHidden/>
        </w:rPr>
        <w:fldChar w:fldCharType="end"/>
      </w:r>
      <w:r w:rsidRPr="00F41523">
        <w:rPr>
          <w:rStyle w:val="Hipercze"/>
          <w:noProof/>
        </w:rPr>
        <w:fldChar w:fldCharType="end"/>
      </w:r>
    </w:p>
    <w:p w:rsidR="007F6141" w:rsidRDefault="002436F7">
      <w:pPr>
        <w:pStyle w:val="Spistreci2"/>
        <w:tabs>
          <w:tab w:val="left" w:pos="88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"_Toc302857138"</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8.2.</w:t>
      </w:r>
      <w:r w:rsidR="007F6141">
        <w:rPr>
          <w:noProof/>
          <w:lang w:eastAsia="pl-PL"/>
        </w:rPr>
        <w:tab/>
      </w:r>
      <w:r w:rsidR="007F6141" w:rsidRPr="00F41523">
        <w:rPr>
          <w:rStyle w:val="Hipercze"/>
          <w:noProof/>
        </w:rPr>
        <w:t>Wnioski</w:t>
      </w:r>
      <w:r w:rsidR="007F6141">
        <w:rPr>
          <w:noProof/>
          <w:webHidden/>
        </w:rPr>
        <w:tab/>
      </w:r>
      <w:r>
        <w:rPr>
          <w:noProof/>
          <w:webHidden/>
        </w:rPr>
        <w:fldChar w:fldCharType="begin"/>
      </w:r>
      <w:r w:rsidR="007F6141">
        <w:rPr>
          <w:noProof/>
          <w:webHidden/>
        </w:rPr>
        <w:instrText xml:space="preserve"> PAGEREF _Toc302857138 \h </w:instrText>
      </w:r>
      <w:r>
        <w:rPr>
          <w:noProof/>
          <w:webHidden/>
        </w:rPr>
      </w:r>
      <w:r>
        <w:rPr>
          <w:noProof/>
          <w:webHidden/>
        </w:rPr>
        <w:fldChar w:fldCharType="separate"/>
      </w:r>
      <w:r w:rsidR="007F6141">
        <w:rPr>
          <w:noProof/>
          <w:webHidden/>
        </w:rPr>
        <w:t>69</w:t>
      </w:r>
      <w:r>
        <w:rPr>
          <w:noProof/>
          <w:webHidden/>
        </w:rPr>
        <w:fldChar w:fldCharType="end"/>
      </w:r>
      <w:r w:rsidRPr="00F41523">
        <w:rPr>
          <w:rStyle w:val="Hipercze"/>
          <w:noProof/>
        </w:rPr>
        <w:fldChar w:fldCharType="end"/>
      </w:r>
    </w:p>
    <w:p w:rsidR="007F6141" w:rsidRDefault="002436F7">
      <w:pPr>
        <w:pStyle w:val="Spistreci1"/>
        <w:tabs>
          <w:tab w:val="left" w:pos="44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"_Toc302857139"</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9.</w:t>
      </w:r>
      <w:r w:rsidR="007F6141">
        <w:rPr>
          <w:noProof/>
          <w:lang w:eastAsia="pl-PL"/>
        </w:rPr>
        <w:tab/>
      </w:r>
      <w:r w:rsidR="007F6141" w:rsidRPr="00F41523">
        <w:rPr>
          <w:rStyle w:val="Hipercze"/>
          <w:noProof/>
        </w:rPr>
        <w:t>Bibliografia</w:t>
      </w:r>
      <w:r w:rsidR="007F6141">
        <w:rPr>
          <w:noProof/>
          <w:webHidden/>
        </w:rPr>
        <w:tab/>
      </w:r>
      <w:r>
        <w:rPr>
          <w:noProof/>
          <w:webHidden/>
        </w:rPr>
        <w:fldChar w:fldCharType="begin"/>
      </w:r>
      <w:r w:rsidR="007F6141">
        <w:rPr>
          <w:noProof/>
          <w:webHidden/>
        </w:rPr>
        <w:instrText xml:space="preserve"> PAGEREF _Toc302857139 \h </w:instrText>
      </w:r>
      <w:r>
        <w:rPr>
          <w:noProof/>
          <w:webHidden/>
        </w:rPr>
      </w:r>
      <w:r>
        <w:rPr>
          <w:noProof/>
          <w:webHidden/>
        </w:rPr>
        <w:fldChar w:fldCharType="separate"/>
      </w:r>
      <w:r w:rsidR="007F6141">
        <w:rPr>
          <w:noProof/>
          <w:webHidden/>
        </w:rPr>
        <w:t>70</w:t>
      </w:r>
      <w:r>
        <w:rPr>
          <w:noProof/>
          <w:webHidden/>
        </w:rPr>
        <w:fldChar w:fldCharType="end"/>
      </w:r>
      <w:r w:rsidRPr="00F41523">
        <w:rPr>
          <w:rStyle w:val="Hipercze"/>
          <w:noProof/>
        </w:rPr>
        <w:fldChar w:fldCharType="end"/>
      </w:r>
    </w:p>
    <w:p w:rsidR="007F6141" w:rsidRDefault="002436F7">
      <w:pPr>
        <w:pStyle w:val="Spistreci1"/>
        <w:tabs>
          <w:tab w:val="left" w:pos="66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"_Toc302857140"</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noProof/>
        </w:rPr>
        <w:t>10.</w:t>
      </w:r>
      <w:r w:rsidR="007F6141">
        <w:rPr>
          <w:noProof/>
          <w:lang w:eastAsia="pl-PL"/>
        </w:rPr>
        <w:tab/>
      </w:r>
      <w:r w:rsidR="007F6141" w:rsidRPr="00F41523">
        <w:rPr>
          <w:rStyle w:val="Hipercze"/>
          <w:noProof/>
        </w:rPr>
        <w:t>ZałącznikI</w:t>
      </w:r>
      <w:r w:rsidR="007F6141">
        <w:rPr>
          <w:noProof/>
          <w:webHidden/>
        </w:rPr>
        <w:tab/>
      </w:r>
      <w:r>
        <w:rPr>
          <w:noProof/>
          <w:webHidden/>
        </w:rPr>
        <w:fldChar w:fldCharType="begin"/>
      </w:r>
      <w:r w:rsidR="007F6141">
        <w:rPr>
          <w:noProof/>
          <w:webHidden/>
        </w:rPr>
        <w:instrText xml:space="preserve"> PAGEREF _Toc302857140 \h </w:instrText>
      </w:r>
      <w:r>
        <w:rPr>
          <w:noProof/>
          <w:webHidden/>
        </w:rPr>
      </w:r>
      <w:r>
        <w:rPr>
          <w:noProof/>
          <w:webHidden/>
        </w:rPr>
        <w:fldChar w:fldCharType="separate"/>
      </w:r>
      <w:r w:rsidR="007F6141">
        <w:rPr>
          <w:noProof/>
          <w:webHidden/>
        </w:rPr>
        <w:t>72</w:t>
      </w:r>
      <w:r>
        <w:rPr>
          <w:noProof/>
          <w:webHidden/>
        </w:rPr>
        <w:fldChar w:fldCharType="end"/>
      </w:r>
      <w:r w:rsidRPr="00F41523">
        <w:rPr>
          <w:rStyle w:val="Hipercze"/>
          <w:noProof/>
        </w:rPr>
        <w:fldChar w:fldCharType="end"/>
      </w:r>
    </w:p>
    <w:p w:rsidR="007F6141" w:rsidRDefault="002436F7">
      <w:pPr>
        <w:pStyle w:val="Spistreci2"/>
        <w:tabs>
          <w:tab w:val="left" w:pos="1100"/>
          <w:tab w:val="right" w:leader="dot" w:pos="9061"/>
        </w:tabs>
        <w:rPr>
          <w:noProof/>
          <w:lang w:eastAsia="pl-PL"/>
        </w:rPr>
      </w:pPr>
      <w:r w:rsidRPr="00F41523">
        <w:rPr>
          <w:rStyle w:val="Hipercze"/>
          <w:noProof/>
        </w:rPr>
        <w:fldChar w:fldCharType="begin"/>
      </w:r>
      <w:r w:rsidR="007F6141" w:rsidRPr="00F41523">
        <w:rPr>
          <w:rStyle w:val="Hipercze"/>
          <w:noProof/>
        </w:rPr>
        <w:instrText xml:space="preserve"> </w:instrText>
      </w:r>
      <w:r w:rsidR="007F6141">
        <w:rPr>
          <w:noProof/>
        </w:rPr>
        <w:instrText>HYPERLINK \l "_Toc302857141"</w:instrText>
      </w:r>
      <w:r w:rsidR="007F6141" w:rsidRPr="00F41523">
        <w:rPr>
          <w:rStyle w:val="Hipercze"/>
          <w:noProof/>
        </w:rPr>
        <w:instrText xml:space="preserve"> </w:instrText>
      </w:r>
      <w:r w:rsidRPr="00F41523">
        <w:rPr>
          <w:rStyle w:val="Hipercze"/>
          <w:noProof/>
        </w:rPr>
        <w:fldChar w:fldCharType="separate"/>
      </w:r>
      <w:r w:rsidR="007F6141" w:rsidRPr="00F41523">
        <w:rPr>
          <w:rStyle w:val="Hipercze"/>
          <w:rFonts w:eastAsia="Times New Roman"/>
          <w:noProof/>
        </w:rPr>
        <w:t>10.1.</w:t>
      </w:r>
      <w:r w:rsidR="007F6141">
        <w:rPr>
          <w:noProof/>
          <w:lang w:eastAsia="pl-PL"/>
        </w:rPr>
        <w:tab/>
      </w:r>
      <w:r w:rsidR="007F6141" w:rsidRPr="00F41523">
        <w:rPr>
          <w:rStyle w:val="Hipercze"/>
          <w:rFonts w:eastAsia="Times New Roman"/>
          <w:noProof/>
        </w:rPr>
        <w:t>Dodatek A</w:t>
      </w:r>
      <w:r w:rsidR="007F6141">
        <w:rPr>
          <w:noProof/>
          <w:webHidden/>
        </w:rPr>
        <w:tab/>
      </w:r>
      <w:r>
        <w:rPr>
          <w:noProof/>
          <w:webHidden/>
        </w:rPr>
        <w:fldChar w:fldCharType="begin"/>
      </w:r>
      <w:r w:rsidR="007F6141">
        <w:rPr>
          <w:noProof/>
          <w:webHidden/>
        </w:rPr>
        <w:instrText xml:space="preserve"> PAGEREF _Toc302857141 \h </w:instrText>
      </w:r>
      <w:r>
        <w:rPr>
          <w:noProof/>
          <w:webHidden/>
        </w:rPr>
      </w:r>
      <w:r>
        <w:rPr>
          <w:noProof/>
          <w:webHidden/>
        </w:rPr>
        <w:fldChar w:fldCharType="separate"/>
      </w:r>
      <w:r w:rsidR="007F6141">
        <w:rPr>
          <w:noProof/>
          <w:webHidden/>
        </w:rPr>
        <w:t>72</w:t>
      </w:r>
      <w:r>
        <w:rPr>
          <w:noProof/>
          <w:webHidden/>
        </w:rPr>
        <w:fldChar w:fldCharType="end"/>
      </w:r>
      <w:r w:rsidRPr="00F41523">
        <w:rPr>
          <w:rStyle w:val="Hipercze"/>
          <w:noProof/>
        </w:rPr>
        <w:fldChar w:fldCharType="end"/>
      </w:r>
    </w:p>
    <w:p w:rsidR="0004443A" w:rsidDel="00EB73FE" w:rsidRDefault="002436F7" w:rsidP="00BA5189">
      <w:pPr>
        <w:pStyle w:val="NormalnyIn"/>
        <w:rPr>
          <w:del w:id="266" w:author="Sebastian" w:date="2011-09-02T16:34:00Z"/>
        </w:rPr>
      </w:pPr>
      <w:r>
        <w:fldChar w:fldCharType="end"/>
      </w:r>
    </w:p>
    <w:p w:rsidR="00261B1A" w:rsidRDefault="00261B1A">
      <w:pPr>
        <w:pStyle w:val="NormalnyIn"/>
        <w:pPrChange w:id="267" w:author="Sebastian" w:date="2011-09-02T16:34:00Z">
          <w:pPr>
            <w:pStyle w:val="Akapitzlist"/>
          </w:pPr>
        </w:pPrChange>
      </w:pPr>
    </w:p>
    <w:p w:rsidR="00FF65EB" w:rsidRDefault="00FF65EB">
      <w:pPr>
        <w:jc w:val="left"/>
        <w:rPr>
          <w:ins w:id="268" w:author="Sebastian" w:date="2011-09-02T16:35:00Z"/>
        </w:rPr>
      </w:pPr>
      <w:ins w:id="269" w:author="Sebastian" w:date="2011-09-02T16:35:00Z">
        <w:r>
          <w:br w:type="page"/>
        </w:r>
      </w:ins>
    </w:p>
    <w:p w:rsidR="00AA0B00" w:rsidRPr="00450780" w:rsidRDefault="00A1314F" w:rsidP="00AA0B00">
      <w:pPr>
        <w:pStyle w:val="NormalnyIn"/>
        <w:rPr>
          <w:sz w:val="32"/>
          <w:szCs w:val="32"/>
          <w:lang w:val="en-US"/>
        </w:rPr>
      </w:pPr>
      <w:r w:rsidRPr="00A1314F">
        <w:rPr>
          <w:sz w:val="32"/>
          <w:szCs w:val="32"/>
        </w:rPr>
        <w:lastRenderedPageBreak/>
        <w:t>W</w:t>
      </w:r>
      <w:r w:rsidR="006069A2" w:rsidRPr="00450780">
        <w:rPr>
          <w:sz w:val="32"/>
          <w:szCs w:val="32"/>
          <w:lang w:val="en-US"/>
        </w:rPr>
        <w:t>ykaz używanych skrótów</w:t>
      </w:r>
      <w:r w:rsidR="0045473F" w:rsidRPr="00450780">
        <w:rPr>
          <w:sz w:val="32"/>
          <w:szCs w:val="32"/>
          <w:lang w:val="en-US"/>
        </w:rPr>
        <w:t xml:space="preserve"> </w:t>
      </w:r>
    </w:p>
    <w:p w:rsidR="00AA0B00" w:rsidRPr="00450780" w:rsidRDefault="00AA0B00" w:rsidP="00AA0B00">
      <w:pPr>
        <w:pStyle w:val="NormalnyIn"/>
        <w:rPr>
          <w:sz w:val="32"/>
          <w:szCs w:val="32"/>
          <w:lang w:val="en-US"/>
        </w:rPr>
      </w:pPr>
    </w:p>
    <w:p w:rsidR="00EA5A33" w:rsidRPr="00450780" w:rsidRDefault="00EA5A33" w:rsidP="00AA0B00">
      <w:pPr>
        <w:pStyle w:val="NormalnyIn"/>
        <w:rPr>
          <w:ins w:id="270" w:author="Sebastian Łuczak" w:date="2011-08-31T23:45:00Z"/>
          <w:lang w:val="en-US"/>
        </w:rPr>
      </w:pPr>
      <w:del w:id="271" w:author="Sebastian Łuczak" w:date="2011-09-03T09:30:00Z">
        <w:r w:rsidRPr="00450780" w:rsidDel="0092320C">
          <w:rPr>
            <w:lang w:val="en-US"/>
          </w:rPr>
          <w:delText>Communication</w:delText>
        </w:r>
      </w:del>
      <w:ins w:id="272" w:author="Sebastian Łuczak" w:date="2011-08-31T23:45:00Z">
        <w:r w:rsidRPr="00450780">
          <w:rPr>
            <w:lang w:val="en-US"/>
          </w:rPr>
          <w:t>API – Application Programming Interface</w:t>
        </w:r>
      </w:ins>
    </w:p>
    <w:p w:rsidR="00EA5A33" w:rsidRPr="00450780" w:rsidDel="0092320C" w:rsidRDefault="00EA5A33" w:rsidP="00AA0B00">
      <w:pPr>
        <w:pStyle w:val="NormalnyIn"/>
        <w:rPr>
          <w:del w:id="273" w:author="Sebastian Łuczak" w:date="2011-09-03T09:33:00Z"/>
          <w:lang w:val="en-US"/>
        </w:rPr>
      </w:pPr>
      <w:del w:id="274" w:author="Sebastian Łuczak" w:date="2011-09-03T09:33:00Z">
        <w:r w:rsidRPr="00450780" w:rsidDel="0092320C">
          <w:rPr>
            <w:lang w:val="en-US"/>
          </w:rPr>
          <w:delText>Relational</w:delText>
        </w:r>
      </w:del>
    </w:p>
    <w:p w:rsidR="0092320C" w:rsidRPr="00450780" w:rsidRDefault="00EA5A33" w:rsidP="0092320C">
      <w:pPr>
        <w:pStyle w:val="NormalnyIn"/>
        <w:rPr>
          <w:ins w:id="275" w:author="Sebastian Łuczak" w:date="2011-09-03T09:31:00Z"/>
          <w:lang w:val="en-US"/>
        </w:rPr>
      </w:pPr>
      <w:del w:id="276" w:author="Sebastian Łuczak" w:date="2011-09-03T09:33:00Z">
        <w:r w:rsidRPr="00450780" w:rsidDel="0092320C">
          <w:rPr>
            <w:lang w:val="en-US"/>
          </w:rPr>
          <w:delText>Controller</w:delText>
        </w:r>
      </w:del>
      <w:ins w:id="277" w:author="Sebastian Łuczak" w:date="2011-09-03T09:31:00Z">
        <w:r w:rsidR="0092320C" w:rsidRPr="00450780">
          <w:rPr>
            <w:lang w:val="en-US"/>
          </w:rPr>
          <w:t xml:space="preserve">CSS  - </w:t>
        </w:r>
        <w:r w:rsidR="0092320C" w:rsidRPr="00450780">
          <w:rPr>
            <w:rStyle w:val="apple-style-span"/>
            <w:shd w:val="clear" w:color="auto" w:fill="FFFFFF"/>
            <w:lang w:val="en-US"/>
          </w:rPr>
          <w:t xml:space="preserve">Cascading Style Sheets </w:t>
        </w:r>
      </w:ins>
    </w:p>
    <w:p w:rsidR="0092320C" w:rsidRDefault="0092320C" w:rsidP="0092320C">
      <w:pPr>
        <w:pStyle w:val="NormalnyIn"/>
        <w:rPr>
          <w:ins w:id="278" w:author="Sebastian Łuczak" w:date="2011-09-03T09:31:00Z"/>
          <w:lang w:val="en-US"/>
        </w:rPr>
      </w:pPr>
      <w:ins w:id="279" w:author="Sebastian Łuczak" w:date="2011-09-03T09:31:00Z">
        <w:r w:rsidRPr="00450780">
          <w:rPr>
            <w:lang w:val="en-US"/>
          </w:rPr>
          <w:t>DAO – Data Access Object</w:t>
        </w:r>
      </w:ins>
    </w:p>
    <w:p w:rsidR="0092320C" w:rsidRPr="00450780" w:rsidRDefault="0092320C" w:rsidP="0092320C">
      <w:pPr>
        <w:pStyle w:val="NormalnyIn"/>
        <w:rPr>
          <w:ins w:id="280" w:author="Sebastian Łuczak" w:date="2011-09-03T09:31:00Z"/>
          <w:lang w:val="en-US"/>
        </w:rPr>
      </w:pPr>
      <w:ins w:id="281" w:author="Sebastian Łuczak" w:date="2011-09-03T09:31:00Z">
        <w:r w:rsidRPr="00450780">
          <w:rPr>
            <w:lang w:val="en-US"/>
          </w:rPr>
          <w:t xml:space="preserve">EJB – Enterprise Java Beans </w:t>
        </w:r>
      </w:ins>
    </w:p>
    <w:p w:rsidR="0092320C" w:rsidRDefault="0092320C" w:rsidP="0092320C">
      <w:pPr>
        <w:pStyle w:val="NormalnyIn"/>
        <w:rPr>
          <w:ins w:id="282" w:author="Sebastian Łuczak" w:date="2011-09-03T09:35:00Z"/>
          <w:lang w:val="en-US"/>
        </w:rPr>
      </w:pPr>
      <w:ins w:id="283" w:author="Sebastian Łuczak" w:date="2011-09-03T09:35:00Z">
        <w:r w:rsidRPr="00450780">
          <w:rPr>
            <w:lang w:val="en-US"/>
          </w:rPr>
          <w:t xml:space="preserve">HQL – Hibernate Query Language </w:t>
        </w:r>
      </w:ins>
    </w:p>
    <w:p w:rsidR="0092320C" w:rsidRPr="00450780" w:rsidRDefault="0092320C" w:rsidP="0092320C">
      <w:pPr>
        <w:pStyle w:val="NormalnyIn"/>
        <w:rPr>
          <w:ins w:id="284" w:author="Sebastian Łuczak" w:date="2011-09-03T09:32:00Z"/>
          <w:lang w:val="en-US"/>
        </w:rPr>
      </w:pPr>
      <w:ins w:id="285" w:author="Sebastian Łuczak" w:date="2011-09-03T09:32:00Z">
        <w:r w:rsidRPr="00450780">
          <w:rPr>
            <w:lang w:val="en-US"/>
          </w:rPr>
          <w:t xml:space="preserve">HTML – HyperText Markup Language  </w:t>
        </w:r>
      </w:ins>
    </w:p>
    <w:p w:rsidR="0092320C" w:rsidRDefault="0092320C" w:rsidP="0092320C">
      <w:pPr>
        <w:pStyle w:val="NormalnyIn"/>
        <w:rPr>
          <w:ins w:id="286" w:author="Sebastian Łuczak" w:date="2011-09-03T09:34:00Z"/>
          <w:lang w:val="en-US"/>
        </w:rPr>
      </w:pPr>
      <w:ins w:id="287" w:author="Sebastian Łuczak" w:date="2011-09-03T09:32:00Z">
        <w:r w:rsidRPr="00450780">
          <w:rPr>
            <w:lang w:val="en-US"/>
          </w:rPr>
          <w:t>http – HyperText Transfer Protocol</w:t>
        </w:r>
      </w:ins>
    </w:p>
    <w:p w:rsidR="0092320C" w:rsidRDefault="0092320C" w:rsidP="0092320C">
      <w:pPr>
        <w:pStyle w:val="NormalnyIn"/>
        <w:rPr>
          <w:ins w:id="288" w:author="Sebastian Łuczak" w:date="2011-09-03T09:31:00Z"/>
          <w:lang w:val="en-US"/>
        </w:rPr>
      </w:pPr>
      <w:ins w:id="289" w:author="Sebastian Łuczak" w:date="2011-09-03T09:31:00Z">
        <w:r w:rsidRPr="00450780">
          <w:rPr>
            <w:lang w:val="en-US"/>
          </w:rPr>
          <w:t>IDE – Integrated Development Environment</w:t>
        </w:r>
      </w:ins>
    </w:p>
    <w:p w:rsidR="0092320C" w:rsidRDefault="0092320C" w:rsidP="0092320C">
      <w:pPr>
        <w:pStyle w:val="NormalnyIn"/>
        <w:rPr>
          <w:ins w:id="290" w:author="Sebastian Łuczak" w:date="2011-09-03T09:35:00Z"/>
          <w:lang w:val="en-US"/>
        </w:rPr>
      </w:pPr>
      <w:ins w:id="291" w:author="Sebastian Łuczak" w:date="2011-09-03T09:35:00Z">
        <w:r>
          <w:rPr>
            <w:lang w:val="en-US"/>
          </w:rPr>
          <w:t>IT – Information Technology</w:t>
        </w:r>
      </w:ins>
    </w:p>
    <w:p w:rsidR="0092320C" w:rsidRDefault="0092320C" w:rsidP="0092320C">
      <w:pPr>
        <w:pStyle w:val="NormalnyIn"/>
        <w:rPr>
          <w:ins w:id="292" w:author="Sebastian Łuczak" w:date="2011-09-03T09:31:00Z"/>
          <w:lang w:val="en-US"/>
        </w:rPr>
      </w:pPr>
      <w:ins w:id="293" w:author="Sebastian Łuczak" w:date="2011-09-03T09:31:00Z">
        <w:r w:rsidRPr="00450780">
          <w:rPr>
            <w:lang w:val="en-US"/>
          </w:rPr>
          <w:t xml:space="preserve">J2EE – Java Enterprise Edition </w:t>
        </w:r>
      </w:ins>
    </w:p>
    <w:p w:rsidR="0092320C" w:rsidRPr="00450780" w:rsidRDefault="0092320C" w:rsidP="0092320C">
      <w:pPr>
        <w:pStyle w:val="NormalnyIn"/>
        <w:rPr>
          <w:ins w:id="294" w:author="Sebastian Łuczak" w:date="2011-09-03T09:31:00Z"/>
          <w:lang w:val="en-US"/>
        </w:rPr>
      </w:pPr>
      <w:ins w:id="295" w:author="Sebastian Łuczak" w:date="2011-09-03T09:31:00Z">
        <w:r w:rsidRPr="00450780">
          <w:rPr>
            <w:lang w:val="en-US"/>
          </w:rPr>
          <w:t>JAX-RS – Java Api for Restfull Web Services</w:t>
        </w:r>
      </w:ins>
    </w:p>
    <w:p w:rsidR="0092320C" w:rsidRDefault="0092320C" w:rsidP="0092320C">
      <w:pPr>
        <w:pStyle w:val="NormalnyIn"/>
        <w:rPr>
          <w:ins w:id="296" w:author="Sebastian Łuczak" w:date="2011-09-03T09:34:00Z"/>
          <w:lang w:val="en-US"/>
        </w:rPr>
      </w:pPr>
      <w:ins w:id="297" w:author="Sebastian Łuczak" w:date="2011-09-03T09:34:00Z">
        <w:r w:rsidRPr="00450780">
          <w:rPr>
            <w:lang w:val="en-US"/>
          </w:rPr>
          <w:t xml:space="preserve">JDBC – Java DataBase Connectivity </w:t>
        </w:r>
      </w:ins>
    </w:p>
    <w:p w:rsidR="0092320C" w:rsidRDefault="0092320C" w:rsidP="0092320C">
      <w:pPr>
        <w:pStyle w:val="NormalnyIn"/>
        <w:rPr>
          <w:ins w:id="298" w:author="Sebastian Łuczak" w:date="2011-09-03T09:31:00Z"/>
          <w:lang w:val="en-US"/>
        </w:rPr>
      </w:pPr>
      <w:ins w:id="299" w:author="Sebastian Łuczak" w:date="2011-09-03T09:31:00Z">
        <w:r w:rsidRPr="00450780">
          <w:rPr>
            <w:lang w:val="en-US"/>
          </w:rPr>
          <w:t xml:space="preserve">JSP – Java Server Pages </w:t>
        </w:r>
      </w:ins>
    </w:p>
    <w:p w:rsidR="0092320C" w:rsidRDefault="0092320C" w:rsidP="0092320C">
      <w:pPr>
        <w:pStyle w:val="NormalnyIn"/>
        <w:rPr>
          <w:ins w:id="300" w:author="Sebastian Łuczak" w:date="2011-09-03T09:31:00Z"/>
          <w:lang w:val="en-US"/>
        </w:rPr>
      </w:pPr>
      <w:ins w:id="301" w:author="Sebastian Łuczak" w:date="2011-09-03T09:31:00Z">
        <w:r w:rsidRPr="00450780">
          <w:rPr>
            <w:lang w:val="en-US"/>
          </w:rPr>
          <w:t xml:space="preserve">JRE – Java Runtime Environment </w:t>
        </w:r>
      </w:ins>
    </w:p>
    <w:p w:rsidR="0092320C" w:rsidRDefault="0092320C" w:rsidP="0092320C">
      <w:pPr>
        <w:pStyle w:val="NormalnyIn"/>
        <w:rPr>
          <w:ins w:id="302" w:author="Sebastian Łuczak" w:date="2011-09-03T09:31:00Z"/>
          <w:lang w:val="en-US"/>
        </w:rPr>
      </w:pPr>
      <w:ins w:id="303" w:author="Sebastian Łuczak" w:date="2011-09-03T09:31:00Z">
        <w:r w:rsidRPr="00450780">
          <w:rPr>
            <w:lang w:val="en-US"/>
          </w:rPr>
          <w:t>JSON – JavaScript Object Notation</w:t>
        </w:r>
      </w:ins>
    </w:p>
    <w:p w:rsidR="0092320C" w:rsidRDefault="0092320C" w:rsidP="0092320C">
      <w:pPr>
        <w:pStyle w:val="NormalnyIn"/>
        <w:rPr>
          <w:ins w:id="304" w:author="Sebastian Łuczak" w:date="2011-09-03T09:32:00Z"/>
          <w:lang w:val="en-US"/>
        </w:rPr>
      </w:pPr>
      <w:ins w:id="305" w:author="Sebastian Łuczak" w:date="2011-09-03T09:32:00Z">
        <w:r w:rsidRPr="0092320C">
          <w:rPr>
            <w:lang w:val="en-US"/>
          </w:rPr>
          <w:t>JSTL – Java Standard Tag Library</w:t>
        </w:r>
      </w:ins>
    </w:p>
    <w:p w:rsidR="008A15B2" w:rsidRDefault="00EA5A33" w:rsidP="00AA0B00">
      <w:pPr>
        <w:pStyle w:val="NormalnyIn"/>
        <w:rPr>
          <w:ins w:id="306" w:author="Sebastian Łuczak" w:date="2011-09-03T09:33:00Z"/>
          <w:lang w:val="en-US"/>
        </w:rPr>
      </w:pPr>
      <w:del w:id="307" w:author="Sebastian Łuczak" w:date="2011-09-03T09:31:00Z">
        <w:r w:rsidRPr="00450780" w:rsidDel="0092320C">
          <w:rPr>
            <w:lang w:val="en-US"/>
          </w:rPr>
          <w:delText>Environment</w:delText>
        </w:r>
      </w:del>
      <w:ins w:id="308" w:author="Sebastian Łuczak" w:date="2011-08-31T23:45:00Z">
        <w:r w:rsidR="008A15B2" w:rsidRPr="00450780">
          <w:rPr>
            <w:lang w:val="en-US"/>
          </w:rPr>
          <w:t xml:space="preserve">JVM – Java Virtual Machine </w:t>
        </w:r>
      </w:ins>
    </w:p>
    <w:p w:rsidR="0092320C" w:rsidRDefault="0092320C" w:rsidP="0092320C">
      <w:pPr>
        <w:pStyle w:val="NormalnyIn"/>
        <w:rPr>
          <w:ins w:id="309" w:author="Sebastian Łuczak" w:date="2011-09-03T09:35:00Z"/>
          <w:lang w:val="en-US"/>
        </w:rPr>
      </w:pPr>
      <w:ins w:id="310" w:author="Sebastian Łuczak" w:date="2011-09-03T09:34:00Z">
        <w:r w:rsidRPr="00450780">
          <w:rPr>
            <w:lang w:val="en-US"/>
          </w:rPr>
          <w:t xml:space="preserve">MVC – Model-View-Controller </w:t>
        </w:r>
      </w:ins>
    </w:p>
    <w:p w:rsidR="0092320C" w:rsidRDefault="0092320C" w:rsidP="0092320C">
      <w:pPr>
        <w:pStyle w:val="NormalnyIn"/>
        <w:rPr>
          <w:ins w:id="311" w:author="Sebastian Łuczak" w:date="2011-09-03T09:34:00Z"/>
          <w:lang w:val="en-US"/>
        </w:rPr>
      </w:pPr>
      <w:ins w:id="312" w:author="Sebastian Łuczak" w:date="2011-09-03T09:35:00Z">
        <w:r w:rsidRPr="00450780">
          <w:rPr>
            <w:lang w:val="en-US"/>
          </w:rPr>
          <w:t>NFC – Near Field Communication</w:t>
        </w:r>
      </w:ins>
    </w:p>
    <w:p w:rsidR="0092320C" w:rsidRDefault="0092320C" w:rsidP="0092320C">
      <w:pPr>
        <w:pStyle w:val="NormalnyIn"/>
        <w:rPr>
          <w:ins w:id="313" w:author="Sebastian Łuczak" w:date="2011-09-03T09:33:00Z"/>
          <w:lang w:val="en-US"/>
        </w:rPr>
      </w:pPr>
      <w:ins w:id="314" w:author="Sebastian Łuczak" w:date="2011-09-03T09:33:00Z">
        <w:r w:rsidRPr="00450780">
          <w:rPr>
            <w:lang w:val="en-US"/>
          </w:rPr>
          <w:t xml:space="preserve">ORM – Object-Relational Mapping </w:t>
        </w:r>
      </w:ins>
    </w:p>
    <w:p w:rsidR="0092320C" w:rsidRPr="00450780" w:rsidRDefault="0092320C" w:rsidP="0092320C">
      <w:pPr>
        <w:pStyle w:val="NormalnyIn"/>
        <w:rPr>
          <w:ins w:id="315" w:author="Sebastian Łuczak" w:date="2011-09-03T09:33:00Z"/>
          <w:lang w:val="en-US"/>
        </w:rPr>
      </w:pPr>
      <w:ins w:id="316" w:author="Sebastian Łuczak" w:date="2011-09-03T09:33:00Z">
        <w:r w:rsidRPr="00450780">
          <w:rPr>
            <w:lang w:val="en-US"/>
          </w:rPr>
          <w:t xml:space="preserve">POJO – Plain Old Java Object </w:t>
        </w:r>
      </w:ins>
    </w:p>
    <w:p w:rsidR="0092320C" w:rsidRPr="00450780" w:rsidRDefault="0092320C" w:rsidP="0092320C">
      <w:pPr>
        <w:pStyle w:val="NormalnyIn"/>
        <w:rPr>
          <w:ins w:id="317" w:author="Sebastian Łuczak" w:date="2011-08-31T23:45:00Z"/>
          <w:lang w:val="en-US"/>
        </w:rPr>
      </w:pPr>
      <w:ins w:id="318" w:author="Sebastian Łuczak" w:date="2011-09-03T09:33:00Z">
        <w:r w:rsidRPr="00450780">
          <w:rPr>
            <w:lang w:val="en-US"/>
          </w:rPr>
          <w:t xml:space="preserve">QBE – Query By Example </w:t>
        </w:r>
      </w:ins>
    </w:p>
    <w:p w:rsidR="008A15B2" w:rsidRPr="00450780" w:rsidRDefault="00AA0B00" w:rsidP="00AA0B00">
      <w:pPr>
        <w:pStyle w:val="NormalnyIn"/>
        <w:rPr>
          <w:ins w:id="319" w:author="Sebastian Łuczak" w:date="2011-08-31T23:45:00Z"/>
          <w:lang w:val="en-US"/>
        </w:rPr>
      </w:pPr>
      <w:del w:id="320" w:author="Sebastian Łuczak" w:date="2011-09-03T09:32:00Z">
        <w:r w:rsidRPr="00450780" w:rsidDel="0092320C">
          <w:rPr>
            <w:lang w:val="en-US"/>
          </w:rPr>
          <w:delText>y</w:delText>
        </w:r>
      </w:del>
      <w:ins w:id="321" w:author="Sebastian Łuczak" w:date="2011-08-31T23:45:00Z">
        <w:r w:rsidR="008A15B2" w:rsidRPr="00450780">
          <w:rPr>
            <w:lang w:val="en-US"/>
          </w:rPr>
          <w:t>REST – Representational State Transfer</w:t>
        </w:r>
      </w:ins>
    </w:p>
    <w:p w:rsidR="0092320C" w:rsidRDefault="0092320C" w:rsidP="0092320C">
      <w:pPr>
        <w:pStyle w:val="NormalnyIn"/>
        <w:rPr>
          <w:ins w:id="322" w:author="Sebastian Łuczak" w:date="2011-09-03T09:34:00Z"/>
          <w:lang w:val="en-US"/>
        </w:rPr>
      </w:pPr>
      <w:ins w:id="323" w:author="Sebastian Łuczak" w:date="2011-09-03T09:34:00Z">
        <w:r w:rsidRPr="000E4AD5">
          <w:rPr>
            <w:lang w:val="en-US"/>
          </w:rPr>
          <w:t>RFiD – Radio Frequency Identification</w:t>
        </w:r>
      </w:ins>
    </w:p>
    <w:p w:rsidR="0092320C" w:rsidRPr="00450780" w:rsidRDefault="0092320C" w:rsidP="0092320C">
      <w:pPr>
        <w:pStyle w:val="NormalnyIn"/>
        <w:rPr>
          <w:ins w:id="324" w:author="Sebastian Łuczak" w:date="2011-09-03T09:32:00Z"/>
          <w:lang w:val="en-US"/>
        </w:rPr>
      </w:pPr>
      <w:ins w:id="325" w:author="Sebastian Łuczak" w:date="2011-09-03T09:32:00Z">
        <w:r w:rsidRPr="00450780">
          <w:rPr>
            <w:lang w:val="en-US"/>
          </w:rPr>
          <w:t>SDK – Software Development Kit</w:t>
        </w:r>
      </w:ins>
    </w:p>
    <w:p w:rsidR="0092320C" w:rsidRDefault="0092320C" w:rsidP="0092320C">
      <w:pPr>
        <w:pStyle w:val="NormalnyIn"/>
        <w:rPr>
          <w:ins w:id="326" w:author="Sebastian Łuczak" w:date="2011-09-03T09:33:00Z"/>
          <w:lang w:val="en-US"/>
        </w:rPr>
      </w:pPr>
      <w:ins w:id="327" w:author="Sebastian Łuczak" w:date="2011-09-03T09:32:00Z">
        <w:r w:rsidRPr="00450780">
          <w:rPr>
            <w:lang w:val="en-US"/>
          </w:rPr>
          <w:t>SHA – Secure Hash Algorithm</w:t>
        </w:r>
      </w:ins>
    </w:p>
    <w:p w:rsidR="0092320C" w:rsidRPr="00450780" w:rsidRDefault="0092320C" w:rsidP="0092320C">
      <w:pPr>
        <w:pStyle w:val="NormalnyIn"/>
        <w:rPr>
          <w:ins w:id="328" w:author="Sebastian Łuczak" w:date="2011-09-03T09:33:00Z"/>
          <w:lang w:val="en-US"/>
        </w:rPr>
      </w:pPr>
      <w:ins w:id="329" w:author="Sebastian Łuczak" w:date="2011-09-03T09:33:00Z">
        <w:r w:rsidRPr="00450780">
          <w:rPr>
            <w:lang w:val="en-US"/>
          </w:rPr>
          <w:t xml:space="preserve">SQL – Structured Query Language </w:t>
        </w:r>
      </w:ins>
    </w:p>
    <w:p w:rsidR="0092320C" w:rsidRDefault="0092320C" w:rsidP="0092320C">
      <w:pPr>
        <w:pStyle w:val="NormalnyIn"/>
        <w:rPr>
          <w:ins w:id="330" w:author="Sebastian Łuczak" w:date="2011-09-03T09:32:00Z"/>
          <w:lang w:val="en-US"/>
        </w:rPr>
      </w:pPr>
      <w:ins w:id="331" w:author="Sebastian Łuczak" w:date="2011-09-03T09:33:00Z">
        <w:r w:rsidRPr="00450780">
          <w:rPr>
            <w:lang w:val="en-US"/>
          </w:rPr>
          <w:t>SOAP – Simple Object Access Protocol</w:t>
        </w:r>
      </w:ins>
    </w:p>
    <w:p w:rsidR="000E54AF" w:rsidRPr="000E54AF" w:rsidRDefault="000E54AF" w:rsidP="0092320C">
      <w:pPr>
        <w:pStyle w:val="NormalnyIn"/>
        <w:rPr>
          <w:lang w:val="en-US"/>
        </w:rPr>
      </w:pPr>
      <w:r w:rsidRPr="000E54AF">
        <w:rPr>
          <w:lang w:val="en-US"/>
        </w:rPr>
        <w:t>UID</w:t>
      </w:r>
      <w:r>
        <w:rPr>
          <w:lang w:val="en-US"/>
        </w:rPr>
        <w:t xml:space="preserve"> – Unique Identifier</w:t>
      </w:r>
    </w:p>
    <w:p w:rsidR="0092320C" w:rsidRDefault="00144CF8" w:rsidP="0092320C">
      <w:pPr>
        <w:pStyle w:val="NormalnyIn"/>
        <w:rPr>
          <w:ins w:id="332" w:author="Sebastian Łuczak" w:date="2011-09-03T09:32:00Z"/>
          <w:lang w:val="en-US"/>
        </w:rPr>
      </w:pPr>
      <w:del w:id="333" w:author="Sebastian Łuczak" w:date="2011-09-03T09:31:00Z">
        <w:r w:rsidRPr="00450780" w:rsidDel="0092320C">
          <w:rPr>
            <w:lang w:val="en-US"/>
          </w:rPr>
          <w:delText>y</w:delText>
        </w:r>
      </w:del>
      <w:ins w:id="334" w:author="Sebastian Łuczak" w:date="2011-08-31T23:45:00Z">
        <w:r w:rsidR="008A15B2" w:rsidRPr="00450780">
          <w:rPr>
            <w:lang w:val="en-US"/>
          </w:rPr>
          <w:t>URI – Uniform Resource Identifier</w:t>
        </w:r>
      </w:ins>
    </w:p>
    <w:p w:rsidR="0092320C" w:rsidRDefault="0092320C" w:rsidP="0092320C">
      <w:pPr>
        <w:pStyle w:val="NormalnyIn"/>
        <w:rPr>
          <w:ins w:id="335" w:author="Sebastian Łuczak" w:date="2011-09-03T09:32:00Z"/>
          <w:lang w:val="en-US"/>
        </w:rPr>
      </w:pPr>
      <w:ins w:id="336" w:author="Sebastian Łuczak" w:date="2011-09-03T09:32:00Z">
        <w:r w:rsidRPr="00450780">
          <w:rPr>
            <w:lang w:val="en-US"/>
          </w:rPr>
          <w:t>WWW – World Wide Web</w:t>
        </w:r>
      </w:ins>
    </w:p>
    <w:p w:rsidR="006069A2" w:rsidRPr="000E54AF" w:rsidRDefault="0092320C" w:rsidP="000E54AF">
      <w:pPr>
        <w:pStyle w:val="NormalnyIn"/>
        <w:rPr>
          <w:lang w:val="en-US"/>
          <w:rPrChange w:id="337" w:author="Sebastian Łuczak" w:date="2011-09-03T09:30:00Z">
            <w:rPr>
              <w:rFonts w:eastAsiaTheme="majorEastAsia" w:cstheme="majorBidi"/>
              <w:b/>
              <w:bCs/>
              <w:caps/>
              <w:sz w:val="32"/>
              <w:szCs w:val="28"/>
            </w:rPr>
          </w:rPrChange>
        </w:rPr>
      </w:pPr>
      <w:ins w:id="338" w:author="Sebastian Łuczak" w:date="2011-09-03T09:32:00Z">
        <w:r w:rsidRPr="00450780">
          <w:rPr>
            <w:lang w:val="en-US"/>
          </w:rPr>
          <w:t xml:space="preserve">XML – eXtesible Markup Language </w:t>
        </w:r>
      </w:ins>
      <w:del w:id="339" w:author="Sebastian Łuczak" w:date="2011-09-03T09:32:00Z">
        <w:r w:rsidR="00AA0B00" w:rsidRPr="00450780" w:rsidDel="0092320C">
          <w:rPr>
            <w:lang w:val="en-US"/>
          </w:rPr>
          <w:delText>Object</w:delText>
        </w:r>
      </w:del>
      <w:del w:id="340" w:author="Sebastian Łuczak" w:date="2011-09-03T09:31:00Z">
        <w:r w:rsidR="00AA0B00" w:rsidRPr="00450780" w:rsidDel="0092320C">
          <w:rPr>
            <w:lang w:val="en-US"/>
          </w:rPr>
          <w:delText>Environment</w:delText>
        </w:r>
      </w:del>
      <w:del w:id="341" w:author="Sebastian Łuczak" w:date="2011-09-03T09:32:00Z">
        <w:r w:rsidR="00AA0B00" w:rsidRPr="00450780" w:rsidDel="0092320C">
          <w:rPr>
            <w:lang w:val="en-US"/>
          </w:rPr>
          <w:delText>Algorithm</w:delText>
        </w:r>
        <w:r w:rsidR="002436F7" w:rsidRPr="002436F7">
          <w:rPr>
            <w:lang w:val="en-US"/>
            <w:rPrChange w:id="342" w:author="Sebastian Łuczak" w:date="2011-09-03T09:30:00Z">
              <w:rPr/>
            </w:rPrChange>
          </w:rPr>
          <w:delText>Standa</w:delText>
        </w:r>
      </w:del>
    </w:p>
    <w:p w:rsidR="00554649" w:rsidRDefault="003D1A88" w:rsidP="00405483">
      <w:pPr>
        <w:pStyle w:val="Nagwek1"/>
      </w:pPr>
      <w:bookmarkStart w:id="343" w:name="_Toc302857062"/>
      <w:r>
        <w:lastRenderedPageBreak/>
        <w:t>Wstęp</w:t>
      </w:r>
      <w:bookmarkEnd w:id="343"/>
    </w:p>
    <w:p w:rsidR="006622F0" w:rsidRDefault="00C83E16" w:rsidP="002D4F91">
      <w:pPr>
        <w:pStyle w:val="NormalnyIn"/>
        <w:ind w:firstLine="0"/>
      </w:pPr>
      <w:r>
        <w:t xml:space="preserve">Zagadnieniem o dużym znaczeniu </w:t>
      </w:r>
      <w:r w:rsidR="006D5932">
        <w:t>biznesowym</w:t>
      </w:r>
      <w:r>
        <w:t xml:space="preserve"> jest w dzisiejszych czasach możliwość precyzyjnego rozliczania pracowników z wykonywanych </w:t>
      </w:r>
      <w:r w:rsidR="00B70F4F">
        <w:t xml:space="preserve">obowiązków. Chociaż stacjonarne rozwiązania ulokowane w budynkach istnieją i funkcjonują już od bardzo wielu lat, to wciąż nierozwiązanym problemem jest możliwość </w:t>
      </w:r>
      <w:r w:rsidR="00CE2425">
        <w:t>transparentnego</w:t>
      </w:r>
      <w:r w:rsidR="00B70F4F">
        <w:t xml:space="preserve"> monitorowania osób</w:t>
      </w:r>
      <w:r w:rsidR="006D5932">
        <w:t>,</w:t>
      </w:r>
      <w:r w:rsidR="00B70F4F">
        <w:t xml:space="preserve"> któr</w:t>
      </w:r>
      <w:r w:rsidR="00C50005">
        <w:t>e</w:t>
      </w:r>
      <w:r w:rsidR="00B70F4F">
        <w:t xml:space="preserve"> </w:t>
      </w:r>
      <w:r w:rsidR="006622F0">
        <w:t xml:space="preserve">wykonują </w:t>
      </w:r>
      <w:r w:rsidR="00C50005">
        <w:t xml:space="preserve">swoją pracę </w:t>
      </w:r>
      <w:r w:rsidR="00B70F4F">
        <w:t>w terenie.</w:t>
      </w:r>
    </w:p>
    <w:p w:rsidR="00B70F4F" w:rsidRDefault="00B70F4F" w:rsidP="002D4F91">
      <w:pPr>
        <w:pStyle w:val="NormalnyIn"/>
        <w:ind w:firstLine="708"/>
      </w:pPr>
      <w:r>
        <w:t xml:space="preserve">Tematem poniższej pracy jest </w:t>
      </w:r>
      <w:r w:rsidR="00CE2425">
        <w:t>wykazanie</w:t>
      </w:r>
      <w:r w:rsidR="009779D3">
        <w:t xml:space="preserve"> możliwości zbudowania</w:t>
      </w:r>
      <w:r w:rsidR="00AE5269">
        <w:t xml:space="preserve"> rozproszonego systemu kontroli czasu pracy dla pracowników mobilnych z wykorzystaniem nowych technologii, ze szczególnym uwzględ</w:t>
      </w:r>
      <w:r w:rsidR="006437A2">
        <w:t>nie</w:t>
      </w:r>
      <w:r w:rsidR="00AE5269">
        <w:t xml:space="preserve">niem </w:t>
      </w:r>
      <w:r w:rsidR="006437A2">
        <w:t>technologii komunikacji zbliżeniowej Near Field Communication</w:t>
      </w:r>
      <w:r w:rsidR="00AE5269">
        <w:t>.</w:t>
      </w:r>
      <w:r w:rsidR="00C83E16">
        <w:t xml:space="preserve"> </w:t>
      </w:r>
    </w:p>
    <w:p w:rsidR="00490849" w:rsidRDefault="00C83E16" w:rsidP="002D4F91">
      <w:pPr>
        <w:pStyle w:val="NormalnyIn"/>
        <w:ind w:firstLine="708"/>
      </w:pPr>
      <w:r>
        <w:t xml:space="preserve">NFC jest obecnie jedną z </w:t>
      </w:r>
      <w:r w:rsidR="00770EDB">
        <w:t>najbardziej</w:t>
      </w:r>
      <w:r>
        <w:t xml:space="preserve"> popularnych technologii komunikacji zbliżeniowej</w:t>
      </w:r>
      <w:r w:rsidR="00152F8E">
        <w:t>.</w:t>
      </w:r>
      <w:r>
        <w:t xml:space="preserve"> </w:t>
      </w:r>
      <w:r w:rsidR="009435FF">
        <w:t xml:space="preserve">W </w:t>
      </w:r>
      <w:r w:rsidR="00152F8E">
        <w:t xml:space="preserve">jej </w:t>
      </w:r>
      <w:r>
        <w:t xml:space="preserve">dynamiczny rozwój </w:t>
      </w:r>
      <w:r w:rsidR="009435FF">
        <w:t xml:space="preserve">inwestuje </w:t>
      </w:r>
      <w:r w:rsidR="00152F8E">
        <w:t>dziś</w:t>
      </w:r>
      <w:r w:rsidR="006D5932">
        <w:t xml:space="preserve"> </w:t>
      </w:r>
      <w:r>
        <w:t>wielu globalnych potentatów rynku IT, w tym Google, Nokia, Samsung czy też AT&amp;T.</w:t>
      </w:r>
      <w:r w:rsidR="00C5049D">
        <w:t xml:space="preserve"> Choć głównym obiektem</w:t>
      </w:r>
      <w:r w:rsidR="00DB2B27">
        <w:t xml:space="preserve"> ich</w:t>
      </w:r>
      <w:r w:rsidR="00C5049D">
        <w:t xml:space="preserve"> zainteresowania jest realizacja bezdotykowych płatności elektronicznych, specyfika tego rozwiązania pozwala na wykorzystanie go w wielu innych dziedzinach życia, </w:t>
      </w:r>
      <w:r w:rsidR="000774CB">
        <w:t>w tym kontroli</w:t>
      </w:r>
      <w:r w:rsidR="00C5049D">
        <w:t xml:space="preserve"> czasu pracy.</w:t>
      </w:r>
    </w:p>
    <w:p w:rsidR="00ED04F4" w:rsidRPr="00C5049D" w:rsidRDefault="00490849" w:rsidP="00490849">
      <w:pPr>
        <w:pStyle w:val="NormalnyIn"/>
        <w:ind w:firstLine="0"/>
      </w:pPr>
      <w:r>
        <w:tab/>
      </w:r>
      <w:r w:rsidR="00ED04F4">
        <w:br w:type="page"/>
      </w:r>
    </w:p>
    <w:p w:rsidR="00554649" w:rsidRPr="00554649" w:rsidRDefault="00554649" w:rsidP="00554649">
      <w:pPr>
        <w:pStyle w:val="Nagwek1"/>
      </w:pPr>
      <w:bookmarkStart w:id="344" w:name="_Toc302857063"/>
      <w:r>
        <w:lastRenderedPageBreak/>
        <w:t>Cel i zakres pracy</w:t>
      </w:r>
      <w:bookmarkEnd w:id="344"/>
    </w:p>
    <w:p w:rsidR="00554649" w:rsidRDefault="0084468B" w:rsidP="0082106B">
      <w:pPr>
        <w:pStyle w:val="NormalnyIn"/>
        <w:ind w:firstLine="0"/>
      </w:pPr>
      <w:r>
        <w:t xml:space="preserve">Celem pracy inżynierskiej </w:t>
      </w:r>
      <w:r w:rsidR="00AA0B00">
        <w:t>było</w:t>
      </w:r>
      <w:r>
        <w:t xml:space="preserve"> </w:t>
      </w:r>
      <w:r w:rsidR="00554649">
        <w:t>zrealizowanie kompletnego i</w:t>
      </w:r>
      <w:r>
        <w:t xml:space="preserve"> nowatorskiego systemu kontroli czasu pracy pracowników mobilnych</w:t>
      </w:r>
      <w:r w:rsidR="00554649">
        <w:t xml:space="preserve">. Innowacyjne wykorzystanie </w:t>
      </w:r>
      <w:r w:rsidR="000C4D01">
        <w:t>wchodzącej na rynek</w:t>
      </w:r>
      <w:r w:rsidR="001870F4">
        <w:t xml:space="preserve"> konsumencki</w:t>
      </w:r>
      <w:r w:rsidR="000C4D01">
        <w:t xml:space="preserve"> </w:t>
      </w:r>
      <w:r w:rsidR="00554649">
        <w:t>technologii</w:t>
      </w:r>
      <w:r w:rsidR="001870F4">
        <w:t xml:space="preserve"> NFC (</w:t>
      </w:r>
      <w:r w:rsidR="00AA0B00">
        <w:t xml:space="preserve">ang. </w:t>
      </w:r>
      <w:r w:rsidR="001870F4" w:rsidRPr="00AA0B00">
        <w:rPr>
          <w:i/>
        </w:rPr>
        <w:t>Near Field Communication</w:t>
      </w:r>
      <w:r w:rsidR="001870F4">
        <w:t>)</w:t>
      </w:r>
      <w:r w:rsidR="00554649">
        <w:t xml:space="preserve">, telefonii komórkowej oraz usług internetowych czyni nasze rozwiązanie unikalnym na rynku.  </w:t>
      </w:r>
    </w:p>
    <w:p w:rsidR="000C4D01" w:rsidRDefault="000C4D01" w:rsidP="00E83F6A">
      <w:pPr>
        <w:pStyle w:val="NormalnyIn"/>
      </w:pPr>
      <w:r>
        <w:t xml:space="preserve">Dzięki </w:t>
      </w:r>
      <w:ins w:id="345" w:author="Sebastian Łuczak" w:date="2011-08-31T19:55:00Z">
        <w:r w:rsidR="001870F4">
          <w:t xml:space="preserve">użyciu </w:t>
        </w:r>
      </w:ins>
      <w:r>
        <w:t>infrastruktur</w:t>
      </w:r>
      <w:del w:id="346" w:author="Sebastian Łuczak" w:date="2011-09-02T10:10:00Z">
        <w:r w:rsidDel="0047406E">
          <w:delText>z</w:delText>
        </w:r>
      </w:del>
      <w:ins w:id="347" w:author="Sebastian Łuczak" w:date="2011-08-31T19:55:00Z">
        <w:r w:rsidR="001870F4">
          <w:t>y</w:t>
        </w:r>
      </w:ins>
      <w:del w:id="348" w:author="Sebastian Łuczak" w:date="2011-08-31T19:55:00Z">
        <w:r w:rsidDel="001870F4">
          <w:delText>e</w:delText>
        </w:r>
      </w:del>
      <w:r>
        <w:t xml:space="preserve"> telefonii </w:t>
      </w:r>
      <w:r w:rsidR="0084468B">
        <w:t>3G</w:t>
      </w:r>
      <w:r>
        <w:t>, oraz złożone</w:t>
      </w:r>
      <w:ins w:id="349" w:author="Sebastian Łuczak" w:date="2011-08-31T19:55:00Z">
        <w:r w:rsidR="001870F4">
          <w:t>go</w:t>
        </w:r>
      </w:ins>
      <w:del w:id="350" w:author="Sebastian Łuczak" w:date="2011-08-31T19:55:00Z">
        <w:r w:rsidDel="001870F4">
          <w:delText>mu</w:delText>
        </w:r>
      </w:del>
      <w:r>
        <w:t xml:space="preserve"> system</w:t>
      </w:r>
      <w:ins w:id="351" w:author="Sebastian Łuczak" w:date="2011-08-31T19:55:00Z">
        <w:r w:rsidR="001870F4">
          <w:t>u</w:t>
        </w:r>
      </w:ins>
      <w:del w:id="352" w:author="Sebastian Łuczak" w:date="2011-08-31T19:55:00Z">
        <w:r w:rsidDel="001870F4">
          <w:delText>owi</w:delText>
        </w:r>
      </w:del>
      <w:r>
        <w:t xml:space="preserve"> monitorowania uzyskujemy pełną i </w:t>
      </w:r>
      <w:r w:rsidR="00AA0B00">
        <w:t>niezawodną</w:t>
      </w:r>
      <w:r>
        <w:t xml:space="preserve"> kontrolę nad czasem poświęconym przez pracownika na realizację powierzonych mu zadań.  </w:t>
      </w:r>
    </w:p>
    <w:p w:rsidR="000C4D01" w:rsidRDefault="0084468B" w:rsidP="000C4D01">
      <w:pPr>
        <w:pStyle w:val="NormalnyIn"/>
      </w:pPr>
      <w:r>
        <w:t xml:space="preserve">Kompletna realizacja </w:t>
      </w:r>
      <w:ins w:id="353" w:author="Sebastian Łuczak" w:date="2011-08-31T19:55:00Z">
        <w:r w:rsidR="001870F4">
          <w:t xml:space="preserve">projektu </w:t>
        </w:r>
      </w:ins>
      <w:r>
        <w:t>zakłada dostarczenie zestawu aplikacji współpracujących ze sobą, na który składają si</w:t>
      </w:r>
      <w:r w:rsidR="000C4D01">
        <w:t xml:space="preserve">ę: </w:t>
      </w:r>
      <w:r w:rsidR="00E36F65">
        <w:t xml:space="preserve">baza danych, </w:t>
      </w:r>
      <w:r w:rsidR="000C4D01">
        <w:t>aplikacja serwerowa</w:t>
      </w:r>
      <w:r w:rsidR="00E36F65">
        <w:t xml:space="preserve"> będąca usługą sieciową</w:t>
      </w:r>
      <w:r w:rsidR="000C4D01">
        <w:t xml:space="preserve">, </w:t>
      </w:r>
      <w:r>
        <w:t>internetowy portal informacyjny o przeznaczeniu administracyjnym</w:t>
      </w:r>
      <w:r w:rsidR="000C4D01">
        <w:t xml:space="preserve"> oraz dwie łączące się z nimi aplikacje mobilne (kliencka i administracyjna) na telefon komórkowy z systemem Android</w:t>
      </w:r>
      <w:r>
        <w:t>. Każdy z tych elementów zostanie przedstawiony odd</w:t>
      </w:r>
      <w:r w:rsidR="000C4D01">
        <w:t>zielnie w dalszej części pracy.</w:t>
      </w:r>
    </w:p>
    <w:p w:rsidR="00A60B22" w:rsidRDefault="00A60B22" w:rsidP="00E83F6A">
      <w:pPr>
        <w:pStyle w:val="NormalnyIn"/>
      </w:pPr>
      <w:r>
        <w:t xml:space="preserve">Technologie użyte do wykonania pracy są powszechnie wykorzystywane do </w:t>
      </w:r>
      <w:r w:rsidR="00AA0B00">
        <w:t>tworzenia</w:t>
      </w:r>
      <w:r>
        <w:t xml:space="preserve"> oprogramowania biznesowego przeznaczonego dla dużej ilości jednoczesnych użytkowników i zgodne z powszechnymi trendami realizacji usług w oparciu o sieć Internet.</w:t>
      </w:r>
    </w:p>
    <w:p w:rsidR="008D295D" w:rsidRDefault="00E83F6A" w:rsidP="00E83F6A">
      <w:pPr>
        <w:pStyle w:val="NormalnyIn"/>
      </w:pPr>
      <w:r>
        <w:t xml:space="preserve">Prezentowana realizacja ma być w założeniu </w:t>
      </w:r>
      <w:r w:rsidR="008D295D">
        <w:t>alternatywą</w:t>
      </w:r>
      <w:r>
        <w:t xml:space="preserve"> </w:t>
      </w:r>
      <w:r w:rsidR="008D295D">
        <w:t>dla istniejących</w:t>
      </w:r>
      <w:r>
        <w:t xml:space="preserve"> już </w:t>
      </w:r>
      <w:r w:rsidR="008D295D">
        <w:t>systemów opartych o architektury</w:t>
      </w:r>
      <w:r>
        <w:t xml:space="preserve"> stacjonarne, zrealizowane przy pomocy stacjonarnych czytników RFiD</w:t>
      </w:r>
      <w:r w:rsidR="005662DC">
        <w:t xml:space="preserve"> (ang. </w:t>
      </w:r>
      <w:ins w:id="354" w:author="Sebastian Łuczak" w:date="2011-08-31T23:45:00Z">
        <w:r w:rsidR="002436F7" w:rsidRPr="002436F7">
          <w:rPr>
            <w:i/>
            <w:rPrChange w:id="355" w:author="Sebastian Łuczak" w:date="2011-08-31T23:45:00Z">
              <w:rPr>
                <w:color w:val="0000FF"/>
                <w:u w:val="single"/>
              </w:rPr>
            </w:rPrChange>
          </w:rPr>
          <w:t>Radio Frequency Identification</w:t>
        </w:r>
      </w:ins>
      <w:del w:id="356" w:author="Sebastian Łuczak" w:date="2011-09-03T10:19:00Z">
        <w:r w:rsidR="005662DC" w:rsidDel="000A530A">
          <w:delText xml:space="preserve"> </w:delText>
        </w:r>
      </w:del>
      <w:r w:rsidR="005662DC">
        <w:t>)</w:t>
      </w:r>
      <w:ins w:id="357" w:author="Sebastian Łuczak" w:date="2011-09-03T10:19:00Z">
        <w:r w:rsidR="000A530A" w:rsidRPr="000A530A">
          <w:t xml:space="preserve"> </w:t>
        </w:r>
        <w:r w:rsidR="000A530A">
          <w:t>i kart zbliżeniowych</w:t>
        </w:r>
      </w:ins>
      <w:del w:id="358" w:author="Sebastian Łuczak" w:date="2011-09-03T10:19:00Z">
        <w:r w:rsidDel="000A530A">
          <w:delText xml:space="preserve"> i kart zbliżeniowych</w:delText>
        </w:r>
      </w:del>
      <w:r>
        <w:t xml:space="preserve">, a także </w:t>
      </w:r>
      <w:r w:rsidR="00AA0B00">
        <w:t xml:space="preserve">stanowić rozwiązanie </w:t>
      </w:r>
      <w:r>
        <w:t>problemu kontroli czasu pracy osób których profil zatrudnienia zakłada stałe przemieszczanie się po kraj</w:t>
      </w:r>
      <w:r w:rsidR="00E36F65">
        <w:t xml:space="preserve">u w celu serwisowania urządzeń </w:t>
      </w:r>
      <w:r>
        <w:t>bezpośrednio u klienta.</w:t>
      </w:r>
      <w:r w:rsidR="000C4D01">
        <w:t xml:space="preserve"> </w:t>
      </w:r>
    </w:p>
    <w:p w:rsidR="00E83F6A" w:rsidRDefault="000C4D01" w:rsidP="00E83F6A">
      <w:pPr>
        <w:pStyle w:val="NormalnyIn"/>
      </w:pPr>
      <w:r>
        <w:t>Dotychczasowe systemy ze względu na złożoną</w:t>
      </w:r>
      <w:r w:rsidR="00E36F65">
        <w:t>, specyficzną</w:t>
      </w:r>
      <w:r>
        <w:t xml:space="preserve"> i kosztowną infrastrukturę nie odpowiadały </w:t>
      </w:r>
      <w:del w:id="359" w:author="Sebastian Łuczak" w:date="2011-09-03T10:19:00Z">
        <w:r w:rsidR="00AA0B00" w:rsidDel="000A530A">
          <w:delText xml:space="preserve">na </w:delText>
        </w:r>
      </w:del>
      <w:r w:rsidR="00AA0B00">
        <w:t>potrzebom</w:t>
      </w:r>
      <w:r w:rsidR="00E36F65">
        <w:t xml:space="preserve"> dużej grupy pracodawców, którzy współpracę z kontrahentami opierają na umowach okresowych (serwis urządzeń, wsparcie techniczne IT itp.), a wynagrodzenie pracowników uzależniają od czasu poświęconego na wykonanie zlecenia.</w:t>
      </w:r>
      <w:r w:rsidR="008D295D">
        <w:t xml:space="preserve"> W takiej sytuacji potrzebna jest duża łatwość modyfikacji rozmieszczenia punktów kontrolnych</w:t>
      </w:r>
      <w:del w:id="360" w:author="Sebastian Łuczak" w:date="2011-09-03T10:19:00Z">
        <w:r w:rsidR="008D295D" w:rsidDel="008D4F3D">
          <w:delText>,</w:delText>
        </w:r>
      </w:del>
      <w:r w:rsidR="008D295D">
        <w:t xml:space="preserve"> </w:t>
      </w:r>
      <w:r w:rsidR="008E69FB">
        <w:t>oraz ich bezproblemowa</w:t>
      </w:r>
      <w:del w:id="361" w:author="Sebastian Łuczak" w:date="2011-09-03T10:20:00Z">
        <w:r w:rsidR="008E69FB" w:rsidDel="008D4F3D">
          <w:delText xml:space="preserve"> </w:delText>
        </w:r>
      </w:del>
      <w:ins w:id="362" w:author="Sebastian Łuczak" w:date="2011-09-03T10:20:00Z">
        <w:r w:rsidR="008D4F3D">
          <w:t xml:space="preserve">, nie wymagająca żadnych narzędzi i ingerencji w otoczenie, </w:t>
        </w:r>
      </w:ins>
      <w:r w:rsidR="008E69FB">
        <w:t>instalacja u kontrahentów</w:t>
      </w:r>
      <w:ins w:id="363" w:author="Sebastian Łuczak" w:date="2011-09-03T10:20:00Z">
        <w:r w:rsidR="008D4F3D">
          <w:t xml:space="preserve">. </w:t>
        </w:r>
      </w:ins>
      <w:del w:id="364" w:author="Sebastian Łuczak" w:date="2011-09-03T10:20:00Z">
        <w:r w:rsidR="008E69FB" w:rsidDel="008D4F3D">
          <w:delText>, nie wymagająca żadnych narzędzi i ingerencji w otoczenie, a</w:delText>
        </w:r>
      </w:del>
      <w:ins w:id="365" w:author="Sebastian Łuczak" w:date="2011-09-03T10:20:00Z">
        <w:r w:rsidR="008D4F3D">
          <w:t>Istotnym jest również</w:t>
        </w:r>
      </w:ins>
      <w:del w:id="366" w:author="Sebastian Łuczak" w:date="2011-09-03T10:20:00Z">
        <w:r w:rsidR="008E69FB" w:rsidDel="008D4F3D">
          <w:delText xml:space="preserve"> także</w:delText>
        </w:r>
      </w:del>
      <w:r w:rsidR="008E69FB">
        <w:t xml:space="preserve"> </w:t>
      </w:r>
      <w:r w:rsidR="008D295D">
        <w:t>zapewnienie transparentności i łatwości użytkowania</w:t>
      </w:r>
      <w:r w:rsidR="008E69FB">
        <w:t xml:space="preserve"> dla pracowników.</w:t>
      </w:r>
    </w:p>
    <w:p w:rsidR="00E36F65" w:rsidRDefault="00E36F65" w:rsidP="00E36F65">
      <w:pPr>
        <w:pStyle w:val="NormalnyIn"/>
      </w:pPr>
      <w:r>
        <w:t xml:space="preserve">Zarówno koncepcja jak i projekt aplikacji został wymyślony i zrealizowany </w:t>
      </w:r>
      <w:r w:rsidR="00AA0B00">
        <w:t>przez dwóch autorów</w:t>
      </w:r>
      <w:r>
        <w:t xml:space="preserve">. Ze względu na modułowość zaprojektowanego przez nas rozwiązania, </w:t>
      </w:r>
      <w:del w:id="367" w:author="Sebastian Łuczak" w:date="2011-09-03T10:21:00Z">
        <w:r w:rsidDel="00302B9B">
          <w:delText xml:space="preserve">dokonaliśmy </w:delText>
        </w:r>
      </w:del>
      <w:ins w:id="368" w:author="Sebastian Łuczak" w:date="2011-09-03T10:21:00Z">
        <w:r w:rsidR="00302B9B">
          <w:t xml:space="preserve">dokonany został </w:t>
        </w:r>
      </w:ins>
      <w:r>
        <w:t>podział</w:t>
      </w:r>
      <w:del w:id="369" w:author="Sebastian Łuczak" w:date="2011-09-03T10:21:00Z">
        <w:r w:rsidDel="00302B9B">
          <w:delText>u</w:delText>
        </w:r>
      </w:del>
      <w:r>
        <w:t xml:space="preserve"> pracy nad implementacją systemu na dwie części – mobilną i stacjonarną, leżącą po stronie serwera. </w:t>
      </w:r>
    </w:p>
    <w:p w:rsidR="00554649" w:rsidRDefault="00E36F65" w:rsidP="008E69FB">
      <w:pPr>
        <w:pStyle w:val="NormalnyIn"/>
      </w:pPr>
      <w:r>
        <w:lastRenderedPageBreak/>
        <w:t>Aplikacje przeznaczone na telefon komórkowy stworzył Sebastian Łuczak, z kolei aplikacje usługi internetowej oraz portalu administracyjnego Maciej Nowak.</w:t>
      </w:r>
      <w:ins w:id="370" w:author="Sebastian Łuczak" w:date="2011-08-31T19:58:00Z">
        <w:r w:rsidR="001870F4">
          <w:t xml:space="preserve"> Prace nad interfejsem portalu wykonane były wspólnie.</w:t>
        </w:r>
      </w:ins>
    </w:p>
    <w:p w:rsidR="008E69FB" w:rsidRPr="0027176B" w:rsidRDefault="008E69FB" w:rsidP="0027176B">
      <w:pPr>
        <w:pStyle w:val="NormalnyIn"/>
      </w:pPr>
      <w:r w:rsidRPr="0027176B">
        <w:t>W dalszej części pracy przedstawione zostaną</w:t>
      </w:r>
      <w:del w:id="371" w:author="Sebastian Łuczak" w:date="2011-09-03T10:21:00Z">
        <w:r w:rsidR="0027176B" w:rsidRPr="0027176B" w:rsidDel="007F4F06">
          <w:delText xml:space="preserve"> </w:delText>
        </w:r>
      </w:del>
      <w:r w:rsidRPr="0027176B">
        <w:t xml:space="preserve"> </w:t>
      </w:r>
      <w:del w:id="372" w:author="Sebastian Łuczak" w:date="2011-09-03T10:21:00Z">
        <w:r w:rsidRPr="0027176B" w:rsidDel="007F4F06">
          <w:delText xml:space="preserve">nasze </w:delText>
        </w:r>
      </w:del>
      <w:del w:id="373" w:author="Sebastian Łuczak" w:date="2011-08-31T19:58:00Z">
        <w:r w:rsidRPr="0027176B" w:rsidDel="001870F4">
          <w:delText xml:space="preserve">rozwiązania </w:delText>
        </w:r>
      </w:del>
      <w:ins w:id="374" w:author="Sebastian Łuczak" w:date="2011-08-31T19:58:00Z">
        <w:r w:rsidR="001870F4">
          <w:t>ro</w:t>
        </w:r>
      </w:ins>
      <w:ins w:id="375" w:author="Sebastian Łuczak" w:date="2011-08-31T19:59:00Z">
        <w:r w:rsidR="001870F4">
          <w:t>zważania</w:t>
        </w:r>
      </w:ins>
      <w:ins w:id="376" w:author="Sebastian Łuczak" w:date="2011-08-31T19:58:00Z">
        <w:r w:rsidR="001870F4" w:rsidRPr="0027176B">
          <w:t xml:space="preserve"> </w:t>
        </w:r>
      </w:ins>
      <w:r w:rsidRPr="0027176B">
        <w:t>na temat</w:t>
      </w:r>
      <w:r w:rsidR="0027176B" w:rsidRPr="0027176B">
        <w:t xml:space="preserve"> doboru poszczególnych technologii, powody zastosowania konkretnych technik implementacji</w:t>
      </w:r>
      <w:r w:rsidRPr="0027176B">
        <w:t xml:space="preserve"> </w:t>
      </w:r>
      <w:r w:rsidR="0027176B" w:rsidRPr="0027176B">
        <w:t xml:space="preserve">oraz </w:t>
      </w:r>
      <w:r w:rsidR="0027176B">
        <w:t>scenariusz</w:t>
      </w:r>
      <w:del w:id="377" w:author="Sebastian Łuczak" w:date="2011-08-31T19:59:00Z">
        <w:r w:rsidR="0027176B" w:rsidDel="001870F4">
          <w:delText>a</w:delText>
        </w:r>
      </w:del>
      <w:r w:rsidR="0027176B">
        <w:t xml:space="preserve"> użycia kompletnego systemu</w:t>
      </w:r>
      <w:ins w:id="378" w:author="Sebastian Łuczak" w:date="2011-08-31T19:59:00Z">
        <w:r w:rsidR="001870F4">
          <w:t>, wraz z opisem zrealizowan</w:t>
        </w:r>
      </w:ins>
      <w:ins w:id="379" w:author="Sebastian Łuczak" w:date="2011-08-31T20:00:00Z">
        <w:r w:rsidR="001870F4">
          <w:t>ego oprogramowania</w:t>
        </w:r>
      </w:ins>
      <w:ins w:id="380" w:author="Sebastian Łuczak" w:date="2011-08-31T19:59:00Z">
        <w:r w:rsidR="001870F4">
          <w:t>.</w:t>
        </w:r>
      </w:ins>
      <w:del w:id="381" w:author="Sebastian Łuczak" w:date="2011-08-31T19:59:00Z">
        <w:r w:rsidR="0027176B" w:rsidDel="001870F4">
          <w:delText>.</w:delText>
        </w:r>
      </w:del>
    </w:p>
    <w:p w:rsidR="00C96310" w:rsidRDefault="00C96310">
      <w:pPr>
        <w:jc w:val="left"/>
        <w:rPr>
          <w:rFonts w:ascii="Times New Roman" w:eastAsiaTheme="majorEastAsia" w:hAnsi="Times New Roman" w:cstheme="majorBidi"/>
          <w:b/>
          <w:bCs/>
          <w:caps/>
          <w:sz w:val="24"/>
          <w:szCs w:val="26"/>
          <w:lang w:eastAsia="pl-PL"/>
        </w:rPr>
      </w:pPr>
      <w:r>
        <w:br w:type="page"/>
      </w:r>
    </w:p>
    <w:p w:rsidR="00C96310" w:rsidRDefault="00C96310" w:rsidP="00C96310">
      <w:pPr>
        <w:pStyle w:val="Nagwek1"/>
      </w:pPr>
      <w:bookmarkStart w:id="382" w:name="_Toc302857064"/>
      <w:r>
        <w:lastRenderedPageBreak/>
        <w:t>Koncepcja pracy</w:t>
      </w:r>
      <w:bookmarkEnd w:id="382"/>
    </w:p>
    <w:p w:rsidR="001C38B6" w:rsidRDefault="001C38B6" w:rsidP="00C96310">
      <w:pPr>
        <w:pStyle w:val="Nagwek2"/>
      </w:pPr>
      <w:bookmarkStart w:id="383" w:name="_Toc302857065"/>
      <w:r>
        <w:t>Wstęp</w:t>
      </w:r>
      <w:bookmarkEnd w:id="383"/>
    </w:p>
    <w:p w:rsidR="003B10C3" w:rsidRDefault="001C38B6" w:rsidP="0082106B">
      <w:pPr>
        <w:pStyle w:val="NormalnyIn"/>
        <w:ind w:firstLine="0"/>
      </w:pPr>
      <w:r>
        <w:t>W poniższym rozdziale</w:t>
      </w:r>
      <w:del w:id="384" w:author="Sebastian Łuczak" w:date="2011-08-31T20:26:00Z">
        <w:r w:rsidR="00C227F5" w:rsidDel="0075610F">
          <w:delText>,</w:delText>
        </w:r>
      </w:del>
      <w:r>
        <w:t xml:space="preserve"> </w:t>
      </w:r>
      <w:del w:id="385" w:author="Sebastian Łuczak" w:date="2011-09-03T10:21:00Z">
        <w:r w:rsidDel="00392AF7">
          <w:delText xml:space="preserve">postaramy się </w:delText>
        </w:r>
      </w:del>
      <w:r>
        <w:t>przybliż</w:t>
      </w:r>
      <w:ins w:id="386" w:author="Sebastian Łuczak" w:date="2011-09-03T10:21:00Z">
        <w:r w:rsidR="00392AF7">
          <w:t>one zostaną</w:t>
        </w:r>
      </w:ins>
      <w:del w:id="387" w:author="Sebastian Łuczak" w:date="2011-09-03T10:21:00Z">
        <w:r w:rsidDel="00392AF7">
          <w:delText>yć</w:delText>
        </w:r>
      </w:del>
      <w:r>
        <w:t xml:space="preserve"> główne założenia</w:t>
      </w:r>
      <w:r w:rsidR="00A360D7">
        <w:t xml:space="preserve"> oraz</w:t>
      </w:r>
      <w:r>
        <w:t xml:space="preserve"> </w:t>
      </w:r>
      <w:r w:rsidR="00A360D7">
        <w:t>budow</w:t>
      </w:r>
      <w:ins w:id="388" w:author="Sebastian Łuczak" w:date="2011-09-03T10:22:00Z">
        <w:r w:rsidR="00392AF7">
          <w:t>a</w:t>
        </w:r>
      </w:ins>
      <w:del w:id="389" w:author="Sebastian Łuczak" w:date="2011-09-03T10:22:00Z">
        <w:r w:rsidR="00A360D7" w:rsidDel="00392AF7">
          <w:delText>ę</w:delText>
        </w:r>
      </w:del>
      <w:r w:rsidR="00A360D7">
        <w:t xml:space="preserve">  zaprojektowanego systemu.  </w:t>
      </w:r>
    </w:p>
    <w:p w:rsidR="009F0F70" w:rsidDel="001407C5" w:rsidRDefault="003B10C3" w:rsidP="001407C5">
      <w:pPr>
        <w:pStyle w:val="NormalnyIn"/>
        <w:rPr>
          <w:del w:id="390" w:author="Sebastian" w:date="2011-09-01T13:08:00Z"/>
        </w:rPr>
      </w:pPr>
      <w:r>
        <w:t xml:space="preserve">Głównym </w:t>
      </w:r>
      <w:del w:id="391" w:author="Sebastian Łuczak" w:date="2011-08-31T20:26:00Z">
        <w:r w:rsidDel="0075610F">
          <w:delText xml:space="preserve">jego </w:delText>
        </w:r>
      </w:del>
      <w:r w:rsidR="00A360D7">
        <w:t>zadanie</w:t>
      </w:r>
      <w:r w:rsidR="00C227F5">
        <w:t xml:space="preserve">m </w:t>
      </w:r>
      <w:ins w:id="392" w:author="Sebastian Łuczak" w:date="2011-08-31T20:27:00Z">
        <w:r w:rsidR="0075610F">
          <w:t xml:space="preserve">przezeń </w:t>
        </w:r>
      </w:ins>
      <w:ins w:id="393" w:author="Sebastian Łuczak" w:date="2011-08-31T20:26:00Z">
        <w:r w:rsidR="0075610F">
          <w:t>reali</w:t>
        </w:r>
      </w:ins>
      <w:ins w:id="394" w:author="Sebastian Łuczak" w:date="2011-08-31T20:27:00Z">
        <w:r w:rsidR="0075610F">
          <w:t xml:space="preserve">zowanym </w:t>
        </w:r>
      </w:ins>
      <w:r w:rsidR="00C227F5">
        <w:t>jest ułatwienie nadzoru</w:t>
      </w:r>
      <w:r w:rsidR="00A360D7">
        <w:t xml:space="preserve"> nad pracownikami mobilnymi</w:t>
      </w:r>
      <w:r w:rsidR="00C227F5">
        <w:t>,</w:t>
      </w:r>
      <w:ins w:id="395" w:author="Sebastian" w:date="2011-09-01T13:07:00Z">
        <w:r w:rsidR="001407C5">
          <w:t xml:space="preserve"> głównie poprzez umożliwienie</w:t>
        </w:r>
      </w:ins>
      <w:del w:id="396" w:author="Sebastian" w:date="2011-09-01T13:07:00Z">
        <w:r w:rsidR="00A360D7" w:rsidDel="001407C5">
          <w:delText xml:space="preserve"> jednocześnie umożliwiając</w:delText>
        </w:r>
      </w:del>
      <w:r w:rsidR="00A360D7">
        <w:t xml:space="preserve"> rzetelne</w:t>
      </w:r>
      <w:ins w:id="397" w:author="Sebastian" w:date="2011-09-01T13:07:00Z">
        <w:r w:rsidR="001407C5">
          <w:t>go</w:t>
        </w:r>
      </w:ins>
      <w:r w:rsidR="00A360D7">
        <w:t xml:space="preserve"> rozliczeni</w:t>
      </w:r>
      <w:ins w:id="398" w:author="Sebastian" w:date="2011-09-01T13:07:00Z">
        <w:r w:rsidR="001407C5">
          <w:t>a</w:t>
        </w:r>
      </w:ins>
      <w:del w:id="399" w:author="Sebastian" w:date="2011-09-01T13:07:00Z">
        <w:r w:rsidR="00A360D7" w:rsidDel="001407C5">
          <w:delText>e</w:delText>
        </w:r>
      </w:del>
      <w:r w:rsidR="00A360D7">
        <w:t xml:space="preserve"> ich czasu pracy</w:t>
      </w:r>
      <w:ins w:id="400" w:author="Sebastian" w:date="2011-09-01T13:07:00Z">
        <w:r w:rsidR="001407C5">
          <w:t>.</w:t>
        </w:r>
      </w:ins>
      <w:r w:rsidR="009F0F70">
        <w:t xml:space="preserve"> </w:t>
      </w:r>
      <w:del w:id="401" w:author="Sebastian" w:date="2011-09-01T13:07:00Z">
        <w:r w:rsidR="009F0F70" w:rsidDel="001407C5">
          <w:delText>i u</w:delText>
        </w:r>
      </w:del>
      <w:ins w:id="402" w:author="Sebastian" w:date="2011-09-01T13:07:00Z">
        <w:r w:rsidR="001407C5">
          <w:t>Celem  pobocznym</w:t>
        </w:r>
      </w:ins>
      <w:ins w:id="403" w:author="Sebastian Łuczak" w:date="2011-09-03T10:22:00Z">
        <w:r w:rsidR="00392AF7">
          <w:t>,</w:t>
        </w:r>
      </w:ins>
      <w:r w:rsidR="00C96310">
        <w:t xml:space="preserve"> </w:t>
      </w:r>
      <w:del w:id="404" w:author="Sebastian" w:date="2011-09-01T13:07:00Z">
        <w:r w:rsidR="009F0F70" w:rsidDel="001407C5">
          <w:delText xml:space="preserve">nikając </w:delText>
        </w:r>
      </w:del>
      <w:del w:id="405" w:author="Sebastian" w:date="2011-09-01T13:08:00Z">
        <w:r w:rsidR="009F0F70" w:rsidDel="001407C5">
          <w:delText xml:space="preserve">wymuszania </w:delText>
        </w:r>
      </w:del>
      <w:ins w:id="406" w:author="Sebastian" w:date="2011-09-01T13:08:00Z">
        <w:del w:id="407" w:author="Sebastian Łuczak" w:date="2011-09-03T10:22:00Z">
          <w:r w:rsidR="001407C5" w:rsidDel="00392AF7">
            <w:delText xml:space="preserve">było </w:delText>
          </w:r>
        </w:del>
        <w:r w:rsidR="001407C5">
          <w:t xml:space="preserve">maksymalne możliwe uproszczenie interfejsu użytkownika tak, aby </w:t>
        </w:r>
      </w:ins>
      <w:ins w:id="408" w:author="Sebastian" w:date="2011-09-01T13:09:00Z">
        <w:r w:rsidR="007E0A32">
          <w:t xml:space="preserve">system </w:t>
        </w:r>
      </w:ins>
      <w:ins w:id="409" w:author="Sebastian" w:date="2011-09-01T13:08:00Z">
        <w:r w:rsidR="001407C5">
          <w:t>nie był</w:t>
        </w:r>
      </w:ins>
      <w:ins w:id="410" w:author="Sebastian" w:date="2011-09-01T13:09:00Z">
        <w:r w:rsidR="007E0A32">
          <w:t xml:space="preserve"> </w:t>
        </w:r>
      </w:ins>
      <w:ins w:id="411" w:author="Sebastian" w:date="2011-09-01T13:08:00Z">
        <w:r w:rsidR="001407C5">
          <w:t>uciążliw</w:t>
        </w:r>
      </w:ins>
      <w:ins w:id="412" w:author="Sebastian" w:date="2011-09-01T13:09:00Z">
        <w:r w:rsidR="007E0A32">
          <w:t>y</w:t>
        </w:r>
      </w:ins>
      <w:ins w:id="413" w:author="Sebastian" w:date="2011-09-01T13:08:00Z">
        <w:r w:rsidR="001407C5">
          <w:t xml:space="preserve"> dla pracowników mobilnych.</w:t>
        </w:r>
      </w:ins>
      <w:del w:id="414" w:author="Sebastian" w:date="2011-09-01T13:08:00Z">
        <w:r w:rsidR="009F0F70" w:rsidDel="001407C5">
          <w:delText>na nich wykonywania dodatkowych czynności</w:delText>
        </w:r>
        <w:r w:rsidR="00A360D7" w:rsidDel="001407C5">
          <w:delText xml:space="preserve">. </w:delText>
        </w:r>
      </w:del>
    </w:p>
    <w:p w:rsidR="003B10C3" w:rsidDel="004A73A0" w:rsidRDefault="004A73A0" w:rsidP="001407C5">
      <w:pPr>
        <w:pStyle w:val="NormalnyIn"/>
      </w:pPr>
      <w:ins w:id="415" w:author="Sebastian Łuczak" w:date="2011-08-31T20:27:00Z">
        <w:r w:rsidDel="004A73A0">
          <w:t xml:space="preserve"> </w:t>
        </w:r>
      </w:ins>
      <w:del w:id="416" w:author="Sebastian Łuczak" w:date="2011-08-31T20:28:00Z">
        <w:r w:rsidR="003B10C3" w:rsidDel="004A73A0">
          <w:delText xml:space="preserve">Przez pojęcie pracownik mobilny rozumiemy osobę pracującą głównie poza siedzibą firmy, przemieszczającą się pomiędzy wieloma oddalonymi od siebie lokalizacjami. </w:delText>
        </w:r>
      </w:del>
    </w:p>
    <w:p w:rsidR="003B10C3" w:rsidRDefault="00A360D7" w:rsidP="003B10C3">
      <w:pPr>
        <w:pStyle w:val="NormalnyIn"/>
      </w:pPr>
      <w:r>
        <w:t xml:space="preserve">W </w:t>
      </w:r>
      <w:r w:rsidR="005662DC">
        <w:t>prezentowanym</w:t>
      </w:r>
      <w:r>
        <w:t xml:space="preserve"> rozwiązaniu </w:t>
      </w:r>
      <w:r w:rsidR="005662DC">
        <w:t>nastąpiło odwrócenie</w:t>
      </w:r>
      <w:r>
        <w:t xml:space="preserve"> klasycznego scenariusza</w:t>
      </w:r>
      <w:r w:rsidR="003B10C3">
        <w:t xml:space="preserve"> kontroli czasu pracy</w:t>
      </w:r>
      <w:r w:rsidR="00C227F5">
        <w:t>,</w:t>
      </w:r>
      <w:r>
        <w:t xml:space="preserve"> w którym czytnik RFiD ulokowany jest na stałe w ścianie lub bramce</w:t>
      </w:r>
      <w:r w:rsidR="003B10C3">
        <w:t xml:space="preserve"> wejściowej do obszaru roboczego</w:t>
      </w:r>
      <w:r>
        <w:t xml:space="preserve">, a </w:t>
      </w:r>
      <w:r w:rsidR="003B10C3">
        <w:t>pracownik</w:t>
      </w:r>
      <w:r>
        <w:t xml:space="preserve"> posiada kartę RFiD.</w:t>
      </w:r>
      <w:r w:rsidR="00C227F5">
        <w:t xml:space="preserve"> </w:t>
      </w:r>
    </w:p>
    <w:p w:rsidR="00A360D7" w:rsidRDefault="00C227F5" w:rsidP="003B10C3">
      <w:pPr>
        <w:pStyle w:val="NormalnyIn"/>
      </w:pPr>
      <w:r>
        <w:t xml:space="preserve">Przedstawiona sytuacja </w:t>
      </w:r>
      <w:r w:rsidR="00A360D7">
        <w:t xml:space="preserve">ma ekonomiczne uzasadnienie </w:t>
      </w:r>
      <w:r w:rsidR="003B10C3">
        <w:t xml:space="preserve">jeżeli </w:t>
      </w:r>
      <w:ins w:id="417" w:author="Sebastian Łuczak" w:date="2011-09-03T10:22:00Z">
        <w:r w:rsidR="00392AF7">
          <w:t>odnosi się d</w:t>
        </w:r>
      </w:ins>
      <w:del w:id="418" w:author="Sebastian Łuczak" w:date="2011-09-03T10:22:00Z">
        <w:r w:rsidR="00A360D7" w:rsidDel="00392AF7">
          <w:delText xml:space="preserve">mówimy </w:delText>
        </w:r>
      </w:del>
      <w:r w:rsidR="00A360D7">
        <w:t>o stałej lokalizacji pracowników i ich dużej liczbie</w:t>
      </w:r>
      <w:r w:rsidR="003B10C3">
        <w:t xml:space="preserve"> </w:t>
      </w:r>
      <w:del w:id="419" w:author="Sebastian Łuczak" w:date="2011-09-03T10:23:00Z">
        <w:r w:rsidR="003B10C3" w:rsidDel="00392AF7">
          <w:delText xml:space="preserve">– </w:delText>
        </w:r>
      </w:del>
      <w:ins w:id="420" w:author="Sebastian Łuczak" w:date="2011-09-03T10:23:00Z">
        <w:r w:rsidR="00392AF7">
          <w:t xml:space="preserve">na przykład </w:t>
        </w:r>
      </w:ins>
      <w:r w:rsidR="003B10C3">
        <w:t>biur</w:t>
      </w:r>
      <w:del w:id="421" w:author="Sebastian Łuczak" w:date="2011-09-03T10:23:00Z">
        <w:r w:rsidR="003B10C3" w:rsidDel="00392AF7">
          <w:delText>ach</w:delText>
        </w:r>
      </w:del>
      <w:r w:rsidR="003B10C3">
        <w:t>, serwis</w:t>
      </w:r>
      <w:ins w:id="422" w:author="Sebastian Łuczak" w:date="2011-09-03T10:23:00Z">
        <w:r w:rsidR="00392AF7">
          <w:t>ów</w:t>
        </w:r>
      </w:ins>
      <w:del w:id="423" w:author="Sebastian Łuczak" w:date="2011-09-03T10:23:00Z">
        <w:r w:rsidR="003B10C3" w:rsidDel="00392AF7">
          <w:delText>ach</w:delText>
        </w:r>
      </w:del>
      <w:r w:rsidR="003B10C3">
        <w:t xml:space="preserve"> stacjonarnych itp</w:t>
      </w:r>
      <w:r>
        <w:t xml:space="preserve">. Problemy pojawiają się, </w:t>
      </w:r>
      <w:r w:rsidR="00A360D7">
        <w:t>gdy lokalizacji jest wiele (tyle ilu klientów) i mogą się zmieniać, pracownicy stale poruszają się pomiędzy nimi, a p</w:t>
      </w:r>
      <w:r w:rsidR="003B10C3">
        <w:t>racodawcy zależy na informacji</w:t>
      </w:r>
      <w:r w:rsidR="00A360D7">
        <w:t xml:space="preserve"> na temat jakości obsługi klienta i sumienności swoich pracowników. W takiej sytuacji drogi czytnik musiałby zostać umieszczony w dziesiątkach jak nie setkach punktów, a całość musiałaby być spięta w dodatkową sieć </w:t>
      </w:r>
      <w:r w:rsidR="003B10C3">
        <w:t>dostarczającą pożądane dane</w:t>
      </w:r>
      <w:r w:rsidR="00A360D7">
        <w:t>.</w:t>
      </w:r>
    </w:p>
    <w:p w:rsidR="001F4A28" w:rsidRDefault="00A360D7" w:rsidP="00A360D7">
      <w:pPr>
        <w:pStyle w:val="NormalnyIn"/>
        <w:rPr>
          <w:ins w:id="424" w:author="Maciek" w:date="2011-09-01T23:06:00Z"/>
        </w:rPr>
      </w:pPr>
      <w:r>
        <w:t xml:space="preserve">W </w:t>
      </w:r>
      <w:r w:rsidR="006E2FB8">
        <w:t xml:space="preserve">proponowanym </w:t>
      </w:r>
      <w:r w:rsidR="003B10C3">
        <w:t xml:space="preserve">scenariuszu </w:t>
      </w:r>
      <w:r>
        <w:t xml:space="preserve">czytnikiem jest telefon, a zatem urządzenie w które </w:t>
      </w:r>
      <w:ins w:id="425" w:author="Sebastian Łuczak" w:date="2011-09-01T00:30:00Z">
        <w:r w:rsidR="006B023F">
          <w:t xml:space="preserve">w dzisiejszych czasach </w:t>
        </w:r>
      </w:ins>
      <w:del w:id="426" w:author="Sebastian Łuczak" w:date="2011-09-01T00:30:00Z">
        <w:r w:rsidDel="006B023F">
          <w:delText xml:space="preserve">z powodów cywilizacyjnych </w:delText>
        </w:r>
      </w:del>
      <w:r>
        <w:t xml:space="preserve">każdy pracownik </w:t>
      </w:r>
      <w:r w:rsidR="003B10C3">
        <w:t>mobilny</w:t>
      </w:r>
      <w:r>
        <w:t xml:space="preserve"> jest wyposażony</w:t>
      </w:r>
      <w:r w:rsidR="003B10C3">
        <w:t>.</w:t>
      </w:r>
      <w:r>
        <w:t xml:space="preserve"> </w:t>
      </w:r>
      <w:r w:rsidR="003B10C3">
        <w:t>N</w:t>
      </w:r>
      <w:r>
        <w:t>ie ma problemu związanego z dodatkowym kosztem</w:t>
      </w:r>
      <w:r w:rsidR="00B15A17">
        <w:t xml:space="preserve"> czytnika</w:t>
      </w:r>
      <w:r w:rsidR="003B10C3">
        <w:t>,</w:t>
      </w:r>
      <w:r>
        <w:t xml:space="preserve"> gdyż zawiera się</w:t>
      </w:r>
      <w:r w:rsidR="003B10C3">
        <w:t xml:space="preserve"> on</w:t>
      </w:r>
      <w:r>
        <w:t xml:space="preserve"> w cenie urządzenia używanego</w:t>
      </w:r>
      <w:r w:rsidR="003B10C3">
        <w:t xml:space="preserve"> przez pracownika. Drugi </w:t>
      </w:r>
      <w:ins w:id="427" w:author="Sebastian Łuczak" w:date="2011-08-31T20:28:00Z">
        <w:r w:rsidR="00A4683B">
          <w:t xml:space="preserve">sprzętowy </w:t>
        </w:r>
      </w:ins>
      <w:r w:rsidR="003B10C3">
        <w:t xml:space="preserve">element systemu, czyli znaczniki </w:t>
      </w:r>
      <w:r w:rsidR="00C44863">
        <w:t>komunikacji zbliżeniowej</w:t>
      </w:r>
      <w:r>
        <w:t xml:space="preserve"> rozmieszczane na każdym z serwisowanych urządzeń</w:t>
      </w:r>
      <w:r w:rsidR="00C44863">
        <w:t>,</w:t>
      </w:r>
      <w:r w:rsidR="003B10C3">
        <w:t xml:space="preserve"> odznaczają się z </w:t>
      </w:r>
      <w:r w:rsidR="00AA138F">
        <w:t xml:space="preserve">kolei niezwykle niską ceną </w:t>
      </w:r>
      <w:r w:rsidR="002436F7" w:rsidRPr="002436F7">
        <w:rPr>
          <w:rPrChange w:id="428" w:author="Sebastian Łuczak" w:date="2011-09-03T10:24:00Z">
            <w:rPr>
              <w:highlight w:val="green"/>
            </w:rPr>
          </w:rPrChange>
        </w:rPr>
        <w:t xml:space="preserve">(0.44$ za sztukę przy zakupie 1000-4999 sztuk </w:t>
      </w:r>
      <w:sdt>
        <w:sdtPr>
          <w:id w:val="6237142"/>
          <w:citation/>
        </w:sdtPr>
        <w:sdtContent>
          <w:r w:rsidR="002436F7" w:rsidRPr="002436F7">
            <w:rPr>
              <w:rPrChange w:id="429" w:author="Sebastian Łuczak" w:date="2011-09-03T10:24:00Z">
                <w:rPr>
                  <w:highlight w:val="green"/>
                </w:rPr>
              </w:rPrChange>
            </w:rPr>
            <w:fldChar w:fldCharType="begin"/>
          </w:r>
          <w:r w:rsidR="002436F7" w:rsidRPr="002436F7">
            <w:rPr>
              <w:rPrChange w:id="430" w:author="Sebastian Łuczak" w:date="2011-09-03T10:24:00Z">
                <w:rPr>
                  <w:highlight w:val="green"/>
                </w:rPr>
              </w:rPrChange>
            </w:rPr>
            <w:instrText xml:space="preserve"> CITATION Str11 \l 1045 </w:instrText>
          </w:r>
          <w:r w:rsidR="002436F7" w:rsidRPr="002436F7">
            <w:rPr>
              <w:rPrChange w:id="431" w:author="Sebastian Łuczak" w:date="2011-09-03T10:24:00Z">
                <w:rPr>
                  <w:highlight w:val="green"/>
                </w:rPr>
              </w:rPrChange>
            </w:rPr>
            <w:fldChar w:fldCharType="separate"/>
          </w:r>
          <w:r w:rsidR="00361C13">
            <w:rPr>
              <w:noProof/>
            </w:rPr>
            <w:t>[1]</w:t>
          </w:r>
          <w:r w:rsidR="002436F7" w:rsidRPr="002436F7">
            <w:rPr>
              <w:rPrChange w:id="432" w:author="Sebastian Łuczak" w:date="2011-09-03T10:24:00Z">
                <w:rPr>
                  <w:highlight w:val="green"/>
                </w:rPr>
              </w:rPrChange>
            </w:rPr>
            <w:fldChar w:fldCharType="end"/>
          </w:r>
        </w:sdtContent>
      </w:sdt>
      <w:del w:id="433" w:author="Sebastian Łuczak" w:date="2011-08-31T20:28:00Z">
        <w:r w:rsidR="002436F7" w:rsidRPr="002436F7">
          <w:rPr>
            <w:rPrChange w:id="434" w:author="Sebastian Łuczak" w:date="2011-09-03T10:24:00Z">
              <w:rPr>
                <w:highlight w:val="green"/>
              </w:rPr>
            </w:rPrChange>
          </w:rPr>
          <w:delText xml:space="preserve"> </w:delText>
        </w:r>
      </w:del>
      <w:r w:rsidR="002436F7" w:rsidRPr="002436F7">
        <w:rPr>
          <w:rPrChange w:id="435" w:author="Sebastian Łuczak" w:date="2011-09-03T10:24:00Z">
            <w:rPr>
              <w:highlight w:val="green"/>
            </w:rPr>
          </w:rPrChange>
        </w:rPr>
        <w:t>).</w:t>
      </w:r>
      <w:r w:rsidR="003D4D93">
        <w:t xml:space="preserve"> Ostatni element generujący dodatkowe koszty, czyli kablow</w:t>
      </w:r>
      <w:ins w:id="436" w:author="Sebastian Łuczak" w:date="2011-09-03T10:24:00Z">
        <w:r w:rsidR="00920BFF">
          <w:t>a</w:t>
        </w:r>
      </w:ins>
      <w:del w:id="437" w:author="Sebastian Łuczak" w:date="2011-09-03T10:24:00Z">
        <w:r w:rsidR="003D4D93" w:rsidDel="00920BFF">
          <w:delText>ą</w:delText>
        </w:r>
      </w:del>
      <w:r w:rsidR="003D4D93">
        <w:t xml:space="preserve"> infrastruktur</w:t>
      </w:r>
      <w:ins w:id="438" w:author="Sebastian Łuczak" w:date="2011-09-03T10:24:00Z">
        <w:r w:rsidR="00920BFF">
          <w:t>a</w:t>
        </w:r>
      </w:ins>
      <w:del w:id="439" w:author="Sebastian Łuczak" w:date="2011-09-03T10:24:00Z">
        <w:r w:rsidR="003D4D93" w:rsidDel="00920BFF">
          <w:delText>ę</w:delText>
        </w:r>
      </w:del>
      <w:r w:rsidR="003D4D93">
        <w:t xml:space="preserve">, </w:t>
      </w:r>
      <w:del w:id="440" w:author="Sebastian Łuczak" w:date="2011-09-03T10:24:00Z">
        <w:r w:rsidR="003D4D93" w:rsidDel="00920BFF">
          <w:delText xml:space="preserve">zastępujemy </w:delText>
        </w:r>
      </w:del>
      <w:ins w:id="441" w:author="Sebastian Łuczak" w:date="2011-09-03T10:24:00Z">
        <w:r w:rsidR="00920BFF">
          <w:t xml:space="preserve">zastąpiona jest </w:t>
        </w:r>
      </w:ins>
      <w:r w:rsidR="003D4D93">
        <w:t xml:space="preserve">z kolei wykorzystywaniem gotowej infrastruktury sieci komórkowej </w:t>
      </w:r>
      <w:r w:rsidR="006E2FB8">
        <w:t>oferującej pakietową transmisję danych.</w:t>
      </w:r>
      <w:r w:rsidR="003D4D93">
        <w:t xml:space="preserve"> </w:t>
      </w:r>
      <w:r w:rsidR="0085109C">
        <w:t xml:space="preserve">Dzięki temu </w:t>
      </w:r>
      <w:r w:rsidR="00F67A8C">
        <w:t>drastycznie</w:t>
      </w:r>
      <w:ins w:id="442" w:author="Sebastian Łuczak" w:date="2011-09-03T10:24:00Z">
        <w:r w:rsidR="00920BFF">
          <w:t xml:space="preserve"> </w:t>
        </w:r>
      </w:ins>
      <w:del w:id="443" w:author="Sebastian Łuczak" w:date="2011-09-03T10:24:00Z">
        <w:r w:rsidR="00F67A8C" w:rsidDel="00920BFF">
          <w:delText xml:space="preserve"> </w:delText>
        </w:r>
      </w:del>
      <w:del w:id="444" w:author="Maciek" w:date="2011-09-02T23:04:00Z">
        <w:r w:rsidR="006E2FB8" w:rsidDel="006E2FB8">
          <w:delText>zmienia się</w:delText>
        </w:r>
        <w:r w:rsidR="00F67A8C" w:rsidDel="006E2FB8">
          <w:delText xml:space="preserve"> rozkład kosztów</w:delText>
        </w:r>
      </w:del>
      <w:ins w:id="445" w:author="Maciek" w:date="2011-09-02T23:04:00Z">
        <w:del w:id="446" w:author="Sebastian Łuczak" w:date="2011-09-03T10:24:00Z">
          <w:r w:rsidR="006E2FB8" w:rsidDel="00920BFF">
            <w:delText xml:space="preserve">kosztów </w:delText>
          </w:r>
        </w:del>
        <w:del w:id="447" w:author="Sebastian Łuczak" w:date="2011-09-03T10:25:00Z">
          <w:r w:rsidR="006E2FB8" w:rsidDel="009346A8">
            <w:delText>obniżają się</w:delText>
          </w:r>
        </w:del>
      </w:ins>
      <w:ins w:id="448" w:author="Sebastian Łuczak" w:date="2011-09-03T10:25:00Z">
        <w:r w:rsidR="009346A8">
          <w:t>obniżone zostają</w:t>
        </w:r>
      </w:ins>
      <w:ins w:id="449" w:author="Maciek" w:date="2011-09-02T23:04:00Z">
        <w:r w:rsidR="006E2FB8">
          <w:t xml:space="preserve"> koszty</w:t>
        </w:r>
      </w:ins>
      <w:del w:id="450" w:author="Maciek" w:date="2011-09-02T23:04:00Z">
        <w:r w:rsidR="00F67A8C" w:rsidDel="006E2FB8">
          <w:delText xml:space="preserve"> i </w:delText>
        </w:r>
        <w:r w:rsidR="006E2FB8" w:rsidDel="006E2FB8">
          <w:delText>zostają one obniżone</w:delText>
        </w:r>
      </w:del>
      <w:r w:rsidR="001F4A28">
        <w:t>, jednocześnie osiągając efekt niedostępny wcześniej, czyli możliwość precyzyjnego określenia czasu pracy pracowników rozproszonych poza siedzibą firmy.</w:t>
      </w:r>
    </w:p>
    <w:p w:rsidR="00676162" w:rsidRDefault="00676162" w:rsidP="00676162">
      <w:pPr>
        <w:pStyle w:val="NormalnyIn"/>
        <w:rPr>
          <w:ins w:id="451" w:author="Maciek" w:date="2011-09-01T23:06:00Z"/>
        </w:rPr>
      </w:pPr>
      <w:ins w:id="452" w:author="Maciek" w:date="2011-09-01T23:06:00Z">
        <w:r>
          <w:t>Dopełnieniem całości systemu jest specjalne oprogramowanie łączące telefon komórkowy z aplikacjami serwerowymi</w:t>
        </w:r>
        <w:del w:id="453" w:author="Sebastian Łuczak" w:date="2011-09-03T10:25:00Z">
          <w:r w:rsidDel="006659C7">
            <w:delText>,</w:delText>
          </w:r>
        </w:del>
      </w:ins>
      <w:ins w:id="454" w:author="Sebastian Łuczak" w:date="2011-09-03T10:25:00Z">
        <w:r w:rsidR="006659C7">
          <w:t>.</w:t>
        </w:r>
      </w:ins>
      <w:ins w:id="455" w:author="Maciek" w:date="2011-09-01T23:06:00Z">
        <w:r>
          <w:t xml:space="preserve">  Dzięki niemu </w:t>
        </w:r>
        <w:del w:id="456" w:author="Sebastian Łuczak" w:date="2011-09-03T10:25:00Z">
          <w:r w:rsidDel="006659C7">
            <w:delText xml:space="preserve">jest </w:delText>
          </w:r>
        </w:del>
        <w:r>
          <w:t xml:space="preserve">możliwe </w:t>
        </w:r>
      </w:ins>
      <w:ins w:id="457" w:author="Sebastian Łuczak" w:date="2011-09-03T10:25:00Z">
        <w:r w:rsidR="006659C7">
          <w:t xml:space="preserve">jest </w:t>
        </w:r>
      </w:ins>
      <w:ins w:id="458" w:author="Maciek" w:date="2011-09-01T23:06:00Z">
        <w:del w:id="459" w:author="Sebastian Łuczak" w:date="2011-09-03T10:25:00Z">
          <w:r w:rsidDel="00EC25A9">
            <w:delText>tworzenie</w:delText>
          </w:r>
        </w:del>
      </w:ins>
      <w:ins w:id="460" w:author="Sebastian Łuczak" w:date="2011-09-03T10:25:00Z">
        <w:r w:rsidR="00EC25A9">
          <w:t>zgłaszanie</w:t>
        </w:r>
      </w:ins>
      <w:ins w:id="461" w:author="Maciek" w:date="2011-09-01T23:06:00Z">
        <w:del w:id="462" w:author="Sebastian Łuczak" w:date="2011-09-03T10:25:00Z">
          <w:r w:rsidDel="006659C7">
            <w:delText xml:space="preserve"> </w:delText>
          </w:r>
        </w:del>
        <w:r>
          <w:t xml:space="preserve"> </w:t>
        </w:r>
        <w:del w:id="463" w:author="Sebastian Łuczak" w:date="2011-09-03T10:25:00Z">
          <w:r w:rsidDel="00171E7F">
            <w:delText>zdar</w:delText>
          </w:r>
          <w:r w:rsidR="006E2FB8" w:rsidDel="00171E7F">
            <w:delText>zeń</w:delText>
          </w:r>
        </w:del>
      </w:ins>
      <w:ins w:id="464" w:author="Sebastian Łuczak" w:date="2011-09-03T10:25:00Z">
        <w:r w:rsidR="00171E7F">
          <w:t>zleceń</w:t>
        </w:r>
      </w:ins>
      <w:ins w:id="465" w:author="Maciek" w:date="2011-09-01T23:06:00Z">
        <w:r w:rsidR="006E2FB8">
          <w:t xml:space="preserve"> oraz ich obsługa. Stworzony</w:t>
        </w:r>
      </w:ins>
      <w:ins w:id="466" w:author="Maciek" w:date="2011-09-02T23:05:00Z">
        <w:r w:rsidR="006E2FB8">
          <w:t xml:space="preserve"> </w:t>
        </w:r>
      </w:ins>
      <w:ins w:id="467" w:author="Maciek" w:date="2011-09-01T23:06:00Z">
        <w:r>
          <w:t>portal administracyjny pozwala na bieżące administrowanie systemem oraz wgląd do danych zgromadzonych w bazie danych.</w:t>
        </w:r>
        <w:del w:id="468" w:author="Sebastian Łuczak" w:date="2011-09-03T10:26:00Z">
          <w:r w:rsidDel="003140FF">
            <w:delText xml:space="preserve">   </w:delText>
          </w:r>
        </w:del>
      </w:ins>
    </w:p>
    <w:p w:rsidR="00A4683B" w:rsidDel="003B78BA" w:rsidRDefault="00A4683B" w:rsidP="00A360D7">
      <w:pPr>
        <w:pStyle w:val="NormalnyIn"/>
        <w:rPr>
          <w:del w:id="469" w:author="Sebastian Łuczak" w:date="2011-09-02T17:24:00Z"/>
        </w:rPr>
      </w:pPr>
    </w:p>
    <w:p w:rsidR="00DA4D42" w:rsidRDefault="00A360D7" w:rsidP="003B78BA">
      <w:pPr>
        <w:pStyle w:val="NormalnyIn"/>
      </w:pPr>
      <w:r>
        <w:t>Dane transmitowane są w czasie rzeczywistym, dzięki czemu koordynator</w:t>
      </w:r>
      <w:r w:rsidR="001F4A28">
        <w:t xml:space="preserve"> pracy</w:t>
      </w:r>
      <w:r>
        <w:t xml:space="preserve"> zna obecny stan zajętości zasobów ludzkich, a także jest w stanie ustalić z większą dokładnością średni czas realizacji danej usługi serwisowej.</w:t>
      </w:r>
    </w:p>
    <w:p w:rsidR="00A360D7" w:rsidRDefault="00A360D7" w:rsidP="00A360D7">
      <w:pPr>
        <w:pStyle w:val="NormalnyIn"/>
      </w:pPr>
      <w:del w:id="470" w:author="Maciek" w:date="2011-09-02T23:05:00Z">
        <w:r w:rsidDel="006E2FB8">
          <w:delText>Oczywiście z</w:delText>
        </w:r>
      </w:del>
      <w:ins w:id="471" w:author="Maciek" w:date="2011-09-02T23:05:00Z">
        <w:r w:rsidR="006E2FB8">
          <w:t>Z</w:t>
        </w:r>
      </w:ins>
      <w:r>
        <w:t>auważalną wadą zaproponowanego rozwiązania</w:t>
      </w:r>
      <w:r w:rsidR="00C227F5">
        <w:t>,</w:t>
      </w:r>
      <w:r>
        <w:t xml:space="preserve"> jest wrażliwość na dostępno</w:t>
      </w:r>
      <w:r w:rsidR="00C227F5">
        <w:t>ść usług transmisji danych.</w:t>
      </w:r>
      <w:ins w:id="472" w:author="Sebastian Łuczak" w:date="2011-09-03T09:53:00Z">
        <w:r w:rsidR="00E674DC">
          <w:t xml:space="preserve"> Wprowadzenie możliwości pracy </w:t>
        </w:r>
      </w:ins>
      <w:ins w:id="473" w:author="Sebastian Łuczak" w:date="2011-09-03T09:54:00Z">
        <w:r w:rsidR="00E674DC">
          <w:t xml:space="preserve">telefonu </w:t>
        </w:r>
      </w:ins>
      <w:ins w:id="474" w:author="Sebastian Łuczak" w:date="2011-09-03T09:53:00Z">
        <w:r w:rsidR="00E674DC">
          <w:t>w trybie offline</w:t>
        </w:r>
      </w:ins>
      <w:ins w:id="475" w:author="Sebastian Łuczak" w:date="2011-09-03T09:54:00Z">
        <w:r w:rsidR="00E674DC">
          <w:t xml:space="preserve">, w którym zbierałby dane </w:t>
        </w:r>
      </w:ins>
      <w:ins w:id="476" w:author="Sebastian Łuczak" w:date="2011-09-03T10:00:00Z">
        <w:r w:rsidR="00E674DC">
          <w:t xml:space="preserve">o </w:t>
        </w:r>
      </w:ins>
      <w:ins w:id="477" w:author="Sebastian Łuczak" w:date="2011-09-03T09:54:00Z">
        <w:r w:rsidR="00E674DC">
          <w:t>zdarze</w:t>
        </w:r>
      </w:ins>
      <w:ins w:id="478" w:author="Sebastian Łuczak" w:date="2011-09-03T10:00:00Z">
        <w:r w:rsidR="00E674DC">
          <w:t>niach do pamięci</w:t>
        </w:r>
      </w:ins>
      <w:ins w:id="479" w:author="Sebastian Łuczak" w:date="2011-09-03T09:54:00Z">
        <w:r w:rsidR="00E674DC">
          <w:t xml:space="preserve"> i wysyłał w </w:t>
        </w:r>
      </w:ins>
      <w:ins w:id="480" w:author="Sebastian Łuczak" w:date="2011-09-03T10:26:00Z">
        <w:r w:rsidR="00C31B57">
          <w:t>momencie uzyskania dostępu do sieci</w:t>
        </w:r>
      </w:ins>
      <w:ins w:id="481" w:author="Sebastian Łuczak" w:date="2011-09-03T09:54:00Z">
        <w:r w:rsidR="00E674DC">
          <w:t>,</w:t>
        </w:r>
      </w:ins>
      <w:ins w:id="482" w:author="Sebastian Łuczak" w:date="2011-09-03T09:53:00Z">
        <w:r w:rsidR="00E674DC">
          <w:t xml:space="preserve"> </w:t>
        </w:r>
      </w:ins>
      <w:ins w:id="483" w:author="Sebastian Łuczak" w:date="2011-09-03T09:54:00Z">
        <w:r w:rsidR="00E674DC">
          <w:t>nie jest jednak odpowiednim rozwiązaniem.</w:t>
        </w:r>
      </w:ins>
      <w:del w:id="484" w:author="Sebastian Łuczak" w:date="2011-09-03T09:53:00Z">
        <w:r w:rsidR="00C227F5" w:rsidDel="00E674DC">
          <w:delText xml:space="preserve"> N</w:delText>
        </w:r>
        <w:r w:rsidR="00886677" w:rsidDel="00E674DC">
          <w:delText>iestety</w:delText>
        </w:r>
        <w:r w:rsidDel="00E674DC">
          <w:delText xml:space="preserve"> wprowadzenie opcji pracy w trybie </w:delText>
        </w:r>
      </w:del>
      <w:del w:id="485" w:author="Sebastian Łuczak" w:date="2011-09-03T09:51:00Z">
        <w:r w:rsidDel="00E674DC">
          <w:delText xml:space="preserve">offline </w:delText>
        </w:r>
      </w:del>
      <w:del w:id="486" w:author="Sebastian Łuczak" w:date="2011-09-03T09:53:00Z">
        <w:r w:rsidDel="00E674DC">
          <w:delText xml:space="preserve">mogłoby spowodować </w:delText>
        </w:r>
      </w:del>
      <w:del w:id="487" w:author="Sebastian Łuczak" w:date="2011-09-03T09:52:00Z">
        <w:r w:rsidDel="00E674DC">
          <w:delText xml:space="preserve">ogromną wrażliwość na przekłamanie danych docierających do bazy, a raczej </w:delText>
        </w:r>
      </w:del>
      <w:del w:id="488" w:author="Sebastian Łuczak" w:date="2011-09-03T09:53:00Z">
        <w:r w:rsidDel="00E674DC">
          <w:delText>celową modyfikację daty systemowej przez użytkowników.</w:delText>
        </w:r>
      </w:del>
      <w:r>
        <w:t xml:space="preserve"> </w:t>
      </w:r>
      <w:ins w:id="489" w:author="Sebastian Łuczak" w:date="2011-09-03T09:59:00Z">
        <w:r w:rsidR="00E674DC">
          <w:t xml:space="preserve">Obecnie baza danych przechowuje dla każdego wpisu zarówno znacznik czasowy terminala użytkownika jak i serwera obsługującego zdarzenie, ale przy rozliczeniu brana pod uwagę jest data serwera. W </w:t>
        </w:r>
      </w:ins>
      <w:ins w:id="490" w:author="Sebastian Łuczak" w:date="2011-09-03T10:01:00Z">
        <w:r w:rsidR="00E674DC">
          <w:t>wariancie w którym telefon m</w:t>
        </w:r>
      </w:ins>
      <w:ins w:id="491" w:author="Sebastian Łuczak" w:date="2011-09-03T10:03:00Z">
        <w:r w:rsidR="00C768E5">
          <w:t>ógłby</w:t>
        </w:r>
      </w:ins>
      <w:ins w:id="492" w:author="Sebastian Łuczak" w:date="2011-09-03T10:01:00Z">
        <w:r w:rsidR="00C768E5">
          <w:t xml:space="preserve"> zbierać dane o zdarzeniach </w:t>
        </w:r>
      </w:ins>
      <w:ins w:id="493" w:author="Sebastian Łuczak" w:date="2011-09-03T10:03:00Z">
        <w:r w:rsidR="00C768E5">
          <w:t xml:space="preserve">również </w:t>
        </w:r>
      </w:ins>
      <w:ins w:id="494" w:author="Sebastian Łuczak" w:date="2011-09-03T10:01:00Z">
        <w:r w:rsidR="00C768E5">
          <w:t>poza zasięgiem sieci, datą braną pod uwagę musiał</w:t>
        </w:r>
      </w:ins>
      <w:ins w:id="495" w:author="Sebastian Łuczak" w:date="2011-09-03T10:04:00Z">
        <w:r w:rsidR="00C768E5">
          <w:t>aby być data systemowa</w:t>
        </w:r>
      </w:ins>
      <w:ins w:id="496" w:author="Sebastian Łuczak" w:date="2011-09-03T10:03:00Z">
        <w:r w:rsidR="00C768E5">
          <w:t xml:space="preserve"> </w:t>
        </w:r>
      </w:ins>
      <w:ins w:id="497" w:author="Sebastian Łuczak" w:date="2011-09-03T10:01:00Z">
        <w:r w:rsidR="00C768E5">
          <w:t xml:space="preserve">telefonu, a nie serwera. </w:t>
        </w:r>
      </w:ins>
      <w:ins w:id="498" w:author="Sebastian Łuczak" w:date="2011-09-03T09:54:00Z">
        <w:r w:rsidR="00E674DC">
          <w:t xml:space="preserve">Działanie takie </w:t>
        </w:r>
      </w:ins>
      <w:ins w:id="499" w:author="Sebastian Łuczak" w:date="2011-09-03T09:55:00Z">
        <w:r w:rsidR="00E674DC">
          <w:t xml:space="preserve">stworzyłoby możliwość łatwego oszukiwania </w:t>
        </w:r>
      </w:ins>
      <w:ins w:id="500" w:author="Sebastian Łuczak" w:date="2011-09-03T10:02:00Z">
        <w:r w:rsidR="00C768E5">
          <w:t xml:space="preserve">logiki biznesowej </w:t>
        </w:r>
      </w:ins>
      <w:ins w:id="501" w:author="Sebastian Łuczak" w:date="2011-09-03T10:27:00Z">
        <w:r w:rsidR="00C31B57">
          <w:t>poprzez ręczną modyfikację daty systemowej, l</w:t>
        </w:r>
      </w:ins>
      <w:ins w:id="502" w:author="Sebastian Łuczak" w:date="2011-09-03T10:28:00Z">
        <w:r w:rsidR="00C31B57">
          <w:t>ub</w:t>
        </w:r>
      </w:ins>
      <w:ins w:id="503" w:author="Sebastian Łuczak" w:date="2011-09-03T10:27:00Z">
        <w:r w:rsidR="00C31B57">
          <w:t xml:space="preserve"> </w:t>
        </w:r>
      </w:ins>
      <w:ins w:id="504" w:author="Sebastian Łuczak" w:date="2011-09-03T09:58:00Z">
        <w:r w:rsidR="00E674DC">
          <w:t>celow</w:t>
        </w:r>
      </w:ins>
      <w:ins w:id="505" w:author="Sebastian Łuczak" w:date="2011-09-03T09:59:00Z">
        <w:r w:rsidR="00E674DC">
          <w:t>e</w:t>
        </w:r>
      </w:ins>
      <w:ins w:id="506" w:author="Sebastian Łuczak" w:date="2011-09-03T09:58:00Z">
        <w:r w:rsidR="00E674DC">
          <w:t xml:space="preserve"> emulowa</w:t>
        </w:r>
      </w:ins>
      <w:ins w:id="507" w:author="Sebastian Łuczak" w:date="2011-09-03T09:59:00Z">
        <w:r w:rsidR="00E674DC">
          <w:t>nie</w:t>
        </w:r>
      </w:ins>
      <w:ins w:id="508" w:author="Sebastian Łuczak" w:date="2011-09-03T09:58:00Z">
        <w:r w:rsidR="00E674DC">
          <w:t xml:space="preserve"> przebywani</w:t>
        </w:r>
      </w:ins>
      <w:ins w:id="509" w:author="Sebastian Łuczak" w:date="2011-09-03T09:59:00Z">
        <w:r w:rsidR="00E674DC">
          <w:t>a</w:t>
        </w:r>
      </w:ins>
      <w:ins w:id="510" w:author="Sebastian Łuczak" w:date="2011-09-03T09:58:00Z">
        <w:r w:rsidR="00E674DC">
          <w:t xml:space="preserve"> poza zasięgiem sieci tak, aby zamaskować opóźnione rozpoczęcie lub zakończenie realizacji zlecenia</w:t>
        </w:r>
      </w:ins>
      <w:ins w:id="511" w:author="Sebastian Łuczak" w:date="2011-09-03T09:56:00Z">
        <w:r w:rsidR="00E674DC">
          <w:t xml:space="preserve">. </w:t>
        </w:r>
      </w:ins>
      <w:del w:id="512" w:author="Sebastian Łuczak" w:date="2011-09-03T09:57:00Z">
        <w:r w:rsidDel="00E674DC">
          <w:delText xml:space="preserve">Co prawda baza </w:delText>
        </w:r>
      </w:del>
      <w:del w:id="513" w:author="Sebastian Łuczak" w:date="2011-09-03T09:59:00Z">
        <w:r w:rsidDel="00E674DC">
          <w:delText>przechowuje dla każdego wpisu zarówno znacznik czasowy terminala użytkownika jak i se</w:delText>
        </w:r>
        <w:r w:rsidR="00886677" w:rsidDel="00E674DC">
          <w:delText>rwera obsługującego zdarzenie.</w:delText>
        </w:r>
      </w:del>
      <w:del w:id="514" w:author="Sebastian Łuczak" w:date="2011-09-03T10:28:00Z">
        <w:r w:rsidR="00886677" w:rsidDel="00BA3DEF">
          <w:delText xml:space="preserve"> </w:delText>
        </w:r>
      </w:del>
      <w:del w:id="515" w:author="Sebastian Łuczak" w:date="2011-09-03T09:58:00Z">
        <w:r w:rsidR="00886677" w:rsidDel="00E674DC">
          <w:delText>J</w:delText>
        </w:r>
        <w:r w:rsidDel="00E674DC">
          <w:delText>ednak zakładając działanie w trybie offline i kolejkowanie wysyłania danych do serwera, użytkownik mógłby celowo emulować przebywanie poza zasięgiem sieci tak, aby zamaskować opóźnione rozpoczęcie lub zakończenie realizacji zlecenia.</w:delText>
        </w:r>
      </w:del>
    </w:p>
    <w:p w:rsidR="00405739" w:rsidRDefault="00405739" w:rsidP="00405739">
      <w:pPr>
        <w:pStyle w:val="Nagwek2"/>
      </w:pPr>
      <w:bookmarkStart w:id="516" w:name="_Toc302857066"/>
      <w:r>
        <w:t>Założenia i budowa systemu</w:t>
      </w:r>
      <w:bookmarkEnd w:id="516"/>
    </w:p>
    <w:p w:rsidR="00405739" w:rsidRDefault="00405739" w:rsidP="009B35F9">
      <w:pPr>
        <w:pStyle w:val="NormalnyIn"/>
        <w:ind w:firstLine="0"/>
      </w:pPr>
      <w:r>
        <w:t xml:space="preserve">System składa się z dwóch aplikacji stacjonarnych, dwóch mobilnych oraz bazy danych. Aplikacje mobilne komunikują się z usługą internetową za pośrednictwem protokołu HTTP i poprzez wymianę </w:t>
      </w:r>
      <w:ins w:id="517" w:author="Sebastian Łuczak" w:date="2011-08-31T20:30:00Z">
        <w:r w:rsidR="00A4683B">
          <w:t xml:space="preserve">w formacie JSON </w:t>
        </w:r>
      </w:ins>
      <w:r>
        <w:t>zapytań</w:t>
      </w:r>
      <w:r w:rsidR="001F4A28">
        <w:t xml:space="preserve"> </w:t>
      </w:r>
      <w:ins w:id="518" w:author="Sebastian Łuczak" w:date="2011-08-31T20:30:00Z">
        <w:r w:rsidR="00A4683B">
          <w:t xml:space="preserve">i odpowiedzi </w:t>
        </w:r>
      </w:ins>
      <w:r>
        <w:t>POST</w:t>
      </w:r>
      <w:del w:id="519" w:author="Sebastian Łuczak" w:date="2011-08-31T20:30:00Z">
        <w:r w:rsidDel="00A4683B">
          <w:delText xml:space="preserve"> </w:delText>
        </w:r>
        <w:r w:rsidR="001F4A28" w:rsidDel="00A4683B">
          <w:delText>i odpowiedzi</w:delText>
        </w:r>
      </w:del>
      <w:del w:id="520" w:author="Sebastian Łuczak" w:date="2011-08-31T20:29:00Z">
        <w:r w:rsidR="001F4A28" w:rsidDel="00A4683B">
          <w:delText xml:space="preserve"> </w:delText>
        </w:r>
        <w:r w:rsidDel="00A4683B">
          <w:delText>w formacie JSON</w:delText>
        </w:r>
      </w:del>
      <w:r>
        <w:t xml:space="preserve">. Dane zgromadzone przez usługę lokowane są w bazie danych, a aplikacja portalu administracyjnego dostarcza możliwość wglądu oraz ich edycji.  </w:t>
      </w:r>
    </w:p>
    <w:p w:rsidR="009445B1" w:rsidRDefault="004D2C44" w:rsidP="004D2C44">
      <w:pPr>
        <w:pStyle w:val="NormalnyIn"/>
        <w:ind w:firstLine="0"/>
      </w:pPr>
      <w:r>
        <w:t>Rysunek ilustruje</w:t>
      </w:r>
      <w:r w:rsidR="009445B1">
        <w:t xml:space="preserve"> </w:t>
      </w:r>
      <w:r w:rsidR="001F4A28">
        <w:t xml:space="preserve">uproszczony </w:t>
      </w:r>
      <w:r w:rsidR="009445B1">
        <w:t xml:space="preserve">schemat systemu: </w:t>
      </w:r>
    </w:p>
    <w:p w:rsidR="00144CF8" w:rsidDel="00BA3DEF" w:rsidRDefault="00144CF8" w:rsidP="004D2C44">
      <w:pPr>
        <w:pStyle w:val="NormalnyIn"/>
        <w:ind w:firstLine="0"/>
        <w:rPr>
          <w:del w:id="521" w:author="Sebastian Łuczak" w:date="2011-09-03T10:28:00Z"/>
        </w:rPr>
      </w:pPr>
    </w:p>
    <w:p w:rsidR="00144CF8" w:rsidRDefault="00144CF8" w:rsidP="004D2C44">
      <w:pPr>
        <w:pStyle w:val="NormalnyIn"/>
        <w:ind w:firstLine="0"/>
      </w:pPr>
    </w:p>
    <w:p w:rsidR="00144CF8" w:rsidRDefault="00144CF8" w:rsidP="004D2C44">
      <w:pPr>
        <w:pStyle w:val="NormalnyIn"/>
        <w:ind w:firstLine="0"/>
      </w:pPr>
    </w:p>
    <w:p w:rsidR="000B0332" w:rsidRDefault="00261B1A" w:rsidP="000B0332">
      <w:pPr>
        <w:pStyle w:val="NormalnyIn"/>
        <w:keepNext/>
        <w:ind w:firstLine="0"/>
        <w:jc w:val="center"/>
      </w:pPr>
      <w:ins w:id="522" w:author="Sebastian Łuczak" w:date="2011-09-02T18:19:00Z">
        <w:r>
          <w:rPr>
            <w:noProof/>
          </w:rPr>
          <w:drawing>
            <wp:inline distT="0" distB="0" distL="0" distR="0">
              <wp:extent cx="3666666" cy="2180953"/>
              <wp:effectExtent l="19050" t="0" r="0" b="0"/>
              <wp:docPr id="34" name="Obraz 31" descr="in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ż.png"/>
                      <pic:cNvPicPr/>
                    </pic:nvPicPr>
                    <pic:blipFill>
                      <a:blip r:embed="rId13" cstate="print"/>
                      <a:stretch>
                        <a:fillRect/>
                      </a:stretch>
                    </pic:blipFill>
                    <pic:spPr>
                      <a:xfrm>
                        <a:off x="0" y="0"/>
                        <a:ext cx="3666666" cy="2180953"/>
                      </a:xfrm>
                      <a:prstGeom prst="rect">
                        <a:avLst/>
                      </a:prstGeom>
                    </pic:spPr>
                  </pic:pic>
                </a:graphicData>
              </a:graphic>
            </wp:inline>
          </w:drawing>
        </w:r>
      </w:ins>
    </w:p>
    <w:p w:rsidR="00261B1A" w:rsidRDefault="000B0332">
      <w:pPr>
        <w:pStyle w:val="Legenda"/>
        <w:rPr>
          <w:szCs w:val="20"/>
        </w:rPr>
        <w:pPrChange w:id="523" w:author="Sebastian Łuczak" w:date="2011-09-02T18:20:00Z">
          <w:pPr>
            <w:pStyle w:val="NormalnyIn"/>
          </w:pPr>
        </w:pPrChange>
      </w:pPr>
      <w:r w:rsidRPr="000B0332">
        <w:rPr>
          <w:szCs w:val="20"/>
        </w:rPr>
        <w:t xml:space="preserve">Rys. </w:t>
      </w:r>
      <w:r w:rsidR="002436F7">
        <w:rPr>
          <w:szCs w:val="20"/>
        </w:rPr>
        <w:fldChar w:fldCharType="begin"/>
      </w:r>
      <w:r w:rsidR="00B32F6F">
        <w:rPr>
          <w:szCs w:val="20"/>
        </w:rPr>
        <w:instrText xml:space="preserve"> STYLEREF 1 \s </w:instrText>
      </w:r>
      <w:r w:rsidR="002436F7">
        <w:rPr>
          <w:szCs w:val="20"/>
        </w:rPr>
        <w:fldChar w:fldCharType="separate"/>
      </w:r>
      <w:r w:rsidR="00B32F6F">
        <w:rPr>
          <w:noProof/>
          <w:szCs w:val="20"/>
        </w:rPr>
        <w:t>3</w:t>
      </w:r>
      <w:r w:rsidR="002436F7">
        <w:rPr>
          <w:szCs w:val="20"/>
        </w:rPr>
        <w:fldChar w:fldCharType="end"/>
      </w:r>
      <w:r w:rsidR="00B32F6F">
        <w:rPr>
          <w:szCs w:val="20"/>
        </w:rPr>
        <w:t>.</w:t>
      </w:r>
      <w:r w:rsidR="002436F7">
        <w:rPr>
          <w:szCs w:val="20"/>
        </w:rPr>
        <w:fldChar w:fldCharType="begin"/>
      </w:r>
      <w:r w:rsidR="00B32F6F">
        <w:rPr>
          <w:szCs w:val="20"/>
        </w:rPr>
        <w:instrText xml:space="preserve"> SEQ Rys. \* ARABIC \s 1 </w:instrText>
      </w:r>
      <w:r w:rsidR="002436F7">
        <w:rPr>
          <w:szCs w:val="20"/>
        </w:rPr>
        <w:fldChar w:fldCharType="separate"/>
      </w:r>
      <w:r w:rsidR="00B32F6F">
        <w:rPr>
          <w:noProof/>
          <w:szCs w:val="20"/>
        </w:rPr>
        <w:t>1</w:t>
      </w:r>
      <w:r w:rsidR="002436F7">
        <w:rPr>
          <w:szCs w:val="20"/>
        </w:rPr>
        <w:fldChar w:fldCharType="end"/>
      </w:r>
      <w:r w:rsidRPr="000B0332">
        <w:rPr>
          <w:szCs w:val="20"/>
        </w:rPr>
        <w:t xml:space="preserve"> Uproszczony schemat systemu</w:t>
      </w:r>
    </w:p>
    <w:p w:rsidR="001F4A28" w:rsidRDefault="001F4A28" w:rsidP="00405739">
      <w:pPr>
        <w:pStyle w:val="NormalnyIn"/>
      </w:pPr>
    </w:p>
    <w:p w:rsidR="001F4A28" w:rsidDel="00BA3DEF" w:rsidRDefault="001F4A28" w:rsidP="00405739">
      <w:pPr>
        <w:pStyle w:val="NormalnyIn"/>
        <w:rPr>
          <w:del w:id="524" w:author="Sebastian Łuczak" w:date="2011-09-03T10:29:00Z"/>
        </w:rPr>
      </w:pPr>
    </w:p>
    <w:p w:rsidR="00261B1A" w:rsidRDefault="00261B1A">
      <w:pPr>
        <w:pStyle w:val="NormalnyIn"/>
        <w:ind w:firstLine="0"/>
        <w:pPrChange w:id="525" w:author="Sebastian Łuczak" w:date="2011-09-03T10:29:00Z">
          <w:pPr>
            <w:pStyle w:val="NormalnyIn"/>
          </w:pPr>
        </w:pPrChange>
      </w:pPr>
    </w:p>
    <w:p w:rsidR="001F4A28" w:rsidDel="00E66FB0" w:rsidRDefault="001F4A28" w:rsidP="00405739">
      <w:pPr>
        <w:pStyle w:val="NormalnyIn"/>
        <w:rPr>
          <w:del w:id="526" w:author="Sebastian Łuczak" w:date="2011-09-02T18:20:00Z"/>
        </w:rPr>
      </w:pPr>
    </w:p>
    <w:p w:rsidR="001F4A28" w:rsidDel="00E66FB0" w:rsidRDefault="001F4A28" w:rsidP="00405739">
      <w:pPr>
        <w:pStyle w:val="NormalnyIn"/>
        <w:rPr>
          <w:del w:id="527" w:author="Sebastian Łuczak" w:date="2011-09-02T18:20:00Z"/>
        </w:rPr>
      </w:pPr>
    </w:p>
    <w:p w:rsidR="001F4A28" w:rsidDel="000343A7" w:rsidRDefault="001F4A28" w:rsidP="00405739">
      <w:pPr>
        <w:pStyle w:val="NormalnyIn"/>
        <w:rPr>
          <w:del w:id="528" w:author="Sebastian Łuczak" w:date="2011-09-02T18:19:00Z"/>
        </w:rPr>
      </w:pPr>
    </w:p>
    <w:p w:rsidR="009445B1" w:rsidRPr="009001C6" w:rsidDel="000343A7" w:rsidRDefault="009445B1" w:rsidP="00405739">
      <w:pPr>
        <w:pStyle w:val="NormalnyIn"/>
        <w:rPr>
          <w:del w:id="529" w:author="Sebastian Łuczak" w:date="2011-09-02T18:19:00Z"/>
        </w:rPr>
      </w:pPr>
      <w:del w:id="530" w:author="Sebastian Łuczak" w:date="2011-09-02T18:19:00Z">
        <w:r w:rsidRPr="009445B1" w:rsidDel="000343A7">
          <w:rPr>
            <w:highlight w:val="green"/>
          </w:rPr>
          <w:delText>// to do obrazek</w:delText>
        </w:r>
      </w:del>
    </w:p>
    <w:p w:rsidR="00A360D7" w:rsidDel="00E66FB0" w:rsidRDefault="00A360D7">
      <w:pPr>
        <w:jc w:val="left"/>
        <w:rPr>
          <w:del w:id="531" w:author="Sebastian Łuczak" w:date="2011-09-02T18:20:00Z"/>
          <w:rFonts w:ascii="Times New Roman" w:eastAsia="Times New Roman" w:hAnsi="Times New Roman"/>
          <w:sz w:val="24"/>
          <w:szCs w:val="24"/>
          <w:lang w:eastAsia="pl-PL"/>
        </w:rPr>
      </w:pPr>
    </w:p>
    <w:p w:rsidR="009B35F9" w:rsidDel="000343A7" w:rsidRDefault="009B35F9">
      <w:pPr>
        <w:jc w:val="left"/>
        <w:rPr>
          <w:del w:id="532" w:author="Sebastian Łuczak" w:date="2011-09-02T18:20:00Z"/>
          <w:rFonts w:ascii="Times New Roman" w:eastAsia="Times New Roman" w:hAnsi="Times New Roman"/>
          <w:sz w:val="24"/>
          <w:szCs w:val="24"/>
          <w:lang w:eastAsia="pl-PL"/>
        </w:rPr>
      </w:pPr>
      <w:del w:id="533" w:author="Sebastian Łuczak" w:date="2011-09-02T18:20:00Z">
        <w:r w:rsidDel="000343A7">
          <w:rPr>
            <w:rFonts w:ascii="Times New Roman" w:eastAsia="Times New Roman" w:hAnsi="Times New Roman"/>
            <w:sz w:val="24"/>
            <w:szCs w:val="24"/>
            <w:lang w:eastAsia="pl-PL"/>
          </w:rPr>
          <w:br w:type="page"/>
        </w:r>
      </w:del>
    </w:p>
    <w:p w:rsidR="0027176B" w:rsidRDefault="0027176B">
      <w:pPr>
        <w:jc w:val="left"/>
        <w:rPr>
          <w:rFonts w:ascii="Times New Roman" w:eastAsia="Times New Roman" w:hAnsi="Times New Roman"/>
          <w:sz w:val="24"/>
          <w:szCs w:val="24"/>
          <w:lang w:eastAsia="pl-PL"/>
        </w:rPr>
      </w:pPr>
      <w:r>
        <w:rPr>
          <w:rFonts w:ascii="Times New Roman" w:eastAsia="Times New Roman" w:hAnsi="Times New Roman"/>
          <w:sz w:val="24"/>
          <w:szCs w:val="24"/>
          <w:lang w:eastAsia="pl-PL"/>
        </w:rPr>
        <w:t xml:space="preserve">Poniżej zostały przedstawione założenia mające istotny wpływ na poprawne funkcjonowanie </w:t>
      </w:r>
      <w:r w:rsidR="009B35F9">
        <w:rPr>
          <w:rFonts w:ascii="Times New Roman" w:eastAsia="Times New Roman" w:hAnsi="Times New Roman"/>
          <w:sz w:val="24"/>
          <w:szCs w:val="24"/>
          <w:lang w:eastAsia="pl-PL"/>
        </w:rPr>
        <w:t xml:space="preserve">całego </w:t>
      </w:r>
      <w:r>
        <w:rPr>
          <w:rFonts w:ascii="Times New Roman" w:eastAsia="Times New Roman" w:hAnsi="Times New Roman"/>
          <w:sz w:val="24"/>
          <w:szCs w:val="24"/>
          <w:lang w:eastAsia="pl-PL"/>
        </w:rPr>
        <w:t>systemu:</w:t>
      </w:r>
    </w:p>
    <w:p w:rsidR="0027176B" w:rsidRDefault="0027176B">
      <w:pPr>
        <w:jc w:val="left"/>
        <w:rPr>
          <w:rFonts w:ascii="Times New Roman" w:eastAsia="Times New Roman" w:hAnsi="Times New Roman"/>
          <w:sz w:val="24"/>
          <w:szCs w:val="24"/>
          <w:lang w:eastAsia="pl-PL"/>
        </w:rPr>
      </w:pPr>
    </w:p>
    <w:p w:rsidR="00130E4A" w:rsidRDefault="009445B1" w:rsidP="00130E4A">
      <w:pPr>
        <w:pStyle w:val="NormalnyIn"/>
        <w:numPr>
          <w:ilvl w:val="0"/>
          <w:numId w:val="27"/>
        </w:numPr>
      </w:pPr>
      <w:r>
        <w:t>Pracownik jest związany z telefonem i kartą SIM</w:t>
      </w:r>
      <w:r w:rsidR="00C6562C">
        <w:t xml:space="preserve"> -  w</w:t>
      </w:r>
      <w:r w:rsidR="00886677">
        <w:t xml:space="preserve"> bazie danych</w:t>
      </w:r>
      <w:r w:rsidR="00130E4A">
        <w:t xml:space="preserve"> przechowywane</w:t>
      </w:r>
      <w:r w:rsidR="00886677">
        <w:t xml:space="preserve"> są</w:t>
      </w:r>
      <w:r w:rsidR="00130E4A">
        <w:t xml:space="preserve"> informacje takie jak numer IMEI oraz IMSI urządzenia którym posługuję się pracownik. Pozwala to jednoznacznie zweryfikować tożsamość osoby z </w:t>
      </w:r>
      <w:ins w:id="534" w:author="Sebastian Łuczak" w:date="2011-08-31T20:30:00Z">
        <w:r w:rsidR="00BB107A">
          <w:t xml:space="preserve">telefonu </w:t>
        </w:r>
      </w:ins>
      <w:r w:rsidR="00130E4A">
        <w:t xml:space="preserve">której </w:t>
      </w:r>
      <w:del w:id="535" w:author="Sebastian Łuczak" w:date="2011-08-31T20:30:00Z">
        <w:r w:rsidR="00130E4A" w:rsidDel="00BB107A">
          <w:delText xml:space="preserve">telefonu </w:delText>
        </w:r>
      </w:del>
      <w:r w:rsidR="00130E4A">
        <w:t xml:space="preserve">przyszło zgłoszenie. </w:t>
      </w:r>
    </w:p>
    <w:p w:rsidR="0027176B" w:rsidRDefault="0027176B" w:rsidP="0027176B">
      <w:pPr>
        <w:pStyle w:val="NormalnyIn"/>
        <w:ind w:left="720" w:firstLine="0"/>
      </w:pPr>
    </w:p>
    <w:p w:rsidR="00130E4A" w:rsidRDefault="009445B1" w:rsidP="00AD6FC8">
      <w:pPr>
        <w:pStyle w:val="NormalnyIn"/>
        <w:numPr>
          <w:ilvl w:val="0"/>
          <w:numId w:val="28"/>
        </w:numPr>
      </w:pPr>
      <w:r>
        <w:t>Pracownik może obsługiwać tylko jedno zdarzenie w danej chwili</w:t>
      </w:r>
      <w:r w:rsidR="00C6562C">
        <w:t xml:space="preserve"> </w:t>
      </w:r>
      <w:r w:rsidR="0027176B">
        <w:t>–</w:t>
      </w:r>
      <w:r w:rsidR="00C6562C">
        <w:t xml:space="preserve"> </w:t>
      </w:r>
      <w:r w:rsidR="00130E4A" w:rsidRPr="00AD6FC8">
        <w:t>założenie</w:t>
      </w:r>
      <w:r w:rsidR="0027176B">
        <w:t xml:space="preserve"> to</w:t>
      </w:r>
      <w:r w:rsidR="00130E4A" w:rsidRPr="00AD6FC8">
        <w:t xml:space="preserve"> pozwala jednoznacznie stwierdzić ile pracownik poświęcił czasu na wykonanie zlecenia. </w:t>
      </w:r>
      <w:del w:id="536" w:author="Sebastian Łuczak" w:date="2011-09-03T09:51:00Z">
        <w:r w:rsidR="00130E4A" w:rsidRPr="00AD6FC8" w:rsidDel="0042314B">
          <w:delText>Jednocześnie</w:delText>
        </w:r>
      </w:del>
      <w:del w:id="537" w:author="Sebastian Łuczak" w:date="2011-08-31T20:30:00Z">
        <w:r w:rsidR="00886677" w:rsidDel="00BB107A">
          <w:delText>,</w:delText>
        </w:r>
      </w:del>
      <w:del w:id="538" w:author="Sebastian Łuczak" w:date="2011-09-03T09:51:00Z">
        <w:r w:rsidR="00130E4A" w:rsidRPr="00AD6FC8" w:rsidDel="0042314B">
          <w:delText xml:space="preserve"> jest to zabezpieczenie przed błędami ludzki</w:delText>
        </w:r>
      </w:del>
      <w:del w:id="539" w:author="Sebastian Łuczak" w:date="2011-08-31T20:31:00Z">
        <w:r w:rsidR="00130E4A" w:rsidRPr="00AD6FC8" w:rsidDel="00BB107A">
          <w:delText>mi</w:delText>
        </w:r>
      </w:del>
      <w:del w:id="540" w:author="Sebastian Łuczak" w:date="2011-09-03T09:51:00Z">
        <w:r w:rsidR="00130E4A" w:rsidRPr="00AD6FC8" w:rsidDel="0042314B">
          <w:delText xml:space="preserve">. </w:delText>
        </w:r>
      </w:del>
    </w:p>
    <w:p w:rsidR="0027176B" w:rsidRPr="00AD6FC8" w:rsidRDefault="0027176B" w:rsidP="0027176B">
      <w:pPr>
        <w:pStyle w:val="NormalnyIn"/>
        <w:ind w:left="720" w:firstLine="0"/>
      </w:pPr>
    </w:p>
    <w:p w:rsidR="0027176B" w:rsidRDefault="009445B1" w:rsidP="009B35F9">
      <w:pPr>
        <w:pStyle w:val="NormalnyIn"/>
        <w:numPr>
          <w:ilvl w:val="0"/>
          <w:numId w:val="29"/>
        </w:numPr>
      </w:pPr>
      <w:r>
        <w:t>W przypadku zgłoszenia zawierającego niezarejestrowany znacznik, system zgłosi błąd</w:t>
      </w:r>
      <w:r w:rsidR="0027176B">
        <w:t xml:space="preserve"> - z</w:t>
      </w:r>
      <w:r w:rsidR="00130E4A">
        <w:t xml:space="preserve"> powodu jednoznacznego powiązania zdarzenia z lokalizacją</w:t>
      </w:r>
      <w:r w:rsidR="00886677">
        <w:t>,</w:t>
      </w:r>
      <w:r w:rsidR="00130E4A">
        <w:t xml:space="preserve"> niemożliwa jest obsługa zgłoszenia zawierającego ide</w:t>
      </w:r>
      <w:r w:rsidR="00AD6FC8">
        <w:t>ntyfikator znacznika</w:t>
      </w:r>
      <w:ins w:id="541" w:author="Sebastian Łuczak" w:date="2011-09-01T00:32:00Z">
        <w:r w:rsidR="00CD48E8">
          <w:t xml:space="preserve"> </w:t>
        </w:r>
      </w:ins>
      <w:del w:id="542" w:author="Sebastian Łuczak" w:date="2011-08-31T20:31:00Z">
        <w:r w:rsidR="00886677" w:rsidDel="00BB107A">
          <w:delText>,</w:delText>
        </w:r>
      </w:del>
      <w:del w:id="543" w:author="Sebastian Łuczak" w:date="2011-09-01T00:32:00Z">
        <w:r w:rsidR="0027176B" w:rsidDel="00CD48E8">
          <w:delText xml:space="preserve"> </w:delText>
        </w:r>
      </w:del>
      <w:ins w:id="544" w:author="Sebastian Łuczak" w:date="2011-09-01T00:31:00Z">
        <w:r w:rsidR="00CD48E8">
          <w:t>który nie został jeszcze wprowadzony do systemu.</w:t>
        </w:r>
      </w:ins>
      <w:del w:id="545" w:author="Sebastian Łuczak" w:date="2011-09-01T00:31:00Z">
        <w:r w:rsidR="0027176B" w:rsidDel="00CD48E8">
          <w:delText>nie</w:delText>
        </w:r>
        <w:r w:rsidR="00AD6FC8" w:rsidDel="00CD48E8">
          <w:delText xml:space="preserve"> wprowadzon</w:delText>
        </w:r>
        <w:r w:rsidR="0027176B" w:rsidDel="00CD48E8">
          <w:delText>ego</w:delText>
        </w:r>
        <w:r w:rsidR="00AD6FC8" w:rsidDel="00CD48E8">
          <w:delText xml:space="preserve"> do systemu.</w:delText>
        </w:r>
      </w:del>
      <w:r w:rsidR="00AD6FC8">
        <w:t xml:space="preserve"> </w:t>
      </w:r>
    </w:p>
    <w:p w:rsidR="009B35F9" w:rsidRPr="009B35F9" w:rsidRDefault="009B35F9" w:rsidP="009B35F9">
      <w:pPr>
        <w:pStyle w:val="NormalnyIn"/>
        <w:ind w:left="720" w:firstLine="0"/>
      </w:pPr>
    </w:p>
    <w:p w:rsidR="00AD6FC8" w:rsidRDefault="00130E4A" w:rsidP="00AD6FC8">
      <w:pPr>
        <w:pStyle w:val="NormalnyIn"/>
        <w:numPr>
          <w:ilvl w:val="0"/>
          <w:numId w:val="30"/>
        </w:numPr>
      </w:pPr>
      <w:r>
        <w:t xml:space="preserve">Istnieją 3 grupy </w:t>
      </w:r>
      <w:r w:rsidR="009B35F9">
        <w:t xml:space="preserve">uprawnień </w:t>
      </w:r>
      <w:r>
        <w:t>dostępu do systemu</w:t>
      </w:r>
      <w:r w:rsidR="0027176B">
        <w:t xml:space="preserve"> - s</w:t>
      </w:r>
      <w:r w:rsidR="00AD6FC8">
        <w:t xml:space="preserve">ystem posiada rozbudowany moduł uwierzytelniający użytkowników. Stworzone zostały trzy kategorie dostępu. Każdy użytkownik posiadający login i hasło </w:t>
      </w:r>
      <w:ins w:id="546" w:author="Sebastian Łuczak" w:date="2011-08-31T20:31:00Z">
        <w:r w:rsidR="00BB107A">
          <w:t xml:space="preserve">posiada </w:t>
        </w:r>
      </w:ins>
      <w:r w:rsidR="00AD6FC8">
        <w:t xml:space="preserve">również </w:t>
      </w:r>
      <w:del w:id="547" w:author="Sebastian Łuczak" w:date="2011-08-31T20:31:00Z">
        <w:r w:rsidR="00AD6FC8" w:rsidDel="00BB107A">
          <w:delText xml:space="preserve">posiada </w:delText>
        </w:r>
      </w:del>
      <w:r w:rsidR="00AD6FC8">
        <w:t xml:space="preserve">jeden z trzech poziomów uprawnień. </w:t>
      </w:r>
    </w:p>
    <w:p w:rsidR="00130E4A" w:rsidRDefault="0027176B" w:rsidP="0027176B">
      <w:pPr>
        <w:pStyle w:val="NormalnyIn"/>
        <w:ind w:firstLine="708"/>
      </w:pPr>
      <w:r>
        <w:t>Są to:</w:t>
      </w:r>
    </w:p>
    <w:p w:rsidR="00AD6FC8" w:rsidRPr="00AD6FC8" w:rsidRDefault="00AD6FC8" w:rsidP="0027176B">
      <w:pPr>
        <w:pStyle w:val="NormalnyIn"/>
        <w:numPr>
          <w:ilvl w:val="0"/>
          <w:numId w:val="31"/>
        </w:numPr>
      </w:pPr>
      <w:r w:rsidRPr="00AD6FC8">
        <w:t>ROLE_USER – jest to dostęp pozwalający na zalogowanie się do panelu admini</w:t>
      </w:r>
      <w:r>
        <w:t xml:space="preserve">stracyjnego w trybie z ograniczonym wglądem do danych. Użytkownik ma możliwość korzystania z klienckiej aplikacji mobilnej i obsługi zdarzeń. </w:t>
      </w:r>
    </w:p>
    <w:p w:rsidR="00AD6FC8" w:rsidRPr="00AD6FC8" w:rsidRDefault="00AD6FC8" w:rsidP="0027176B">
      <w:pPr>
        <w:pStyle w:val="NormalnyIn"/>
        <w:numPr>
          <w:ilvl w:val="0"/>
          <w:numId w:val="31"/>
        </w:numPr>
      </w:pPr>
      <w:r w:rsidRPr="00AD6FC8">
        <w:t>ROLE_SUPER_USER – rola ta</w:t>
      </w:r>
      <w:r w:rsidR="0027176B">
        <w:t xml:space="preserve"> </w:t>
      </w:r>
      <w:r w:rsidRPr="00AD6FC8">
        <w:t>została stworzona z przeznaczeniem dla pracownika wprowadzającego zgłoszenie do panelu administracyjnego</w:t>
      </w:r>
      <w:r w:rsidR="00886677">
        <w:t>,</w:t>
      </w:r>
      <w:r w:rsidRPr="00AD6FC8">
        <w:t xml:space="preserve"> który nie ma prawa do nadawania uprawnień innym pracownikom. </w:t>
      </w:r>
      <w:r>
        <w:t>Może on też korzystać z mobilnej aplikacji administracyjnej.</w:t>
      </w:r>
    </w:p>
    <w:p w:rsidR="00AD6FC8" w:rsidRDefault="00AD6FC8" w:rsidP="00130E4A">
      <w:pPr>
        <w:pStyle w:val="NormalnyIn"/>
        <w:numPr>
          <w:ilvl w:val="0"/>
          <w:numId w:val="31"/>
        </w:numPr>
      </w:pPr>
      <w:r w:rsidRPr="00AD6FC8">
        <w:t xml:space="preserve">ROLE_ADMIN – jest to kategoria posiadająca </w:t>
      </w:r>
      <w:r>
        <w:t xml:space="preserve">wszystkie poniższe uprawnienia. Administrator ma </w:t>
      </w:r>
      <w:r w:rsidR="0027176B">
        <w:t xml:space="preserve">wgląd do wszystkich danych zgromadzonych w systemie oraz możliwość korzystania ze wszystkich funkcji. </w:t>
      </w:r>
    </w:p>
    <w:p w:rsidR="0027176B" w:rsidRDefault="0027176B" w:rsidP="0027176B">
      <w:pPr>
        <w:pStyle w:val="NormalnyIn"/>
        <w:ind w:left="1080" w:firstLine="0"/>
        <w:rPr>
          <w:ins w:id="548" w:author="Maciek" w:date="2011-09-02T23:55:00Z"/>
        </w:rPr>
      </w:pPr>
    </w:p>
    <w:p w:rsidR="00A819D8" w:rsidRDefault="00A819D8" w:rsidP="0027176B">
      <w:pPr>
        <w:pStyle w:val="NormalnyIn"/>
        <w:ind w:left="1080" w:firstLine="0"/>
        <w:rPr>
          <w:ins w:id="549" w:author="Maciek" w:date="2011-09-02T23:55:00Z"/>
        </w:rPr>
      </w:pPr>
    </w:p>
    <w:tbl>
      <w:tblPr>
        <w:tblStyle w:val="Jasnalistaakcent11"/>
        <w:tblW w:w="0" w:type="auto"/>
        <w:tblLook w:val="04A0"/>
        <w:tblPrChange w:id="550" w:author="Sebastian Łuczak" w:date="2011-09-03T10:30:00Z">
          <w:tblPr>
            <w:tblStyle w:val="Tabela-Siatka"/>
            <w:tblW w:w="0" w:type="auto"/>
            <w:tblInd w:w="1080" w:type="dxa"/>
            <w:tblLook w:val="04A0"/>
          </w:tblPr>
        </w:tblPrChange>
      </w:tblPr>
      <w:tblGrid>
        <w:gridCol w:w="3600"/>
        <w:gridCol w:w="1370"/>
        <w:gridCol w:w="2062"/>
        <w:gridCol w:w="1549"/>
        <w:tblGridChange w:id="551">
          <w:tblGrid>
            <w:gridCol w:w="180"/>
            <w:gridCol w:w="612"/>
            <w:gridCol w:w="1577"/>
            <w:gridCol w:w="2058"/>
            <w:gridCol w:w="2444"/>
            <w:gridCol w:w="2128"/>
          </w:tblGrid>
        </w:tblGridChange>
      </w:tblGrid>
      <w:tr w:rsidR="00A819D8" w:rsidTr="00BA3DEF">
        <w:trPr>
          <w:cnfStyle w:val="100000000000"/>
          <w:ins w:id="552" w:author="Maciek" w:date="2011-09-03T00:02:00Z"/>
          <w:trPrChange w:id="553" w:author="Sebastian Łuczak" w:date="2011-09-03T10:30:00Z">
            <w:trPr>
              <w:gridBefore w:val="2"/>
            </w:trPr>
          </w:trPrChange>
        </w:trPr>
        <w:tc>
          <w:tcPr>
            <w:cnfStyle w:val="001000000000"/>
            <w:tcW w:w="3600" w:type="dxa"/>
            <w:tcBorders>
              <w:bottom w:val="single" w:sz="8" w:space="0" w:color="auto"/>
            </w:tcBorders>
            <w:tcPrChange w:id="554" w:author="Sebastian Łuczak" w:date="2011-09-03T10:30:00Z">
              <w:tcPr>
                <w:tcW w:w="1577" w:type="dxa"/>
              </w:tcPr>
            </w:tcPrChange>
          </w:tcPr>
          <w:p w:rsidR="00261B1A" w:rsidRDefault="00261B1A">
            <w:pPr>
              <w:cnfStyle w:val="101000000000"/>
              <w:rPr>
                <w:ins w:id="555" w:author="Maciek" w:date="2011-09-03T00:02:00Z"/>
                <w:b w:val="0"/>
                <w:bCs w:val="0"/>
                <w:color w:val="auto"/>
              </w:rPr>
              <w:pPrChange w:id="556" w:author="Maciek" w:date="2011-09-03T00:04:00Z">
                <w:pPr>
                  <w:pStyle w:val="NormalnyIn"/>
                  <w:ind w:firstLine="0"/>
                  <w:cnfStyle w:val="101000000000"/>
                </w:pPr>
              </w:pPrChange>
            </w:pPr>
          </w:p>
        </w:tc>
        <w:tc>
          <w:tcPr>
            <w:tcW w:w="1370" w:type="dxa"/>
            <w:tcBorders>
              <w:bottom w:val="single" w:sz="8" w:space="0" w:color="auto"/>
            </w:tcBorders>
            <w:tcPrChange w:id="557" w:author="Sebastian Łuczak" w:date="2011-09-03T10:30:00Z">
              <w:tcPr>
                <w:tcW w:w="2058" w:type="dxa"/>
              </w:tcPr>
            </w:tcPrChange>
          </w:tcPr>
          <w:p w:rsidR="00261B1A" w:rsidRDefault="00A819D8">
            <w:pPr>
              <w:cnfStyle w:val="100000000000"/>
              <w:rPr>
                <w:ins w:id="558" w:author="Maciek" w:date="2011-09-03T00:02:00Z"/>
                <w:b w:val="0"/>
                <w:bCs w:val="0"/>
                <w:color w:val="auto"/>
              </w:rPr>
              <w:pPrChange w:id="559" w:author="Maciek" w:date="2011-09-03T00:04:00Z">
                <w:pPr>
                  <w:pStyle w:val="NormalnyIn"/>
                  <w:ind w:firstLine="0"/>
                  <w:cnfStyle w:val="100000000000"/>
                </w:pPr>
              </w:pPrChange>
            </w:pPr>
            <w:ins w:id="560" w:author="Maciek" w:date="2011-09-03T00:02:00Z">
              <w:r>
                <w:t>ROLE_USER</w:t>
              </w:r>
            </w:ins>
          </w:p>
        </w:tc>
        <w:tc>
          <w:tcPr>
            <w:tcW w:w="2062" w:type="dxa"/>
            <w:tcBorders>
              <w:bottom w:val="single" w:sz="8" w:space="0" w:color="auto"/>
            </w:tcBorders>
            <w:tcPrChange w:id="561" w:author="Sebastian Łuczak" w:date="2011-09-03T10:30:00Z">
              <w:tcPr>
                <w:tcW w:w="2444" w:type="dxa"/>
              </w:tcPr>
            </w:tcPrChange>
          </w:tcPr>
          <w:p w:rsidR="00261B1A" w:rsidRDefault="00A819D8">
            <w:pPr>
              <w:cnfStyle w:val="100000000000"/>
              <w:rPr>
                <w:ins w:id="562" w:author="Maciek" w:date="2011-09-03T00:02:00Z"/>
                <w:b w:val="0"/>
                <w:bCs w:val="0"/>
                <w:color w:val="auto"/>
              </w:rPr>
              <w:pPrChange w:id="563" w:author="Maciek" w:date="2011-09-03T00:04:00Z">
                <w:pPr>
                  <w:pStyle w:val="NormalnyIn"/>
                  <w:ind w:firstLine="0"/>
                  <w:cnfStyle w:val="100000000000"/>
                </w:pPr>
              </w:pPrChange>
            </w:pPr>
            <w:ins w:id="564" w:author="Maciek" w:date="2011-09-03T00:02:00Z">
              <w:r>
                <w:t>ROLE_SUPER_USER</w:t>
              </w:r>
            </w:ins>
          </w:p>
        </w:tc>
        <w:tc>
          <w:tcPr>
            <w:tcW w:w="1549" w:type="dxa"/>
            <w:tcBorders>
              <w:bottom w:val="single" w:sz="8" w:space="0" w:color="auto"/>
            </w:tcBorders>
            <w:tcPrChange w:id="565" w:author="Sebastian Łuczak" w:date="2011-09-03T10:30:00Z">
              <w:tcPr>
                <w:tcW w:w="2128" w:type="dxa"/>
              </w:tcPr>
            </w:tcPrChange>
          </w:tcPr>
          <w:p w:rsidR="00261B1A" w:rsidRDefault="00A819D8">
            <w:pPr>
              <w:cnfStyle w:val="100000000000"/>
              <w:rPr>
                <w:ins w:id="566" w:author="Maciek" w:date="2011-09-03T00:02:00Z"/>
                <w:b w:val="0"/>
                <w:bCs w:val="0"/>
                <w:color w:val="auto"/>
              </w:rPr>
              <w:pPrChange w:id="567" w:author="Maciek" w:date="2011-09-03T00:04:00Z">
                <w:pPr>
                  <w:pStyle w:val="NormalnyIn"/>
                  <w:ind w:firstLine="0"/>
                  <w:cnfStyle w:val="100000000000"/>
                </w:pPr>
              </w:pPrChange>
            </w:pPr>
            <w:ins w:id="568" w:author="Maciek" w:date="2011-09-03T00:02:00Z">
              <w:r>
                <w:t>ROLE_ADMIN</w:t>
              </w:r>
            </w:ins>
          </w:p>
        </w:tc>
      </w:tr>
      <w:tr w:rsidR="00A819D8" w:rsidTr="00BA3DEF">
        <w:trPr>
          <w:cnfStyle w:val="000000100000"/>
          <w:ins w:id="569" w:author="Maciek" w:date="2011-09-03T00:02:00Z"/>
          <w:trPrChange w:id="570"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571" w:author="Sebastian Łuczak" w:date="2011-09-03T10:30:00Z">
              <w:tcPr>
                <w:tcW w:w="1577" w:type="dxa"/>
              </w:tcPr>
            </w:tcPrChange>
          </w:tcPr>
          <w:p w:rsidR="00261B1A" w:rsidRDefault="00A819D8">
            <w:pPr>
              <w:cnfStyle w:val="001000100000"/>
              <w:rPr>
                <w:ins w:id="572" w:author="Maciek" w:date="2011-09-03T00:02:00Z"/>
                <w:b w:val="0"/>
                <w:bCs w:val="0"/>
              </w:rPr>
              <w:pPrChange w:id="573" w:author="Maciek" w:date="2011-09-03T00:04:00Z">
                <w:pPr>
                  <w:pStyle w:val="NormalnyIn"/>
                  <w:ind w:firstLine="0"/>
                  <w:cnfStyle w:val="001000100000"/>
                </w:pPr>
              </w:pPrChange>
            </w:pPr>
            <w:ins w:id="574" w:author="Maciek" w:date="2011-09-03T00:02:00Z">
              <w:r>
                <w:t>Odczyt danych</w:t>
              </w:r>
            </w:ins>
          </w:p>
        </w:tc>
        <w:tc>
          <w:tcPr>
            <w:tcW w:w="1370" w:type="dxa"/>
            <w:tcBorders>
              <w:top w:val="single" w:sz="8" w:space="0" w:color="auto"/>
              <w:left w:val="single" w:sz="8" w:space="0" w:color="auto"/>
              <w:bottom w:val="single" w:sz="8" w:space="0" w:color="auto"/>
              <w:right w:val="single" w:sz="8" w:space="0" w:color="auto"/>
            </w:tcBorders>
            <w:tcPrChange w:id="575" w:author="Sebastian Łuczak" w:date="2011-09-03T10:30:00Z">
              <w:tcPr>
                <w:tcW w:w="2058" w:type="dxa"/>
              </w:tcPr>
            </w:tcPrChange>
          </w:tcPr>
          <w:p w:rsidR="00261B1A" w:rsidRDefault="001A4852">
            <w:pPr>
              <w:jc w:val="center"/>
              <w:cnfStyle w:val="000000100000"/>
              <w:rPr>
                <w:ins w:id="576" w:author="Maciek" w:date="2011-09-03T00:02:00Z"/>
              </w:rPr>
              <w:pPrChange w:id="577" w:author="Sebastian Łuczak" w:date="2011-09-03T10:30:00Z">
                <w:pPr>
                  <w:pStyle w:val="NormalnyIn"/>
                  <w:ind w:firstLine="0"/>
                  <w:cnfStyle w:val="000000100000"/>
                </w:pPr>
              </w:pPrChange>
            </w:pPr>
            <w:r>
              <w:t>X</w:t>
            </w:r>
            <w:ins w:id="578" w:author="Maciek" w:date="2011-09-03T00:04:00Z">
              <w:del w:id="579" w:author="Maciek" w:date="2011-09-01T21:55:00Z">
                <w:r w:rsidR="00261B1A">
                  <w:rPr>
                    <w:noProof/>
                    <w:lang w:eastAsia="pl-PL"/>
                    <w:rPrChange w:id="580" w:author="Unknown">
                      <w:rPr>
                        <w:noProof/>
                        <w:color w:val="0000FF"/>
                        <w:u w:val="single"/>
                      </w:rPr>
                    </w:rPrChange>
                  </w:rPr>
                  <w:drawing>
                    <wp:inline distT="0" distB="0" distL="0" distR="0">
                      <wp:extent cx="123825" cy="123825"/>
                      <wp:effectExtent l="19050" t="0" r="9525" b="0"/>
                      <wp:docPr id="5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581" w:author="Sebastian Łuczak" w:date="2011-09-03T10:30:00Z">
              <w:tcPr>
                <w:tcW w:w="2444" w:type="dxa"/>
              </w:tcPr>
            </w:tcPrChange>
          </w:tcPr>
          <w:p w:rsidR="00261B1A" w:rsidRDefault="001A4852">
            <w:pPr>
              <w:jc w:val="center"/>
              <w:cnfStyle w:val="000000100000"/>
              <w:rPr>
                <w:ins w:id="582" w:author="Maciek" w:date="2011-09-03T00:02:00Z"/>
              </w:rPr>
              <w:pPrChange w:id="583" w:author="Sebastian Łuczak" w:date="2011-09-03T10:30:00Z">
                <w:pPr>
                  <w:pStyle w:val="NormalnyIn"/>
                  <w:ind w:firstLine="0"/>
                  <w:cnfStyle w:val="000000100000"/>
                </w:pPr>
              </w:pPrChange>
            </w:pPr>
            <w:r>
              <w:t>X</w:t>
            </w:r>
            <w:ins w:id="584" w:author="Maciek" w:date="2011-09-03T00:04:00Z">
              <w:del w:id="585" w:author="Maciek" w:date="2011-09-01T21:55:00Z">
                <w:r w:rsidR="00261B1A">
                  <w:rPr>
                    <w:noProof/>
                    <w:lang w:eastAsia="pl-PL"/>
                    <w:rPrChange w:id="586" w:author="Unknown">
                      <w:rPr>
                        <w:noProof/>
                        <w:color w:val="0000FF"/>
                        <w:u w:val="single"/>
                      </w:rPr>
                    </w:rPrChange>
                  </w:rPr>
                  <w:drawing>
                    <wp:inline distT="0" distB="0" distL="0" distR="0">
                      <wp:extent cx="123825" cy="123825"/>
                      <wp:effectExtent l="19050" t="0" r="9525" b="0"/>
                      <wp:docPr id="5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587" w:author="Sebastian Łuczak" w:date="2011-09-03T10:30:00Z">
              <w:tcPr>
                <w:tcW w:w="2128" w:type="dxa"/>
              </w:tcPr>
            </w:tcPrChange>
          </w:tcPr>
          <w:p w:rsidR="00261B1A" w:rsidRDefault="00BA3DEF">
            <w:pPr>
              <w:jc w:val="center"/>
              <w:cnfStyle w:val="000000100000"/>
              <w:rPr>
                <w:ins w:id="588" w:author="Maciek" w:date="2011-09-03T00:02:00Z"/>
              </w:rPr>
              <w:pPrChange w:id="589" w:author="Sebastian Łuczak" w:date="2011-09-03T10:30:00Z">
                <w:pPr>
                  <w:pStyle w:val="NormalnyIn"/>
                  <w:ind w:firstLine="0"/>
                  <w:cnfStyle w:val="000000100000"/>
                </w:pPr>
              </w:pPrChange>
            </w:pPr>
            <w:ins w:id="590" w:author="Sebastian Łuczak" w:date="2011-09-03T10:31:00Z">
              <w:r>
                <w:t>X</w:t>
              </w:r>
            </w:ins>
            <w:ins w:id="591" w:author="Maciek" w:date="2011-09-03T00:04:00Z">
              <w:del w:id="592" w:author="Maciek" w:date="2011-09-01T21:55:00Z">
                <w:r w:rsidR="00261B1A">
                  <w:rPr>
                    <w:noProof/>
                    <w:lang w:eastAsia="pl-PL"/>
                    <w:rPrChange w:id="593" w:author="Unknown">
                      <w:rPr>
                        <w:noProof/>
                        <w:color w:val="0000FF"/>
                        <w:u w:val="single"/>
                      </w:rPr>
                    </w:rPrChange>
                  </w:rPr>
                  <w:drawing>
                    <wp:inline distT="0" distB="0" distL="0" distR="0">
                      <wp:extent cx="123825" cy="123825"/>
                      <wp:effectExtent l="19050" t="0" r="9525" b="0"/>
                      <wp:docPr id="6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rPr>
          <w:ins w:id="594" w:author="Maciek" w:date="2011-09-03T00:02:00Z"/>
          <w:trPrChange w:id="595"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596" w:author="Sebastian Łuczak" w:date="2011-09-03T10:30:00Z">
              <w:tcPr>
                <w:tcW w:w="1577" w:type="dxa"/>
              </w:tcPr>
            </w:tcPrChange>
          </w:tcPr>
          <w:p w:rsidR="00261B1A" w:rsidRDefault="00A819D8">
            <w:pPr>
              <w:rPr>
                <w:ins w:id="597" w:author="Maciek" w:date="2011-09-03T00:02:00Z"/>
                <w:b w:val="0"/>
                <w:bCs w:val="0"/>
              </w:rPr>
              <w:pPrChange w:id="598" w:author="Maciek" w:date="2011-09-03T00:04:00Z">
                <w:pPr>
                  <w:pStyle w:val="NormalnyIn"/>
                  <w:ind w:firstLine="0"/>
                </w:pPr>
              </w:pPrChange>
            </w:pPr>
            <w:ins w:id="599" w:author="Maciek" w:date="2011-09-03T00:03:00Z">
              <w:r>
                <w:t>Zamykanie zdarzeń</w:t>
              </w:r>
            </w:ins>
          </w:p>
        </w:tc>
        <w:tc>
          <w:tcPr>
            <w:tcW w:w="1370" w:type="dxa"/>
            <w:tcBorders>
              <w:top w:val="single" w:sz="8" w:space="0" w:color="auto"/>
              <w:left w:val="single" w:sz="8" w:space="0" w:color="auto"/>
              <w:bottom w:val="single" w:sz="8" w:space="0" w:color="auto"/>
              <w:right w:val="single" w:sz="8" w:space="0" w:color="auto"/>
            </w:tcBorders>
            <w:tcPrChange w:id="600" w:author="Sebastian Łuczak" w:date="2011-09-03T10:30:00Z">
              <w:tcPr>
                <w:tcW w:w="2058" w:type="dxa"/>
              </w:tcPr>
            </w:tcPrChange>
          </w:tcPr>
          <w:p w:rsidR="00261B1A" w:rsidRDefault="001A4852">
            <w:pPr>
              <w:jc w:val="center"/>
              <w:cnfStyle w:val="000000000000"/>
              <w:rPr>
                <w:ins w:id="601" w:author="Maciek" w:date="2011-09-03T00:02:00Z"/>
              </w:rPr>
              <w:pPrChange w:id="602" w:author="Sebastian Łuczak" w:date="2011-09-03T10:30:00Z">
                <w:pPr>
                  <w:pStyle w:val="NormalnyIn"/>
                  <w:ind w:firstLine="0"/>
                  <w:cnfStyle w:val="000000000000"/>
                </w:pPr>
              </w:pPrChange>
            </w:pPr>
            <w:r>
              <w:t>X</w:t>
            </w:r>
            <w:ins w:id="603" w:author="Maciek" w:date="2011-09-03T00:04:00Z">
              <w:del w:id="604" w:author="Maciek" w:date="2011-09-01T21:55:00Z">
                <w:r w:rsidR="00261B1A">
                  <w:rPr>
                    <w:noProof/>
                    <w:lang w:eastAsia="pl-PL"/>
                    <w:rPrChange w:id="605" w:author="Unknown">
                      <w:rPr>
                        <w:noProof/>
                        <w:color w:val="0000FF"/>
                        <w:u w:val="single"/>
                      </w:rPr>
                    </w:rPrChange>
                  </w:rPr>
                  <w:drawing>
                    <wp:inline distT="0" distB="0" distL="0" distR="0">
                      <wp:extent cx="123825" cy="123825"/>
                      <wp:effectExtent l="19050" t="0" r="9525" b="0"/>
                      <wp:docPr id="5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06" w:author="Sebastian Łuczak" w:date="2011-09-03T10:30:00Z">
              <w:tcPr>
                <w:tcW w:w="2444" w:type="dxa"/>
              </w:tcPr>
            </w:tcPrChange>
          </w:tcPr>
          <w:p w:rsidR="00261B1A" w:rsidRDefault="00261B1A">
            <w:pPr>
              <w:jc w:val="center"/>
              <w:cnfStyle w:val="000000000000"/>
              <w:rPr>
                <w:ins w:id="607" w:author="Maciek" w:date="2011-09-03T00:02:00Z"/>
              </w:rPr>
              <w:pPrChange w:id="608" w:author="Sebastian Łuczak" w:date="2011-09-03T10:30:00Z">
                <w:pPr>
                  <w:pStyle w:val="NormalnyIn"/>
                  <w:ind w:firstLine="0"/>
                  <w:cnfStyle w:val="000000000000"/>
                </w:pPr>
              </w:pPrChange>
            </w:pPr>
            <w:ins w:id="609" w:author="Maciek" w:date="2011-09-03T00:04:00Z">
              <w:del w:id="610" w:author="Maciek" w:date="2011-09-01T21:55:00Z">
                <w:r>
                  <w:rPr>
                    <w:noProof/>
                    <w:lang w:eastAsia="pl-PL"/>
                    <w:rPrChange w:id="611" w:author="Unknown">
                      <w:rPr>
                        <w:noProof/>
                        <w:color w:val="0000FF"/>
                        <w:u w:val="single"/>
                      </w:rPr>
                    </w:rPrChange>
                  </w:rPr>
                  <w:drawing>
                    <wp:inline distT="0" distB="0" distL="0" distR="0">
                      <wp:extent cx="123825" cy="123825"/>
                      <wp:effectExtent l="19050" t="0" r="9525" b="0"/>
                      <wp:docPr id="5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12" w:author="Sebastian Łuczak" w:date="2011-09-03T10:30:00Z">
              <w:tcPr>
                <w:tcW w:w="2128" w:type="dxa"/>
              </w:tcPr>
            </w:tcPrChange>
          </w:tcPr>
          <w:p w:rsidR="00261B1A" w:rsidRDefault="00BA3DEF">
            <w:pPr>
              <w:jc w:val="center"/>
              <w:cnfStyle w:val="000000000000"/>
              <w:rPr>
                <w:ins w:id="613" w:author="Maciek" w:date="2011-09-03T00:02:00Z"/>
              </w:rPr>
              <w:pPrChange w:id="614" w:author="Sebastian Łuczak" w:date="2011-09-03T10:30:00Z">
                <w:pPr>
                  <w:pStyle w:val="NormalnyIn"/>
                  <w:ind w:firstLine="0"/>
                  <w:cnfStyle w:val="000000000000"/>
                </w:pPr>
              </w:pPrChange>
            </w:pPr>
            <w:ins w:id="615" w:author="Sebastian Łuczak" w:date="2011-09-03T10:31:00Z">
              <w:r>
                <w:t>X</w:t>
              </w:r>
            </w:ins>
            <w:ins w:id="616" w:author="Maciek" w:date="2011-09-03T00:04:00Z">
              <w:del w:id="617" w:author="Maciek" w:date="2011-09-01T21:55:00Z">
                <w:r w:rsidR="00261B1A">
                  <w:rPr>
                    <w:noProof/>
                    <w:lang w:eastAsia="pl-PL"/>
                    <w:rPrChange w:id="618" w:author="Unknown">
                      <w:rPr>
                        <w:noProof/>
                        <w:color w:val="0000FF"/>
                        <w:u w:val="single"/>
                      </w:rPr>
                    </w:rPrChange>
                  </w:rPr>
                  <w:drawing>
                    <wp:inline distT="0" distB="0" distL="0" distR="0">
                      <wp:extent cx="123825" cy="123825"/>
                      <wp:effectExtent l="19050" t="0" r="9525" b="0"/>
                      <wp:docPr id="6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rPr>
          <w:cnfStyle w:val="000000100000"/>
          <w:ins w:id="619" w:author="Maciek" w:date="2011-09-03T00:02:00Z"/>
          <w:trPrChange w:id="620"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21" w:author="Sebastian Łuczak" w:date="2011-09-03T10:30:00Z">
              <w:tcPr>
                <w:tcW w:w="1577" w:type="dxa"/>
              </w:tcPr>
            </w:tcPrChange>
          </w:tcPr>
          <w:p w:rsidR="00261B1A" w:rsidRDefault="00A819D8">
            <w:pPr>
              <w:cnfStyle w:val="001000100000"/>
              <w:rPr>
                <w:ins w:id="622" w:author="Maciek" w:date="2011-09-03T00:02:00Z"/>
                <w:b w:val="0"/>
                <w:bCs w:val="0"/>
              </w:rPr>
              <w:pPrChange w:id="623" w:author="Maciek" w:date="2011-09-03T00:04:00Z">
                <w:pPr>
                  <w:pStyle w:val="NormalnyIn"/>
                  <w:ind w:firstLine="0"/>
                  <w:cnfStyle w:val="001000100000"/>
                </w:pPr>
              </w:pPrChange>
            </w:pPr>
            <w:ins w:id="624" w:author="Maciek" w:date="2011-09-03T00:03:00Z">
              <w:r>
                <w:t>Edycja danych</w:t>
              </w:r>
            </w:ins>
          </w:p>
        </w:tc>
        <w:tc>
          <w:tcPr>
            <w:tcW w:w="1370" w:type="dxa"/>
            <w:tcBorders>
              <w:top w:val="single" w:sz="8" w:space="0" w:color="auto"/>
              <w:left w:val="single" w:sz="8" w:space="0" w:color="auto"/>
              <w:bottom w:val="single" w:sz="8" w:space="0" w:color="auto"/>
              <w:right w:val="single" w:sz="8" w:space="0" w:color="auto"/>
            </w:tcBorders>
            <w:tcPrChange w:id="625" w:author="Sebastian Łuczak" w:date="2011-09-03T10:30:00Z">
              <w:tcPr>
                <w:tcW w:w="2058" w:type="dxa"/>
              </w:tcPr>
            </w:tcPrChange>
          </w:tcPr>
          <w:p w:rsidR="00261B1A" w:rsidRDefault="00261B1A">
            <w:pPr>
              <w:jc w:val="center"/>
              <w:cnfStyle w:val="000000100000"/>
              <w:rPr>
                <w:ins w:id="626" w:author="Maciek" w:date="2011-09-03T00:02:00Z"/>
              </w:rPr>
              <w:pPrChange w:id="627" w:author="Sebastian Łuczak" w:date="2011-09-03T10:30:00Z">
                <w:pPr>
                  <w:pStyle w:val="NormalnyIn"/>
                  <w:ind w:firstLine="0"/>
                  <w:cnfStyle w:val="000000100000"/>
                </w:pPr>
              </w:pPrChange>
            </w:pPr>
            <w:ins w:id="628" w:author="Maciek" w:date="2011-09-03T00:04:00Z">
              <w:del w:id="629" w:author="Maciek" w:date="2011-09-01T21:55:00Z">
                <w:r>
                  <w:rPr>
                    <w:noProof/>
                    <w:lang w:eastAsia="pl-PL"/>
                    <w:rPrChange w:id="630" w:author="Unknown">
                      <w:rPr>
                        <w:noProof/>
                        <w:color w:val="0000FF"/>
                        <w:u w:val="single"/>
                      </w:rPr>
                    </w:rPrChange>
                  </w:rPr>
                  <w:drawing>
                    <wp:inline distT="0" distB="0" distL="0" distR="0">
                      <wp:extent cx="171450" cy="171450"/>
                      <wp:effectExtent l="0" t="0" r="0" b="0"/>
                      <wp:docPr id="7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31" w:author="Sebastian Łuczak" w:date="2011-09-03T10:30:00Z">
              <w:tcPr>
                <w:tcW w:w="2444" w:type="dxa"/>
              </w:tcPr>
            </w:tcPrChange>
          </w:tcPr>
          <w:p w:rsidR="00261B1A" w:rsidRDefault="001A4852">
            <w:pPr>
              <w:jc w:val="center"/>
              <w:cnfStyle w:val="000000100000"/>
              <w:rPr>
                <w:ins w:id="632" w:author="Maciek" w:date="2011-09-03T00:02:00Z"/>
              </w:rPr>
              <w:pPrChange w:id="633" w:author="Sebastian Łuczak" w:date="2011-09-03T10:30:00Z">
                <w:pPr>
                  <w:pStyle w:val="NormalnyIn"/>
                  <w:ind w:firstLine="0"/>
                  <w:cnfStyle w:val="000000100000"/>
                </w:pPr>
              </w:pPrChange>
            </w:pPr>
            <w:r>
              <w:t>X</w:t>
            </w:r>
            <w:ins w:id="634" w:author="Maciek" w:date="2011-09-03T00:04:00Z">
              <w:del w:id="635" w:author="Maciek" w:date="2011-09-01T21:55:00Z">
                <w:r w:rsidR="00261B1A">
                  <w:rPr>
                    <w:noProof/>
                    <w:lang w:eastAsia="pl-PL"/>
                    <w:rPrChange w:id="636" w:author="Unknown">
                      <w:rPr>
                        <w:noProof/>
                        <w:color w:val="0000FF"/>
                        <w:u w:val="single"/>
                      </w:rPr>
                    </w:rPrChange>
                  </w:rPr>
                  <w:drawing>
                    <wp:inline distT="0" distB="0" distL="0" distR="0">
                      <wp:extent cx="123825" cy="123825"/>
                      <wp:effectExtent l="19050" t="0" r="9525" b="0"/>
                      <wp:docPr id="71"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37" w:author="Sebastian Łuczak" w:date="2011-09-03T10:30:00Z">
              <w:tcPr>
                <w:tcW w:w="2128" w:type="dxa"/>
              </w:tcPr>
            </w:tcPrChange>
          </w:tcPr>
          <w:p w:rsidR="00261B1A" w:rsidRDefault="00BA3DEF">
            <w:pPr>
              <w:jc w:val="center"/>
              <w:cnfStyle w:val="000000100000"/>
              <w:rPr>
                <w:ins w:id="638" w:author="Maciek" w:date="2011-09-03T00:02:00Z"/>
              </w:rPr>
              <w:pPrChange w:id="639" w:author="Sebastian Łuczak" w:date="2011-09-03T10:30:00Z">
                <w:pPr>
                  <w:pStyle w:val="NormalnyIn"/>
                  <w:ind w:firstLine="0"/>
                  <w:cnfStyle w:val="000000100000"/>
                </w:pPr>
              </w:pPrChange>
            </w:pPr>
            <w:ins w:id="640" w:author="Sebastian Łuczak" w:date="2011-09-03T10:31:00Z">
              <w:r>
                <w:t>X</w:t>
              </w:r>
            </w:ins>
            <w:ins w:id="641" w:author="Maciek" w:date="2011-09-03T00:04:00Z">
              <w:del w:id="642" w:author="Maciek" w:date="2011-09-01T21:55:00Z">
                <w:r w:rsidR="00261B1A">
                  <w:rPr>
                    <w:noProof/>
                    <w:lang w:eastAsia="pl-PL"/>
                    <w:rPrChange w:id="643" w:author="Unknown">
                      <w:rPr>
                        <w:noProof/>
                        <w:color w:val="0000FF"/>
                        <w:u w:val="single"/>
                      </w:rPr>
                    </w:rPrChange>
                  </w:rPr>
                  <w:drawing>
                    <wp:inline distT="0" distB="0" distL="0" distR="0">
                      <wp:extent cx="123825" cy="123825"/>
                      <wp:effectExtent l="19050" t="0" r="9525" b="0"/>
                      <wp:docPr id="6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rPr>
          <w:ins w:id="644" w:author="Maciek" w:date="2011-09-03T00:02:00Z"/>
          <w:trPrChange w:id="645"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46" w:author="Sebastian Łuczak" w:date="2011-09-03T10:30:00Z">
              <w:tcPr>
                <w:tcW w:w="1577" w:type="dxa"/>
              </w:tcPr>
            </w:tcPrChange>
          </w:tcPr>
          <w:p w:rsidR="00261B1A" w:rsidRDefault="00A819D8">
            <w:pPr>
              <w:rPr>
                <w:ins w:id="647" w:author="Maciek" w:date="2011-09-03T00:02:00Z"/>
                <w:b w:val="0"/>
                <w:bCs w:val="0"/>
              </w:rPr>
              <w:pPrChange w:id="648" w:author="Maciek" w:date="2011-09-03T00:04:00Z">
                <w:pPr>
                  <w:pStyle w:val="NormalnyIn"/>
                  <w:ind w:firstLine="0"/>
                </w:pPr>
              </w:pPrChange>
            </w:pPr>
            <w:ins w:id="649" w:author="Maciek" w:date="2011-09-03T00:03:00Z">
              <w:r>
                <w:t>Dodawanie danych</w:t>
              </w:r>
            </w:ins>
          </w:p>
        </w:tc>
        <w:tc>
          <w:tcPr>
            <w:tcW w:w="1370" w:type="dxa"/>
            <w:tcBorders>
              <w:top w:val="single" w:sz="8" w:space="0" w:color="auto"/>
              <w:left w:val="single" w:sz="8" w:space="0" w:color="auto"/>
              <w:bottom w:val="single" w:sz="8" w:space="0" w:color="auto"/>
              <w:right w:val="single" w:sz="8" w:space="0" w:color="auto"/>
            </w:tcBorders>
            <w:tcPrChange w:id="650" w:author="Sebastian Łuczak" w:date="2011-09-03T10:30:00Z">
              <w:tcPr>
                <w:tcW w:w="2058" w:type="dxa"/>
              </w:tcPr>
            </w:tcPrChange>
          </w:tcPr>
          <w:p w:rsidR="00261B1A" w:rsidRDefault="00261B1A">
            <w:pPr>
              <w:jc w:val="center"/>
              <w:cnfStyle w:val="000000000000"/>
              <w:rPr>
                <w:ins w:id="651" w:author="Maciek" w:date="2011-09-03T00:02:00Z"/>
              </w:rPr>
              <w:pPrChange w:id="652" w:author="Sebastian Łuczak" w:date="2011-09-03T10:30:00Z">
                <w:pPr>
                  <w:pStyle w:val="NormalnyIn"/>
                  <w:ind w:firstLine="0"/>
                  <w:cnfStyle w:val="000000000000"/>
                </w:pPr>
              </w:pPrChange>
            </w:pPr>
            <w:ins w:id="653" w:author="Maciek" w:date="2011-09-03T00:04:00Z">
              <w:del w:id="654" w:author="Maciek" w:date="2011-09-01T21:55:00Z">
                <w:r>
                  <w:rPr>
                    <w:noProof/>
                    <w:lang w:eastAsia="pl-PL"/>
                    <w:rPrChange w:id="655" w:author="Unknown">
                      <w:rPr>
                        <w:noProof/>
                        <w:color w:val="0000FF"/>
                        <w:u w:val="single"/>
                      </w:rPr>
                    </w:rPrChange>
                  </w:rPr>
                  <w:drawing>
                    <wp:inline distT="0" distB="0" distL="0" distR="0">
                      <wp:extent cx="171450" cy="171450"/>
                      <wp:effectExtent l="0" t="0" r="0" b="0"/>
                      <wp:docPr id="7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56" w:author="Sebastian Łuczak" w:date="2011-09-03T10:30:00Z">
              <w:tcPr>
                <w:tcW w:w="2444" w:type="dxa"/>
              </w:tcPr>
            </w:tcPrChange>
          </w:tcPr>
          <w:p w:rsidR="00261B1A" w:rsidRDefault="001A4852">
            <w:pPr>
              <w:jc w:val="center"/>
              <w:cnfStyle w:val="000000000000"/>
              <w:rPr>
                <w:ins w:id="657" w:author="Maciek" w:date="2011-09-03T00:02:00Z"/>
              </w:rPr>
              <w:pPrChange w:id="658" w:author="Sebastian Łuczak" w:date="2011-09-03T10:30:00Z">
                <w:pPr>
                  <w:pStyle w:val="NormalnyIn"/>
                  <w:ind w:firstLine="0"/>
                  <w:cnfStyle w:val="000000000000"/>
                </w:pPr>
              </w:pPrChange>
            </w:pPr>
            <w:r>
              <w:t>X</w:t>
            </w:r>
            <w:ins w:id="659" w:author="Maciek" w:date="2011-09-03T00:04:00Z">
              <w:del w:id="660" w:author="Maciek" w:date="2011-09-01T21:55:00Z">
                <w:r w:rsidR="00261B1A">
                  <w:rPr>
                    <w:noProof/>
                    <w:lang w:eastAsia="pl-PL"/>
                    <w:rPrChange w:id="661" w:author="Unknown">
                      <w:rPr>
                        <w:noProof/>
                        <w:color w:val="0000FF"/>
                        <w:u w:val="single"/>
                      </w:rPr>
                    </w:rPrChange>
                  </w:rPr>
                  <w:drawing>
                    <wp:inline distT="0" distB="0" distL="0" distR="0">
                      <wp:extent cx="123825" cy="123825"/>
                      <wp:effectExtent l="19050" t="0" r="9525" b="0"/>
                      <wp:docPr id="72"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62" w:author="Sebastian Łuczak" w:date="2011-09-03T10:30:00Z">
              <w:tcPr>
                <w:tcW w:w="2128" w:type="dxa"/>
              </w:tcPr>
            </w:tcPrChange>
          </w:tcPr>
          <w:p w:rsidR="00261B1A" w:rsidRDefault="00BA3DEF">
            <w:pPr>
              <w:jc w:val="center"/>
              <w:cnfStyle w:val="000000000000"/>
              <w:rPr>
                <w:ins w:id="663" w:author="Maciek" w:date="2011-09-03T00:02:00Z"/>
              </w:rPr>
              <w:pPrChange w:id="664" w:author="Sebastian Łuczak" w:date="2011-09-03T10:30:00Z">
                <w:pPr>
                  <w:pStyle w:val="NormalnyIn"/>
                  <w:ind w:firstLine="0"/>
                  <w:cnfStyle w:val="000000000000"/>
                </w:pPr>
              </w:pPrChange>
            </w:pPr>
            <w:ins w:id="665" w:author="Sebastian Łuczak" w:date="2011-09-03T10:31:00Z">
              <w:r>
                <w:t>X</w:t>
              </w:r>
            </w:ins>
            <w:ins w:id="666" w:author="Maciek" w:date="2011-09-03T00:04:00Z">
              <w:del w:id="667" w:author="Maciek" w:date="2011-09-01T21:55:00Z">
                <w:r w:rsidR="00261B1A">
                  <w:rPr>
                    <w:noProof/>
                    <w:lang w:eastAsia="pl-PL"/>
                    <w:rPrChange w:id="668" w:author="Unknown">
                      <w:rPr>
                        <w:noProof/>
                        <w:color w:val="0000FF"/>
                        <w:u w:val="single"/>
                      </w:rPr>
                    </w:rPrChange>
                  </w:rPr>
                  <w:drawing>
                    <wp:inline distT="0" distB="0" distL="0" distR="0">
                      <wp:extent cx="123825" cy="123825"/>
                      <wp:effectExtent l="19050" t="0" r="9525" b="0"/>
                      <wp:docPr id="6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rPr>
          <w:cnfStyle w:val="000000100000"/>
          <w:ins w:id="669" w:author="Maciek" w:date="2011-09-03T00:02:00Z"/>
          <w:trPrChange w:id="670" w:author="Sebastian Łuczak" w:date="2011-09-03T10:30:00Z">
            <w:trPr>
              <w:gridBefore w:val="2"/>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71" w:author="Sebastian Łuczak" w:date="2011-09-03T10:30:00Z">
              <w:tcPr>
                <w:tcW w:w="1577" w:type="dxa"/>
              </w:tcPr>
            </w:tcPrChange>
          </w:tcPr>
          <w:p w:rsidR="00261B1A" w:rsidRDefault="00A819D8">
            <w:pPr>
              <w:cnfStyle w:val="001000100000"/>
              <w:rPr>
                <w:ins w:id="672" w:author="Maciek" w:date="2011-09-03T00:02:00Z"/>
                <w:b w:val="0"/>
                <w:bCs w:val="0"/>
              </w:rPr>
              <w:pPrChange w:id="673" w:author="Maciek" w:date="2011-09-03T00:04:00Z">
                <w:pPr>
                  <w:pStyle w:val="NormalnyIn"/>
                  <w:ind w:firstLine="0"/>
                  <w:cnfStyle w:val="001000100000"/>
                </w:pPr>
              </w:pPrChange>
            </w:pPr>
            <w:ins w:id="674" w:author="Maciek" w:date="2011-09-03T00:03:00Z">
              <w:r>
                <w:t>Usuwanie danych</w:t>
              </w:r>
            </w:ins>
          </w:p>
        </w:tc>
        <w:tc>
          <w:tcPr>
            <w:tcW w:w="1370" w:type="dxa"/>
            <w:tcBorders>
              <w:top w:val="single" w:sz="8" w:space="0" w:color="auto"/>
              <w:left w:val="single" w:sz="8" w:space="0" w:color="auto"/>
              <w:bottom w:val="single" w:sz="8" w:space="0" w:color="auto"/>
              <w:right w:val="single" w:sz="8" w:space="0" w:color="auto"/>
            </w:tcBorders>
            <w:tcPrChange w:id="675" w:author="Sebastian Łuczak" w:date="2011-09-03T10:30:00Z">
              <w:tcPr>
                <w:tcW w:w="2058" w:type="dxa"/>
              </w:tcPr>
            </w:tcPrChange>
          </w:tcPr>
          <w:p w:rsidR="00261B1A" w:rsidRDefault="00261B1A">
            <w:pPr>
              <w:jc w:val="center"/>
              <w:cnfStyle w:val="000000100000"/>
              <w:rPr>
                <w:ins w:id="676" w:author="Maciek" w:date="2011-09-03T00:02:00Z"/>
              </w:rPr>
              <w:pPrChange w:id="677" w:author="Sebastian Łuczak" w:date="2011-09-03T10:30:00Z">
                <w:pPr>
                  <w:pStyle w:val="NormalnyIn"/>
                  <w:ind w:firstLine="0"/>
                  <w:cnfStyle w:val="000000100000"/>
                </w:pPr>
              </w:pPrChange>
            </w:pPr>
            <w:ins w:id="678" w:author="Maciek" w:date="2011-09-03T00:04:00Z">
              <w:del w:id="679" w:author="Maciek" w:date="2011-09-01T21:55:00Z">
                <w:r>
                  <w:rPr>
                    <w:noProof/>
                    <w:lang w:eastAsia="pl-PL"/>
                    <w:rPrChange w:id="680" w:author="Unknown">
                      <w:rPr>
                        <w:noProof/>
                        <w:color w:val="0000FF"/>
                        <w:u w:val="single"/>
                      </w:rPr>
                    </w:rPrChange>
                  </w:rPr>
                  <w:drawing>
                    <wp:inline distT="0" distB="0" distL="0" distR="0">
                      <wp:extent cx="171450" cy="171450"/>
                      <wp:effectExtent l="0" t="0" r="0" b="0"/>
                      <wp:docPr id="80"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681" w:author="Sebastian Łuczak" w:date="2011-09-03T10:30:00Z">
              <w:tcPr>
                <w:tcW w:w="2444" w:type="dxa"/>
              </w:tcPr>
            </w:tcPrChange>
          </w:tcPr>
          <w:p w:rsidR="00261B1A" w:rsidRDefault="00261B1A">
            <w:pPr>
              <w:jc w:val="center"/>
              <w:cnfStyle w:val="000000100000"/>
              <w:rPr>
                <w:ins w:id="682" w:author="Maciek" w:date="2011-09-03T00:02:00Z"/>
              </w:rPr>
              <w:pPrChange w:id="683" w:author="Sebastian Łuczak" w:date="2011-09-03T10:30:00Z">
                <w:pPr>
                  <w:pStyle w:val="NormalnyIn"/>
                  <w:ind w:firstLine="0"/>
                  <w:cnfStyle w:val="000000100000"/>
                </w:pPr>
              </w:pPrChange>
            </w:pPr>
            <w:ins w:id="684" w:author="Maciek" w:date="2011-09-03T00:04:00Z">
              <w:del w:id="685" w:author="Maciek" w:date="2011-09-01T21:55:00Z">
                <w:r>
                  <w:rPr>
                    <w:noProof/>
                    <w:lang w:eastAsia="pl-PL"/>
                    <w:rPrChange w:id="686" w:author="Unknown">
                      <w:rPr>
                        <w:noProof/>
                        <w:color w:val="0000FF"/>
                        <w:u w:val="single"/>
                      </w:rPr>
                    </w:rPrChange>
                  </w:rPr>
                  <w:drawing>
                    <wp:inline distT="0" distB="0" distL="0" distR="0">
                      <wp:extent cx="171450" cy="171450"/>
                      <wp:effectExtent l="0" t="0" r="0" b="0"/>
                      <wp:docPr id="83"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687" w:author="Sebastian Łuczak" w:date="2011-09-03T10:30:00Z">
              <w:tcPr>
                <w:tcW w:w="2128" w:type="dxa"/>
              </w:tcPr>
            </w:tcPrChange>
          </w:tcPr>
          <w:p w:rsidR="00261B1A" w:rsidRDefault="00BA3DEF">
            <w:pPr>
              <w:jc w:val="center"/>
              <w:cnfStyle w:val="000000100000"/>
              <w:rPr>
                <w:ins w:id="688" w:author="Maciek" w:date="2011-09-03T00:02:00Z"/>
              </w:rPr>
              <w:pPrChange w:id="689" w:author="Sebastian Łuczak" w:date="2011-09-03T10:30:00Z">
                <w:pPr>
                  <w:pStyle w:val="NormalnyIn"/>
                  <w:ind w:firstLine="0"/>
                  <w:cnfStyle w:val="000000100000"/>
                </w:pPr>
              </w:pPrChange>
            </w:pPr>
            <w:ins w:id="690" w:author="Sebastian Łuczak" w:date="2011-09-03T10:31:00Z">
              <w:r>
                <w:t>X</w:t>
              </w:r>
            </w:ins>
            <w:ins w:id="691" w:author="Maciek" w:date="2011-09-03T00:04:00Z">
              <w:del w:id="692" w:author="Maciek" w:date="2011-09-01T21:55:00Z">
                <w:r w:rsidR="00261B1A">
                  <w:rPr>
                    <w:noProof/>
                    <w:lang w:eastAsia="pl-PL"/>
                    <w:rPrChange w:id="693" w:author="Unknown">
                      <w:rPr>
                        <w:noProof/>
                        <w:color w:val="0000FF"/>
                        <w:u w:val="single"/>
                      </w:rPr>
                    </w:rPrChange>
                  </w:rPr>
                  <w:drawing>
                    <wp:inline distT="0" distB="0" distL="0" distR="0">
                      <wp:extent cx="123825" cy="123825"/>
                      <wp:effectExtent l="19050" t="0" r="9525" b="0"/>
                      <wp:docPr id="6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694" w:author="Sebastian Łuczak" w:date="2011-09-03T10:30:00Z">
            <w:tblPrEx>
              <w:tblInd w:w="468" w:type="dxa"/>
            </w:tblPrEx>
          </w:tblPrExChange>
        </w:tblPrEx>
        <w:trPr>
          <w:ins w:id="695" w:author="Maciek" w:date="2011-09-03T00:03:00Z"/>
          <w:trPrChange w:id="696"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697" w:author="Sebastian Łuczak" w:date="2011-09-03T10:30:00Z">
              <w:tcPr>
                <w:tcW w:w="2189" w:type="dxa"/>
                <w:gridSpan w:val="2"/>
              </w:tcPr>
            </w:tcPrChange>
          </w:tcPr>
          <w:p w:rsidR="00261B1A" w:rsidRDefault="00A819D8">
            <w:pPr>
              <w:rPr>
                <w:ins w:id="698" w:author="Maciek" w:date="2011-09-03T00:03:00Z"/>
                <w:b w:val="0"/>
                <w:bCs w:val="0"/>
              </w:rPr>
              <w:pPrChange w:id="699" w:author="Maciek" w:date="2011-09-03T00:04:00Z">
                <w:pPr>
                  <w:pStyle w:val="NormalnyIn"/>
                  <w:ind w:firstLine="0"/>
                </w:pPr>
              </w:pPrChange>
            </w:pPr>
            <w:ins w:id="700" w:author="Maciek" w:date="2011-09-03T00:03:00Z">
              <w:r>
                <w:t>Nadawanie uprawnień</w:t>
              </w:r>
            </w:ins>
          </w:p>
        </w:tc>
        <w:tc>
          <w:tcPr>
            <w:tcW w:w="1370" w:type="dxa"/>
            <w:tcBorders>
              <w:top w:val="single" w:sz="8" w:space="0" w:color="auto"/>
              <w:left w:val="single" w:sz="8" w:space="0" w:color="auto"/>
              <w:bottom w:val="single" w:sz="8" w:space="0" w:color="auto"/>
              <w:right w:val="single" w:sz="8" w:space="0" w:color="auto"/>
            </w:tcBorders>
            <w:tcPrChange w:id="701" w:author="Sebastian Łuczak" w:date="2011-09-03T10:30:00Z">
              <w:tcPr>
                <w:tcW w:w="2058" w:type="dxa"/>
              </w:tcPr>
            </w:tcPrChange>
          </w:tcPr>
          <w:p w:rsidR="00261B1A" w:rsidRDefault="00261B1A">
            <w:pPr>
              <w:jc w:val="center"/>
              <w:cnfStyle w:val="000000000000"/>
              <w:rPr>
                <w:ins w:id="702" w:author="Maciek" w:date="2011-09-03T00:03:00Z"/>
              </w:rPr>
              <w:pPrChange w:id="703" w:author="Sebastian Łuczak" w:date="2011-09-03T10:30:00Z">
                <w:pPr>
                  <w:pStyle w:val="NormalnyIn"/>
                  <w:ind w:firstLine="0"/>
                  <w:cnfStyle w:val="000000000000"/>
                </w:pPr>
              </w:pPrChange>
            </w:pPr>
            <w:ins w:id="704" w:author="Maciek" w:date="2011-09-03T00:04:00Z">
              <w:del w:id="705" w:author="Maciek" w:date="2011-09-01T21:55:00Z">
                <w:r>
                  <w:rPr>
                    <w:noProof/>
                    <w:lang w:eastAsia="pl-PL"/>
                    <w:rPrChange w:id="706" w:author="Unknown">
                      <w:rPr>
                        <w:noProof/>
                        <w:color w:val="0000FF"/>
                        <w:u w:val="single"/>
                      </w:rPr>
                    </w:rPrChange>
                  </w:rPr>
                  <w:drawing>
                    <wp:inline distT="0" distB="0" distL="0" distR="0">
                      <wp:extent cx="171450" cy="171450"/>
                      <wp:effectExtent l="0" t="0" r="0" b="0"/>
                      <wp:docPr id="81"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07" w:author="Sebastian Łuczak" w:date="2011-09-03T10:30:00Z">
              <w:tcPr>
                <w:tcW w:w="2444" w:type="dxa"/>
              </w:tcPr>
            </w:tcPrChange>
          </w:tcPr>
          <w:p w:rsidR="00261B1A" w:rsidRDefault="00261B1A">
            <w:pPr>
              <w:jc w:val="center"/>
              <w:cnfStyle w:val="000000000000"/>
              <w:rPr>
                <w:ins w:id="708" w:author="Maciek" w:date="2011-09-03T00:03:00Z"/>
              </w:rPr>
              <w:pPrChange w:id="709" w:author="Sebastian Łuczak" w:date="2011-09-03T10:30:00Z">
                <w:pPr>
                  <w:pStyle w:val="NormalnyIn"/>
                  <w:ind w:firstLine="0"/>
                  <w:cnfStyle w:val="000000000000"/>
                </w:pPr>
              </w:pPrChange>
            </w:pPr>
            <w:ins w:id="710" w:author="Maciek" w:date="2011-09-03T00:04:00Z">
              <w:del w:id="711" w:author="Maciek" w:date="2011-09-01T21:55:00Z">
                <w:r>
                  <w:rPr>
                    <w:noProof/>
                    <w:lang w:eastAsia="pl-PL"/>
                    <w:rPrChange w:id="712" w:author="Unknown">
                      <w:rPr>
                        <w:noProof/>
                        <w:color w:val="0000FF"/>
                        <w:u w:val="single"/>
                      </w:rPr>
                    </w:rPrChange>
                  </w:rPr>
                  <w:drawing>
                    <wp:inline distT="0" distB="0" distL="0" distR="0">
                      <wp:extent cx="171450" cy="171450"/>
                      <wp:effectExtent l="0" t="0" r="0" b="0"/>
                      <wp:docPr id="84"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13" w:author="Sebastian Łuczak" w:date="2011-09-03T10:30:00Z">
              <w:tcPr>
                <w:tcW w:w="2128" w:type="dxa"/>
              </w:tcPr>
            </w:tcPrChange>
          </w:tcPr>
          <w:p w:rsidR="00261B1A" w:rsidRDefault="00BA3DEF">
            <w:pPr>
              <w:jc w:val="center"/>
              <w:cnfStyle w:val="000000000000"/>
              <w:rPr>
                <w:ins w:id="714" w:author="Maciek" w:date="2011-09-03T00:03:00Z"/>
              </w:rPr>
              <w:pPrChange w:id="715" w:author="Sebastian Łuczak" w:date="2011-09-03T10:30:00Z">
                <w:pPr>
                  <w:pStyle w:val="NormalnyIn"/>
                  <w:ind w:firstLine="0"/>
                  <w:cnfStyle w:val="000000000000"/>
                </w:pPr>
              </w:pPrChange>
            </w:pPr>
            <w:ins w:id="716" w:author="Sebastian Łuczak" w:date="2011-09-03T10:31:00Z">
              <w:r>
                <w:t>X</w:t>
              </w:r>
            </w:ins>
            <w:ins w:id="717" w:author="Maciek" w:date="2011-09-03T00:04:00Z">
              <w:del w:id="718" w:author="Maciek" w:date="2011-09-01T21:55:00Z">
                <w:r w:rsidR="00261B1A">
                  <w:rPr>
                    <w:noProof/>
                    <w:lang w:eastAsia="pl-PL"/>
                    <w:rPrChange w:id="719" w:author="Unknown">
                      <w:rPr>
                        <w:noProof/>
                        <w:color w:val="0000FF"/>
                        <w:u w:val="single"/>
                      </w:rPr>
                    </w:rPrChange>
                  </w:rPr>
                  <w:drawing>
                    <wp:inline distT="0" distB="0" distL="0" distR="0">
                      <wp:extent cx="123825" cy="123825"/>
                      <wp:effectExtent l="19050" t="0" r="9525" b="0"/>
                      <wp:docPr id="6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20" w:author="Sebastian Łuczak" w:date="2011-09-03T10:30:00Z">
            <w:tblPrEx>
              <w:tblInd w:w="468" w:type="dxa"/>
            </w:tblPrEx>
          </w:tblPrExChange>
        </w:tblPrEx>
        <w:trPr>
          <w:cnfStyle w:val="000000100000"/>
          <w:ins w:id="721" w:author="Maciek" w:date="2011-09-03T00:03:00Z"/>
          <w:trPrChange w:id="722"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23" w:author="Sebastian Łuczak" w:date="2011-09-03T10:30:00Z">
              <w:tcPr>
                <w:tcW w:w="2189" w:type="dxa"/>
                <w:gridSpan w:val="2"/>
              </w:tcPr>
            </w:tcPrChange>
          </w:tcPr>
          <w:p w:rsidR="00261B1A" w:rsidRDefault="00A819D8">
            <w:pPr>
              <w:cnfStyle w:val="001000100000"/>
              <w:rPr>
                <w:ins w:id="724" w:author="Maciek" w:date="2011-09-03T00:03:00Z"/>
                <w:b w:val="0"/>
                <w:bCs w:val="0"/>
              </w:rPr>
              <w:pPrChange w:id="725" w:author="Maciek" w:date="2011-09-03T00:04:00Z">
                <w:pPr>
                  <w:pStyle w:val="NormalnyIn"/>
                  <w:ind w:firstLine="0"/>
                  <w:cnfStyle w:val="001000100000"/>
                </w:pPr>
              </w:pPrChange>
            </w:pPr>
            <w:ins w:id="726" w:author="Maciek" w:date="2011-09-03T00:03:00Z">
              <w:r>
                <w:t>Nadawanie dostępu</w:t>
              </w:r>
            </w:ins>
          </w:p>
        </w:tc>
        <w:tc>
          <w:tcPr>
            <w:tcW w:w="1370" w:type="dxa"/>
            <w:tcBorders>
              <w:top w:val="single" w:sz="8" w:space="0" w:color="auto"/>
              <w:left w:val="single" w:sz="8" w:space="0" w:color="auto"/>
              <w:bottom w:val="single" w:sz="8" w:space="0" w:color="auto"/>
              <w:right w:val="single" w:sz="8" w:space="0" w:color="auto"/>
            </w:tcBorders>
            <w:tcPrChange w:id="727" w:author="Sebastian Łuczak" w:date="2011-09-03T10:30:00Z">
              <w:tcPr>
                <w:tcW w:w="2058" w:type="dxa"/>
              </w:tcPr>
            </w:tcPrChange>
          </w:tcPr>
          <w:p w:rsidR="00261B1A" w:rsidRDefault="00261B1A">
            <w:pPr>
              <w:jc w:val="center"/>
              <w:cnfStyle w:val="000000100000"/>
              <w:rPr>
                <w:ins w:id="728" w:author="Maciek" w:date="2011-09-03T00:03:00Z"/>
              </w:rPr>
              <w:pPrChange w:id="729" w:author="Sebastian Łuczak" w:date="2011-09-03T10:30:00Z">
                <w:pPr>
                  <w:pStyle w:val="NormalnyIn"/>
                  <w:ind w:firstLine="0"/>
                  <w:cnfStyle w:val="000000100000"/>
                </w:pPr>
              </w:pPrChange>
            </w:pPr>
            <w:ins w:id="730" w:author="Maciek" w:date="2011-09-03T00:04:00Z">
              <w:del w:id="731" w:author="Maciek" w:date="2011-09-01T21:55:00Z">
                <w:r>
                  <w:rPr>
                    <w:noProof/>
                    <w:lang w:eastAsia="pl-PL"/>
                    <w:rPrChange w:id="732" w:author="Unknown">
                      <w:rPr>
                        <w:noProof/>
                        <w:color w:val="0000FF"/>
                        <w:u w:val="single"/>
                      </w:rPr>
                    </w:rPrChange>
                  </w:rPr>
                  <w:drawing>
                    <wp:inline distT="0" distB="0" distL="0" distR="0">
                      <wp:extent cx="171450" cy="171450"/>
                      <wp:effectExtent l="0" t="0" r="0" b="0"/>
                      <wp:docPr id="82"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33" w:author="Sebastian Łuczak" w:date="2011-09-03T10:30:00Z">
              <w:tcPr>
                <w:tcW w:w="2444" w:type="dxa"/>
              </w:tcPr>
            </w:tcPrChange>
          </w:tcPr>
          <w:p w:rsidR="00261B1A" w:rsidRDefault="00261B1A">
            <w:pPr>
              <w:jc w:val="center"/>
              <w:cnfStyle w:val="000000100000"/>
              <w:rPr>
                <w:ins w:id="734" w:author="Maciek" w:date="2011-09-03T00:03:00Z"/>
              </w:rPr>
              <w:pPrChange w:id="735" w:author="Sebastian Łuczak" w:date="2011-09-03T10:30:00Z">
                <w:pPr>
                  <w:pStyle w:val="NormalnyIn"/>
                  <w:ind w:firstLine="0"/>
                  <w:cnfStyle w:val="000000100000"/>
                </w:pPr>
              </w:pPrChange>
            </w:pPr>
            <w:ins w:id="736" w:author="Maciek" w:date="2011-09-03T00:04:00Z">
              <w:del w:id="737" w:author="Maciek" w:date="2011-09-01T21:55:00Z">
                <w:r>
                  <w:rPr>
                    <w:noProof/>
                    <w:lang w:eastAsia="pl-PL"/>
                    <w:rPrChange w:id="738" w:author="Unknown">
                      <w:rPr>
                        <w:noProof/>
                        <w:color w:val="0000FF"/>
                        <w:u w:val="single"/>
                      </w:rPr>
                    </w:rPrChange>
                  </w:rPr>
                  <w:drawing>
                    <wp:inline distT="0" distB="0" distL="0" distR="0">
                      <wp:extent cx="171450" cy="171450"/>
                      <wp:effectExtent l="0" t="0" r="0" b="0"/>
                      <wp:docPr id="85"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39" w:author="Sebastian Łuczak" w:date="2011-09-03T10:30:00Z">
              <w:tcPr>
                <w:tcW w:w="2128" w:type="dxa"/>
              </w:tcPr>
            </w:tcPrChange>
          </w:tcPr>
          <w:p w:rsidR="00261B1A" w:rsidRDefault="00BA3DEF">
            <w:pPr>
              <w:jc w:val="center"/>
              <w:cnfStyle w:val="000000100000"/>
              <w:rPr>
                <w:ins w:id="740" w:author="Maciek" w:date="2011-09-03T00:03:00Z"/>
              </w:rPr>
              <w:pPrChange w:id="741" w:author="Sebastian Łuczak" w:date="2011-09-03T10:30:00Z">
                <w:pPr>
                  <w:pStyle w:val="NormalnyIn"/>
                  <w:ind w:firstLine="0"/>
                  <w:cnfStyle w:val="000000100000"/>
                </w:pPr>
              </w:pPrChange>
            </w:pPr>
            <w:ins w:id="742" w:author="Sebastian Łuczak" w:date="2011-09-03T10:31:00Z">
              <w:r>
                <w:t>X</w:t>
              </w:r>
            </w:ins>
            <w:ins w:id="743" w:author="Maciek" w:date="2011-09-03T00:04:00Z">
              <w:del w:id="744" w:author="Maciek" w:date="2011-09-01T21:55:00Z">
                <w:r w:rsidR="00261B1A">
                  <w:rPr>
                    <w:noProof/>
                    <w:lang w:eastAsia="pl-PL"/>
                    <w:rPrChange w:id="745" w:author="Unknown">
                      <w:rPr>
                        <w:noProof/>
                        <w:color w:val="0000FF"/>
                        <w:u w:val="single"/>
                      </w:rPr>
                    </w:rPrChange>
                  </w:rPr>
                  <w:drawing>
                    <wp:inline distT="0" distB="0" distL="0" distR="0">
                      <wp:extent cx="123825" cy="123825"/>
                      <wp:effectExtent l="19050" t="0" r="9525" b="0"/>
                      <wp:docPr id="6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46" w:author="Sebastian Łuczak" w:date="2011-09-03T10:30:00Z">
            <w:tblPrEx>
              <w:tblInd w:w="468" w:type="dxa"/>
            </w:tblPrEx>
          </w:tblPrExChange>
        </w:tblPrEx>
        <w:trPr>
          <w:ins w:id="747" w:author="Maciek" w:date="2011-09-03T00:03:00Z"/>
          <w:trPrChange w:id="748" w:author="Sebastian Łuczak" w:date="2011-09-03T10:30:00Z">
            <w:trPr>
              <w:gridBefore w:val="1"/>
            </w:trPr>
          </w:trPrChange>
        </w:trPr>
        <w:tc>
          <w:tcPr>
            <w:cnfStyle w:val="001000000000"/>
            <w:tcW w:w="3600" w:type="dxa"/>
            <w:tcBorders>
              <w:top w:val="single" w:sz="8" w:space="0" w:color="auto"/>
              <w:left w:val="single" w:sz="8" w:space="0" w:color="auto"/>
              <w:bottom w:val="single" w:sz="8" w:space="0" w:color="auto"/>
              <w:right w:val="single" w:sz="8" w:space="0" w:color="auto"/>
            </w:tcBorders>
            <w:tcPrChange w:id="749" w:author="Sebastian Łuczak" w:date="2011-09-03T10:30:00Z">
              <w:tcPr>
                <w:tcW w:w="2189" w:type="dxa"/>
                <w:gridSpan w:val="2"/>
              </w:tcPr>
            </w:tcPrChange>
          </w:tcPr>
          <w:p w:rsidR="00261B1A" w:rsidRDefault="00A819D8">
            <w:pPr>
              <w:rPr>
                <w:ins w:id="750" w:author="Maciek" w:date="2011-09-03T00:03:00Z"/>
                <w:b w:val="0"/>
                <w:bCs w:val="0"/>
              </w:rPr>
              <w:pPrChange w:id="751" w:author="Maciek" w:date="2011-09-03T00:04:00Z">
                <w:pPr>
                  <w:pStyle w:val="NormalnyIn"/>
                  <w:ind w:firstLine="0"/>
                </w:pPr>
              </w:pPrChange>
            </w:pPr>
            <w:ins w:id="752" w:author="Maciek" w:date="2011-09-03T00:03:00Z">
              <w:r>
                <w:t>Dostęp do aplikacji klienckiej</w:t>
              </w:r>
            </w:ins>
          </w:p>
        </w:tc>
        <w:tc>
          <w:tcPr>
            <w:tcW w:w="1370" w:type="dxa"/>
            <w:tcBorders>
              <w:top w:val="single" w:sz="8" w:space="0" w:color="auto"/>
              <w:left w:val="single" w:sz="8" w:space="0" w:color="auto"/>
              <w:bottom w:val="single" w:sz="8" w:space="0" w:color="auto"/>
              <w:right w:val="single" w:sz="8" w:space="0" w:color="auto"/>
            </w:tcBorders>
            <w:tcPrChange w:id="753" w:author="Sebastian Łuczak" w:date="2011-09-03T10:30:00Z">
              <w:tcPr>
                <w:tcW w:w="2058" w:type="dxa"/>
              </w:tcPr>
            </w:tcPrChange>
          </w:tcPr>
          <w:p w:rsidR="00261B1A" w:rsidRDefault="001A4852">
            <w:pPr>
              <w:jc w:val="center"/>
              <w:cnfStyle w:val="000000000000"/>
              <w:rPr>
                <w:ins w:id="754" w:author="Maciek" w:date="2011-09-03T00:03:00Z"/>
              </w:rPr>
              <w:pPrChange w:id="755" w:author="Sebastian Łuczak" w:date="2011-09-03T10:30:00Z">
                <w:pPr>
                  <w:pStyle w:val="NormalnyIn"/>
                  <w:ind w:firstLine="0"/>
                  <w:cnfStyle w:val="000000000000"/>
                </w:pPr>
              </w:pPrChange>
            </w:pPr>
            <w:r>
              <w:t>X</w:t>
            </w:r>
            <w:ins w:id="756" w:author="Maciek" w:date="2011-09-03T00:04:00Z">
              <w:del w:id="757" w:author="Maciek" w:date="2011-09-01T21:55:00Z">
                <w:r w:rsidR="00261B1A">
                  <w:rPr>
                    <w:noProof/>
                    <w:lang w:eastAsia="pl-PL"/>
                    <w:rPrChange w:id="758" w:author="Unknown">
                      <w:rPr>
                        <w:noProof/>
                        <w:color w:val="0000FF"/>
                        <w:u w:val="single"/>
                      </w:rPr>
                    </w:rPrChange>
                  </w:rPr>
                  <w:drawing>
                    <wp:inline distT="0" distB="0" distL="0" distR="0">
                      <wp:extent cx="123825" cy="123825"/>
                      <wp:effectExtent l="19050" t="0" r="9525" b="0"/>
                      <wp:docPr id="7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59" w:author="Sebastian Łuczak" w:date="2011-09-03T10:30:00Z">
              <w:tcPr>
                <w:tcW w:w="2444" w:type="dxa"/>
              </w:tcPr>
            </w:tcPrChange>
          </w:tcPr>
          <w:p w:rsidR="00261B1A" w:rsidRDefault="001A4852">
            <w:pPr>
              <w:jc w:val="center"/>
              <w:cnfStyle w:val="000000000000"/>
              <w:rPr>
                <w:ins w:id="760" w:author="Maciek" w:date="2011-09-03T00:03:00Z"/>
              </w:rPr>
              <w:pPrChange w:id="761" w:author="Sebastian Łuczak" w:date="2011-09-03T10:30:00Z">
                <w:pPr>
                  <w:pStyle w:val="NormalnyIn"/>
                  <w:ind w:firstLine="0"/>
                  <w:cnfStyle w:val="000000000000"/>
                </w:pPr>
              </w:pPrChange>
            </w:pPr>
            <w:r>
              <w:t>X</w:t>
            </w:r>
            <w:ins w:id="762" w:author="Maciek" w:date="2011-09-03T00:04:00Z">
              <w:del w:id="763" w:author="Maciek" w:date="2011-09-01T21:55:00Z">
                <w:r w:rsidR="00261B1A">
                  <w:rPr>
                    <w:noProof/>
                    <w:lang w:eastAsia="pl-PL"/>
                    <w:rPrChange w:id="764" w:author="Unknown">
                      <w:rPr>
                        <w:noProof/>
                        <w:color w:val="0000FF"/>
                        <w:u w:val="single"/>
                      </w:rPr>
                    </w:rPrChange>
                  </w:rPr>
                  <w:drawing>
                    <wp:inline distT="0" distB="0" distL="0" distR="0">
                      <wp:extent cx="123825" cy="123825"/>
                      <wp:effectExtent l="19050" t="0" r="9525" b="0"/>
                      <wp:docPr id="73"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65" w:author="Sebastian Łuczak" w:date="2011-09-03T10:30:00Z">
              <w:tcPr>
                <w:tcW w:w="2128" w:type="dxa"/>
              </w:tcPr>
            </w:tcPrChange>
          </w:tcPr>
          <w:p w:rsidR="00261B1A" w:rsidRDefault="00BA3DEF">
            <w:pPr>
              <w:jc w:val="center"/>
              <w:cnfStyle w:val="000000000000"/>
              <w:rPr>
                <w:ins w:id="766" w:author="Maciek" w:date="2011-09-03T00:03:00Z"/>
              </w:rPr>
              <w:pPrChange w:id="767" w:author="Sebastian Łuczak" w:date="2011-09-03T10:30:00Z">
                <w:pPr>
                  <w:pStyle w:val="NormalnyIn"/>
                  <w:ind w:firstLine="0"/>
                  <w:cnfStyle w:val="000000000000"/>
                </w:pPr>
              </w:pPrChange>
            </w:pPr>
            <w:ins w:id="768" w:author="Sebastian Łuczak" w:date="2011-09-03T10:31:00Z">
              <w:r>
                <w:t>X</w:t>
              </w:r>
            </w:ins>
            <w:ins w:id="769" w:author="Maciek" w:date="2011-09-03T00:04:00Z">
              <w:del w:id="770" w:author="Maciek" w:date="2011-09-01T21:55:00Z">
                <w:r w:rsidR="00261B1A">
                  <w:rPr>
                    <w:noProof/>
                    <w:lang w:eastAsia="pl-PL"/>
                    <w:rPrChange w:id="771" w:author="Unknown">
                      <w:rPr>
                        <w:noProof/>
                        <w:color w:val="0000FF"/>
                        <w:u w:val="single"/>
                      </w:rPr>
                    </w:rPrChange>
                  </w:rPr>
                  <w:drawing>
                    <wp:inline distT="0" distB="0" distL="0" distR="0">
                      <wp:extent cx="123825" cy="123825"/>
                      <wp:effectExtent l="19050" t="0" r="9525" b="0"/>
                      <wp:docPr id="6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72" w:author="Sebastian Łuczak" w:date="2011-09-03T10:30:00Z">
            <w:tblPrEx>
              <w:tblInd w:w="288" w:type="dxa"/>
            </w:tblPrEx>
          </w:tblPrExChange>
        </w:tblPrEx>
        <w:trPr>
          <w:cnfStyle w:val="000000100000"/>
          <w:ins w:id="773" w:author="Maciek" w:date="2011-09-03T00:03:00Z"/>
        </w:trPr>
        <w:tc>
          <w:tcPr>
            <w:cnfStyle w:val="001000000000"/>
            <w:tcW w:w="3600" w:type="dxa"/>
            <w:tcBorders>
              <w:top w:val="single" w:sz="8" w:space="0" w:color="auto"/>
              <w:left w:val="single" w:sz="8" w:space="0" w:color="auto"/>
              <w:bottom w:val="single" w:sz="8" w:space="0" w:color="auto"/>
              <w:right w:val="single" w:sz="8" w:space="0" w:color="auto"/>
            </w:tcBorders>
            <w:tcPrChange w:id="774" w:author="Sebastian Łuczak" w:date="2011-09-03T10:30:00Z">
              <w:tcPr>
                <w:tcW w:w="2369" w:type="dxa"/>
                <w:gridSpan w:val="3"/>
              </w:tcPr>
            </w:tcPrChange>
          </w:tcPr>
          <w:p w:rsidR="00261B1A" w:rsidRDefault="00A819D8">
            <w:pPr>
              <w:cnfStyle w:val="001000100000"/>
              <w:rPr>
                <w:ins w:id="775" w:author="Maciek" w:date="2011-09-03T00:03:00Z"/>
                <w:b w:val="0"/>
                <w:bCs w:val="0"/>
              </w:rPr>
              <w:pPrChange w:id="776" w:author="Maciek" w:date="2011-09-03T00:04:00Z">
                <w:pPr>
                  <w:pStyle w:val="NormalnyIn"/>
                  <w:ind w:firstLine="0"/>
                  <w:cnfStyle w:val="001000100000"/>
                </w:pPr>
              </w:pPrChange>
            </w:pPr>
            <w:ins w:id="777" w:author="Maciek" w:date="2011-09-03T00:03:00Z">
              <w:r>
                <w:t>Dostęp do aplikacji administracyjnej</w:t>
              </w:r>
            </w:ins>
          </w:p>
        </w:tc>
        <w:tc>
          <w:tcPr>
            <w:tcW w:w="1370" w:type="dxa"/>
            <w:tcBorders>
              <w:top w:val="single" w:sz="8" w:space="0" w:color="auto"/>
              <w:left w:val="single" w:sz="8" w:space="0" w:color="auto"/>
              <w:bottom w:val="single" w:sz="8" w:space="0" w:color="auto"/>
              <w:right w:val="single" w:sz="8" w:space="0" w:color="auto"/>
            </w:tcBorders>
            <w:tcPrChange w:id="778" w:author="Sebastian Łuczak" w:date="2011-09-03T10:30:00Z">
              <w:tcPr>
                <w:tcW w:w="2058" w:type="dxa"/>
              </w:tcPr>
            </w:tcPrChange>
          </w:tcPr>
          <w:p w:rsidR="00261B1A" w:rsidRDefault="00261B1A">
            <w:pPr>
              <w:jc w:val="center"/>
              <w:cnfStyle w:val="000000100000"/>
              <w:rPr>
                <w:ins w:id="779" w:author="Maciek" w:date="2011-09-03T00:03:00Z"/>
              </w:rPr>
              <w:pPrChange w:id="780" w:author="Sebastian Łuczak" w:date="2011-09-03T10:30:00Z">
                <w:pPr>
                  <w:pStyle w:val="NormalnyIn"/>
                  <w:ind w:firstLine="0"/>
                  <w:cnfStyle w:val="000000100000"/>
                </w:pPr>
              </w:pPrChange>
            </w:pPr>
            <w:ins w:id="781" w:author="Maciek" w:date="2011-09-03T00:04:00Z">
              <w:del w:id="782" w:author="Maciek" w:date="2011-09-01T21:55:00Z">
                <w:r>
                  <w:rPr>
                    <w:noProof/>
                    <w:lang w:eastAsia="pl-PL"/>
                    <w:rPrChange w:id="783" w:author="Unknown">
                      <w:rPr>
                        <w:noProof/>
                        <w:color w:val="0000FF"/>
                        <w:u w:val="single"/>
                      </w:rPr>
                    </w:rPrChange>
                  </w:rPr>
                  <w:drawing>
                    <wp:inline distT="0" distB="0" distL="0" distR="0">
                      <wp:extent cx="171450" cy="171450"/>
                      <wp:effectExtent l="0" t="0" r="0" b="0"/>
                      <wp:docPr id="86"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784" w:author="Sebastian Łuczak" w:date="2011-09-03T10:30:00Z">
              <w:tcPr>
                <w:tcW w:w="2444" w:type="dxa"/>
              </w:tcPr>
            </w:tcPrChange>
          </w:tcPr>
          <w:p w:rsidR="00261B1A" w:rsidRDefault="001A4852">
            <w:pPr>
              <w:jc w:val="center"/>
              <w:cnfStyle w:val="000000100000"/>
              <w:rPr>
                <w:ins w:id="785" w:author="Maciek" w:date="2011-09-03T00:03:00Z"/>
              </w:rPr>
              <w:pPrChange w:id="786" w:author="Sebastian Łuczak" w:date="2011-09-03T10:30:00Z">
                <w:pPr>
                  <w:pStyle w:val="NormalnyIn"/>
                  <w:ind w:firstLine="0"/>
                  <w:cnfStyle w:val="000000100000"/>
                </w:pPr>
              </w:pPrChange>
            </w:pPr>
            <w:r>
              <w:t>X</w:t>
            </w:r>
            <w:ins w:id="787" w:author="Maciek" w:date="2011-09-03T00:04:00Z">
              <w:del w:id="788" w:author="Maciek" w:date="2011-09-01T21:55:00Z">
                <w:r w:rsidR="00261B1A">
                  <w:rPr>
                    <w:noProof/>
                    <w:lang w:eastAsia="pl-PL"/>
                    <w:rPrChange w:id="789" w:author="Unknown">
                      <w:rPr>
                        <w:noProof/>
                        <w:color w:val="0000FF"/>
                        <w:u w:val="single"/>
                      </w:rPr>
                    </w:rPrChange>
                  </w:rPr>
                  <w:drawing>
                    <wp:inline distT="0" distB="0" distL="0" distR="0">
                      <wp:extent cx="123825" cy="123825"/>
                      <wp:effectExtent l="19050" t="0" r="9525" b="0"/>
                      <wp:docPr id="7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790" w:author="Sebastian Łuczak" w:date="2011-09-03T10:30:00Z">
              <w:tcPr>
                <w:tcW w:w="2128" w:type="dxa"/>
              </w:tcPr>
            </w:tcPrChange>
          </w:tcPr>
          <w:p w:rsidR="00261B1A" w:rsidRDefault="00BA3DEF">
            <w:pPr>
              <w:jc w:val="center"/>
              <w:cnfStyle w:val="000000100000"/>
              <w:rPr>
                <w:ins w:id="791" w:author="Maciek" w:date="2011-09-03T00:03:00Z"/>
              </w:rPr>
              <w:pPrChange w:id="792" w:author="Sebastian Łuczak" w:date="2011-09-03T10:30:00Z">
                <w:pPr>
                  <w:pStyle w:val="NormalnyIn"/>
                  <w:ind w:firstLine="0"/>
                  <w:cnfStyle w:val="000000100000"/>
                </w:pPr>
              </w:pPrChange>
            </w:pPr>
            <w:ins w:id="793" w:author="Sebastian Łuczak" w:date="2011-09-03T10:31:00Z">
              <w:r>
                <w:t>X</w:t>
              </w:r>
            </w:ins>
            <w:ins w:id="794" w:author="Maciek" w:date="2011-09-03T00:04:00Z">
              <w:del w:id="795" w:author="Sebastian Łuczak" w:date="2011-09-03T10:31:00Z">
                <w:r w:rsidR="00261B1A">
                  <w:rPr>
                    <w:noProof/>
                    <w:lang w:eastAsia="pl-PL"/>
                    <w:rPrChange w:id="796" w:author="Unknown">
                      <w:rPr>
                        <w:noProof/>
                        <w:color w:val="0000FF"/>
                        <w:u w:val="single"/>
                      </w:rPr>
                    </w:rPrChange>
                  </w:rPr>
                  <w:drawing>
                    <wp:inline distT="0" distB="0" distL="0" distR="0">
                      <wp:extent cx="123825" cy="123825"/>
                      <wp:effectExtent l="19050" t="0" r="9525" b="0"/>
                      <wp:docPr id="6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r>
      <w:tr w:rsidR="00A819D8" w:rsidTr="00BA3DEF">
        <w:tblPrEx>
          <w:tblPrExChange w:id="797" w:author="Sebastian Łuczak" w:date="2011-09-03T10:30:00Z">
            <w:tblPrEx>
              <w:tblInd w:w="288" w:type="dxa"/>
            </w:tblPrEx>
          </w:tblPrExChange>
        </w:tblPrEx>
        <w:trPr>
          <w:ins w:id="798" w:author="Maciek" w:date="2011-09-03T00:03:00Z"/>
        </w:trPr>
        <w:tc>
          <w:tcPr>
            <w:cnfStyle w:val="001000000000"/>
            <w:tcW w:w="3600" w:type="dxa"/>
            <w:tcBorders>
              <w:top w:val="single" w:sz="8" w:space="0" w:color="auto"/>
              <w:left w:val="single" w:sz="8" w:space="0" w:color="auto"/>
              <w:bottom w:val="single" w:sz="8" w:space="0" w:color="auto"/>
              <w:right w:val="single" w:sz="8" w:space="0" w:color="auto"/>
            </w:tcBorders>
            <w:tcPrChange w:id="799" w:author="Sebastian Łuczak" w:date="2011-09-03T10:30:00Z">
              <w:tcPr>
                <w:tcW w:w="2369" w:type="dxa"/>
                <w:gridSpan w:val="3"/>
              </w:tcPr>
            </w:tcPrChange>
          </w:tcPr>
          <w:p w:rsidR="00261B1A" w:rsidRDefault="00A819D8">
            <w:pPr>
              <w:rPr>
                <w:ins w:id="800" w:author="Maciek" w:date="2011-09-03T00:03:00Z"/>
                <w:b w:val="0"/>
                <w:bCs w:val="0"/>
              </w:rPr>
              <w:pPrChange w:id="801" w:author="Maciek" w:date="2011-09-03T00:04:00Z">
                <w:pPr>
                  <w:pStyle w:val="NormalnyIn"/>
                  <w:ind w:firstLine="0"/>
                </w:pPr>
              </w:pPrChange>
            </w:pPr>
            <w:commentRangeStart w:id="802"/>
            <w:ins w:id="803" w:author="Maciek" w:date="2011-09-03T00:03:00Z">
              <w:r>
                <w:t>Dostęp do panelu administracyjnego</w:t>
              </w:r>
            </w:ins>
          </w:p>
        </w:tc>
        <w:tc>
          <w:tcPr>
            <w:tcW w:w="1370" w:type="dxa"/>
            <w:tcBorders>
              <w:top w:val="single" w:sz="8" w:space="0" w:color="auto"/>
              <w:left w:val="single" w:sz="8" w:space="0" w:color="auto"/>
              <w:bottom w:val="single" w:sz="8" w:space="0" w:color="auto"/>
              <w:right w:val="single" w:sz="8" w:space="0" w:color="auto"/>
            </w:tcBorders>
            <w:tcPrChange w:id="804" w:author="Sebastian Łuczak" w:date="2011-09-03T10:30:00Z">
              <w:tcPr>
                <w:tcW w:w="2058" w:type="dxa"/>
              </w:tcPr>
            </w:tcPrChange>
          </w:tcPr>
          <w:p w:rsidR="00261B1A" w:rsidRDefault="00261B1A">
            <w:pPr>
              <w:jc w:val="center"/>
              <w:cnfStyle w:val="000000000000"/>
              <w:rPr>
                <w:ins w:id="805" w:author="Maciek" w:date="2011-09-03T00:03:00Z"/>
              </w:rPr>
              <w:pPrChange w:id="806" w:author="Sebastian Łuczak" w:date="2011-09-03T10:30:00Z">
                <w:pPr>
                  <w:pStyle w:val="NormalnyIn"/>
                  <w:ind w:firstLine="0"/>
                  <w:cnfStyle w:val="000000000000"/>
                </w:pPr>
              </w:pPrChange>
            </w:pPr>
            <w:ins w:id="807" w:author="Maciek" w:date="2011-09-03T00:04:00Z">
              <w:del w:id="808" w:author="Maciek" w:date="2011-09-01T21:55:00Z">
                <w:r>
                  <w:rPr>
                    <w:noProof/>
                    <w:lang w:eastAsia="pl-PL"/>
                    <w:rPrChange w:id="809" w:author="Unknown">
                      <w:rPr>
                        <w:noProof/>
                        <w:color w:val="0000FF"/>
                        <w:u w:val="single"/>
                      </w:rPr>
                    </w:rPrChange>
                  </w:rPr>
                  <w:drawing>
                    <wp:inline distT="0" distB="0" distL="0" distR="0">
                      <wp:extent cx="123825" cy="123825"/>
                      <wp:effectExtent l="19050" t="0" r="9525" b="0"/>
                      <wp:docPr id="7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2062" w:type="dxa"/>
            <w:tcBorders>
              <w:top w:val="single" w:sz="8" w:space="0" w:color="auto"/>
              <w:left w:val="single" w:sz="8" w:space="0" w:color="auto"/>
              <w:bottom w:val="single" w:sz="8" w:space="0" w:color="auto"/>
              <w:right w:val="single" w:sz="8" w:space="0" w:color="auto"/>
            </w:tcBorders>
            <w:tcPrChange w:id="810" w:author="Sebastian Łuczak" w:date="2011-09-03T10:30:00Z">
              <w:tcPr>
                <w:tcW w:w="2444" w:type="dxa"/>
              </w:tcPr>
            </w:tcPrChange>
          </w:tcPr>
          <w:p w:rsidR="00261B1A" w:rsidRDefault="00261B1A">
            <w:pPr>
              <w:jc w:val="center"/>
              <w:cnfStyle w:val="000000000000"/>
              <w:rPr>
                <w:ins w:id="811" w:author="Maciek" w:date="2011-09-03T00:03:00Z"/>
              </w:rPr>
              <w:pPrChange w:id="812" w:author="Sebastian Łuczak" w:date="2011-09-03T10:30:00Z">
                <w:pPr>
                  <w:pStyle w:val="NormalnyIn"/>
                  <w:ind w:firstLine="0"/>
                  <w:cnfStyle w:val="000000000000"/>
                </w:pPr>
              </w:pPrChange>
            </w:pPr>
            <w:ins w:id="813" w:author="Maciek" w:date="2011-09-03T00:04:00Z">
              <w:del w:id="814" w:author="Maciek" w:date="2011-09-01T21:55:00Z">
                <w:r>
                  <w:rPr>
                    <w:noProof/>
                    <w:lang w:eastAsia="pl-PL"/>
                    <w:rPrChange w:id="815" w:author="Unknown">
                      <w:rPr>
                        <w:noProof/>
                        <w:color w:val="0000FF"/>
                        <w:u w:val="single"/>
                      </w:rPr>
                    </w:rPrChange>
                  </w:rPr>
                  <w:drawing>
                    <wp:inline distT="0" distB="0" distL="0" distR="0">
                      <wp:extent cx="123825" cy="123825"/>
                      <wp:effectExtent l="19050" t="0" r="9525" b="0"/>
                      <wp:docPr id="7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p>
        </w:tc>
        <w:tc>
          <w:tcPr>
            <w:tcW w:w="1549" w:type="dxa"/>
            <w:tcBorders>
              <w:top w:val="single" w:sz="8" w:space="0" w:color="auto"/>
              <w:left w:val="single" w:sz="8" w:space="0" w:color="auto"/>
              <w:bottom w:val="single" w:sz="8" w:space="0" w:color="auto"/>
              <w:right w:val="single" w:sz="8" w:space="0" w:color="auto"/>
            </w:tcBorders>
            <w:tcPrChange w:id="816" w:author="Sebastian Łuczak" w:date="2011-09-03T10:30:00Z">
              <w:tcPr>
                <w:tcW w:w="2128" w:type="dxa"/>
              </w:tcPr>
            </w:tcPrChange>
          </w:tcPr>
          <w:p w:rsidR="00261B1A" w:rsidRDefault="00BA3DEF">
            <w:pPr>
              <w:keepNext/>
              <w:jc w:val="center"/>
              <w:cnfStyle w:val="000000000000"/>
              <w:rPr>
                <w:ins w:id="817" w:author="Maciek" w:date="2011-09-03T00:03:00Z"/>
              </w:rPr>
              <w:pPrChange w:id="818" w:author="Sebastian Łuczak" w:date="2011-09-03T10:30:00Z">
                <w:pPr>
                  <w:pStyle w:val="NormalnyIn"/>
                  <w:ind w:firstLine="0"/>
                  <w:cnfStyle w:val="000000000000"/>
                </w:pPr>
              </w:pPrChange>
            </w:pPr>
            <w:ins w:id="819" w:author="Sebastian Łuczak" w:date="2011-09-03T10:31:00Z">
              <w:r>
                <w:t>X</w:t>
              </w:r>
            </w:ins>
            <w:ins w:id="820" w:author="Maciek" w:date="2011-09-03T00:04:00Z">
              <w:del w:id="821" w:author="Maciek" w:date="2011-09-01T21:55:00Z">
                <w:r w:rsidR="00261B1A">
                  <w:rPr>
                    <w:noProof/>
                    <w:lang w:eastAsia="pl-PL"/>
                    <w:rPrChange w:id="822" w:author="Unknown">
                      <w:rPr>
                        <w:noProof/>
                        <w:color w:val="0000FF"/>
                        <w:u w:val="single"/>
                      </w:rPr>
                    </w:rPrChange>
                  </w:rPr>
                  <w:drawing>
                    <wp:inline distT="0" distB="0" distL="0" distR="0">
                      <wp:extent cx="123825" cy="123825"/>
                      <wp:effectExtent l="19050" t="0" r="9525" b="0"/>
                      <wp:docPr id="70"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ins>
            <w:commentRangeEnd w:id="802"/>
            <w:r w:rsidR="005B4007">
              <w:rPr>
                <w:rStyle w:val="Odwoaniedokomentarza"/>
              </w:rPr>
              <w:commentReference w:id="802"/>
            </w:r>
          </w:p>
        </w:tc>
      </w:tr>
    </w:tbl>
    <w:p w:rsidR="00A819D8" w:rsidRPr="00833FA7" w:rsidDel="00BA3DEF" w:rsidRDefault="000B0332" w:rsidP="00F03C26">
      <w:pPr>
        <w:pStyle w:val="Legenda"/>
        <w:rPr>
          <w:ins w:id="823" w:author="Maciek" w:date="2011-09-03T00:02:00Z"/>
          <w:del w:id="824" w:author="Sebastian Łuczak" w:date="2011-09-03T10:29:00Z"/>
          <w:szCs w:val="20"/>
        </w:rPr>
      </w:pPr>
      <w:r w:rsidRPr="00833FA7">
        <w:rPr>
          <w:szCs w:val="20"/>
        </w:rPr>
        <w:t xml:space="preserve">Tabela  </w:t>
      </w:r>
      <w:r w:rsidR="002436F7">
        <w:rPr>
          <w:bCs w:val="0"/>
          <w:szCs w:val="20"/>
        </w:rPr>
        <w:fldChar w:fldCharType="begin"/>
      </w:r>
      <w:r w:rsidR="006424C1">
        <w:rPr>
          <w:szCs w:val="20"/>
        </w:rPr>
        <w:instrText xml:space="preserve"> STYLEREF 1 \s </w:instrText>
      </w:r>
      <w:r w:rsidR="002436F7">
        <w:rPr>
          <w:bCs w:val="0"/>
          <w:szCs w:val="20"/>
        </w:rPr>
        <w:fldChar w:fldCharType="separate"/>
      </w:r>
      <w:r w:rsidR="006424C1">
        <w:rPr>
          <w:noProof/>
          <w:szCs w:val="20"/>
        </w:rPr>
        <w:t>3</w:t>
      </w:r>
      <w:r w:rsidR="002436F7">
        <w:rPr>
          <w:bCs w:val="0"/>
          <w:szCs w:val="20"/>
        </w:rPr>
        <w:fldChar w:fldCharType="end"/>
      </w:r>
      <w:r w:rsidR="006424C1">
        <w:rPr>
          <w:szCs w:val="20"/>
        </w:rPr>
        <w:t>.</w:t>
      </w:r>
      <w:r w:rsidR="002436F7">
        <w:rPr>
          <w:bCs w:val="0"/>
          <w:szCs w:val="20"/>
        </w:rPr>
        <w:fldChar w:fldCharType="begin"/>
      </w:r>
      <w:r w:rsidR="006424C1">
        <w:rPr>
          <w:szCs w:val="20"/>
        </w:rPr>
        <w:instrText xml:space="preserve"> SEQ Tabela_ \* ARABIC \s 1 </w:instrText>
      </w:r>
      <w:r w:rsidR="002436F7">
        <w:rPr>
          <w:bCs w:val="0"/>
          <w:szCs w:val="20"/>
        </w:rPr>
        <w:fldChar w:fldCharType="separate"/>
      </w:r>
      <w:r w:rsidR="006424C1">
        <w:rPr>
          <w:noProof/>
          <w:szCs w:val="20"/>
        </w:rPr>
        <w:t>1</w:t>
      </w:r>
      <w:r w:rsidR="002436F7">
        <w:rPr>
          <w:bCs w:val="0"/>
          <w:szCs w:val="20"/>
        </w:rPr>
        <w:fldChar w:fldCharType="end"/>
      </w:r>
      <w:r w:rsidRPr="00833FA7">
        <w:rPr>
          <w:szCs w:val="20"/>
        </w:rPr>
        <w:t xml:space="preserve"> Porównanie uprawnień użytkowników</w:t>
      </w:r>
    </w:p>
    <w:p w:rsidR="00A819D8" w:rsidRPr="00833FA7" w:rsidDel="00BA3DEF" w:rsidRDefault="00A819D8" w:rsidP="00F03C26">
      <w:pPr>
        <w:pStyle w:val="Legenda"/>
        <w:rPr>
          <w:ins w:id="825" w:author="Maciek" w:date="2011-09-03T00:02:00Z"/>
          <w:del w:id="826" w:author="Sebastian Łuczak" w:date="2011-09-03T10:29:00Z"/>
        </w:rPr>
      </w:pPr>
    </w:p>
    <w:p w:rsidR="00261B1A" w:rsidRDefault="00261B1A">
      <w:pPr>
        <w:pStyle w:val="Legenda"/>
        <w:pPrChange w:id="827" w:author="Sebastian Łuczak" w:date="2011-09-03T10:29:00Z">
          <w:pPr>
            <w:pStyle w:val="NormalnyIn"/>
            <w:ind w:left="1080" w:firstLine="0"/>
          </w:pPr>
        </w:pPrChange>
      </w:pPr>
    </w:p>
    <w:p w:rsidR="00130E4A" w:rsidRDefault="00130E4A" w:rsidP="00E26979">
      <w:pPr>
        <w:pStyle w:val="NormalnyIn"/>
        <w:numPr>
          <w:ilvl w:val="0"/>
          <w:numId w:val="33"/>
        </w:numPr>
      </w:pPr>
      <w:r>
        <w:t>Nie może być sytuacji</w:t>
      </w:r>
      <w:r w:rsidR="00886677">
        <w:t>,</w:t>
      </w:r>
      <w:r w:rsidR="0027176B">
        <w:t xml:space="preserve"> w której </w:t>
      </w:r>
      <w:del w:id="828" w:author="Maciek" w:date="2011-09-02T23:08:00Z">
        <w:r w:rsidR="0027176B" w:rsidDel="006E2FB8">
          <w:delText>na ten sam znacznik</w:delText>
        </w:r>
      </w:del>
      <w:ins w:id="829" w:author="Maciek" w:date="2011-09-02T23:08:00Z">
        <w:r w:rsidR="006E2FB8">
          <w:t>z tym samym znacznikiem skojarzone</w:t>
        </w:r>
      </w:ins>
      <w:del w:id="830" w:author="Maciek" w:date="2011-09-02T23:08:00Z">
        <w:r w:rsidR="0027176B" w:rsidDel="006E2FB8">
          <w:delText xml:space="preserve"> </w:delText>
        </w:r>
      </w:del>
      <w:ins w:id="831" w:author="Maciek" w:date="2011-09-02T23:08:00Z">
        <w:r w:rsidR="006E2FB8">
          <w:t xml:space="preserve"> </w:t>
        </w:r>
      </w:ins>
      <w:r>
        <w:t>są stworzone dwa zdarzenia o statusie utworzone/rozpoczęte</w:t>
      </w:r>
      <w:r w:rsidR="0027176B">
        <w:t xml:space="preserve"> - j</w:t>
      </w:r>
      <w:r w:rsidR="00E26979">
        <w:t xml:space="preserve">est to spowodowane maksymalnym uproszczeniem interfejsu użytkownika aplikacji mobilnej, </w:t>
      </w:r>
      <w:r w:rsidR="0027176B">
        <w:t xml:space="preserve">tak aby rejestracja rozpoczęcia lub </w:t>
      </w:r>
      <w:r w:rsidR="00E26979">
        <w:t>zakończenia zdarzenia odbywała się w sposób j</w:t>
      </w:r>
      <w:r w:rsidR="0027176B">
        <w:t>ak najbardziej intuicyjny i nie</w:t>
      </w:r>
      <w:r w:rsidR="00E26979">
        <w:t xml:space="preserve">angażujący. </w:t>
      </w:r>
    </w:p>
    <w:p w:rsidR="00130E4A" w:rsidRDefault="00130E4A" w:rsidP="00130E4A">
      <w:pPr>
        <w:pStyle w:val="NormalnyIn"/>
      </w:pPr>
    </w:p>
    <w:p w:rsidR="00E26979" w:rsidRDefault="00130E4A" w:rsidP="00E26979">
      <w:pPr>
        <w:pStyle w:val="NormalnyIn"/>
        <w:numPr>
          <w:ilvl w:val="0"/>
          <w:numId w:val="34"/>
        </w:numPr>
      </w:pPr>
      <w:r>
        <w:t>Każda lokalizacja jest jednoznacznie definiowana przez identyfikator znacznika</w:t>
      </w:r>
      <w:r w:rsidR="0027176B">
        <w:t xml:space="preserve"> - </w:t>
      </w:r>
      <w:del w:id="832" w:author="Sebastian Łuczak" w:date="2011-09-03T10:31:00Z">
        <w:r w:rsidR="0027176B" w:rsidDel="00955513">
          <w:delText>p</w:delText>
        </w:r>
        <w:r w:rsidR="00E26979" w:rsidDel="00955513">
          <w:delText xml:space="preserve">rzyjmujemy, że </w:delText>
        </w:r>
      </w:del>
      <w:r w:rsidR="00E26979">
        <w:t>każde urządzenie kontrahent</w:t>
      </w:r>
      <w:r w:rsidR="0027176B">
        <w:t>a posiada indywidualny znacznik</w:t>
      </w:r>
      <w:r w:rsidR="00E26979">
        <w:t xml:space="preserve"> naklejony na obudowę.  </w:t>
      </w:r>
    </w:p>
    <w:p w:rsidR="0027176B" w:rsidRDefault="0027176B" w:rsidP="0027176B">
      <w:pPr>
        <w:pStyle w:val="NormalnyIn"/>
        <w:ind w:left="720" w:firstLine="0"/>
      </w:pPr>
    </w:p>
    <w:p w:rsidR="00130E4A" w:rsidRDefault="009B35F9" w:rsidP="00E26979">
      <w:pPr>
        <w:pStyle w:val="NormalnyIn"/>
        <w:numPr>
          <w:ilvl w:val="0"/>
          <w:numId w:val="35"/>
        </w:numPr>
      </w:pPr>
      <w:r>
        <w:t>Lokalizacje</w:t>
      </w:r>
      <w:r w:rsidR="00130E4A">
        <w:t xml:space="preserve"> są t</w:t>
      </w:r>
      <w:r w:rsidR="0027176B">
        <w:t>rwale powiązane z kontrahentem - z</w:t>
      </w:r>
      <w:r w:rsidR="00E26979" w:rsidRPr="00E26979">
        <w:t xml:space="preserve">ałożenie to zwiększa przejrzystość prezentacji danych. </w:t>
      </w:r>
    </w:p>
    <w:p w:rsidR="0027176B" w:rsidRPr="00E26979" w:rsidRDefault="0027176B" w:rsidP="0027176B">
      <w:pPr>
        <w:pStyle w:val="NormalnyIn"/>
        <w:ind w:left="720" w:firstLine="0"/>
      </w:pPr>
    </w:p>
    <w:p w:rsidR="00AD6FC8" w:rsidRDefault="00AD6FC8" w:rsidP="00E26979">
      <w:pPr>
        <w:pStyle w:val="NormalnyIn"/>
        <w:numPr>
          <w:ilvl w:val="0"/>
          <w:numId w:val="35"/>
        </w:numPr>
      </w:pPr>
      <w:r>
        <w:t>Wszystkie dane lokalizacji są przechowywane  w bazie danych</w:t>
      </w:r>
      <w:r w:rsidR="0027176B">
        <w:t xml:space="preserve"> - s</w:t>
      </w:r>
      <w:r>
        <w:t xml:space="preserve">ystem nie dokonuje zapisu informacji charakterystycznych dla lokalizacji na znaczniku w celu uniknięcia rozproszenia i ujawnienia danych. </w:t>
      </w:r>
    </w:p>
    <w:p w:rsidR="00261B1A" w:rsidRDefault="00261B1A">
      <w:pPr>
        <w:pStyle w:val="NormalnyIn"/>
        <w:ind w:firstLine="0"/>
        <w:rPr>
          <w:ins w:id="833" w:author="Sebastian Łuczak" w:date="2011-09-02T10:17:00Z"/>
        </w:rPr>
        <w:pPrChange w:id="834" w:author="Sebastian Łuczak" w:date="2011-09-02T10:17:00Z">
          <w:pPr>
            <w:jc w:val="left"/>
          </w:pPr>
        </w:pPrChange>
      </w:pPr>
    </w:p>
    <w:p w:rsidR="00261B1A" w:rsidRDefault="00BB107A">
      <w:pPr>
        <w:pStyle w:val="NormalnyIn"/>
        <w:ind w:firstLine="0"/>
        <w:pPrChange w:id="835" w:author="Sebastian Łuczak" w:date="2011-09-02T10:17:00Z">
          <w:pPr>
            <w:jc w:val="left"/>
          </w:pPr>
        </w:pPrChange>
      </w:pPr>
      <w:ins w:id="836" w:author="Sebastian Łuczak" w:date="2011-08-31T20:32:00Z">
        <w:r w:rsidRPr="00A47D26">
          <w:t>Wszystkie te założenia zostały zaimplementowane w kodzie i logika aplikacji pilnuje aby ich przestrzegać.</w:t>
        </w:r>
      </w:ins>
      <w:r w:rsidR="0074022A">
        <w:t xml:space="preserve"> </w:t>
      </w:r>
      <w:r w:rsidR="00A47D26">
        <w:t>Stosowne diagramy przedstawione zostały w rozdziale 5. Implementacja</w:t>
      </w:r>
      <w:r w:rsidR="008233F7">
        <w:t xml:space="preserve"> projektu</w:t>
      </w:r>
      <w:r w:rsidR="00A47D26">
        <w:t>.</w:t>
      </w:r>
    </w:p>
    <w:p w:rsidR="00261B1A" w:rsidRDefault="0082106B">
      <w:pPr>
        <w:pStyle w:val="NormalnyIn"/>
        <w:pPrChange w:id="837" w:author="Sebastian Łuczak" w:date="2011-09-02T10:17:00Z">
          <w:pPr>
            <w:jc w:val="left"/>
          </w:pPr>
        </w:pPrChange>
      </w:pPr>
      <w:r>
        <w:br w:type="page"/>
      </w:r>
    </w:p>
    <w:p w:rsidR="0082106B" w:rsidRDefault="0082106B" w:rsidP="0082106B">
      <w:pPr>
        <w:pStyle w:val="Nagwek2"/>
      </w:pPr>
      <w:bookmarkStart w:id="838" w:name="_Toc302857067"/>
      <w:r>
        <w:lastRenderedPageBreak/>
        <w:t>Scenariusz użycia</w:t>
      </w:r>
      <w:bookmarkEnd w:id="838"/>
    </w:p>
    <w:p w:rsidR="00A253C4" w:rsidRDefault="0082106B" w:rsidP="0082106B">
      <w:pPr>
        <w:pStyle w:val="NormalnyIn"/>
        <w:ind w:firstLine="0"/>
        <w:rPr>
          <w:ins w:id="839" w:author="Sebastian Łuczak" w:date="2011-08-31T20:33:00Z"/>
        </w:rPr>
      </w:pPr>
      <w:r>
        <w:t>Aplikacja może znaleźć zastosowanie w firmach zajmujących się serwisowaniem urządzeń położonych w różnych zewnętrznych lokalizacjach należących do zewnętrznych kontrah</w:t>
      </w:r>
      <w:r w:rsidR="00886677">
        <w:t xml:space="preserve">entów. </w:t>
      </w:r>
    </w:p>
    <w:p w:rsidR="00261B1A" w:rsidRDefault="00886677">
      <w:pPr>
        <w:pStyle w:val="NormalnyIn"/>
        <w:pPrChange w:id="840" w:author="Sebastian Łuczak" w:date="2011-08-31T20:33:00Z">
          <w:pPr>
            <w:pStyle w:val="NormalnyIn"/>
            <w:ind w:firstLine="0"/>
          </w:pPr>
        </w:pPrChange>
      </w:pPr>
      <w:del w:id="841" w:author="Sebastian Łuczak" w:date="2011-09-03T10:32:00Z">
        <w:r w:rsidDel="0097625C">
          <w:delText>Przypuśćmy s</w:delText>
        </w:r>
      </w:del>
      <w:ins w:id="842" w:author="Sebastian Łuczak" w:date="2011-09-03T10:32:00Z">
        <w:r w:rsidR="0097625C">
          <w:t>Jako przykład przedstawiona zostanie s</w:t>
        </w:r>
      </w:ins>
      <w:r>
        <w:t>ytuacj</w:t>
      </w:r>
      <w:ins w:id="843" w:author="Sebastian Łuczak" w:date="2011-09-03T10:32:00Z">
        <w:r w:rsidR="0097625C">
          <w:t>a</w:t>
        </w:r>
      </w:ins>
      <w:del w:id="844" w:author="Sebastian Łuczak" w:date="2011-09-03T10:32:00Z">
        <w:r w:rsidDel="0097625C">
          <w:delText>ę</w:delText>
        </w:r>
      </w:del>
      <w:r w:rsidR="00A6721C">
        <w:t xml:space="preserve"> w której </w:t>
      </w:r>
      <w:r w:rsidR="0082106B">
        <w:t xml:space="preserve">firma </w:t>
      </w:r>
      <w:r w:rsidR="00EA3D56">
        <w:t>X</w:t>
      </w:r>
      <w:r w:rsidR="00A6721C">
        <w:t xml:space="preserve"> </w:t>
      </w:r>
      <w:r w:rsidR="0082106B">
        <w:t>zajmuj</w:t>
      </w:r>
      <w:ins w:id="845" w:author="Sebastian Łuczak" w:date="2011-09-03T10:32:00Z">
        <w:r w:rsidR="0097625C">
          <w:t>e</w:t>
        </w:r>
      </w:ins>
      <w:del w:id="846" w:author="Sebastian Łuczak" w:date="2011-09-03T10:32:00Z">
        <w:r w:rsidR="0082106B" w:rsidDel="0097625C">
          <w:delText>ę</w:delText>
        </w:r>
      </w:del>
      <w:r w:rsidR="0082106B">
        <w:t xml:space="preserve"> się serwisowaniem urządzeń wielofunkcyjnych – kopiarek, skanerów, drukarek. </w:t>
      </w:r>
    </w:p>
    <w:p w:rsidR="0082106B" w:rsidRDefault="0082106B" w:rsidP="0082106B">
      <w:pPr>
        <w:pStyle w:val="NormalnyIn"/>
      </w:pPr>
      <w:r>
        <w:t>Pracodawca</w:t>
      </w:r>
      <w:r w:rsidR="004F009F">
        <w:t>,</w:t>
      </w:r>
      <w:r>
        <w:t xml:space="preserve"> chcąc wdrożyć system, instaluje serwer usługi </w:t>
      </w:r>
      <w:del w:id="847" w:author="Sebastian Łuczak" w:date="2011-09-01T00:32:00Z">
        <w:r w:rsidDel="002E061E">
          <w:delText xml:space="preserve">internetowej </w:delText>
        </w:r>
      </w:del>
      <w:ins w:id="848" w:author="Sebastian Łuczak" w:date="2011-09-01T00:32:00Z">
        <w:r w:rsidR="002E061E">
          <w:t xml:space="preserve">sieciowej </w:t>
        </w:r>
      </w:ins>
      <w:r>
        <w:t>i portalu informacyjnego i wprowadza dane pracowników do bazy. Do pracowników przypisuje urządzenia mobilne</w:t>
      </w:r>
      <w:r w:rsidR="004F009F">
        <w:t>,</w:t>
      </w:r>
      <w:r>
        <w:t xml:space="preserve"> definiując numery IMSI i IMEI. Każdy pracownik posiada również identyfikator i hasło do systemu</w:t>
      </w:r>
      <w:ins w:id="849" w:author="Sebastian Łuczak" w:date="2011-08-31T20:33:00Z">
        <w:r w:rsidR="00A51646">
          <w:t xml:space="preserve"> oraz przydzieloną rolę</w:t>
        </w:r>
      </w:ins>
      <w:del w:id="850" w:author="Sebastian Łuczak" w:date="2011-08-31T20:33:00Z">
        <w:r w:rsidDel="00F025EA">
          <w:delText>.</w:delText>
        </w:r>
      </w:del>
    </w:p>
    <w:p w:rsidR="0082106B" w:rsidRDefault="004F009F" w:rsidP="0082106B">
      <w:pPr>
        <w:pStyle w:val="NormalnyIn"/>
      </w:pPr>
      <w:r>
        <w:t>Pewna</w:t>
      </w:r>
      <w:r w:rsidR="0082106B">
        <w:t xml:space="preserve"> firma podpisuje z </w:t>
      </w:r>
      <w:r>
        <w:t xml:space="preserve">firmą X </w:t>
      </w:r>
      <w:r w:rsidR="0082106B">
        <w:t>umowę na usługę serwisowania urządzeń biurowych na miejscu, w jej siedzibie.</w:t>
      </w:r>
    </w:p>
    <w:p w:rsidR="0082106B" w:rsidRDefault="0082106B" w:rsidP="0082106B">
      <w:pPr>
        <w:pStyle w:val="NormalnyIn"/>
      </w:pPr>
      <w:r>
        <w:t>W momencie podpisania umowy z kontrahentem, przy pomocy mobilnej aplikacji administracyjnej do systemu wprowadzane są podstawowe dane kontrahenta i urządzenia</w:t>
      </w:r>
      <w:ins w:id="851" w:author="Sebastian Łuczak" w:date="2011-08-31T20:34:00Z">
        <w:r w:rsidR="00062358">
          <w:t xml:space="preserve"> które ma być serwisowane</w:t>
        </w:r>
      </w:ins>
      <w:r w:rsidR="00886677">
        <w:t>,</w:t>
      </w:r>
      <w:r>
        <w:t xml:space="preserve"> na obudowie którego umieszczana jest naklejka ze znacznikiem</w:t>
      </w:r>
      <w:r w:rsidR="00691CA4">
        <w:t xml:space="preserve"> Mifare Ultralight</w:t>
      </w:r>
      <w:r>
        <w:t xml:space="preserve"> i ewentualnym logiem </w:t>
      </w:r>
      <w:del w:id="852" w:author="Sebastian Łuczak" w:date="2011-08-31T20:35:00Z">
        <w:r w:rsidDel="00062358">
          <w:delText xml:space="preserve">naszej </w:delText>
        </w:r>
      </w:del>
      <w:r>
        <w:t xml:space="preserve">firmy. W tym samym procesie unikatowy identyfikator znacznika wiązany jest w systemie z konkretnym urządzeniem. </w:t>
      </w:r>
    </w:p>
    <w:p w:rsidR="0082106B" w:rsidRDefault="0082106B" w:rsidP="0082106B">
      <w:pPr>
        <w:pStyle w:val="NormalnyIn"/>
      </w:pPr>
      <w:r>
        <w:t>W sytuacji w której kontrahent zwraca się z potrzebą wykonania usługi serwisowej, osoba przyjmująca zlecenie (</w:t>
      </w:r>
      <w:del w:id="853" w:author="Sebastian Łuczak" w:date="2011-08-31T20:35:00Z">
        <w:r w:rsidDel="00062358">
          <w:delText>operator</w:delText>
        </w:r>
      </w:del>
      <w:ins w:id="854" w:author="Sebastian Łuczak" w:date="2011-08-31T20:36:00Z">
        <w:r w:rsidR="00062358">
          <w:t xml:space="preserve">operator </w:t>
        </w:r>
      </w:ins>
      <w:ins w:id="855" w:author="Sebastian Łuczak" w:date="2011-08-31T20:37:00Z">
        <w:r w:rsidR="00062358">
          <w:t>– osoba</w:t>
        </w:r>
      </w:ins>
      <w:ins w:id="856" w:author="Sebastian Łuczak" w:date="2011-08-31T20:35:00Z">
        <w:r w:rsidR="00062358">
          <w:t xml:space="preserve"> posiadająca uprawnienia </w:t>
        </w:r>
      </w:ins>
      <w:ins w:id="857" w:author="Sebastian Łuczak" w:date="2011-09-03T10:33:00Z">
        <w:r w:rsidR="002436F7" w:rsidRPr="002436F7">
          <w:rPr>
            <w:rFonts w:ascii="Courier New" w:hAnsi="Courier New" w:cs="Courier New"/>
            <w:sz w:val="20"/>
            <w:szCs w:val="20"/>
            <w:rPrChange w:id="858" w:author="Sebastian Łuczak" w:date="2011-09-03T10:33:00Z">
              <w:rPr/>
            </w:rPrChange>
          </w:rPr>
          <w:t>ROLE_SUPER_USER</w:t>
        </w:r>
      </w:ins>
      <w:r>
        <w:t>)</w:t>
      </w:r>
      <w:r w:rsidR="00886677">
        <w:t>,</w:t>
      </w:r>
      <w:r>
        <w:t xml:space="preserve"> wprowadza dane do systemu i tworzy zdarzenie oczekujące na reakcję pracownika mobilnego. Pracownik mobilny otrzymuje powiadomienie w postaci wiadomości e-mail. </w:t>
      </w:r>
    </w:p>
    <w:p w:rsidR="0082106B" w:rsidRDefault="0082106B" w:rsidP="0082106B">
      <w:pPr>
        <w:pStyle w:val="NormalnyIn"/>
      </w:pPr>
      <w:r>
        <w:t xml:space="preserve">Na miejscu realizacji zlecenia pracownik mobilny zbliża telefon do znacznika naklejonego na obudowie obecnie serwisowanego urządzenia. Aplikacja zainstalowana na aparacie automatycznie odbiera dane ze znacznika i kontaktuje się z serwerem w celu zgłoszenia rozpoczęcia realizacji usługi. Serwer weryfikuje tożsamość użytkownika i rejestruje godzinę rozpoczęcia obsługi zdarzenia. Aplikacja na telefonie potwierdza zarejestrowanie danych na serwerze i wyświetla informacje dodatkowe wprowadzone </w:t>
      </w:r>
      <w:r w:rsidR="00FE1F7D">
        <w:t xml:space="preserve">wcześniej </w:t>
      </w:r>
      <w:r>
        <w:t xml:space="preserve">przez operatora. </w:t>
      </w:r>
    </w:p>
    <w:p w:rsidR="0082106B" w:rsidRDefault="0082106B" w:rsidP="0082106B">
      <w:pPr>
        <w:pStyle w:val="NormalnyIn"/>
      </w:pPr>
      <w:r>
        <w:t>Po zakończeniu usługi pracownik mobilny ponownie przybliża telefon do znacznika i potwierdza chęć zakończenia realizacji zlecenia. Serwer potwierdza zakończenie zlecenia, odnotowuje moment końca pracy i zmienia stan zlecenia na zakończone.</w:t>
      </w:r>
    </w:p>
    <w:p w:rsidR="0082106B" w:rsidRDefault="0082106B" w:rsidP="0082106B">
      <w:pPr>
        <w:pStyle w:val="NormalnyIn"/>
      </w:pPr>
      <w:r>
        <w:t>Telefon sygnalizuje pomyślne zakończenie pracy i przełącza się w tryb oczekiwania na następne działanie.</w:t>
      </w:r>
    </w:p>
    <w:p w:rsidR="0082106B" w:rsidDel="00062358" w:rsidRDefault="0082106B" w:rsidP="0082106B">
      <w:pPr>
        <w:pStyle w:val="NormalnyIn"/>
        <w:rPr>
          <w:del w:id="859" w:author="Sebastian Łuczak" w:date="2011-08-31T20:36:00Z"/>
        </w:rPr>
      </w:pPr>
      <w:del w:id="860" w:author="Sebastian Łuczak" w:date="2011-08-31T20:36:00Z">
        <w:r w:rsidDel="00062358">
          <w:lastRenderedPageBreak/>
          <w:delText>Istotnym jest zaznaczenie tego, że w jednym momencie dany pracownik może realizować tylko jedno zgłoszen</w:delText>
        </w:r>
        <w:r w:rsidR="00886677" w:rsidDel="00062358">
          <w:delText>ie. Informacja ta jest przekazywana w postaci czytelnego komunikatu, skierowanego bezpośrednio do pracownika podczas próby rozpoczęcia kolejnego zlecenia.</w:delText>
        </w:r>
      </w:del>
    </w:p>
    <w:p w:rsidR="00791BFD" w:rsidRDefault="0082106B" w:rsidP="0082106B">
      <w:pPr>
        <w:pStyle w:val="NormalnyIn"/>
      </w:pPr>
      <w:r>
        <w:t>Pracodawca</w:t>
      </w:r>
      <w:ins w:id="861" w:author="Sebastian Łuczak" w:date="2011-08-31T20:37:00Z">
        <w:r w:rsidR="00062358">
          <w:t>,</w:t>
        </w:r>
      </w:ins>
      <w:r>
        <w:t xml:space="preserve"> </w:t>
      </w:r>
      <w:del w:id="862" w:author="Sebastian Łuczak" w:date="2011-08-31T20:37:00Z">
        <w:r w:rsidDel="00062358">
          <w:delText xml:space="preserve">lub </w:delText>
        </w:r>
      </w:del>
      <w:r>
        <w:t xml:space="preserve">operator </w:t>
      </w:r>
      <w:ins w:id="863" w:author="Sebastian Łuczak" w:date="2011-08-31T20:37:00Z">
        <w:r w:rsidR="00062358">
          <w:t xml:space="preserve">lub administrator </w:t>
        </w:r>
      </w:ins>
      <w:r>
        <w:t>mo</w:t>
      </w:r>
      <w:ins w:id="864" w:author="Sebastian Łuczak" w:date="2011-08-31T20:37:00Z">
        <w:r w:rsidR="00062358">
          <w:t>że</w:t>
        </w:r>
      </w:ins>
      <w:del w:id="865" w:author="Sebastian Łuczak" w:date="2011-08-31T20:37:00Z">
        <w:r w:rsidDel="00062358">
          <w:delText>gą</w:delText>
        </w:r>
      </w:del>
      <w:r>
        <w:t xml:space="preserve"> sprawdzić w panelu administracyjnym stany realizacji wszystkich zleceń oraz czas jaki został poświęcony na realizację konkretnej czynności</w:t>
      </w:r>
      <w:ins w:id="866" w:author="Sebastian Łuczak" w:date="2011-08-31T20:37:00Z">
        <w:r w:rsidR="00062358">
          <w:t xml:space="preserve"> przez danego pracownika.</w:t>
        </w:r>
      </w:ins>
    </w:p>
    <w:p w:rsidR="00B32F6F" w:rsidRDefault="00B32F6F" w:rsidP="00B32F6F">
      <w:pPr>
        <w:keepNext/>
        <w:jc w:val="left"/>
      </w:pPr>
      <w:r>
        <w:rPr>
          <w:noProof/>
          <w:lang w:eastAsia="pl-PL"/>
        </w:rPr>
        <w:drawing>
          <wp:inline distT="0" distB="0" distL="0" distR="0">
            <wp:extent cx="5760085" cy="3288665"/>
            <wp:effectExtent l="19050" t="0" r="0" b="0"/>
            <wp:docPr id="54" name="Obraz 53" descr="user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det.png"/>
                    <pic:cNvPicPr/>
                  </pic:nvPicPr>
                  <pic:blipFill>
                    <a:blip r:embed="rId16" cstate="print"/>
                    <a:stretch>
                      <a:fillRect/>
                    </a:stretch>
                  </pic:blipFill>
                  <pic:spPr>
                    <a:xfrm>
                      <a:off x="0" y="0"/>
                      <a:ext cx="5760085" cy="3288665"/>
                    </a:xfrm>
                    <a:prstGeom prst="rect">
                      <a:avLst/>
                    </a:prstGeom>
                  </pic:spPr>
                </pic:pic>
              </a:graphicData>
            </a:graphic>
          </wp:inline>
        </w:drawing>
      </w:r>
    </w:p>
    <w:p w:rsidR="00B32F6F" w:rsidRDefault="00B32F6F" w:rsidP="00B32F6F">
      <w:pPr>
        <w:pStyle w:val="Legenda"/>
      </w:pPr>
      <w:r>
        <w:t xml:space="preserve">Rys. </w:t>
      </w:r>
      <w:fldSimple w:instr=" STYLEREF 1 \s ">
        <w:r>
          <w:rPr>
            <w:noProof/>
          </w:rPr>
          <w:t>3</w:t>
        </w:r>
      </w:fldSimple>
      <w:r>
        <w:t>.</w:t>
      </w:r>
      <w:fldSimple w:instr=" SEQ Rys. \* ARABIC \s 1 ">
        <w:r>
          <w:rPr>
            <w:noProof/>
          </w:rPr>
          <w:t>2</w:t>
        </w:r>
      </w:fldSimple>
      <w:r w:rsidR="00E16B8D">
        <w:t xml:space="preserve"> Wykaz zdarzeń zrealizowanych przez pracownika</w:t>
      </w:r>
    </w:p>
    <w:p w:rsidR="00B32F6F" w:rsidRDefault="00B32F6F">
      <w:pPr>
        <w:jc w:val="left"/>
      </w:pPr>
    </w:p>
    <w:p w:rsidR="00B32F6F" w:rsidRDefault="00B32F6F" w:rsidP="00B32F6F">
      <w:pPr>
        <w:keepNext/>
        <w:jc w:val="left"/>
      </w:pPr>
      <w:r>
        <w:rPr>
          <w:noProof/>
          <w:lang w:eastAsia="pl-PL"/>
        </w:rPr>
        <w:drawing>
          <wp:inline distT="0" distB="0" distL="0" distR="0">
            <wp:extent cx="5760085" cy="3224530"/>
            <wp:effectExtent l="19050" t="0" r="0" b="0"/>
            <wp:docPr id="90" name="Obraz 89" descr="event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det.png"/>
                    <pic:cNvPicPr/>
                  </pic:nvPicPr>
                  <pic:blipFill>
                    <a:blip r:embed="rId17" cstate="print"/>
                    <a:stretch>
                      <a:fillRect/>
                    </a:stretch>
                  </pic:blipFill>
                  <pic:spPr>
                    <a:xfrm>
                      <a:off x="0" y="0"/>
                      <a:ext cx="5760085" cy="3224530"/>
                    </a:xfrm>
                    <a:prstGeom prst="rect">
                      <a:avLst/>
                    </a:prstGeom>
                  </pic:spPr>
                </pic:pic>
              </a:graphicData>
            </a:graphic>
          </wp:inline>
        </w:drawing>
      </w:r>
    </w:p>
    <w:p w:rsidR="00B32F6F" w:rsidRDefault="00B32F6F" w:rsidP="00B32F6F">
      <w:pPr>
        <w:pStyle w:val="Legenda"/>
      </w:pPr>
      <w:r>
        <w:t xml:space="preserve">Rys. </w:t>
      </w:r>
      <w:fldSimple w:instr=" STYLEREF 1 \s ">
        <w:r>
          <w:rPr>
            <w:noProof/>
          </w:rPr>
          <w:t>3</w:t>
        </w:r>
      </w:fldSimple>
      <w:r>
        <w:t>.</w:t>
      </w:r>
      <w:fldSimple w:instr=" SEQ Rys. \* ARABIC \s 1 ">
        <w:r>
          <w:rPr>
            <w:noProof/>
          </w:rPr>
          <w:t>3</w:t>
        </w:r>
      </w:fldSimple>
      <w:r>
        <w:t xml:space="preserve"> Szczegóły zrealizowanego zdarzenia</w:t>
      </w:r>
    </w:p>
    <w:p w:rsidR="00791BFD" w:rsidRDefault="00791BFD">
      <w:pPr>
        <w:jc w:val="left"/>
        <w:rPr>
          <w:rFonts w:ascii="Times New Roman" w:eastAsiaTheme="majorEastAsia" w:hAnsi="Times New Roman" w:cstheme="majorBidi"/>
          <w:b/>
          <w:bCs/>
          <w:caps/>
          <w:sz w:val="32"/>
          <w:szCs w:val="28"/>
          <w:lang w:eastAsia="pl-PL"/>
        </w:rPr>
      </w:pPr>
      <w:commentRangeStart w:id="867"/>
      <w:r>
        <w:br w:type="page"/>
      </w:r>
      <w:commentRangeEnd w:id="867"/>
      <w:r w:rsidR="00232BED">
        <w:rPr>
          <w:rStyle w:val="Odwoaniedokomentarza"/>
        </w:rPr>
        <w:commentReference w:id="867"/>
      </w:r>
    </w:p>
    <w:p w:rsidR="00791BFD" w:rsidRDefault="00791BFD" w:rsidP="00791BFD">
      <w:pPr>
        <w:pStyle w:val="Nagwek1"/>
      </w:pPr>
      <w:bookmarkStart w:id="868" w:name="_Toc302857068"/>
      <w:r>
        <w:lastRenderedPageBreak/>
        <w:t>D</w:t>
      </w:r>
      <w:r w:rsidR="00B57808">
        <w:t>obór technologii</w:t>
      </w:r>
      <w:bookmarkEnd w:id="868"/>
    </w:p>
    <w:p w:rsidR="00791BFD" w:rsidDel="00821AE0" w:rsidRDefault="003D35E5" w:rsidP="00791BFD">
      <w:pPr>
        <w:pStyle w:val="NormalnyIn"/>
        <w:ind w:firstLine="0"/>
        <w:rPr>
          <w:del w:id="869" w:author="Sebastian Łuczak" w:date="2011-09-03T10:34:00Z"/>
        </w:rPr>
      </w:pPr>
      <w:r>
        <w:t xml:space="preserve">Początkowy etap projektu polegał na </w:t>
      </w:r>
      <w:r w:rsidR="00791BFD">
        <w:t xml:space="preserve">porównywaniu przeróżnych technologii i doborze optymalnych </w:t>
      </w:r>
      <w:r w:rsidR="00AA0B00">
        <w:t>dla</w:t>
      </w:r>
      <w:r w:rsidR="00791BFD">
        <w:t xml:space="preserve"> realizacji naszego systemu. Pierwsza faza obfitowała w </w:t>
      </w:r>
    </w:p>
    <w:p w:rsidR="00791BFD" w:rsidRDefault="00791BFD" w:rsidP="00791BFD">
      <w:pPr>
        <w:pStyle w:val="NormalnyIn"/>
        <w:ind w:firstLine="0"/>
      </w:pPr>
      <w:r>
        <w:t xml:space="preserve">liczne prototypy dzięki którym </w:t>
      </w:r>
      <w:r w:rsidR="003D35E5">
        <w:t>zostały wyeliminowane</w:t>
      </w:r>
      <w:r>
        <w:t xml:space="preserve"> błędne założenia i elementy nadmiarowe, które nie spełniały oczekiwań, lub pogarszały efekt końcowy.</w:t>
      </w:r>
    </w:p>
    <w:p w:rsidR="00791BFD" w:rsidRDefault="00791BFD" w:rsidP="00791BFD">
      <w:pPr>
        <w:pStyle w:val="Nagwek2"/>
      </w:pPr>
      <w:bookmarkStart w:id="870" w:name="_Toc302857069"/>
      <w:r>
        <w:t>Near Field Communication</w:t>
      </w:r>
      <w:bookmarkEnd w:id="870"/>
    </w:p>
    <w:p w:rsidR="00791BFD" w:rsidRDefault="00861077" w:rsidP="00791BFD">
      <w:pPr>
        <w:pStyle w:val="NormalnyIn"/>
        <w:ind w:firstLine="0"/>
      </w:pPr>
      <w:ins w:id="871" w:author="Sebastian Łuczak" w:date="2011-09-03T10:34:00Z">
        <w:r>
          <w:t xml:space="preserve">Użycie </w:t>
        </w:r>
      </w:ins>
      <w:del w:id="872" w:author="Sebastian Łuczak" w:date="2011-09-03T10:35:00Z">
        <w:r w:rsidR="00791BFD" w:rsidDel="00861077">
          <w:delText xml:space="preserve">Komunikacja </w:delText>
        </w:r>
      </w:del>
      <w:ins w:id="873" w:author="Sebastian Łuczak" w:date="2011-09-03T10:35:00Z">
        <w:r>
          <w:t xml:space="preserve">komunikacji </w:t>
        </w:r>
      </w:ins>
      <w:r w:rsidR="00791BFD">
        <w:t>zbliżeniow</w:t>
      </w:r>
      <w:ins w:id="874" w:author="Sebastian Łuczak" w:date="2011-09-03T10:35:00Z">
        <w:r>
          <w:t>ej</w:t>
        </w:r>
      </w:ins>
      <w:del w:id="875" w:author="Sebastian Łuczak" w:date="2011-09-03T10:35:00Z">
        <w:r w:rsidR="00791BFD" w:rsidDel="00861077">
          <w:delText>a</w:delText>
        </w:r>
      </w:del>
      <w:r w:rsidR="00791BFD">
        <w:t xml:space="preserve"> zapewnić </w:t>
      </w:r>
      <w:del w:id="876" w:author="Sebastian Łuczak" w:date="2011-09-03T10:34:00Z">
        <w:r w:rsidR="00791BFD" w:rsidDel="00861077">
          <w:delText xml:space="preserve">nam </w:delText>
        </w:r>
      </w:del>
      <w:r w:rsidR="00791BFD">
        <w:t>miał</w:t>
      </w:r>
      <w:ins w:id="877" w:author="Sebastian Łuczak" w:date="2011-09-03T10:35:00Z">
        <w:r>
          <w:t>o</w:t>
        </w:r>
      </w:ins>
      <w:del w:id="878" w:author="Sebastian Łuczak" w:date="2011-09-03T10:35:00Z">
        <w:r w:rsidR="00791BFD" w:rsidDel="00861077">
          <w:delText>a</w:delText>
        </w:r>
      </w:del>
      <w:r w:rsidR="00791BFD">
        <w:t xml:space="preserve"> dużą łatwość obsługi systemu przez użytkowników końcowych, dzięki czemu mogliby oni się również łatwo przekonać do proponowanego rozwiązania.</w:t>
      </w:r>
    </w:p>
    <w:p w:rsidR="00791BFD" w:rsidRDefault="00791BFD" w:rsidP="00791BFD">
      <w:pPr>
        <w:pStyle w:val="NormalnyIn"/>
        <w:ind w:firstLine="0"/>
      </w:pPr>
      <w:r>
        <w:tab/>
        <w:t xml:space="preserve">Jako że najbardziej znanym standardem takiej komunikacji jest RFiD, początkowo </w:t>
      </w:r>
      <w:del w:id="879" w:author="Sebastian Łuczak" w:date="2011-09-03T10:35:00Z">
        <w:r w:rsidDel="00861077">
          <w:delText>rozważaliśmy właśnie tę technologię</w:delText>
        </w:r>
      </w:del>
      <w:ins w:id="880" w:author="Sebastian Łuczak" w:date="2011-09-03T10:35:00Z">
        <w:r w:rsidR="00861077">
          <w:t xml:space="preserve">rozważana była </w:t>
        </w:r>
      </w:ins>
      <w:ins w:id="881" w:author="Sebastian Łuczak" w:date="2011-09-03T10:36:00Z">
        <w:r w:rsidR="00861077">
          <w:t xml:space="preserve">właśnie </w:t>
        </w:r>
      </w:ins>
      <w:ins w:id="882" w:author="Sebastian Łuczak" w:date="2011-09-03T10:35:00Z">
        <w:r w:rsidR="00861077">
          <w:t>ta technologia</w:t>
        </w:r>
      </w:ins>
      <w:r>
        <w:t xml:space="preserve">. </w:t>
      </w:r>
      <w:del w:id="883" w:author="Sebastian Łuczak" w:date="2011-09-03T10:35:00Z">
        <w:r w:rsidDel="00861077">
          <w:delText>Szybko jednak okazało się</w:delText>
        </w:r>
      </w:del>
      <w:ins w:id="884" w:author="Sebastian Łuczak" w:date="2011-09-03T10:35:00Z">
        <w:r w:rsidR="00861077">
          <w:t>Na drodze obserwacji dostępnych r</w:t>
        </w:r>
      </w:ins>
      <w:ins w:id="885" w:author="Sebastian Łuczak" w:date="2011-09-03T10:36:00Z">
        <w:r w:rsidR="00861077">
          <w:t>ozwiązań</w:t>
        </w:r>
      </w:ins>
      <w:ins w:id="886" w:author="Sebastian Łuczak" w:date="2011-09-03T10:37:00Z">
        <w:r w:rsidR="00991598">
          <w:t>,</w:t>
        </w:r>
      </w:ins>
      <w:del w:id="887" w:author="Sebastian Łuczak" w:date="2011-09-03T10:37:00Z">
        <w:r w:rsidDel="00991598">
          <w:delText>,</w:delText>
        </w:r>
      </w:del>
      <w:r>
        <w:t xml:space="preserve"> </w:t>
      </w:r>
      <w:ins w:id="888" w:author="Sebastian Łuczak" w:date="2011-09-03T10:36:00Z">
        <w:r w:rsidR="00861077">
          <w:t xml:space="preserve">ustalono, że </w:t>
        </w:r>
      </w:ins>
      <w:del w:id="889" w:author="Sebastian Łuczak" w:date="2011-09-03T10:36:00Z">
        <w:r w:rsidDel="00861077">
          <w:delText xml:space="preserve">że co prawda </w:delText>
        </w:r>
      </w:del>
      <w:r>
        <w:t xml:space="preserve">istnieją czytniki przenośne, ale są one drogie, relatywnie duże i nieporęczne. </w:t>
      </w:r>
      <w:r w:rsidR="001644E5">
        <w:t>Biorąc pod uwagę fakt iż</w:t>
      </w:r>
      <w:ins w:id="890" w:author="Sebastian Łuczak" w:date="2011-09-03T10:37:00Z">
        <w:r w:rsidR="00861077">
          <w:t xml:space="preserve"> realizowane </w:t>
        </w:r>
      </w:ins>
      <w:del w:id="891" w:author="Sebastian Łuczak" w:date="2011-09-03T10:37:00Z">
        <w:r w:rsidDel="00861077">
          <w:delText>Nasze r</w:delText>
        </w:r>
      </w:del>
      <w:ins w:id="892" w:author="Sebastian Łuczak" w:date="2011-09-03T10:37:00Z">
        <w:r w:rsidR="00861077">
          <w:t>r</w:t>
        </w:r>
      </w:ins>
      <w:r>
        <w:t>ozwiązanie miało pomagać pracodawcy i pracownikom, a nie utrudniać wykonywanie obowiązków</w:t>
      </w:r>
      <w:del w:id="893" w:author="Sebastian Łuczak" w:date="2011-09-03T10:38:00Z">
        <w:r w:rsidDel="00246C42">
          <w:delText xml:space="preserve"> i dodatkowo obciążać pracownika</w:delText>
        </w:r>
      </w:del>
      <w:del w:id="894" w:author="Sebastian Łuczak" w:date="2011-09-03T10:37:00Z">
        <w:r w:rsidDel="00861077">
          <w:delText xml:space="preserve">. </w:delText>
        </w:r>
      </w:del>
      <w:ins w:id="895" w:author="Sebastian Łuczak" w:date="2011-09-03T10:37:00Z">
        <w:r w:rsidR="00861077">
          <w:t xml:space="preserve">, był to fakt nie do przyjęcia. </w:t>
        </w:r>
      </w:ins>
    </w:p>
    <w:p w:rsidR="00477128" w:rsidRDefault="00477128" w:rsidP="00791BFD">
      <w:pPr>
        <w:pStyle w:val="NormalnyIn"/>
        <w:ind w:firstLine="708"/>
        <w:rPr>
          <w:ins w:id="896" w:author="Sebastian Łuczak" w:date="2011-09-03T10:44:00Z"/>
        </w:rPr>
      </w:pPr>
      <w:ins w:id="897" w:author="Sebastian Łuczak" w:date="2011-09-03T10:38:00Z">
        <w:r>
          <w:t xml:space="preserve">Ponieważ </w:t>
        </w:r>
      </w:ins>
      <w:ins w:id="898" w:author="Sebastian Łuczak" w:date="2011-09-03T10:39:00Z">
        <w:r>
          <w:t>do standa</w:t>
        </w:r>
      </w:ins>
      <w:ins w:id="899" w:author="Sebastian Łuczak" w:date="2011-09-03T10:40:00Z">
        <w:r>
          <w:t xml:space="preserve">rdowego wyposażenia </w:t>
        </w:r>
      </w:ins>
      <w:ins w:id="900" w:author="Sebastian Łuczak" w:date="2011-09-03T10:39:00Z">
        <w:r>
          <w:t>docel</w:t>
        </w:r>
      </w:ins>
      <w:ins w:id="901" w:author="Sebastian Łuczak" w:date="2011-09-03T10:40:00Z">
        <w:r>
          <w:t>owych</w:t>
        </w:r>
      </w:ins>
      <w:ins w:id="902" w:author="Sebastian Łuczak" w:date="2011-09-03T10:39:00Z">
        <w:r>
          <w:t xml:space="preserve"> użytkowni</w:t>
        </w:r>
      </w:ins>
      <w:ins w:id="903" w:author="Sebastian Łuczak" w:date="2011-09-03T10:40:00Z">
        <w:r>
          <w:t>ków</w:t>
        </w:r>
      </w:ins>
      <w:ins w:id="904" w:author="Sebastian Łuczak" w:date="2011-09-03T10:39:00Z">
        <w:r>
          <w:t xml:space="preserve"> systemu, czyli pracowni</w:t>
        </w:r>
      </w:ins>
      <w:ins w:id="905" w:author="Sebastian Łuczak" w:date="2011-09-03T10:40:00Z">
        <w:r>
          <w:t>ków</w:t>
        </w:r>
      </w:ins>
      <w:ins w:id="906" w:author="Sebastian Łuczak" w:date="2011-09-03T10:39:00Z">
        <w:r>
          <w:t xml:space="preserve"> mobiln</w:t>
        </w:r>
      </w:ins>
      <w:ins w:id="907" w:author="Sebastian Łuczak" w:date="2011-09-03T10:40:00Z">
        <w:r>
          <w:t>ych</w:t>
        </w:r>
      </w:ins>
      <w:ins w:id="908" w:author="Sebastian Łuczak" w:date="2011-09-03T10:43:00Z">
        <w:r>
          <w:t>,</w:t>
        </w:r>
      </w:ins>
      <w:ins w:id="909" w:author="Sebastian Łuczak" w:date="2011-09-03T10:40:00Z">
        <w:r>
          <w:t xml:space="preserve"> należy telefon komórkowy, rozważona została możliwość integracji czytnika z urządzeniem tego typu.</w:t>
        </w:r>
      </w:ins>
      <w:ins w:id="910" w:author="Sebastian Łuczak" w:date="2011-09-03T10:39:00Z">
        <w:r>
          <w:t xml:space="preserve"> </w:t>
        </w:r>
      </w:ins>
      <w:ins w:id="911" w:author="Sebastian Łuczak" w:date="2011-09-03T10:41:00Z">
        <w:r>
          <w:t>Działanie takie niesi</w:t>
        </w:r>
      </w:ins>
      <w:ins w:id="912" w:author="Sebastian Łuczak" w:date="2011-09-03T10:43:00Z">
        <w:r>
          <w:t>e</w:t>
        </w:r>
      </w:ins>
      <w:ins w:id="913" w:author="Sebastian Łuczak" w:date="2011-09-03T10:41:00Z">
        <w:r>
          <w:t xml:space="preserve"> za sobą korzyści w postaci</w:t>
        </w:r>
      </w:ins>
      <w:ins w:id="914" w:author="Sebastian Łuczak" w:date="2011-09-03T10:44:00Z">
        <w:r>
          <w:t xml:space="preserve"> uniknięcia wyposażania go w dodatkowe urządzenie i uzyskaniu </w:t>
        </w:r>
      </w:ins>
      <w:ins w:id="915" w:author="Sebastian Łuczak" w:date="2011-09-03T10:41:00Z">
        <w:r>
          <w:t>dostępu do metod tra</w:t>
        </w:r>
      </w:ins>
      <w:ins w:id="916" w:author="Sebastian Łuczak" w:date="2011-09-03T10:42:00Z">
        <w:r>
          <w:t>nsmisji danych opartych o istniejącą infrastrukturę sieci komórkowych</w:t>
        </w:r>
      </w:ins>
      <w:del w:id="917" w:author="Sebastian Łuczak" w:date="2011-09-03T10:40:00Z">
        <w:r w:rsidR="00791BFD" w:rsidDel="00477128">
          <w:delText xml:space="preserve">W dobie rozwoju funkcji oferowanych przez telefony komórkowe, </w:delText>
        </w:r>
      </w:del>
      <w:del w:id="918" w:author="Sebastian Łuczak" w:date="2011-09-03T10:38:00Z">
        <w:r w:rsidR="00791BFD" w:rsidDel="00477128">
          <w:delText>wydało się nam dobrym pomysłem</w:delText>
        </w:r>
      </w:del>
      <w:del w:id="919" w:author="Sebastian Łuczak" w:date="2011-09-03T10:40:00Z">
        <w:r w:rsidR="00791BFD" w:rsidDel="00477128">
          <w:delText xml:space="preserve">, żeby powiązać czytnik zbliżeniowy z takim właśnie urządzeniem. </w:delText>
        </w:r>
      </w:del>
      <w:del w:id="920" w:author="Sebastian Łuczak" w:date="2011-09-03T10:42:00Z">
        <w:r w:rsidR="00791BFD" w:rsidDel="00477128">
          <w:delText>W ten sposób uzyskalibyśmy również łatwy i gotowy sposób transmisji danych oparty o istniejącą już infrastrukturę. Dodatkowo należy nadmienić, że grupa docelowa czyli pracownicy mobilni i tak jest zawsze wyposażona w telefony</w:delText>
        </w:r>
      </w:del>
      <w:r w:rsidR="00791BFD">
        <w:t xml:space="preserve">. </w:t>
      </w:r>
    </w:p>
    <w:p w:rsidR="00791BFD" w:rsidDel="00477128" w:rsidRDefault="00791BFD" w:rsidP="00791BFD">
      <w:pPr>
        <w:pStyle w:val="NormalnyIn"/>
        <w:ind w:firstLine="708"/>
        <w:rPr>
          <w:del w:id="921" w:author="Sebastian Łuczak" w:date="2011-09-03T10:44:00Z"/>
        </w:rPr>
      </w:pPr>
      <w:del w:id="922" w:author="Sebastian Łuczak" w:date="2011-09-03T10:44:00Z">
        <w:r w:rsidDel="00477128">
          <w:delText>Stwierdziliśmy, że dodanie jednej funkcji do już posiadanego urządzenia nie powinno być dla nich zbyt obciążające. Oczywiście zakładając, że interfejs użytkownika nie będzie wymagał od nich zbyt wielu dodatkowych działań.</w:delText>
        </w:r>
      </w:del>
    </w:p>
    <w:p w:rsidR="00791BFD" w:rsidDel="00477128" w:rsidRDefault="00791BFD" w:rsidP="00791BFD">
      <w:pPr>
        <w:pStyle w:val="NormalnyIn"/>
        <w:ind w:firstLine="0"/>
        <w:rPr>
          <w:del w:id="923" w:author="Sebastian Łuczak" w:date="2011-09-03T10:47:00Z"/>
        </w:rPr>
      </w:pPr>
      <w:r>
        <w:tab/>
      </w:r>
      <w:del w:id="924" w:author="Sebastian Łuczak" w:date="2011-09-03T10:44:00Z">
        <w:r w:rsidDel="00477128">
          <w:delText>Łącząc te dwa fakty</w:delText>
        </w:r>
      </w:del>
      <w:del w:id="925" w:author="Sebastian Łuczak" w:date="2011-09-03T10:45:00Z">
        <w:r w:rsidDel="00477128">
          <w:delText xml:space="preserve">, czyli komunikację w oparciu o standard RFiD i telefonię komórkową, </w:delText>
        </w:r>
      </w:del>
      <w:del w:id="926" w:author="Sebastian Łuczak" w:date="2011-09-03T10:46:00Z">
        <w:r w:rsidDel="00477128">
          <w:delText>odkryliśmy istnienie o</w:delText>
        </w:r>
      </w:del>
      <w:del w:id="927" w:author="Sebastian Łuczak" w:date="2011-09-03T10:47:00Z">
        <w:r w:rsidDel="00477128">
          <w:delText xml:space="preserve">rganizacji NFC Forum sprawującej pieczę nad rozwojem i propagowaniem nowego standardu komunikacji zbliżeniowej </w:delText>
        </w:r>
      </w:del>
      <w:customXmlDelRangeStart w:id="928" w:author="Sebastian Łuczak" w:date="2011-09-03T10:47:00Z"/>
      <w:sdt>
        <w:sdtPr>
          <w:id w:val="21443744"/>
          <w:citation/>
        </w:sdtPr>
        <w:sdtContent>
          <w:customXmlDelRangeEnd w:id="928"/>
          <w:del w:id="929" w:author="Sebastian Łuczak" w:date="2011-09-03T10:47:00Z">
            <w:r w:rsidR="002436F7" w:rsidDel="00477128">
              <w:fldChar w:fldCharType="begin"/>
            </w:r>
            <w:r w:rsidDel="00477128">
              <w:delInstrText xml:space="preserve"> CITATION NFC111 \l 1045 </w:delInstrText>
            </w:r>
            <w:r w:rsidR="002436F7" w:rsidDel="00477128">
              <w:fldChar w:fldCharType="separate"/>
            </w:r>
            <w:r w:rsidR="00B57808" w:rsidDel="00477128">
              <w:rPr>
                <w:noProof/>
              </w:rPr>
              <w:delText>[1]</w:delText>
            </w:r>
            <w:r w:rsidR="002436F7" w:rsidDel="00477128">
              <w:fldChar w:fldCharType="end"/>
            </w:r>
          </w:del>
          <w:customXmlDelRangeStart w:id="930" w:author="Sebastian Łuczak" w:date="2011-09-03T10:47:00Z"/>
        </w:sdtContent>
      </w:sdt>
      <w:customXmlDelRangeEnd w:id="930"/>
      <w:del w:id="931" w:author="Sebastian Łuczak" w:date="2011-09-03T10:47:00Z">
        <w:r w:rsidDel="00477128">
          <w:delText>, a także prototypowe modele telefonów wyposażone w moduły komunikacji Near Field Communication.</w:delText>
        </w:r>
      </w:del>
    </w:p>
    <w:p w:rsidR="00791BFD" w:rsidRDefault="00791BFD" w:rsidP="00791BFD">
      <w:pPr>
        <w:pStyle w:val="NormalnyIn"/>
        <w:ind w:firstLine="0"/>
      </w:pPr>
      <w:del w:id="932" w:author="Sebastian Łuczak" w:date="2011-09-03T10:47:00Z">
        <w:r w:rsidDel="00477128">
          <w:tab/>
        </w:r>
      </w:del>
      <w:r>
        <w:t>Near Field Communication</w:t>
      </w:r>
      <w:ins w:id="933" w:author="Sebastian Łuczak" w:date="2011-09-03T10:47:00Z">
        <w:r w:rsidR="00477128">
          <w:t xml:space="preserve"> </w:t>
        </w:r>
      </w:ins>
      <w:del w:id="934" w:author="Sebastian Łuczak" w:date="2011-09-03T10:47:00Z">
        <w:r w:rsidDel="00477128">
          <w:delText xml:space="preserve">(NFC) </w:delText>
        </w:r>
      </w:del>
      <w:r>
        <w:t>stanowi grupę technologii krótkodystansowej radiowej komunikacji zbliżeniowej, stworzonych głównie z myślą o urządzeniach przenośnych takich jak telefony komórkowe i tablety</w:t>
      </w:r>
      <w:r w:rsidR="00236669" w:rsidRPr="00236669">
        <w:t xml:space="preserve"> </w:t>
      </w:r>
      <w:customXmlInsRangeStart w:id="935" w:author="Sebastian Łuczak" w:date="2011-09-03T10:47:00Z"/>
      <w:sdt>
        <w:sdtPr>
          <w:id w:val="1545599"/>
          <w:citation/>
        </w:sdtPr>
        <w:sdtContent>
          <w:customXmlInsRangeEnd w:id="935"/>
          <w:ins w:id="936" w:author="Sebastian Łuczak" w:date="2011-09-03T10:47:00Z">
            <w:r w:rsidR="002436F7">
              <w:fldChar w:fldCharType="begin"/>
            </w:r>
            <w:r w:rsidR="00236669">
              <w:instrText xml:space="preserve"> CITATION NFC111 \l 1045 </w:instrText>
            </w:r>
            <w:r w:rsidR="002436F7">
              <w:fldChar w:fldCharType="separate"/>
            </w:r>
          </w:ins>
          <w:r w:rsidR="00361C13">
            <w:rPr>
              <w:noProof/>
            </w:rPr>
            <w:t>[2]</w:t>
          </w:r>
          <w:ins w:id="937" w:author="Sebastian Łuczak" w:date="2011-09-03T10:47:00Z">
            <w:r w:rsidR="002436F7">
              <w:fldChar w:fldCharType="end"/>
            </w:r>
          </w:ins>
          <w:customXmlInsRangeStart w:id="938" w:author="Sebastian Łuczak" w:date="2011-09-03T10:47:00Z"/>
        </w:sdtContent>
      </w:sdt>
      <w:customXmlInsRangeEnd w:id="938"/>
      <w:r>
        <w:t>. Częstotliwość pracy wynosi 13.56 MHz, jest zatem taka sama jak jedna z częstotliwości używanych przez RFiD. Nie jest to przypadkowe, gdyż NFC jest w pełni kompatybilne z istniejącą już infrastrukturą RFiD opa</w:t>
      </w:r>
      <w:r w:rsidR="000E4A66">
        <w:t>rtą o tę częstotliwość</w:t>
      </w:r>
      <w:r>
        <w:t>.</w:t>
      </w:r>
    </w:p>
    <w:p w:rsidR="00791BFD" w:rsidRDefault="00791BFD" w:rsidP="00791BFD">
      <w:pPr>
        <w:pStyle w:val="NormalnyIn"/>
        <w:ind w:firstLine="0"/>
      </w:pPr>
      <w:r>
        <w:tab/>
        <w:t xml:space="preserve">Komunikacja w NFC oparta jest o zjawisko indukcji magnetycznej powstałej pomiędzy dwiema antenami. </w:t>
      </w:r>
      <w:ins w:id="939" w:author="Sebastian Łuczak" w:date="2011-09-03T10:51:00Z">
        <w:r w:rsidR="00AE4807">
          <w:t xml:space="preserve">Zależnie od wariantu standardu, </w:t>
        </w:r>
      </w:ins>
      <w:del w:id="940" w:author="Sebastian Łuczak" w:date="2011-09-03T10:51:00Z">
        <w:r w:rsidR="00952D5D" w:rsidDel="00AE4807">
          <w:delText>M</w:delText>
        </w:r>
        <w:r w:rsidDel="00AE4807">
          <w:delText>odulacja</w:delText>
        </w:r>
        <w:r w:rsidR="00952D5D" w:rsidDel="00AE4807">
          <w:delText xml:space="preserve"> </w:delText>
        </w:r>
      </w:del>
      <w:ins w:id="941" w:author="Sebastian Łuczak" w:date="2011-09-03T10:51:00Z">
        <w:r w:rsidR="00AE4807">
          <w:t xml:space="preserve">modulacja </w:t>
        </w:r>
      </w:ins>
      <w:r w:rsidR="00952D5D">
        <w:t>ASK</w:t>
      </w:r>
      <w:ins w:id="942" w:author="Sebastian Łuczak" w:date="2011-09-03T10:49:00Z">
        <w:r w:rsidR="00AE4807">
          <w:t xml:space="preserve"> lub BPSK</w:t>
        </w:r>
      </w:ins>
      <w:r>
        <w:t xml:space="preserve"> tego pola pozwala na transmisję danych</w:t>
      </w:r>
      <w:r w:rsidR="00236669" w:rsidRPr="00236669">
        <w:t xml:space="preserve"> </w:t>
      </w:r>
      <w:customXmlInsRangeStart w:id="943" w:author="Sebastian Łuczak" w:date="2011-09-03T10:53:00Z"/>
      <w:sdt>
        <w:sdtPr>
          <w:id w:val="1545601"/>
          <w:citation/>
        </w:sdtPr>
        <w:sdtContent>
          <w:customXmlInsRangeEnd w:id="943"/>
          <w:ins w:id="944" w:author="Sebastian Łuczak" w:date="2011-09-03T10:53:00Z">
            <w:r w:rsidR="002436F7">
              <w:fldChar w:fldCharType="begin"/>
            </w:r>
            <w:r w:rsidR="00236669">
              <w:instrText xml:space="preserve"> CITATION Roh11 \l 1045 </w:instrText>
            </w:r>
          </w:ins>
          <w:r w:rsidR="002436F7">
            <w:fldChar w:fldCharType="separate"/>
          </w:r>
          <w:r w:rsidR="00361C13">
            <w:rPr>
              <w:noProof/>
            </w:rPr>
            <w:t>[3]</w:t>
          </w:r>
          <w:ins w:id="945" w:author="Sebastian Łuczak" w:date="2011-09-03T10:53:00Z">
            <w:r w:rsidR="002436F7">
              <w:fldChar w:fldCharType="end"/>
            </w:r>
          </w:ins>
          <w:customXmlInsRangeStart w:id="946" w:author="Sebastian Łuczak" w:date="2011-09-03T10:53:00Z"/>
        </w:sdtContent>
      </w:sdt>
      <w:customXmlInsRangeEnd w:id="946"/>
      <w:r>
        <w:t>. Dopuszczalne prędkości zawierają się w zakresie od 106 kbit/s do 424 kbis/s</w:t>
      </w:r>
      <w:ins w:id="947" w:author="Sebastian Łuczak" w:date="2011-09-03T10:54:00Z">
        <w:r w:rsidR="00AE4807">
          <w:t xml:space="preserve"> </w:t>
        </w:r>
      </w:ins>
      <w:customXmlInsRangeStart w:id="948" w:author="Sebastian Łuczak" w:date="2011-09-03T10:54:00Z"/>
      <w:sdt>
        <w:sdtPr>
          <w:id w:val="1545602"/>
          <w:citation/>
        </w:sdtPr>
        <w:sdtContent>
          <w:customXmlInsRangeEnd w:id="948"/>
          <w:ins w:id="949" w:author="Sebastian Łuczak" w:date="2011-09-03T10:54:00Z">
            <w:r w:rsidR="002436F7">
              <w:fldChar w:fldCharType="begin"/>
            </w:r>
            <w:r w:rsidR="00AE4807">
              <w:instrText xml:space="preserve"> CITATION Roh11 \l 1045 </w:instrText>
            </w:r>
            <w:r w:rsidR="002436F7">
              <w:fldChar w:fldCharType="separate"/>
            </w:r>
          </w:ins>
          <w:r w:rsidR="00361C13">
            <w:rPr>
              <w:noProof/>
            </w:rPr>
            <w:t>[3]</w:t>
          </w:r>
          <w:ins w:id="950" w:author="Sebastian Łuczak" w:date="2011-09-03T10:54:00Z">
            <w:r w:rsidR="002436F7">
              <w:fldChar w:fldCharType="end"/>
            </w:r>
          </w:ins>
          <w:customXmlInsRangeStart w:id="951" w:author="Sebastian Łuczak" w:date="2011-09-03T10:54:00Z"/>
        </w:sdtContent>
      </w:sdt>
      <w:customXmlInsRangeEnd w:id="951"/>
      <w:r>
        <w:t xml:space="preserve">. </w:t>
      </w:r>
    </w:p>
    <w:p w:rsidR="00791BFD" w:rsidRDefault="00791BFD" w:rsidP="00791BFD">
      <w:pPr>
        <w:pStyle w:val="NormalnyIn"/>
        <w:ind w:firstLine="708"/>
      </w:pPr>
      <w:r>
        <w:t xml:space="preserve">Transmisja zachodzić może w dwóch trybach, pasywnym i aktywnym. </w:t>
      </w:r>
    </w:p>
    <w:p w:rsidR="00791BFD" w:rsidRDefault="00791BFD" w:rsidP="00791BFD">
      <w:pPr>
        <w:pStyle w:val="NormalnyIn"/>
        <w:ind w:firstLine="708"/>
      </w:pPr>
      <w:r>
        <w:t>W trybie pasywnym urządzenie inicjujące komunikację wytwarza pole elektromagnetyczne, z kolei drugie urządzenie moduluje powstałe pole i w ten sposób transmituje dane. Korzystając z tego samego pola, uzyskuje również moc niezbędną do zasilenia swoich układów.</w:t>
      </w:r>
    </w:p>
    <w:p w:rsidR="00791BFD" w:rsidRDefault="00791BFD" w:rsidP="00791BFD">
      <w:pPr>
        <w:pStyle w:val="NormalnyIn"/>
        <w:ind w:firstLine="708"/>
      </w:pPr>
      <w:r>
        <w:lastRenderedPageBreak/>
        <w:t>Tryb aktywny oznacza, że oba urządzenia mają własne źródła zasilania i wytwarzają swoje pola na zmianę w celu cyklicznego nasłuchiwania i modulacji pola drugiego urządzenia.</w:t>
      </w:r>
    </w:p>
    <w:p w:rsidR="00791BFD" w:rsidRDefault="00791BFD" w:rsidP="00791BFD">
      <w:pPr>
        <w:pStyle w:val="NormalnyIn"/>
        <w:ind w:firstLine="708"/>
      </w:pPr>
      <w:r>
        <w:t xml:space="preserve">Tryb pasywny opiera się głównie na wykorzystywaniu urządzenia mobilnego NFC, na przykład telefonu i pasywnego znacznika zgodnego z jednym z czterech typów wyspecyfikowanych przez standard. Dobór typu znacznika zależy ściśle od  jego przeznaczenia, gdyż typy te różnią się między sobą oferowanymi prędkościami odczytu, pojemnością, systemami zabezpieczeń, obecnością unikalnego identyfikatora oraz kosztem jednostkowym </w:t>
      </w:r>
      <w:sdt>
        <w:sdtPr>
          <w:id w:val="21443745"/>
          <w:citation/>
        </w:sdtPr>
        <w:sdtContent>
          <w:r w:rsidR="002436F7">
            <w:fldChar w:fldCharType="begin"/>
          </w:r>
          <w:r>
            <w:instrText xml:space="preserve"> CITATION Inn06 \l 1045 </w:instrText>
          </w:r>
          <w:r w:rsidR="002436F7">
            <w:fldChar w:fldCharType="separate"/>
          </w:r>
          <w:r w:rsidR="00361C13">
            <w:rPr>
              <w:noProof/>
            </w:rPr>
            <w:t>[4]</w:t>
          </w:r>
          <w:r w:rsidR="002436F7">
            <w:fldChar w:fldCharType="end"/>
          </w:r>
        </w:sdtContent>
      </w:sdt>
      <w:r>
        <w:t>.</w:t>
      </w:r>
    </w:p>
    <w:p w:rsidR="00791BFD" w:rsidRPr="00DC4AF5" w:rsidRDefault="00DC4AF5" w:rsidP="00791BFD">
      <w:pPr>
        <w:pStyle w:val="NormalnyIn"/>
        <w:ind w:firstLine="708"/>
      </w:pPr>
      <w:ins w:id="952" w:author="Sebastian Łuczak" w:date="2011-09-03T11:10:00Z">
        <w:r>
          <w:t>W systemie kontroli czasu pracy t</w:t>
        </w:r>
      </w:ins>
      <w:del w:id="953" w:author="Sebastian Łuczak" w:date="2011-09-03T11:07:00Z">
        <w:r w:rsidR="00791BFD" w:rsidRPr="00DC4AF5" w:rsidDel="00DC4AF5">
          <w:delText>Ostatecznie, ponieważ oferowane przez ten standard możliwości pokrywały się z naszymi oczekiwaniami, zdecydowaliśmy się na wykorzystanie w naszym systemie komunikacji NFC do rejestrowania realizacji zleceń przez pracowników</w:delText>
        </w:r>
      </w:del>
      <w:ins w:id="954" w:author="Sebastian Łuczak" w:date="2011-09-03T11:07:00Z">
        <w:r w:rsidRPr="00DC4AF5">
          <w:t>echnol</w:t>
        </w:r>
      </w:ins>
      <w:ins w:id="955" w:author="Sebastian Łuczak" w:date="2011-09-03T11:08:00Z">
        <w:r w:rsidRPr="00DC4AF5">
          <w:t>ogia Near Field Communication</w:t>
        </w:r>
        <w:r w:rsidR="002436F7" w:rsidRPr="002436F7">
          <w:rPr>
            <w:rPrChange w:id="956" w:author="Sebastian Łuczak" w:date="2011-09-03T11:08:00Z">
              <w:rPr>
                <w:lang w:val="en-US"/>
              </w:rPr>
            </w:rPrChange>
          </w:rPr>
          <w:t xml:space="preserve"> użyta jest </w:t>
        </w:r>
      </w:ins>
      <w:ins w:id="957" w:author="Sebastian Łuczak" w:date="2011-09-03T11:09:00Z">
        <w:r>
          <w:t xml:space="preserve">do zbliżeniowej komunikacji </w:t>
        </w:r>
      </w:ins>
      <w:ins w:id="958" w:author="Sebastian Łuczak" w:date="2011-09-03T11:10:00Z">
        <w:r>
          <w:t xml:space="preserve">telefonu </w:t>
        </w:r>
      </w:ins>
      <w:ins w:id="959" w:author="Sebastian Łuczak" w:date="2011-09-03T11:09:00Z">
        <w:r>
          <w:t xml:space="preserve">ze znacznikami umieszczonymi </w:t>
        </w:r>
      </w:ins>
      <w:ins w:id="960" w:author="Sebastian Łuczak" w:date="2011-09-03T11:10:00Z">
        <w:r>
          <w:t>w lokalizacjach realizacji zleceń przez pracowników.</w:t>
        </w:r>
      </w:ins>
      <w:del w:id="961" w:author="Sebastian Łuczak" w:date="2011-09-03T11:07:00Z">
        <w:r w:rsidR="00791BFD" w:rsidRPr="00DC4AF5" w:rsidDel="00DC4AF5">
          <w:delText>.</w:delText>
        </w:r>
      </w:del>
    </w:p>
    <w:p w:rsidR="00791BFD" w:rsidRDefault="00791BFD" w:rsidP="00791BFD">
      <w:pPr>
        <w:pStyle w:val="Nagwek2"/>
      </w:pPr>
      <w:bookmarkStart w:id="962" w:name="_Toc302857070"/>
      <w:r>
        <w:t>Znacznik NFC Forum Type 2 - Mifare Ultralight</w:t>
      </w:r>
      <w:bookmarkEnd w:id="962"/>
    </w:p>
    <w:p w:rsidR="00791BFD" w:rsidRDefault="00791BFD" w:rsidP="00791BFD">
      <w:pPr>
        <w:pStyle w:val="NormalnyIn"/>
        <w:ind w:firstLine="0"/>
      </w:pPr>
      <w:r>
        <w:t xml:space="preserve">Jedną z kluczowych zalet prezentowanego systemu jest jego niska cena wdrożeniowa i eksploatacyjna. </w:t>
      </w:r>
      <w:ins w:id="963" w:author="Sebastian Łuczak" w:date="2011-09-03T11:11:00Z">
        <w:r w:rsidR="00DC4AF5">
          <w:t xml:space="preserve">Z tego powodu </w:t>
        </w:r>
      </w:ins>
      <w:ins w:id="964" w:author="Sebastian Łuczak" w:date="2011-09-03T11:12:00Z">
        <w:r w:rsidR="00DC4AF5">
          <w:t>do oznaczania lokalizacji w których real</w:t>
        </w:r>
      </w:ins>
      <w:ins w:id="965" w:author="Sebastian Łuczak" w:date="2011-09-03T11:13:00Z">
        <w:r w:rsidR="00DC4AF5">
          <w:t>izowane mogą być zlecenia zostały wybrane</w:t>
        </w:r>
      </w:ins>
      <w:ins w:id="966" w:author="Sebastian Łuczak" w:date="2011-09-03T11:12:00Z">
        <w:r w:rsidR="00DC4AF5">
          <w:t xml:space="preserve"> </w:t>
        </w:r>
      </w:ins>
      <w:del w:id="967" w:author="Sebastian Łuczak" w:date="2011-09-03T11:11:00Z">
        <w:r w:rsidDel="00DC4AF5">
          <w:delText xml:space="preserve">Między innymi z tego powodu zdecydowaliśmy się na wykorzystanie </w:delText>
        </w:r>
      </w:del>
      <w:r>
        <w:t>niezwykle tani</w:t>
      </w:r>
      <w:ins w:id="968" w:author="Sebastian Łuczak" w:date="2011-09-03T11:13:00Z">
        <w:r w:rsidR="00DC4AF5">
          <w:t>e</w:t>
        </w:r>
      </w:ins>
      <w:del w:id="969" w:author="Sebastian Łuczak" w:date="2011-09-03T11:13:00Z">
        <w:r w:rsidDel="00DC4AF5">
          <w:delText>ch</w:delText>
        </w:r>
      </w:del>
      <w:del w:id="970" w:author="Sebastian Łuczak" w:date="2011-09-03T09:50:00Z">
        <w:r w:rsidDel="00607061">
          <w:delText xml:space="preserve"> (0.44</w:delText>
        </w:r>
        <w:r w:rsidR="00952D5D" w:rsidDel="00607061">
          <w:delText>USD</w:delText>
        </w:r>
        <w:r w:rsidDel="00607061">
          <w:delText xml:space="preserve"> za sztukę przy zakupie 1000-4999 sztuk </w:delText>
        </w:r>
      </w:del>
      <w:customXmlDelRangeStart w:id="971" w:author="Sebastian Łuczak" w:date="2011-09-03T09:50:00Z"/>
      <w:sdt>
        <w:sdtPr>
          <w:id w:val="21443746"/>
          <w:citation/>
        </w:sdtPr>
        <w:sdtContent>
          <w:customXmlDelRangeEnd w:id="971"/>
          <w:del w:id="972" w:author="Sebastian Łuczak" w:date="2011-09-03T09:50:00Z">
            <w:r w:rsidR="002436F7" w:rsidDel="00607061">
              <w:fldChar w:fldCharType="begin"/>
            </w:r>
            <w:r w:rsidDel="00607061">
              <w:delInstrText xml:space="preserve"> CITATION Str11 \l 1045 </w:delInstrText>
            </w:r>
            <w:r w:rsidR="002436F7" w:rsidDel="00607061">
              <w:fldChar w:fldCharType="separate"/>
            </w:r>
            <w:r w:rsidR="00B57808" w:rsidDel="00607061">
              <w:rPr>
                <w:noProof/>
              </w:rPr>
              <w:delText>[3]</w:delText>
            </w:r>
            <w:r w:rsidR="002436F7" w:rsidDel="00607061">
              <w:fldChar w:fldCharType="end"/>
            </w:r>
          </w:del>
          <w:customXmlDelRangeStart w:id="973" w:author="Sebastian Łuczak" w:date="2011-09-03T09:50:00Z"/>
        </w:sdtContent>
      </w:sdt>
      <w:customXmlDelRangeEnd w:id="973"/>
      <w:del w:id="974" w:author="Sebastian Łuczak" w:date="2011-09-03T09:50:00Z">
        <w:r w:rsidDel="00607061">
          <w:delText>)</w:delText>
        </w:r>
      </w:del>
      <w:r>
        <w:t xml:space="preserve"> i prost</w:t>
      </w:r>
      <w:ins w:id="975" w:author="Sebastian Łuczak" w:date="2011-09-03T11:13:00Z">
        <w:r w:rsidR="00DC4AF5">
          <w:t>e</w:t>
        </w:r>
      </w:ins>
      <w:del w:id="976" w:author="Sebastian Łuczak" w:date="2011-09-03T11:13:00Z">
        <w:r w:rsidDel="00DC4AF5">
          <w:delText>ych</w:delText>
        </w:r>
      </w:del>
      <w:r>
        <w:t xml:space="preserve"> konstrukcyjnie znacznik</w:t>
      </w:r>
      <w:ins w:id="977" w:author="Sebastian Łuczak" w:date="2011-09-03T11:13:00Z">
        <w:r w:rsidR="00DC4AF5">
          <w:t>i</w:t>
        </w:r>
      </w:ins>
      <w:del w:id="978" w:author="Sebastian Łuczak" w:date="2011-09-03T11:13:00Z">
        <w:r w:rsidDel="00DC4AF5">
          <w:delText>ów</w:delText>
        </w:r>
      </w:del>
      <w:r>
        <w:t xml:space="preserve"> NFC Forum Type 2 Mifare Ultralight w formie miękkiej nalepki, w której cały układ </w:t>
      </w:r>
      <w:ins w:id="979" w:author="Sebastian Łuczak" w:date="2011-09-03T11:13:00Z">
        <w:r w:rsidR="00DC4AF5">
          <w:t xml:space="preserve">i antena </w:t>
        </w:r>
      </w:ins>
      <w:r>
        <w:t>wprasowan</w:t>
      </w:r>
      <w:ins w:id="980" w:author="Sebastian Łuczak" w:date="2011-09-03T11:13:00Z">
        <w:r w:rsidR="00DC4AF5">
          <w:t>e</w:t>
        </w:r>
      </w:ins>
      <w:del w:id="981" w:author="Sebastian Łuczak" w:date="2011-09-03T11:13:00Z">
        <w:r w:rsidDel="00DC4AF5">
          <w:delText>y</w:delText>
        </w:r>
      </w:del>
      <w:r>
        <w:t xml:space="preserve"> </w:t>
      </w:r>
      <w:del w:id="982" w:author="Sebastian Łuczak" w:date="2011-09-03T11:13:00Z">
        <w:r w:rsidDel="00DC4AF5">
          <w:delText xml:space="preserve">jest </w:delText>
        </w:r>
      </w:del>
      <w:ins w:id="983" w:author="Sebastian Łuczak" w:date="2011-09-03T11:13:00Z">
        <w:r w:rsidR="00DC4AF5">
          <w:t xml:space="preserve">są </w:t>
        </w:r>
      </w:ins>
      <w:r>
        <w:t>w papier.</w:t>
      </w:r>
    </w:p>
    <w:p w:rsidR="00791BFD" w:rsidRDefault="00791BFD" w:rsidP="00791BFD">
      <w:pPr>
        <w:pStyle w:val="NormalnyIn"/>
        <w:ind w:firstLine="0"/>
      </w:pPr>
      <w:r>
        <w:t>Znaczniki te cechują się pojemnością zaledwie 384 bitów dostępnych na dane użytkownika w trybie zapis/odczyt</w:t>
      </w:r>
      <w:r w:rsidR="00DD7622">
        <w:t>.</w:t>
      </w:r>
      <w:r>
        <w:t xml:space="preserve"> </w:t>
      </w:r>
      <w:r w:rsidR="00DD7622">
        <w:t>W</w:t>
      </w:r>
      <w:r>
        <w:t>yposażone są w system unikania kolizji</w:t>
      </w:r>
      <w:r w:rsidR="00DD7622">
        <w:t xml:space="preserve"> oparty na </w:t>
      </w:r>
      <w:r w:rsidR="000E54AF">
        <w:t xml:space="preserve">analizie UID (ang. </w:t>
      </w:r>
      <w:r w:rsidR="000E54AF">
        <w:rPr>
          <w:i/>
        </w:rPr>
        <w:t>Unique Identifier</w:t>
      </w:r>
      <w:r w:rsidR="000E54AF">
        <w:t>) znacznika</w:t>
      </w:r>
      <w:sdt>
        <w:sdtPr>
          <w:id w:val="5434451"/>
          <w:citation/>
        </w:sdtPr>
        <w:sdtContent>
          <w:fldSimple w:instr=" CITATION NXP06 \l 1045  ">
            <w:r w:rsidR="00361C13">
              <w:rPr>
                <w:noProof/>
              </w:rPr>
              <w:t xml:space="preserve"> [5]</w:t>
            </w:r>
          </w:fldSimple>
        </w:sdtContent>
      </w:sdt>
      <w:r w:rsidR="000E54AF">
        <w:t>.</w:t>
      </w:r>
      <w:r>
        <w:t xml:space="preserve"> </w:t>
      </w:r>
      <w:r w:rsidR="000E54AF">
        <w:t>Mifare Ultralight oferuje</w:t>
      </w:r>
      <w:r>
        <w:t xml:space="preserve"> </w:t>
      </w:r>
      <w:r w:rsidR="00182C87">
        <w:t>prędkość transmisji 106 kbit/s i dostarcza</w:t>
      </w:r>
      <w:r>
        <w:t xml:space="preserve"> możliwość jednokrotnego i nieodwracalnego zablokowania zapisu na znaczniku. Wadą tego rozwiązania jest niemożność </w:t>
      </w:r>
      <w:r w:rsidR="00DD7622">
        <w:t>ustalenia</w:t>
      </w:r>
      <w:r>
        <w:t xml:space="preserve"> kodów dostępu do odczytu sektorów, przez co wszystko co jest zapisane na znaczniku, może być odczytane przez czytnik zgodny ze standardem ISO/IEC 14443 </w:t>
      </w:r>
      <w:sdt>
        <w:sdtPr>
          <w:id w:val="21443747"/>
          <w:citation/>
        </w:sdtPr>
        <w:sdtContent>
          <w:r w:rsidR="002436F7">
            <w:fldChar w:fldCharType="begin"/>
          </w:r>
          <w:r>
            <w:instrText xml:space="preserve"> CITATION NXP10 \l 1045 </w:instrText>
          </w:r>
          <w:r w:rsidR="002436F7">
            <w:fldChar w:fldCharType="separate"/>
          </w:r>
          <w:r w:rsidR="00361C13">
            <w:rPr>
              <w:noProof/>
            </w:rPr>
            <w:t>[6]</w:t>
          </w:r>
          <w:r w:rsidR="002436F7">
            <w:fldChar w:fldCharType="end"/>
          </w:r>
        </w:sdtContent>
      </w:sdt>
      <w:r>
        <w:t xml:space="preserve"> </w:t>
      </w:r>
      <w:sdt>
        <w:sdtPr>
          <w:id w:val="21443748"/>
          <w:citation/>
        </w:sdtPr>
        <w:sdtContent>
          <w:r w:rsidR="002436F7">
            <w:fldChar w:fldCharType="begin"/>
          </w:r>
          <w:r>
            <w:instrText xml:space="preserve"> CITATION Inn06 \l 1045 </w:instrText>
          </w:r>
          <w:r w:rsidR="002436F7">
            <w:fldChar w:fldCharType="separate"/>
          </w:r>
          <w:r w:rsidR="00361C13">
            <w:rPr>
              <w:noProof/>
            </w:rPr>
            <w:t>[4]</w:t>
          </w:r>
          <w:r w:rsidR="002436F7">
            <w:fldChar w:fldCharType="end"/>
          </w:r>
        </w:sdtContent>
      </w:sdt>
      <w:r>
        <w:t>.</w:t>
      </w:r>
    </w:p>
    <w:p w:rsidR="00791BFD" w:rsidRDefault="00791BFD" w:rsidP="00791BFD">
      <w:pPr>
        <w:pStyle w:val="NormalnyIn"/>
        <w:ind w:firstLine="0"/>
      </w:pPr>
      <w:r>
        <w:t xml:space="preserve">Cechą która stała się krytyczna dla </w:t>
      </w:r>
      <w:del w:id="984" w:author="Sebastian Łuczak" w:date="2011-09-03T11:14:00Z">
        <w:r w:rsidDel="00DC4AF5">
          <w:delText xml:space="preserve">naszego </w:delText>
        </w:r>
      </w:del>
      <w:r>
        <w:t xml:space="preserve">systemu okazał się fakt iż każdy znacznik posiada zapisany na 7 bajtach unikatowy numer seryjny, zwany dalej unikalnym identyfikatorem. </w:t>
      </w:r>
    </w:p>
    <w:p w:rsidR="00791BFD" w:rsidRDefault="00791BFD" w:rsidP="00791BFD">
      <w:pPr>
        <w:pStyle w:val="NormalnyIn"/>
        <w:ind w:firstLine="0"/>
        <w:rPr>
          <w:b/>
        </w:rPr>
      </w:pPr>
      <w:r>
        <w:tab/>
        <w:t xml:space="preserve">Ostatecznie na znaczniku zapisywana </w:t>
      </w:r>
      <w:r w:rsidR="003D35E5">
        <w:t xml:space="preserve">jest </w:t>
      </w:r>
      <w:r>
        <w:t xml:space="preserve">tylko nazwa systemu, a jedyną informacją odczytywaną ze znacznika </w:t>
      </w:r>
      <w:r w:rsidR="003D35E5">
        <w:t xml:space="preserve">jest </w:t>
      </w:r>
      <w:r>
        <w:t xml:space="preserve">jego identyfikator, który w bazie danych powiązany </w:t>
      </w:r>
      <w:r w:rsidR="003D35E5">
        <w:t xml:space="preserve">jest </w:t>
      </w:r>
      <w:r>
        <w:t xml:space="preserve">z kompletem potrzebnych informacji. Dokładny opis wspomnianych danych zawarty jest w rozdziale opisującym projekt bazy danych. </w:t>
      </w:r>
    </w:p>
    <w:p w:rsidR="00791BFD" w:rsidRDefault="00791BFD" w:rsidP="00791BFD">
      <w:pPr>
        <w:pStyle w:val="NormalnyIn"/>
        <w:ind w:firstLine="0"/>
        <w:rPr>
          <w:b/>
        </w:rPr>
      </w:pPr>
    </w:p>
    <w:p w:rsidR="00F03C26" w:rsidRDefault="00261B1A" w:rsidP="00F03C26">
      <w:pPr>
        <w:keepNext/>
        <w:jc w:val="center"/>
      </w:pPr>
      <w:ins w:id="985" w:author="Sebastian Łuczak" w:date="2011-09-03T11:15:00Z">
        <w:r>
          <w:rPr>
            <w:noProof/>
            <w:lang w:eastAsia="pl-PL"/>
          </w:rPr>
          <w:lastRenderedPageBreak/>
          <w:drawing>
            <wp:inline distT="0" distB="0" distL="0" distR="0">
              <wp:extent cx="2816225" cy="3132455"/>
              <wp:effectExtent l="19050" t="0" r="3175" b="0"/>
              <wp:docPr id="35" name="Obraz 6" descr="img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21.jpg"/>
                      <pic:cNvPicPr/>
                    </pic:nvPicPr>
                    <pic:blipFill>
                      <a:blip r:embed="rId18" cstate="print"/>
                      <a:stretch>
                        <a:fillRect/>
                      </a:stretch>
                    </pic:blipFill>
                    <pic:spPr>
                      <a:xfrm>
                        <a:off x="0" y="0"/>
                        <a:ext cx="2816225" cy="3132455"/>
                      </a:xfrm>
                      <a:prstGeom prst="rect">
                        <a:avLst/>
                      </a:prstGeom>
                    </pic:spPr>
                  </pic:pic>
                </a:graphicData>
              </a:graphic>
            </wp:inline>
          </w:drawing>
        </w:r>
      </w:ins>
    </w:p>
    <w:p w:rsidR="00CF2DA1" w:rsidRDefault="00F03C26" w:rsidP="00F03C26">
      <w:pPr>
        <w:pStyle w:val="Legenda"/>
      </w:pPr>
      <w:r>
        <w:t xml:space="preserve">Rys. </w:t>
      </w:r>
      <w:fldSimple w:instr=" STYLEREF 1 \s ">
        <w:r w:rsidR="00B32F6F">
          <w:rPr>
            <w:noProof/>
          </w:rPr>
          <w:t>4</w:t>
        </w:r>
      </w:fldSimple>
      <w:r w:rsidR="00B32F6F">
        <w:t>.</w:t>
      </w:r>
      <w:fldSimple w:instr=" SEQ Rys. \* ARABIC \s 1 ">
        <w:r w:rsidR="00B32F6F">
          <w:rPr>
            <w:noProof/>
          </w:rPr>
          <w:t>1</w:t>
        </w:r>
      </w:fldSimple>
      <w:r>
        <w:t xml:space="preserve"> Znacznik Mifare Ultralight w formie miękkie naklejki</w:t>
      </w:r>
    </w:p>
    <w:p w:rsidR="00F03C26" w:rsidRPr="00F03C26" w:rsidRDefault="00F03C26" w:rsidP="00F03C26">
      <w:pPr>
        <w:rPr>
          <w:lang w:eastAsia="pl-PL"/>
        </w:rPr>
      </w:pPr>
    </w:p>
    <w:p w:rsidR="00791BFD" w:rsidRDefault="00CF2DA1" w:rsidP="00CF2DA1">
      <w:pPr>
        <w:pStyle w:val="Nagwek2"/>
      </w:pPr>
      <w:bookmarkStart w:id="986" w:name="_Toc302857071"/>
      <w:ins w:id="987" w:author="Sebastian Łuczak" w:date="2011-09-03T11:18:00Z">
        <w:r>
          <w:t>Android Ging</w:t>
        </w:r>
      </w:ins>
      <w:ins w:id="988" w:author="Sebastian Łuczak" w:date="2011-09-03T11:19:00Z">
        <w:r>
          <w:t>erbread</w:t>
        </w:r>
      </w:ins>
      <w:bookmarkEnd w:id="986"/>
      <w:del w:id="989" w:author="Sebastian Łuczak" w:date="2011-09-03T11:18:00Z">
        <w:r w:rsidR="00791BFD" w:rsidDel="00CF2DA1">
          <w:delText>Android</w:delText>
        </w:r>
      </w:del>
    </w:p>
    <w:p w:rsidR="00791BFD" w:rsidRDefault="00791BFD" w:rsidP="00791BFD">
      <w:pPr>
        <w:pStyle w:val="NormalnyIn"/>
        <w:ind w:firstLine="0"/>
      </w:pPr>
      <w:r>
        <w:t xml:space="preserve">Kolejnym istotnym czynnikiem doboru technologii w której zrealizowana miała być część pracy zwana </w:t>
      </w:r>
      <w:del w:id="990" w:author="Sebastian Łuczak" w:date="2011-09-03T11:16:00Z">
        <w:r w:rsidDel="009F26A5">
          <w:delText xml:space="preserve">przez nas </w:delText>
        </w:r>
      </w:del>
      <w:r>
        <w:t>mobilną, była popularność danego rozwiązania na rynku konsumenckim. Po zapoznaniu się z obecnym podziałem rynku okazało się, że 43,4% (Dane z Sierpnia 2011, Gartner</w:t>
      </w:r>
      <w:sdt>
        <w:sdtPr>
          <w:id w:val="21443749"/>
          <w:citation/>
        </w:sdtPr>
        <w:sdtContent>
          <w:r w:rsidR="002436F7">
            <w:fldChar w:fldCharType="begin"/>
          </w:r>
          <w:r>
            <w:instrText xml:space="preserve"> CITATION Gar11 \l 1045 </w:instrText>
          </w:r>
          <w:r w:rsidR="002436F7">
            <w:fldChar w:fldCharType="separate"/>
          </w:r>
          <w:r w:rsidR="00361C13">
            <w:rPr>
              <w:noProof/>
            </w:rPr>
            <w:t xml:space="preserve"> [7]</w:t>
          </w:r>
          <w:r w:rsidR="002436F7">
            <w:fldChar w:fldCharType="end"/>
          </w:r>
        </w:sdtContent>
      </w:sdt>
      <w:r>
        <w:t xml:space="preserve"> ) obecnie sprzedawanych urządzeń typu smartphone, wyposażona jest w system operacyjny Android. Dodatkowo, po obserwacji dostępności terminali wyposażonych w system NFC, jasnym stało się, że również w tym wypadku system ten wiedzie prym, zarówno pod względem jakości dostarczonego API, uniwersalności, jak i liczby zapowiedzianych modeli wyposażonych w tę technologię.</w:t>
      </w:r>
    </w:p>
    <w:p w:rsidR="00791BFD" w:rsidRDefault="00791BFD" w:rsidP="00791BFD">
      <w:pPr>
        <w:pStyle w:val="NormalnyIn"/>
      </w:pPr>
      <w:r>
        <w:t>Konsekwencją popularności Androida jest duży dostęp do różnorodnych opracowań</w:t>
      </w:r>
      <w:r w:rsidR="00952D5D">
        <w:t xml:space="preserve"> na</w:t>
      </w:r>
      <w:r>
        <w:t xml:space="preserve"> temat rozwoju i pielęgnacji aplikacji pisanych z przeznaczeniem na ten system oraz ogromne wsparcie ze strony użytkowników jak i samych twórców systemu. To zaowocowało dostępnością wielu bibliotek rozszerzających jego możliwości programistyczne.</w:t>
      </w:r>
    </w:p>
    <w:p w:rsidR="00791BFD" w:rsidRDefault="00791BFD" w:rsidP="00791BFD">
      <w:pPr>
        <w:pStyle w:val="NormalnyIn"/>
      </w:pPr>
      <w:r>
        <w:t xml:space="preserve">Jako otwarta platforma Android daje programiście dostęp do obsługi praktycznie wszystkich podzespołów urządzenia i magazynów danych, a ścisłe wersjonowanie kodu daje gwarancję, że aplikacja napisana z przeznaczeniem na dane wydanie API, będzie działała tak samo na różnych modelach urządzeń przenośnych, spełniających wymogi zdefiniowane w pliku </w:t>
      </w:r>
      <w:r w:rsidRPr="00952D5D">
        <w:rPr>
          <w:rStyle w:val="CytatZnak"/>
          <w:sz w:val="20"/>
          <w:szCs w:val="20"/>
        </w:rPr>
        <w:t>AndroidManifest.xml</w:t>
      </w:r>
      <w:customXmlDelRangeStart w:id="991" w:author="Sebastian Łuczak" w:date="2011-09-03T11:17:00Z"/>
      <w:sdt>
        <w:sdtPr>
          <w:id w:val="21443750"/>
          <w:citation/>
        </w:sdtPr>
        <w:sdtContent>
          <w:customXmlDelRangeEnd w:id="991"/>
          <w:del w:id="992" w:author="Sebastian Łuczak" w:date="2011-09-03T11:17:00Z">
            <w:r w:rsidR="002436F7" w:rsidDel="009F26A5">
              <w:fldChar w:fldCharType="begin"/>
            </w:r>
            <w:r w:rsidDel="009F26A5">
              <w:delInstrText xml:space="preserve"> CITATION Has10 \l 1045 </w:delInstrText>
            </w:r>
            <w:r w:rsidR="002436F7" w:rsidDel="009F26A5">
              <w:fldChar w:fldCharType="separate"/>
            </w:r>
            <w:r w:rsidR="00B57808" w:rsidDel="009F26A5">
              <w:rPr>
                <w:noProof/>
              </w:rPr>
              <w:delText xml:space="preserve"> [6]</w:delText>
            </w:r>
            <w:r w:rsidR="002436F7" w:rsidDel="009F26A5">
              <w:fldChar w:fldCharType="end"/>
            </w:r>
          </w:del>
          <w:customXmlDelRangeStart w:id="993" w:author="Sebastian Łuczak" w:date="2011-09-03T11:17:00Z"/>
        </w:sdtContent>
      </w:sdt>
      <w:customXmlDelRangeEnd w:id="993"/>
      <w:r>
        <w:t xml:space="preserve"> danej aplikacji</w:t>
      </w:r>
      <w:ins w:id="994" w:author="Sebastian Łuczak" w:date="2011-09-03T11:17:00Z">
        <w:r w:rsidR="009F26A5" w:rsidRPr="009F26A5">
          <w:t xml:space="preserve"> </w:t>
        </w:r>
      </w:ins>
      <w:customXmlInsRangeStart w:id="995" w:author="Sebastian Łuczak" w:date="2011-09-03T11:17:00Z"/>
      <w:sdt>
        <w:sdtPr>
          <w:id w:val="1545604"/>
          <w:citation/>
        </w:sdtPr>
        <w:sdtContent>
          <w:customXmlInsRangeEnd w:id="995"/>
          <w:ins w:id="996" w:author="Sebastian Łuczak" w:date="2011-09-03T11:17:00Z">
            <w:r w:rsidR="002436F7">
              <w:fldChar w:fldCharType="begin"/>
            </w:r>
            <w:r w:rsidR="009F26A5">
              <w:instrText xml:space="preserve"> CITATION Has10 \l 1045 </w:instrText>
            </w:r>
            <w:r w:rsidR="002436F7">
              <w:fldChar w:fldCharType="separate"/>
            </w:r>
          </w:ins>
          <w:r w:rsidR="00361C13">
            <w:rPr>
              <w:noProof/>
            </w:rPr>
            <w:t>[8]</w:t>
          </w:r>
          <w:ins w:id="997" w:author="Sebastian Łuczak" w:date="2011-09-03T11:17:00Z">
            <w:r w:rsidR="002436F7">
              <w:fldChar w:fldCharType="end"/>
            </w:r>
          </w:ins>
          <w:customXmlInsRangeStart w:id="998" w:author="Sebastian Łuczak" w:date="2011-09-03T11:17:00Z"/>
        </w:sdtContent>
      </w:sdt>
      <w:customXmlInsRangeEnd w:id="998"/>
      <w:r>
        <w:t xml:space="preserve">. </w:t>
      </w:r>
    </w:p>
    <w:p w:rsidR="00791BFD" w:rsidRDefault="00791BFD" w:rsidP="00791BFD">
      <w:pPr>
        <w:pStyle w:val="NormalnyIn"/>
      </w:pPr>
      <w:r>
        <w:lastRenderedPageBreak/>
        <w:t xml:space="preserve">W pierwszej fazie projektowania aplikacji </w:t>
      </w:r>
      <w:ins w:id="999" w:author="Sebastian Łuczak" w:date="2011-09-03T11:17:00Z">
        <w:r w:rsidR="009F26A5">
          <w:t>trzeba było uwzględnić</w:t>
        </w:r>
      </w:ins>
      <w:del w:id="1000" w:author="Sebastian Łuczak" w:date="2011-09-03T11:17:00Z">
        <w:r w:rsidDel="009F26A5">
          <w:delText xml:space="preserve">zmuszeni byliśmy </w:delText>
        </w:r>
      </w:del>
      <w:ins w:id="1001" w:author="Sebastian Łuczak" w:date="2011-09-03T11:17:00Z">
        <w:r w:rsidR="009F26A5">
          <w:t xml:space="preserve"> </w:t>
        </w:r>
      </w:ins>
      <w:del w:id="1002" w:author="Sebastian Łuczak" w:date="2011-09-03T11:17:00Z">
        <w:r w:rsidDel="009F26A5">
          <w:delText xml:space="preserve">do uwzględnienia </w:delText>
        </w:r>
      </w:del>
      <w:r>
        <w:t>fakt</w:t>
      </w:r>
      <w:del w:id="1003" w:author="Sebastian Łuczak" w:date="2011-09-03T11:17:00Z">
        <w:r w:rsidDel="009F26A5">
          <w:delText>u</w:delText>
        </w:r>
      </w:del>
      <w:r>
        <w:t xml:space="preserve"> iż </w:t>
      </w:r>
      <w:ins w:id="1004" w:author="Sebastian Łuczak" w:date="2011-09-03T11:17:00Z">
        <w:r w:rsidR="00CF2DA1">
          <w:t xml:space="preserve">system </w:t>
        </w:r>
      </w:ins>
      <w:r>
        <w:t>Android Gingerbread</w:t>
      </w:r>
      <w:r w:rsidR="00766C80">
        <w:rPr>
          <w:rStyle w:val="Odwoanieprzypisudolnego"/>
        </w:rPr>
        <w:footnoteReference w:id="1"/>
      </w:r>
      <w:ins w:id="1005" w:author="Sebastian Łuczak" w:date="2011-09-03T11:20:00Z">
        <w:r w:rsidR="00CF2DA1">
          <w:t xml:space="preserve"> </w:t>
        </w:r>
      </w:ins>
      <w:del w:id="1006" w:author="Sebastian Łuczak" w:date="2011-09-03T11:20:00Z">
        <w:r w:rsidDel="00CF2DA1">
          <w:delText xml:space="preserve"> </w:delText>
        </w:r>
      </w:del>
      <w:del w:id="1007" w:author="Sebastian Łuczak" w:date="2011-09-03T11:19:00Z">
        <w:r w:rsidDel="00CF2DA1">
          <w:delText xml:space="preserve">w wersji </w:delText>
        </w:r>
      </w:del>
      <w:r>
        <w:t xml:space="preserve">2.3 nie dostarczał interfejsu programistycznego pozwalającego na pełną obsługę NFC. Dopiero kolejne aktualizacje systemu operacyjnego </w:t>
      </w:r>
      <w:r w:rsidR="00952D5D">
        <w:t>dały dostęp do pełnej funkcjonalności</w:t>
      </w:r>
      <w:r>
        <w:t xml:space="preserve">. W </w:t>
      </w:r>
      <w:del w:id="1008" w:author="Sebastian Łuczak" w:date="2011-09-03T11:20:00Z">
        <w:r w:rsidDel="00CF2DA1">
          <w:delText>pierwszej wersji Gingerbread</w:delText>
        </w:r>
      </w:del>
      <w:ins w:id="1009" w:author="Sebastian Łuczak" w:date="2011-09-03T11:20:00Z">
        <w:r w:rsidR="00CF2DA1">
          <w:t>wersji 2.3</w:t>
        </w:r>
      </w:ins>
      <w:r>
        <w:t xml:space="preserve"> niemożliwe</w:t>
      </w:r>
      <w:r w:rsidR="00104853">
        <w:t xml:space="preserve"> było</w:t>
      </w:r>
      <w:r>
        <w:t xml:space="preserve"> między innymi zapisywanie informacji na znacznik</w:t>
      </w:r>
      <w:r w:rsidR="00104853">
        <w:t>u</w:t>
      </w:r>
      <w:r>
        <w:t xml:space="preserve"> NFC (tylko odczyt). Obsługiwana była mniejsza liczba dostępnych typów znaczników i nie istniała możliwość obsłużenia zbliżonego do urządzenia  znacznika przez aplikację uruchomioną na pierwszym planie (system zawsze pytał która aplikacja ma być wywołana dla danego znacznika) </w:t>
      </w:r>
      <w:customXmlDelRangeStart w:id="1010" w:author="Sebastian Łuczak" w:date="2011-09-03T11:20:00Z"/>
      <w:sdt>
        <w:sdtPr>
          <w:id w:val="21443751"/>
          <w:citation/>
        </w:sdtPr>
        <w:sdtContent>
          <w:customXmlDelRangeEnd w:id="1010"/>
          <w:del w:id="1011" w:author="Sebastian Łuczak" w:date="2011-09-03T11:20:00Z">
            <w:r w:rsidR="002436F7" w:rsidDel="00F376D2">
              <w:fldChar w:fldCharType="begin"/>
            </w:r>
            <w:r w:rsidDel="00F376D2">
              <w:delInstrText xml:space="preserve"> CITATION Med11 \l 1045 </w:delInstrText>
            </w:r>
            <w:r w:rsidR="002436F7" w:rsidDel="00F376D2">
              <w:fldChar w:fldCharType="separate"/>
            </w:r>
            <w:r w:rsidR="00B57808" w:rsidDel="00F376D2">
              <w:rPr>
                <w:noProof/>
              </w:rPr>
              <w:delText>[7]</w:delText>
            </w:r>
            <w:r w:rsidR="002436F7" w:rsidDel="00F376D2">
              <w:fldChar w:fldCharType="end"/>
            </w:r>
          </w:del>
          <w:customXmlDelRangeStart w:id="1012" w:author="Sebastian Łuczak" w:date="2011-09-03T11:20:00Z"/>
        </w:sdtContent>
      </w:sdt>
      <w:customXmlDelRangeEnd w:id="1012"/>
      <w:del w:id="1013" w:author="Sebastian Łuczak" w:date="2011-09-03T11:20:00Z">
        <w:r w:rsidDel="00F376D2">
          <w:delText xml:space="preserve"> </w:delText>
        </w:r>
      </w:del>
      <w:r>
        <w:t>w sposób automatyczny</w:t>
      </w:r>
      <w:ins w:id="1014" w:author="Sebastian Łuczak" w:date="2011-09-03T11:20:00Z">
        <w:r w:rsidR="00F376D2" w:rsidRPr="00F376D2">
          <w:t xml:space="preserve"> </w:t>
        </w:r>
      </w:ins>
      <w:customXmlInsRangeStart w:id="1015" w:author="Sebastian Łuczak" w:date="2011-09-03T11:20:00Z"/>
      <w:sdt>
        <w:sdtPr>
          <w:id w:val="1545607"/>
          <w:citation/>
        </w:sdtPr>
        <w:sdtContent>
          <w:customXmlInsRangeEnd w:id="1015"/>
          <w:ins w:id="1016" w:author="Sebastian Łuczak" w:date="2011-09-03T11:20:00Z">
            <w:r w:rsidR="002436F7">
              <w:fldChar w:fldCharType="begin"/>
            </w:r>
            <w:r w:rsidR="00F376D2">
              <w:instrText xml:space="preserve"> CITATION Med11 \l 1045 </w:instrText>
            </w:r>
            <w:r w:rsidR="002436F7">
              <w:fldChar w:fldCharType="separate"/>
            </w:r>
          </w:ins>
          <w:r w:rsidR="00361C13">
            <w:rPr>
              <w:noProof/>
            </w:rPr>
            <w:t>[9]</w:t>
          </w:r>
          <w:ins w:id="1017" w:author="Sebastian Łuczak" w:date="2011-09-03T11:20:00Z">
            <w:r w:rsidR="002436F7">
              <w:fldChar w:fldCharType="end"/>
            </w:r>
          </w:ins>
          <w:customXmlInsRangeStart w:id="1018" w:author="Sebastian Łuczak" w:date="2011-09-03T11:20:00Z"/>
        </w:sdtContent>
      </w:sdt>
      <w:customXmlInsRangeEnd w:id="1018"/>
      <w:r>
        <w:t>.</w:t>
      </w:r>
    </w:p>
    <w:p w:rsidR="00791BFD" w:rsidRDefault="00791BFD" w:rsidP="00791BFD">
      <w:pPr>
        <w:pStyle w:val="NormalnyIn"/>
      </w:pPr>
      <w:r>
        <w:t xml:space="preserve">Początkowy projekt aplikacji zakładał występowanie tych ograniczeń, szybko jednak okazało się, że w aktualizacji 2.3.3 (Luty 2011 </w:t>
      </w:r>
      <w:sdt>
        <w:sdtPr>
          <w:id w:val="2196365"/>
          <w:citation/>
        </w:sdtPr>
        <w:sdtContent>
          <w:r w:rsidR="002436F7">
            <w:fldChar w:fldCharType="begin"/>
          </w:r>
          <w:r>
            <w:instrText xml:space="preserve"> CITATION Goo112 \l 1045 </w:instrText>
          </w:r>
          <w:r w:rsidR="002436F7">
            <w:fldChar w:fldCharType="separate"/>
          </w:r>
          <w:r w:rsidR="00361C13">
            <w:rPr>
              <w:noProof/>
            </w:rPr>
            <w:t>[10]</w:t>
          </w:r>
          <w:r w:rsidR="002436F7">
            <w:fldChar w:fldCharType="end"/>
          </w:r>
        </w:sdtContent>
      </w:sdt>
      <w:r>
        <w:t>) wspomniane funkcje zostały dostarczone, a dostępne wcześniej API zmodyfikowane i w wielu przypadkach zauważalnie poprawione</w:t>
      </w:r>
      <w:sdt>
        <w:sdtPr>
          <w:id w:val="2196369"/>
          <w:citation/>
        </w:sdtPr>
        <w:sdtContent>
          <w:r w:rsidR="002436F7">
            <w:fldChar w:fldCharType="begin"/>
          </w:r>
          <w:r>
            <w:instrText xml:space="preserve"> CITATION Goo11 \l 1045 </w:instrText>
          </w:r>
          <w:r w:rsidR="002436F7">
            <w:fldChar w:fldCharType="separate"/>
          </w:r>
          <w:r w:rsidR="00361C13">
            <w:rPr>
              <w:noProof/>
            </w:rPr>
            <w:t xml:space="preserve"> [11]</w:t>
          </w:r>
          <w:r w:rsidR="002436F7">
            <w:fldChar w:fldCharType="end"/>
          </w:r>
        </w:sdtContent>
      </w:sdt>
      <w:r>
        <w:t xml:space="preserve">. </w:t>
      </w:r>
    </w:p>
    <w:p w:rsidR="00791BFD" w:rsidRDefault="00791BFD" w:rsidP="00791BFD">
      <w:pPr>
        <w:pStyle w:val="NormalnyIn"/>
      </w:pPr>
      <w:r>
        <w:t xml:space="preserve">Po pierwszych prototypach wykorzystujących nowe możliwości, </w:t>
      </w:r>
      <w:del w:id="1019" w:author="Sebastian Łuczak" w:date="2011-09-03T11:21:00Z">
        <w:r w:rsidDel="00A7066D">
          <w:delText>okazało się</w:delText>
        </w:r>
      </w:del>
      <w:ins w:id="1020" w:author="Sebastian Łuczak" w:date="2011-09-03T11:21:00Z">
        <w:r w:rsidR="00A7066D">
          <w:t>ustalono</w:t>
        </w:r>
      </w:ins>
      <w:r>
        <w:t xml:space="preserve">, że część zaproponowanych usprawnień może faktycznie pozytywnie wpłynąć na komfort użytkowania końcowej aplikacji, przyspieszając jej wywołanie i zapewniając reakcję tylko na znaczniki określonego typu. Chodzi tu o bibliotekę </w:t>
      </w:r>
      <w:r w:rsidRPr="00104853">
        <w:rPr>
          <w:rFonts w:ascii="Courier New" w:hAnsi="Courier New" w:cs="Courier New"/>
          <w:sz w:val="20"/>
          <w:szCs w:val="20"/>
        </w:rPr>
        <w:t>android.nfc.tech</w:t>
      </w:r>
      <w:r>
        <w:t xml:space="preserve">, w oparciu o którą system dokonuje wstępnego doboru puli aplikacji zdolnych do obsłużenia danego znacznika </w:t>
      </w:r>
      <w:sdt>
        <w:sdtPr>
          <w:id w:val="21443752"/>
          <w:citation/>
        </w:sdtPr>
        <w:sdtContent>
          <w:r w:rsidR="002436F7">
            <w:fldChar w:fldCharType="begin"/>
          </w:r>
          <w:r>
            <w:instrText xml:space="preserve"> CITATION Med11 \l 1045 </w:instrText>
          </w:r>
          <w:r w:rsidR="002436F7">
            <w:fldChar w:fldCharType="separate"/>
          </w:r>
          <w:r w:rsidR="00361C13">
            <w:rPr>
              <w:noProof/>
            </w:rPr>
            <w:t>[9]</w:t>
          </w:r>
          <w:r w:rsidR="002436F7">
            <w:fldChar w:fldCharType="end"/>
          </w:r>
        </w:sdtContent>
      </w:sdt>
      <w:r>
        <w:t xml:space="preserve">. Dzięki tej funkcji </w:t>
      </w:r>
      <w:r w:rsidR="00104853">
        <w:t>udało się</w:t>
      </w:r>
      <w:r>
        <w:t xml:space="preserve"> doprowadzić do sytuacji w której przy zbliżeniu do telefonu znacznika zarejestrowanego przez aplikację administracyjną, aplikacja kliencka uruchamia się automatycznie.</w:t>
      </w:r>
    </w:p>
    <w:p w:rsidR="00791BFD" w:rsidRPr="00E963DF" w:rsidRDefault="00791BFD" w:rsidP="00791BFD">
      <w:pPr>
        <w:pStyle w:val="NormalnyIn"/>
      </w:pPr>
      <w:r>
        <w:t xml:space="preserve">Metoda </w:t>
      </w:r>
      <w:r w:rsidRPr="00104853">
        <w:rPr>
          <w:rFonts w:ascii="Courier New" w:hAnsi="Courier New" w:cs="Courier New"/>
          <w:sz w:val="20"/>
          <w:szCs w:val="20"/>
        </w:rPr>
        <w:t>enableForegroundDispatch()</w:t>
      </w:r>
      <w:r>
        <w:t>odpowiedzialna za przekazywanie intencji zawierającej dane odczytanego znacznika do obecnie wywołanej aplikacji nie jest pozbawiona wad. W trakcie testów okazało się, że nie zawsze zachowuje się ona zgod</w:t>
      </w:r>
      <w:r w:rsidR="00104853">
        <w:t>nie z założeniem i system pyta</w:t>
      </w:r>
      <w:r>
        <w:t xml:space="preserve"> użytkownika która aplikacja ma zostać wywołana, choć powinien przekazać dane do aplikacji pierwszego planu.</w:t>
      </w:r>
    </w:p>
    <w:p w:rsidR="00791BFD" w:rsidRDefault="00791BFD" w:rsidP="00791BFD">
      <w:pPr>
        <w:pStyle w:val="NormalnyIn"/>
      </w:pPr>
      <w:r>
        <w:t xml:space="preserve">Korzystając z systemu Andoid </w:t>
      </w:r>
      <w:ins w:id="1021" w:author="Sebastian Łuczak" w:date="2011-09-03T11:21:00Z">
        <w:r w:rsidR="002F51CD">
          <w:t xml:space="preserve">Gingerbread </w:t>
        </w:r>
      </w:ins>
      <w:r>
        <w:t>monitorowaliśmy również zużycie baterii przez moduł komunikacji NFC i procesy aplikacji. Wyniki przedstawione zostały w dziale opisującym testy funkcjonalne.</w:t>
      </w:r>
    </w:p>
    <w:p w:rsidR="00BA0F83" w:rsidRDefault="00BA0F83">
      <w:pPr>
        <w:jc w:val="left"/>
        <w:rPr>
          <w:rFonts w:ascii="Times New Roman" w:eastAsiaTheme="majorEastAsia" w:hAnsi="Times New Roman" w:cstheme="majorBidi"/>
          <w:b/>
          <w:bCs/>
          <w:caps/>
          <w:sz w:val="24"/>
          <w:szCs w:val="26"/>
          <w:lang w:eastAsia="pl-PL"/>
        </w:rPr>
      </w:pPr>
      <w:r>
        <w:br w:type="page"/>
      </w:r>
    </w:p>
    <w:p w:rsidR="00791BFD" w:rsidRPr="0093678F" w:rsidRDefault="00791BFD" w:rsidP="00791BFD">
      <w:pPr>
        <w:pStyle w:val="Nagwek2"/>
      </w:pPr>
      <w:bookmarkStart w:id="1022" w:name="_Toc302857072"/>
      <w:r>
        <w:lastRenderedPageBreak/>
        <w:t>Google</w:t>
      </w:r>
      <w:r w:rsidRPr="0093678F">
        <w:t xml:space="preserve"> NEXUS S</w:t>
      </w:r>
      <w:bookmarkEnd w:id="1022"/>
    </w:p>
    <w:p w:rsidR="00791BFD" w:rsidRDefault="00791BFD" w:rsidP="00745CEB">
      <w:pPr>
        <w:pStyle w:val="NormalnyIn"/>
        <w:ind w:firstLine="0"/>
        <w:rPr>
          <w:rFonts w:eastAsiaTheme="majorEastAsia" w:cstheme="majorBidi"/>
          <w:b/>
          <w:bCs/>
        </w:rPr>
      </w:pPr>
      <w:r>
        <w:t>Ponieważ pracownicy mobilni często wyposażeni są w zaawansowane urządzenia typu smartphone</w:t>
      </w:r>
      <w:del w:id="1023" w:author="Sebastian Łuczak" w:date="2011-09-03T11:39:00Z">
        <w:r w:rsidDel="00745CEB">
          <w:delText xml:space="preserve"> </w:delText>
        </w:r>
        <w:r w:rsidR="00104853" w:rsidDel="00745CEB">
          <w:delText>dostarczane</w:delText>
        </w:r>
        <w:r w:rsidDel="00745CEB">
          <w:delText xml:space="preserve"> przez pracodawców</w:delText>
        </w:r>
      </w:del>
      <w:r>
        <w:t xml:space="preserve">, </w:t>
      </w:r>
      <w:del w:id="1024" w:author="Sebastian Łuczak" w:date="2011-09-03T11:21:00Z">
        <w:r w:rsidDel="00D45147">
          <w:delText>stwierdziliśmy,</w:delText>
        </w:r>
      </w:del>
      <w:r>
        <w:t xml:space="preserve"> </w:t>
      </w:r>
      <w:r w:rsidR="00745CEB">
        <w:t xml:space="preserve">jako </w:t>
      </w:r>
      <w:del w:id="1025" w:author="Sebastian Łuczak" w:date="2011-09-03T11:21:00Z">
        <w:r w:rsidDel="00D45147">
          <w:delText xml:space="preserve">że </w:delText>
        </w:r>
      </w:del>
      <w:r>
        <w:t>docelową platform</w:t>
      </w:r>
      <w:ins w:id="1026" w:author="Sebastian Łuczak" w:date="2011-09-03T11:22:00Z">
        <w:r w:rsidR="00D45147">
          <w:t>ę</w:t>
        </w:r>
      </w:ins>
      <w:r w:rsidR="00745CEB">
        <w:t xml:space="preserve"> dla aplikacji mobilnych</w:t>
      </w:r>
      <w:del w:id="1027" w:author="Sebastian Łuczak" w:date="2011-09-03T11:21:00Z">
        <w:r w:rsidDel="00D45147">
          <w:delText>ą</w:delText>
        </w:r>
      </w:del>
      <w:r>
        <w:t xml:space="preserve"> </w:t>
      </w:r>
      <w:r w:rsidR="00745CEB">
        <w:t xml:space="preserve">wybrane zostało </w:t>
      </w:r>
      <w:del w:id="1028" w:author="Sebastian Łuczak" w:date="2011-09-03T11:22:00Z">
        <w:r w:rsidDel="00D45147">
          <w:delText xml:space="preserve">musi być </w:delText>
        </w:r>
      </w:del>
      <w:r>
        <w:t xml:space="preserve">rozwiązanie tego typu. </w:t>
      </w:r>
      <w:r w:rsidR="00104853">
        <w:t>D</w:t>
      </w:r>
      <w:r>
        <w:t xml:space="preserve">obór </w:t>
      </w:r>
      <w:r w:rsidR="00745CEB">
        <w:t xml:space="preserve">konkretnego modelu </w:t>
      </w:r>
      <w:r>
        <w:t>był zdeterminowany</w:t>
      </w:r>
      <w:r w:rsidR="00104853">
        <w:t xml:space="preserve"> przez wybór systemu operacyjnego Android </w:t>
      </w:r>
      <w:r w:rsidR="00745CEB">
        <w:t xml:space="preserve">Gingerbread </w:t>
      </w:r>
      <w:r w:rsidR="00104853">
        <w:t>i wymóg posiadania modułu NFC</w:t>
      </w:r>
      <w:r>
        <w:t xml:space="preserve">. </w:t>
      </w:r>
      <w:r w:rsidR="00766C80">
        <w:t>Badanie rynku wykazało, iż j</w:t>
      </w:r>
      <w:r>
        <w:t xml:space="preserve">edynym </w:t>
      </w:r>
      <w:r w:rsidR="00745CEB">
        <w:t>z najbardziej popularnych telefonów</w:t>
      </w:r>
      <w:r>
        <w:t xml:space="preserve"> spełniającym te wymagania był Google Samsung Nexus S. Po oficjalnej aktualizacji oprogramowania do wersji Android 2.3.4, telefon spełnił wszystkie złożone w nim oczekiwania. </w:t>
      </w:r>
    </w:p>
    <w:p w:rsidR="00791BFD" w:rsidRDefault="00791BFD" w:rsidP="00791BFD">
      <w:pPr>
        <w:pStyle w:val="Nagwek2"/>
      </w:pPr>
      <w:bookmarkStart w:id="1029" w:name="_Toc302857073"/>
      <w:r>
        <w:t>Hibernate 3</w:t>
      </w:r>
      <w:bookmarkEnd w:id="1029"/>
      <w:r>
        <w:t xml:space="preserve"> </w:t>
      </w:r>
    </w:p>
    <w:p w:rsidR="00791BFD" w:rsidRDefault="00791BFD" w:rsidP="00791BFD">
      <w:pPr>
        <w:pStyle w:val="NormalnyIn"/>
        <w:ind w:firstLine="0"/>
        <w:rPr>
          <w:rStyle w:val="apple-converted-space"/>
          <w:szCs w:val="16"/>
          <w:shd w:val="clear" w:color="auto" w:fill="FFFFFF"/>
        </w:rPr>
      </w:pPr>
      <w:r w:rsidRPr="00125841">
        <w:t xml:space="preserve">Framework Hibernate </w:t>
      </w:r>
      <w:r w:rsidR="00745CEB">
        <w:t>w wersji 3</w:t>
      </w:r>
      <w:r>
        <w:t xml:space="preserve"> </w:t>
      </w:r>
      <w:r w:rsidRPr="00125841">
        <w:t xml:space="preserve">jest  </w:t>
      </w:r>
      <w:r w:rsidRPr="00125841">
        <w:rPr>
          <w:rStyle w:val="apple-style-span"/>
          <w:szCs w:val="16"/>
          <w:shd w:val="clear" w:color="auto" w:fill="FFFFFF"/>
        </w:rPr>
        <w:t>najbardziej popularnym rozwiązaniem programistycznym oferowanym na zasadach open</w:t>
      </w:r>
      <w:r w:rsidR="00676EB7">
        <w:rPr>
          <w:rStyle w:val="apple-style-span"/>
          <w:szCs w:val="16"/>
          <w:shd w:val="clear" w:color="auto" w:fill="FFFFFF"/>
        </w:rPr>
        <w:t xml:space="preserve"> </w:t>
      </w:r>
      <w:r w:rsidRPr="00125841">
        <w:rPr>
          <w:rStyle w:val="apple-style-span"/>
          <w:szCs w:val="16"/>
          <w:shd w:val="clear" w:color="auto" w:fill="FFFFFF"/>
        </w:rPr>
        <w:t>source</w:t>
      </w:r>
      <w:r w:rsidR="00766C80">
        <w:rPr>
          <w:rStyle w:val="Odwoanieprzypisudolnego"/>
          <w:szCs w:val="16"/>
          <w:shd w:val="clear" w:color="auto" w:fill="FFFFFF"/>
        </w:rPr>
        <w:footnoteReference w:id="2"/>
      </w:r>
      <w:r w:rsidRPr="00125841">
        <w:rPr>
          <w:rStyle w:val="apple-style-span"/>
          <w:szCs w:val="16"/>
          <w:shd w:val="clear" w:color="auto" w:fill="FFFFFF"/>
        </w:rPr>
        <w:t xml:space="preserve">, które realizuje podejście mapowania </w:t>
      </w:r>
      <w:r w:rsidRPr="004C6799">
        <w:rPr>
          <w:rStyle w:val="apple-style-span"/>
          <w:szCs w:val="16"/>
          <w:shd w:val="clear" w:color="auto" w:fill="FFFFFF"/>
        </w:rPr>
        <w:t>obiektów na struktury danych składowanych w relacyjnych bazach danych (ang.</w:t>
      </w:r>
      <w:r w:rsidRPr="004C6799">
        <w:rPr>
          <w:rStyle w:val="apple-converted-space"/>
          <w:szCs w:val="16"/>
          <w:shd w:val="clear" w:color="auto" w:fill="FFFFFF"/>
        </w:rPr>
        <w:t> </w:t>
      </w:r>
      <w:r w:rsidRPr="004C6799">
        <w:rPr>
          <w:rStyle w:val="apple-style-span"/>
          <w:szCs w:val="16"/>
          <w:shd w:val="clear" w:color="auto" w:fill="FFFFFF"/>
        </w:rPr>
        <w:t>ORM = Object-to-Relational Mapping).</w:t>
      </w:r>
      <w:r w:rsidRPr="004C6799">
        <w:rPr>
          <w:rStyle w:val="apple-converted-space"/>
          <w:szCs w:val="16"/>
          <w:shd w:val="clear" w:color="auto" w:fill="FFFFFF"/>
        </w:rPr>
        <w:t> </w:t>
      </w:r>
      <w:r w:rsidRPr="004C6799">
        <w:rPr>
          <w:rStyle w:val="apple-style-span"/>
          <w:szCs w:val="16"/>
          <w:shd w:val="clear" w:color="auto" w:fill="FFFFFF"/>
        </w:rPr>
        <w:t xml:space="preserve">Hibernate </w:t>
      </w:r>
      <w:r>
        <w:rPr>
          <w:rStyle w:val="apple-style-span"/>
          <w:szCs w:val="16"/>
          <w:shd w:val="clear" w:color="auto" w:fill="FFFFFF"/>
        </w:rPr>
        <w:t xml:space="preserve">ma za zadanie tłumaczyć </w:t>
      </w:r>
      <w:r w:rsidRPr="004C6799">
        <w:rPr>
          <w:rStyle w:val="apple-style-span"/>
          <w:szCs w:val="16"/>
          <w:shd w:val="clear" w:color="auto" w:fill="FFFFFF"/>
        </w:rPr>
        <w:t>dane  przechowywane w postaci obiektów POJO (</w:t>
      </w:r>
      <w:r>
        <w:rPr>
          <w:rStyle w:val="apple-style-span"/>
          <w:szCs w:val="16"/>
          <w:shd w:val="clear" w:color="auto" w:fill="FFFFFF"/>
        </w:rPr>
        <w:t xml:space="preserve">ang. Plain Old Java Object) </w:t>
      </w:r>
      <w:r w:rsidRPr="00125841">
        <w:rPr>
          <w:rStyle w:val="apple-style-span"/>
          <w:szCs w:val="16"/>
          <w:shd w:val="clear" w:color="auto" w:fill="FFFFFF"/>
        </w:rPr>
        <w:t>do postaci rekordów w bazie danych</w:t>
      </w:r>
      <w:r>
        <w:rPr>
          <w:rStyle w:val="apple-style-span"/>
          <w:szCs w:val="16"/>
          <w:shd w:val="clear" w:color="auto" w:fill="FFFFFF"/>
        </w:rPr>
        <w:t>,</w:t>
      </w:r>
      <w:r w:rsidRPr="00125841">
        <w:rPr>
          <w:rStyle w:val="apple-style-span"/>
          <w:szCs w:val="16"/>
          <w:shd w:val="clear" w:color="auto" w:fill="FFFFFF"/>
        </w:rPr>
        <w:t xml:space="preserve"> jak i odwrotnie.</w:t>
      </w:r>
      <w:r>
        <w:rPr>
          <w:rStyle w:val="apple-style-span"/>
          <w:szCs w:val="16"/>
          <w:shd w:val="clear" w:color="auto" w:fill="FFFFFF"/>
        </w:rPr>
        <w:t xml:space="preserve"> Umożliwia on zapisywanie oraz pobieranie obiektów Java bez konieczności pisania zapytań w języku SQL.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Dzięki niewielkiemu nakładowi pracy potrzebnemu na konfigurację, możliwą zarówno za pośrednictwem plików xml jak i adnotacji zamieszczonych bezpośrednio w kodzie aplikacji, programista skupia się na logice wytwarzanego oprogramowania, podczas gdy Hibernate dba o zarządzanie sesją, transakcjami oraz o poprawne przechowywaniu danych z obiektów w encjach bazy danych. </w:t>
      </w:r>
    </w:p>
    <w:p w:rsidR="00791BFD" w:rsidRDefault="00791BFD" w:rsidP="00791BFD">
      <w:pPr>
        <w:pStyle w:val="NormalnyIn"/>
        <w:rPr>
          <w:rStyle w:val="apple-converted-space"/>
          <w:szCs w:val="16"/>
          <w:shd w:val="clear" w:color="auto" w:fill="FFFFFF"/>
        </w:rPr>
      </w:pPr>
      <w:r>
        <w:rPr>
          <w:rStyle w:val="apple-converted-space"/>
          <w:szCs w:val="16"/>
          <w:shd w:val="clear" w:color="auto" w:fill="FFFFFF"/>
        </w:rPr>
        <w:t xml:space="preserve">Ze względu na różnicę pomiędzy bazami danych, </w:t>
      </w:r>
      <w:r w:rsidR="003D35E5">
        <w:rPr>
          <w:rStyle w:val="apple-converted-space"/>
          <w:szCs w:val="16"/>
          <w:shd w:val="clear" w:color="auto" w:fill="FFFFFF"/>
        </w:rPr>
        <w:t>f</w:t>
      </w:r>
      <w:r>
        <w:rPr>
          <w:rStyle w:val="apple-converted-space"/>
          <w:szCs w:val="16"/>
          <w:shd w:val="clear" w:color="auto" w:fill="FFFFFF"/>
        </w:rPr>
        <w:t xml:space="preserve">ramework wprowadza mechanizm dialektów, który je ukrywa przed programistą za swoim interfejsem. </w:t>
      </w:r>
    </w:p>
    <w:p w:rsidR="00791BFD" w:rsidRPr="003E1D17" w:rsidRDefault="00791BFD" w:rsidP="00791BFD">
      <w:pPr>
        <w:pStyle w:val="NormalnyIn"/>
      </w:pPr>
      <w:r>
        <w:t xml:space="preserve">Hibernate udostępnia programistom bardzo szerokie API ułatwiające tworzenie zapytań, konstruowanie filtrów a także stronicowanie wyników pobieranych z bazy danych. Dzięki takim udogodnieniom jak HQL (ang. </w:t>
      </w:r>
      <w:r w:rsidRPr="002B45BF">
        <w:t xml:space="preserve">Hibernate Query Language), QBE API (ang. </w:t>
      </w:r>
      <w:r w:rsidRPr="003E1D17">
        <w:t>Query By Example) czy też Criteria API</w:t>
      </w:r>
      <w:r>
        <w:t>,</w:t>
      </w:r>
      <w:r w:rsidRPr="003E1D17">
        <w:t xml:space="preserve"> operacje na rekordach bazy danych stają się o wiele łatwiejsze w porównaniu do wykorzystywania standardowego połączenia z bazą danych JDBC (ang. </w:t>
      </w:r>
      <w:r>
        <w:t xml:space="preserve">Java DataBase Connectivity). </w:t>
      </w:r>
    </w:p>
    <w:p w:rsidR="00791BFD" w:rsidRDefault="00791BFD" w:rsidP="00791BFD">
      <w:pPr>
        <w:pStyle w:val="NormalnyIn"/>
      </w:pPr>
      <w:r>
        <w:lastRenderedPageBreak/>
        <w:t xml:space="preserve">W stworzonym przez nas systemie, Hibernate pełni funkcję głównego ogniwa łączącego warstwy logiki biznesowej z warstwą modelu danych. Wykorzystywany jest zarówno w aplikacji usługi sieciowej jak i aplikacji panelu administracyjnego. </w:t>
      </w:r>
    </w:p>
    <w:p w:rsidR="00791BFD" w:rsidRDefault="00791BFD" w:rsidP="00791BFD">
      <w:pPr>
        <w:pStyle w:val="Nagwek2"/>
      </w:pPr>
      <w:bookmarkStart w:id="1036" w:name="_Toc302857074"/>
      <w:r>
        <w:t>Spring Framework 3</w:t>
      </w:r>
      <w:bookmarkEnd w:id="1036"/>
    </w:p>
    <w:p w:rsidR="00791BFD" w:rsidRDefault="00766C80" w:rsidP="00791BFD">
      <w:pPr>
        <w:pStyle w:val="NormalnyIn"/>
        <w:ind w:firstLine="0"/>
      </w:pPr>
      <w:r>
        <w:t>Kolejnym f</w:t>
      </w:r>
      <w:r w:rsidR="00791BFD">
        <w:t xml:space="preserve">rameworkiem wykorzystywanym w pracy jest Spring w wersji 3.0.1. Stwarza on środowisko, które łączy ze sobą w harmonijną całość liczne interfejsy API. </w:t>
      </w:r>
    </w:p>
    <w:p w:rsidR="00791BFD" w:rsidRDefault="00791BFD" w:rsidP="00791BFD">
      <w:pPr>
        <w:pStyle w:val="NormalnyIn"/>
      </w:pPr>
      <w:r>
        <w:t xml:space="preserve">Dzięki mechanizmowi wstrzykiwania zależności (ang. dependency injection), Spring udostępnia cały szereg klas opakowujących popularne biblioteki Javy, przez co ich użycie staje się znaczenie prostsze. </w:t>
      </w:r>
    </w:p>
    <w:p w:rsidR="00791BFD" w:rsidRDefault="00791BFD" w:rsidP="00791BFD">
      <w:pPr>
        <w:pStyle w:val="NormalnyIn"/>
      </w:pPr>
      <w:r>
        <w:t>Dodatkowo oferuje wsparcie dla wszystkich elementów potrzebnych do stworzenia zarówno aplikacji desktopowej, jak i aplikacji internetowej. Implementuje sprawdzone wzorce projektowe, a dzięki doskonale stworzonej dokumentacji ułatwia i promuje dobre praktyki programistyczne</w:t>
      </w:r>
      <w:r w:rsidR="009A02F6" w:rsidRPr="009A02F6">
        <w:t xml:space="preserve"> </w:t>
      </w:r>
      <w:sdt>
        <w:sdtPr>
          <w:id w:val="2196376"/>
          <w:citation/>
        </w:sdtPr>
        <w:sdtContent>
          <w:fldSimple w:instr=" CITATION sping_doc \l 1045 ">
            <w:r w:rsidR="00361C13">
              <w:rPr>
                <w:noProof/>
              </w:rPr>
              <w:t>[12]</w:t>
            </w:r>
          </w:fldSimple>
        </w:sdtContent>
      </w:sdt>
      <w:r>
        <w:t>.</w:t>
      </w:r>
    </w:p>
    <w:p w:rsidR="00791BFD" w:rsidRDefault="00791BFD" w:rsidP="00791BFD">
      <w:pPr>
        <w:pStyle w:val="NormalnyIn"/>
      </w:pPr>
      <w:r>
        <w:t xml:space="preserve">W jego skład wchodzą również bardzo rozwinięte klasy wspierające integrację z innymi szkieletami aplikacyjnym takimi jak np. Hibernate czy też Log4j.  </w:t>
      </w:r>
    </w:p>
    <w:p w:rsidR="00791BFD" w:rsidRDefault="00791BFD" w:rsidP="00791BFD">
      <w:pPr>
        <w:pStyle w:val="NormalnyIn"/>
      </w:pPr>
      <w:r>
        <w:t xml:space="preserve">Spring, składa się z wielu niezależnych od siebie modułów, które mogą być stosowane niezależnie. Są nimi między innymi </w:t>
      </w:r>
      <w:r w:rsidR="004E05DE">
        <w:t>pakiety</w:t>
      </w:r>
      <w:r>
        <w:t xml:space="preserve"> Spring MVC oraz Spring Security, które </w:t>
      </w:r>
      <w:r w:rsidR="004E05DE">
        <w:t xml:space="preserve">wykorzystywane są </w:t>
      </w:r>
      <w:r>
        <w:t xml:space="preserve">w naszym systemie. </w:t>
      </w:r>
    </w:p>
    <w:p w:rsidR="00791BFD" w:rsidRDefault="00791BFD" w:rsidP="00791BFD">
      <w:pPr>
        <w:pStyle w:val="NormalnyIn"/>
        <w:rPr>
          <w:ins w:id="1037" w:author="Maciek" w:date="2011-09-03T00:17:00Z"/>
        </w:rPr>
      </w:pPr>
      <w:r w:rsidRPr="00B21824">
        <w:t xml:space="preserve">Spring MVC (ang. Model – View – Controller ) jest </w:t>
      </w:r>
      <w:r>
        <w:t xml:space="preserve">jedną z implementacji </w:t>
      </w:r>
      <w:r w:rsidRPr="00B21824">
        <w:t>wzorca projektowego Model</w:t>
      </w:r>
      <w:r>
        <w:t xml:space="preserve"> – </w:t>
      </w:r>
      <w:r w:rsidRPr="00B21824">
        <w:t>Widok</w:t>
      </w:r>
      <w:r>
        <w:t xml:space="preserve"> </w:t>
      </w:r>
      <w:r w:rsidRPr="00B21824">
        <w:t>–</w:t>
      </w:r>
      <w:r>
        <w:t xml:space="preserve"> </w:t>
      </w:r>
      <w:r w:rsidRPr="00B21824">
        <w:t xml:space="preserve">Kontroler. Zakłada on rozdzielenie warstwy modelu danych oraz logiki biznesowej od warstwy widoku, najczęściej stron JSP </w:t>
      </w:r>
      <w:r>
        <w:t>odpowiedzialnych za wyświetlanie</w:t>
      </w:r>
      <w:r w:rsidRPr="00B21824">
        <w:t xml:space="preserve"> dan</w:t>
      </w:r>
      <w:r>
        <w:t>ych</w:t>
      </w:r>
      <w:r w:rsidRPr="00B21824">
        <w:t>.</w:t>
      </w:r>
      <w:r>
        <w:t xml:space="preserve"> W</w:t>
      </w:r>
      <w:r w:rsidR="00FD0890">
        <w:t>edług</w:t>
      </w:r>
      <w:r>
        <w:t xml:space="preserve"> wzorca</w:t>
      </w:r>
      <w:r w:rsidRPr="00B21824">
        <w:t xml:space="preserve"> </w:t>
      </w:r>
      <w:r>
        <w:t>w</w:t>
      </w:r>
      <w:r w:rsidRPr="00B21824">
        <w:t>arstwa biznesowa</w:t>
      </w:r>
      <w:ins w:id="1038" w:author="Maciek" w:date="2011-09-03T00:18:00Z">
        <w:r w:rsidR="00314A0E">
          <w:t>, na rysunku zawarta w module kontro</w:t>
        </w:r>
      </w:ins>
      <w:ins w:id="1039" w:author="Maciek" w:date="2011-09-03T00:19:00Z">
        <w:r w:rsidR="00314A0E">
          <w:t xml:space="preserve">lera, </w:t>
        </w:r>
      </w:ins>
      <w:r w:rsidRPr="00B21824">
        <w:t xml:space="preserve"> powinna odwoływać się do danych wyłącznie za pośrednictwem warstwy modelu danych. Dzięki takiemu rozwiązaniu warstwa biznesowa nie musi posiadać wiedzy o tym czy do składowani</w:t>
      </w:r>
      <w:r>
        <w:t>a</w:t>
      </w:r>
      <w:r w:rsidRPr="00B21824">
        <w:t xml:space="preserve"> obiektów stosowana jest baza danych czy też system plik</w:t>
      </w:r>
      <w:r>
        <w:t xml:space="preserve">ów </w:t>
      </w:r>
      <w:sdt>
        <w:sdtPr>
          <w:id w:val="21443753"/>
          <w:citation/>
        </w:sdtPr>
        <w:sdtContent>
          <w:r w:rsidR="002436F7">
            <w:fldChar w:fldCharType="begin"/>
          </w:r>
          <w:r>
            <w:instrText xml:space="preserve"> CITATION Nac08 \l 1045 </w:instrText>
          </w:r>
          <w:r w:rsidR="002436F7">
            <w:fldChar w:fldCharType="separate"/>
          </w:r>
          <w:r w:rsidR="00361C13">
            <w:rPr>
              <w:noProof/>
            </w:rPr>
            <w:t>[13]</w:t>
          </w:r>
          <w:r w:rsidR="002436F7">
            <w:fldChar w:fldCharType="end"/>
          </w:r>
        </w:sdtContent>
      </w:sdt>
      <w:r w:rsidR="00FD0890" w:rsidRPr="00FD0890">
        <w:t>.</w:t>
      </w:r>
      <w:r w:rsidRPr="00B21824">
        <w:t xml:space="preserve"> Przepływem pomiędzy tymi warstwami zarządza kontroler, który także otrzymuje dane wejściowe od użytkowników i zarządza generowaniem odpowiednich widoków. </w:t>
      </w:r>
    </w:p>
    <w:p w:rsidR="009D4E73" w:rsidRDefault="00261B1A" w:rsidP="009D4E73">
      <w:pPr>
        <w:pStyle w:val="NormalnyIn"/>
        <w:keepNext/>
        <w:jc w:val="center"/>
      </w:pPr>
      <w:ins w:id="1040" w:author="Maciek" w:date="2011-09-03T00:17:00Z">
        <w:r>
          <w:rPr>
            <w:noProof/>
          </w:rPr>
          <w:lastRenderedPageBreak/>
          <w:drawing>
            <wp:inline distT="0" distB="0" distL="0" distR="0">
              <wp:extent cx="3879363" cy="2304266"/>
              <wp:effectExtent l="19050" t="0" r="6837" b="0"/>
              <wp:docPr id="87" name="Obraz 86" descr="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9" cstate="print"/>
                      <a:stretch>
                        <a:fillRect/>
                      </a:stretch>
                    </pic:blipFill>
                    <pic:spPr>
                      <a:xfrm>
                        <a:off x="0" y="0"/>
                        <a:ext cx="3880182" cy="2304752"/>
                      </a:xfrm>
                      <a:prstGeom prst="rect">
                        <a:avLst/>
                      </a:prstGeom>
                    </pic:spPr>
                  </pic:pic>
                </a:graphicData>
              </a:graphic>
            </wp:inline>
          </w:drawing>
        </w:r>
      </w:ins>
    </w:p>
    <w:p w:rsidR="00261B1A" w:rsidRDefault="009D4E73">
      <w:pPr>
        <w:pStyle w:val="Legenda"/>
        <w:rPr>
          <w:ins w:id="1041" w:author="Maciek" w:date="2011-09-03T00:17:00Z"/>
        </w:rPr>
        <w:pPrChange w:id="1042" w:author="Maciek" w:date="2011-09-03T00:24:00Z">
          <w:pPr>
            <w:pStyle w:val="NormalnyIn"/>
          </w:pPr>
        </w:pPrChange>
      </w:pPr>
      <w:r>
        <w:t xml:space="preserve">Rys. </w:t>
      </w:r>
      <w:fldSimple w:instr=" STYLEREF 1 \s ">
        <w:r w:rsidR="00B32F6F">
          <w:rPr>
            <w:noProof/>
          </w:rPr>
          <w:t>4</w:t>
        </w:r>
      </w:fldSimple>
      <w:r w:rsidR="00B32F6F">
        <w:t>.</w:t>
      </w:r>
      <w:fldSimple w:instr=" SEQ Rys. \* ARABIC \s 1 ">
        <w:r w:rsidR="00B32F6F">
          <w:rPr>
            <w:noProof/>
          </w:rPr>
          <w:t>2</w:t>
        </w:r>
      </w:fldSimple>
      <w:r>
        <w:t xml:space="preserve"> Ilustracja wzorca MVC</w:t>
      </w:r>
    </w:p>
    <w:p w:rsidR="00791BFD" w:rsidRDefault="00791BFD" w:rsidP="00791BFD">
      <w:pPr>
        <w:pStyle w:val="NormalnyIn"/>
      </w:pPr>
      <w:r>
        <w:t xml:space="preserve">Spring Security to inny pakiet projektu Spring używany </w:t>
      </w:r>
      <w:r w:rsidR="00FD0890">
        <w:t>w systemie</w:t>
      </w:r>
      <w:r>
        <w:t xml:space="preserve">. Jego zadaniem jest zapewnienie bezpieczeństwa panelu administracyjnego. Dzięki  udogodnieniom oferowanym przez ten pakiet, w łatwy sposób możemy kontrolować dostęp użytkowników do konkretnych funkcjonalności portalu. </w:t>
      </w:r>
      <w:r w:rsidRPr="00265BF9">
        <w:t xml:space="preserve">Moduł </w:t>
      </w:r>
      <w:r>
        <w:t>ten</w:t>
      </w:r>
      <w:r w:rsidRPr="00265BF9">
        <w:t xml:space="preserve"> jest odpowiedzialny za uwierzytelnianie użytkownik</w:t>
      </w:r>
      <w:r>
        <w:t>ów a więc potwierdzenie ich</w:t>
      </w:r>
      <w:r w:rsidRPr="00265BF9">
        <w:t xml:space="preserve"> tożsamości oraz za autoryzację</w:t>
      </w:r>
      <w:r>
        <w:t>,</w:t>
      </w:r>
      <w:r w:rsidRPr="00265BF9">
        <w:t xml:space="preserve"> </w:t>
      </w:r>
      <w:r>
        <w:t xml:space="preserve">czyli udzielenie bądź też pozbawienie dostępu do określonych części systemu. </w:t>
      </w:r>
    </w:p>
    <w:p w:rsidR="00791BFD" w:rsidRDefault="000E5F4E" w:rsidP="00791BFD">
      <w:pPr>
        <w:pStyle w:val="NormalnyIn"/>
      </w:pPr>
      <w:r>
        <w:t>W</w:t>
      </w:r>
      <w:r w:rsidR="00791BFD">
        <w:t>spiera on wiele metod uwierzytelnienia, takich jak na przykład LD</w:t>
      </w:r>
      <w:r w:rsidR="00CF235E">
        <w:t xml:space="preserve">AP czy też protokół Kerberos. W prezentowanym rozwiązaniu </w:t>
      </w:r>
      <w:r w:rsidR="00791BFD">
        <w:t xml:space="preserve">uwierzytelnianie użytkownika opiera się na sprawdzeniu jego danych z informacjami zapisanymi w bazie danych. </w:t>
      </w:r>
    </w:p>
    <w:p w:rsidR="00791BFD" w:rsidRPr="00D65AAF" w:rsidRDefault="00791BFD" w:rsidP="00791BFD">
      <w:pPr>
        <w:pStyle w:val="Nagwek2"/>
      </w:pPr>
      <w:bookmarkStart w:id="1043" w:name="_Toc302857075"/>
      <w:r>
        <w:t>Oracle 10g Express Edition</w:t>
      </w:r>
      <w:bookmarkEnd w:id="1043"/>
    </w:p>
    <w:p w:rsidR="00791BFD" w:rsidRDefault="00791BFD" w:rsidP="00791BFD">
      <w:pPr>
        <w:pStyle w:val="NormalnyIn"/>
        <w:ind w:firstLine="0"/>
      </w:pPr>
      <w:r>
        <w:t xml:space="preserve">W </w:t>
      </w:r>
      <w:r w:rsidR="000F47D7">
        <w:t xml:space="preserve">realizowanym </w:t>
      </w:r>
      <w:r>
        <w:t>projekcie zdecydowaliśmy się na wykorzystanie systemu zarządzania bazą danych Oracle w wersji 10g Express Edition, stworzonego przez firmę Oracle Cor</w:t>
      </w:r>
      <w:r w:rsidR="00B01395">
        <w:t>poration. Edycja XE to darmowa</w:t>
      </w:r>
      <w:r>
        <w:t>,</w:t>
      </w:r>
      <w:r w:rsidRPr="00CC0A3B">
        <w:t xml:space="preserve"> </w:t>
      </w:r>
      <w:r>
        <w:t xml:space="preserve">ograniczona funkcjonalnie wersja serwera bazodanowego Oracle 10g. Nie jest ona w stanie obsłużyć więcej niż jednego procesora oraz więcej niż </w:t>
      </w:r>
      <w:commentRangeStart w:id="1044"/>
      <w:r>
        <w:t xml:space="preserve">4GB pamięci RAM. </w:t>
      </w:r>
      <w:commentRangeEnd w:id="1044"/>
      <w:r>
        <w:rPr>
          <w:rStyle w:val="Odwoaniedokomentarza"/>
          <w:rFonts w:ascii="Calibri" w:eastAsia="Calibri" w:hAnsi="Calibri"/>
          <w:lang w:eastAsia="en-US"/>
        </w:rPr>
        <w:commentReference w:id="1044"/>
      </w:r>
    </w:p>
    <w:p w:rsidR="00791BFD" w:rsidRDefault="00791BFD" w:rsidP="00791BFD">
      <w:pPr>
        <w:pStyle w:val="NormalnyIn"/>
      </w:pPr>
      <w:r>
        <w:t xml:space="preserve">Pomimo swoich ograniczeń, serwer zachowuje wydajność oraz niezawodność. Dzięki rozbudowanym możliwościom administracji oraz programom pokrewnym, takim jak Oracle SQL Developer czy też Oracle Database Modeler, </w:t>
      </w:r>
      <w:r w:rsidR="00D77A38">
        <w:t>możliwą jest łatwa</w:t>
      </w:r>
      <w:r>
        <w:t xml:space="preserve"> </w:t>
      </w:r>
      <w:r w:rsidR="00D77A38">
        <w:t>budowa</w:t>
      </w:r>
      <w:r>
        <w:t xml:space="preserve"> schematu bazy d</w:t>
      </w:r>
      <w:r w:rsidR="00D77A38">
        <w:t>anych, a także jego późniejsza</w:t>
      </w:r>
      <w:r>
        <w:t xml:space="preserve"> </w:t>
      </w:r>
      <w:r w:rsidR="00D77A38">
        <w:t>implementacj</w:t>
      </w:r>
      <w:r>
        <w:t xml:space="preserve">a. </w:t>
      </w:r>
    </w:p>
    <w:p w:rsidR="00791BFD" w:rsidRDefault="00D77A38" w:rsidP="00791BFD">
      <w:pPr>
        <w:pStyle w:val="NormalnyIn"/>
      </w:pPr>
      <w:r>
        <w:t>B</w:t>
      </w:r>
      <w:r w:rsidR="00791BFD">
        <w:t>az</w:t>
      </w:r>
      <w:r>
        <w:t>a</w:t>
      </w:r>
      <w:r w:rsidR="00791BFD">
        <w:t xml:space="preserve"> danych firmy Oracle</w:t>
      </w:r>
      <w:r>
        <w:t xml:space="preserve"> wybrana została</w:t>
      </w:r>
      <w:r w:rsidR="00791BFD">
        <w:t xml:space="preserve"> ze względu na chęć stworzenia systemu opartego na </w:t>
      </w:r>
      <w:commentRangeStart w:id="1045"/>
      <w:r w:rsidR="00791BFD">
        <w:t>profesjonalnych komponentach skła</w:t>
      </w:r>
      <w:r>
        <w:t>dowych</w:t>
      </w:r>
      <w:commentRangeEnd w:id="1045"/>
      <w:r w:rsidR="005D6F48">
        <w:rPr>
          <w:rStyle w:val="Odwoaniedokomentarza"/>
          <w:rFonts w:ascii="Calibri" w:eastAsia="Calibri" w:hAnsi="Calibri"/>
          <w:lang w:eastAsia="en-US"/>
        </w:rPr>
        <w:commentReference w:id="1045"/>
      </w:r>
      <w:r>
        <w:t>. Jednym z jej</w:t>
      </w:r>
      <w:r w:rsidR="00791BFD">
        <w:t xml:space="preserve"> atutów jest przenośność na różne platformy sprzętowe i systemowe. Według danych za rok 2011 Oracle Corporation posiada </w:t>
      </w:r>
      <w:r>
        <w:t>niemal</w:t>
      </w:r>
      <w:r w:rsidR="00791BFD">
        <w:t xml:space="preserve"> 50% rynku baz danych na świecie </w:t>
      </w:r>
      <w:sdt>
        <w:sdtPr>
          <w:id w:val="21443754"/>
          <w:citation/>
        </w:sdtPr>
        <w:sdtContent>
          <w:r w:rsidR="002436F7">
            <w:fldChar w:fldCharType="begin"/>
          </w:r>
          <w:r w:rsidR="00791BFD">
            <w:instrText xml:space="preserve"> CITATION Mul11 \l 1045  </w:instrText>
          </w:r>
          <w:r w:rsidR="002436F7">
            <w:fldChar w:fldCharType="separate"/>
          </w:r>
          <w:r w:rsidR="00361C13">
            <w:rPr>
              <w:noProof/>
            </w:rPr>
            <w:t>[14]</w:t>
          </w:r>
          <w:r w:rsidR="002436F7">
            <w:fldChar w:fldCharType="end"/>
          </w:r>
        </w:sdtContent>
      </w:sdt>
      <w:r w:rsidR="00791BFD">
        <w:t xml:space="preserve">. Dzięki swojej </w:t>
      </w:r>
      <w:r w:rsidR="00791BFD">
        <w:lastRenderedPageBreak/>
        <w:t xml:space="preserve">popularności nie ma żadnych problemów w integracji bazy danych z frameworkiem Hibernate. </w:t>
      </w:r>
    </w:p>
    <w:p w:rsidR="00791BFD" w:rsidRDefault="00791BFD" w:rsidP="00791BFD">
      <w:pPr>
        <w:pStyle w:val="Nagwek2"/>
      </w:pPr>
      <w:bookmarkStart w:id="1046" w:name="_Toc302857076"/>
      <w:r>
        <w:t>Java 2 Enterprise Edition</w:t>
      </w:r>
      <w:bookmarkEnd w:id="1046"/>
      <w:r>
        <w:t xml:space="preserve"> </w:t>
      </w:r>
    </w:p>
    <w:p w:rsidR="00791BFD" w:rsidRDefault="00791BFD" w:rsidP="00791BFD">
      <w:pPr>
        <w:pStyle w:val="NormalnyIn"/>
        <w:ind w:firstLine="0"/>
      </w:pPr>
      <w:r>
        <w:t>Java jest obiektowym językiem programowania udostępnionym przez firmę Sun Microsystems w 1995 roku. Dzięki swojej prostocie, a jednocześnie zaawansowanym możliwościom, szybko zyskała miano jednego z najpopularniejszych języków programowania na świecie.</w:t>
      </w:r>
    </w:p>
    <w:p w:rsidR="00791BFD" w:rsidRPr="001D673A" w:rsidRDefault="00791BFD" w:rsidP="00791BFD">
      <w:pPr>
        <w:pStyle w:val="NormalnyIn"/>
      </w:pPr>
      <w:r>
        <w:t>Największą zaletą języka Java, jest jego niezależność od platformy sprzętowej. Programy stworzone w tym języku, można bez problemu uruchomić na ws</w:t>
      </w:r>
      <w:r w:rsidR="00B17563">
        <w:t xml:space="preserve">zystkich systemach operacyjnych, które posiadają </w:t>
      </w:r>
      <w:r>
        <w:t>wirtualn</w:t>
      </w:r>
      <w:r w:rsidR="00B17563">
        <w:t>ą maszynę</w:t>
      </w:r>
      <w:r>
        <w:t xml:space="preserve"> Java JVM (ang. </w:t>
      </w:r>
      <w:r w:rsidR="002436F7" w:rsidRPr="002436F7">
        <w:rPr>
          <w:i/>
          <w:rPrChange w:id="1047" w:author="Maciek" w:date="2011-09-02T23:53:00Z">
            <w:rPr/>
          </w:rPrChange>
        </w:rPr>
        <w:t>Java Virtual Machine</w:t>
      </w:r>
      <w:r>
        <w:t xml:space="preserve"> ).</w:t>
      </w:r>
    </w:p>
    <w:p w:rsidR="00791BFD" w:rsidRDefault="00AF40F5" w:rsidP="00791BFD">
      <w:pPr>
        <w:pStyle w:val="NormalnyIn"/>
      </w:pPr>
      <w:r>
        <w:t>J</w:t>
      </w:r>
      <w:r w:rsidR="00791BFD">
        <w:t xml:space="preserve">ava 2 EE jest szeroko rozpowszechnioną oraz używaną platformą programistyczną opracowaną dla języka Java. Definiuje ona standardy oraz wzorce projektowe dla tworzenia oprogramowania opartego o wielowarstwową architekturę komponentową uruchamianego na serwerach aplikacyjnych. </w:t>
      </w:r>
      <w:r w:rsidR="00791BFD" w:rsidRPr="00B21824">
        <w:t>Jest to rozwinięcie koncepcji „napisz raz,</w:t>
      </w:r>
      <w:r w:rsidR="00791BFD">
        <w:t xml:space="preserve"> a</w:t>
      </w:r>
      <w:r w:rsidR="00791BFD" w:rsidRPr="00B21824">
        <w:t xml:space="preserve"> uruchomisz wszędzie”, obowiązującej w programowaniu aplikacji WWW</w:t>
      </w:r>
      <w:r w:rsidR="00791BFD">
        <w:t xml:space="preserve"> </w:t>
      </w:r>
      <w:sdt>
        <w:sdtPr>
          <w:id w:val="21443755"/>
          <w:citation/>
        </w:sdtPr>
        <w:sdtContent>
          <w:r w:rsidR="002436F7">
            <w:fldChar w:fldCharType="begin"/>
          </w:r>
          <w:r w:rsidR="00791BFD">
            <w:instrText xml:space="preserve"> CITATION Nac08 \l 1045 </w:instrText>
          </w:r>
          <w:r w:rsidR="002436F7">
            <w:fldChar w:fldCharType="separate"/>
          </w:r>
          <w:r w:rsidR="00361C13">
            <w:rPr>
              <w:noProof/>
            </w:rPr>
            <w:t>[13]</w:t>
          </w:r>
          <w:r w:rsidR="002436F7">
            <w:fldChar w:fldCharType="end"/>
          </w:r>
        </w:sdtContent>
      </w:sdt>
      <w:r w:rsidR="00791BFD">
        <w:rPr>
          <w:color w:val="FF0000"/>
        </w:rPr>
        <w:t>.</w:t>
      </w:r>
      <w:r w:rsidR="00791BFD">
        <w:t xml:space="preserve"> W jej skład wchodzą serwery, komponenty EJB (ang. </w:t>
      </w:r>
      <w:r w:rsidR="002436F7" w:rsidRPr="002436F7">
        <w:rPr>
          <w:i/>
          <w:rPrChange w:id="1048" w:author="Maciek" w:date="2011-09-02T23:53:00Z">
            <w:rPr/>
          </w:rPrChange>
        </w:rPr>
        <w:t>Enterprise JavaBeans</w:t>
      </w:r>
      <w:r w:rsidR="00791BFD">
        <w:t xml:space="preserve">), usługi Web Service, pliki JSP, XML oraz inne elementy ściśle związane z wytwarzaniem aplikacji WWW takie jak HTML i CSS.   </w:t>
      </w:r>
    </w:p>
    <w:p w:rsidR="00791BFD" w:rsidRDefault="00791BFD" w:rsidP="00791BFD">
      <w:pPr>
        <w:pStyle w:val="NormalnyIn"/>
      </w:pPr>
      <w:r>
        <w:t xml:space="preserve">Standard J2EE obejmuje liczne interfejsy wspomagające programistę np. przy zapewnianiu bezpieczeństwa, definiowaniu interfejsu użytkownika czy też wysyłaniu poczty elektronicznej. </w:t>
      </w:r>
    </w:p>
    <w:p w:rsidR="00791BFD" w:rsidRDefault="00791BFD" w:rsidP="00791BFD">
      <w:pPr>
        <w:pStyle w:val="Nagwek2"/>
      </w:pPr>
      <w:bookmarkStart w:id="1049" w:name="_Toc302857077"/>
      <w:r>
        <w:t>Apache Tomcat</w:t>
      </w:r>
      <w:bookmarkEnd w:id="1049"/>
      <w:r>
        <w:t xml:space="preserve"> </w:t>
      </w:r>
      <w:r>
        <w:tab/>
      </w:r>
    </w:p>
    <w:p w:rsidR="00791BFD" w:rsidRDefault="00791BFD" w:rsidP="00791BFD">
      <w:pPr>
        <w:pStyle w:val="NormalnyIn"/>
        <w:ind w:firstLine="0"/>
      </w:pPr>
      <w:r>
        <w:t xml:space="preserve">Nierozłącznym elementem aplikacji WWW jest serwer. W </w:t>
      </w:r>
      <w:r w:rsidR="007E5DC2">
        <w:t xml:space="preserve">przedstawianym </w:t>
      </w:r>
      <w:r>
        <w:t>projekcie wykorzystujemy ro</w:t>
      </w:r>
      <w:r w:rsidR="007E5DC2">
        <w:t>zpowszechnianą na zasadzie open</w:t>
      </w:r>
      <w:r w:rsidR="00676EB7">
        <w:t xml:space="preserve"> </w:t>
      </w:r>
      <w:r>
        <w:t xml:space="preserve">source implementację Apache Tomcat 6.0.32. Jest to kontener aplikacji webowych (ang. </w:t>
      </w:r>
      <w:r w:rsidR="002436F7" w:rsidRPr="002436F7">
        <w:rPr>
          <w:i/>
          <w:rPrChange w:id="1050" w:author="Maciek" w:date="2011-09-02T23:53:00Z">
            <w:rPr/>
          </w:rPrChange>
        </w:rPr>
        <w:t>Web container</w:t>
      </w:r>
      <w:r>
        <w:t xml:space="preserve">) będący serwerem, który umożliwia uruchamianie aplikacji internetowych wykonanych w technologiach Java servlets lub też JSP (ang. </w:t>
      </w:r>
      <w:r w:rsidR="002436F7" w:rsidRPr="002436F7">
        <w:rPr>
          <w:i/>
          <w:rPrChange w:id="1051" w:author="Maciek" w:date="2011-09-02T23:53:00Z">
            <w:rPr/>
          </w:rPrChange>
        </w:rPr>
        <w:t>Java Server Pages</w:t>
      </w:r>
      <w:r>
        <w:t>). Jest on w pełni kompatybilny z wymaganiami aplikacji opartych na J2EE.</w:t>
      </w:r>
    </w:p>
    <w:p w:rsidR="009D4E73" w:rsidRDefault="009D4E73">
      <w:pPr>
        <w:jc w:val="left"/>
        <w:rPr>
          <w:rFonts w:ascii="Times New Roman" w:eastAsiaTheme="majorEastAsia" w:hAnsi="Times New Roman" w:cstheme="majorBidi"/>
          <w:b/>
          <w:bCs/>
          <w:caps/>
          <w:sz w:val="24"/>
          <w:szCs w:val="26"/>
          <w:lang w:eastAsia="pl-PL"/>
        </w:rPr>
      </w:pPr>
      <w:r>
        <w:br w:type="page"/>
      </w:r>
    </w:p>
    <w:p w:rsidR="00791BFD" w:rsidRDefault="00791BFD" w:rsidP="00791BFD">
      <w:pPr>
        <w:pStyle w:val="Nagwek2"/>
      </w:pPr>
      <w:bookmarkStart w:id="1052" w:name="_Toc302857078"/>
      <w:r>
        <w:lastRenderedPageBreak/>
        <w:t>Architektura REST</w:t>
      </w:r>
      <w:bookmarkEnd w:id="1052"/>
    </w:p>
    <w:p w:rsidR="00791BFD" w:rsidRDefault="00791BFD" w:rsidP="00791BFD">
      <w:pPr>
        <w:pStyle w:val="NormalnyIn"/>
        <w:ind w:firstLine="0"/>
      </w:pPr>
      <w:r w:rsidRPr="00C138F3">
        <w:t>REST ( ang</w:t>
      </w:r>
      <w:r w:rsidR="002436F7" w:rsidRPr="002436F7">
        <w:rPr>
          <w:i/>
          <w:rPrChange w:id="1053" w:author="Maciek" w:date="2011-09-02T23:53:00Z">
            <w:rPr/>
          </w:rPrChange>
        </w:rPr>
        <w:t>. Representational State Transfer</w:t>
      </w:r>
      <w:r w:rsidRPr="00C138F3">
        <w:t xml:space="preserve"> ) jest wzorc</w:t>
      </w:r>
      <w:r>
        <w:t>em</w:t>
      </w:r>
      <w:r w:rsidRPr="00C138F3">
        <w:t xml:space="preserve"> </w:t>
      </w:r>
      <w:r>
        <w:t xml:space="preserve">architektonicznym opartym na standardzie aplikacji internetowych tworzonych według modelu klient-serwer, komunikujących się poprzez protokół HTTP. Wprowadza on szereg usprawnień i udogodnień mających na celu poprawienie wydajności, skalowalności oraz edycyjności usług internetowych (ang. </w:t>
      </w:r>
      <w:r w:rsidR="002436F7" w:rsidRPr="002436F7">
        <w:rPr>
          <w:i/>
          <w:rPrChange w:id="1054" w:author="Maciek" w:date="2011-09-02T23:54:00Z">
            <w:rPr/>
          </w:rPrChange>
        </w:rPr>
        <w:t>Web Services</w:t>
      </w:r>
      <w:r>
        <w:t xml:space="preserve">). </w:t>
      </w:r>
    </w:p>
    <w:p w:rsidR="00791BFD" w:rsidRDefault="00791BFD" w:rsidP="00791BFD">
      <w:pPr>
        <w:pStyle w:val="NormalnyIn"/>
      </w:pPr>
      <w:r>
        <w:t xml:space="preserve">Podstawowym założeniem wspomnianej architektury jest traktowanie danych oraz funkcji jako zasobów łatwo dostępnych poprzez identyfikatory URI (ang. </w:t>
      </w:r>
      <w:r w:rsidR="002436F7" w:rsidRPr="002436F7">
        <w:rPr>
          <w:i/>
          <w:rPrChange w:id="1055" w:author="Maciek" w:date="2011-09-02T23:54:00Z">
            <w:rPr/>
          </w:rPrChange>
        </w:rPr>
        <w:t>Uniform Resources Identifiers</w:t>
      </w:r>
      <w:r>
        <w:t xml:space="preserve">), będących najczęściej hiperłączami w sieci. </w:t>
      </w:r>
      <w:r w:rsidRPr="00B21824">
        <w:t>Serwer albo usługa WWW reaguje na żądania i dzięki mechanizmo</w:t>
      </w:r>
      <w:r>
        <w:t xml:space="preserve">wi negocjacji zawartości (ang. </w:t>
      </w:r>
      <w:r w:rsidR="002436F7" w:rsidRPr="002436F7">
        <w:rPr>
          <w:i/>
          <w:rPrChange w:id="1056" w:author="Maciek" w:date="2011-09-02T23:54:00Z">
            <w:rPr/>
          </w:rPrChange>
        </w:rPr>
        <w:t>content negotiation</w:t>
      </w:r>
      <w:r w:rsidRPr="00B21824">
        <w:t xml:space="preserve">) dobiera </w:t>
      </w:r>
      <w:r>
        <w:t>możliwie najlepszą reprezentację</w:t>
      </w:r>
      <w:r w:rsidRPr="00B21824">
        <w:t xml:space="preserve"> danych spełniającą warunki żądania. Zaletą takiego rozwiązania jest możliwość  przesyłanie zasobów posiadających wiele różnych repr</w:t>
      </w:r>
      <w:r>
        <w:t xml:space="preserve">ezentacji np. plain-text, xml, json. </w:t>
      </w:r>
      <w:r w:rsidRPr="00B21824">
        <w:t xml:space="preserve">Innym kluczowym pomysłem wykorzystywanym w architekturze REST jest pojęcie jednorodnego interfejsu (ang. </w:t>
      </w:r>
      <w:r w:rsidR="002436F7" w:rsidRPr="002436F7">
        <w:rPr>
          <w:i/>
          <w:rPrChange w:id="1057" w:author="Maciek" w:date="2011-09-02T23:54:00Z">
            <w:rPr/>
          </w:rPrChange>
        </w:rPr>
        <w:t>uniform interface</w:t>
      </w:r>
      <w:r w:rsidRPr="00B21824">
        <w:t xml:space="preserve">), czyli standardowego zbioru metod wykorzystywanych do określonych czynności. W protokole HTTP najczęściej stosowane są metody PUT, GET, POST, DELETE odpowiadające operacjom CRUD – (Create, Retrieve, Update, Delete ) znanym z baz danych </w:t>
      </w:r>
      <w:sdt>
        <w:sdtPr>
          <w:id w:val="21443756"/>
          <w:citation/>
        </w:sdtPr>
        <w:sdtContent>
          <w:r w:rsidR="002436F7">
            <w:fldChar w:fldCharType="begin"/>
          </w:r>
          <w:r>
            <w:instrText xml:space="preserve"> CITATION Nac08 \l 1045 </w:instrText>
          </w:r>
          <w:r w:rsidR="002436F7">
            <w:fldChar w:fldCharType="separate"/>
          </w:r>
          <w:r w:rsidR="00361C13">
            <w:rPr>
              <w:noProof/>
            </w:rPr>
            <w:t>[13]</w:t>
          </w:r>
          <w:r w:rsidR="002436F7">
            <w:fldChar w:fldCharType="end"/>
          </w:r>
        </w:sdtContent>
      </w:sdt>
      <w:r>
        <w:t>.</w:t>
      </w:r>
    </w:p>
    <w:p w:rsidR="00791BFD" w:rsidRDefault="00791BFD" w:rsidP="00791BFD">
      <w:pPr>
        <w:pStyle w:val="NormalnyIn"/>
      </w:pPr>
      <w:r>
        <w:t xml:space="preserve">Udogodnienia te sprawiają, że aplikacje oparte na wzorcu REST stają się proste, lekkie, oraz bardzo wydajne. </w:t>
      </w:r>
    </w:p>
    <w:p w:rsidR="00791BFD" w:rsidRPr="00A77C6A" w:rsidRDefault="00791BFD" w:rsidP="00791BFD">
      <w:pPr>
        <w:pStyle w:val="NormalnyIn"/>
      </w:pPr>
      <w:r>
        <w:t>Wzorzec REST jest</w:t>
      </w:r>
      <w:r w:rsidRPr="00A77C6A">
        <w:t xml:space="preserve"> alternatywą dla dobrze znanego standardu SOAP (ang. </w:t>
      </w:r>
      <w:r w:rsidR="002436F7" w:rsidRPr="002436F7">
        <w:rPr>
          <w:i/>
          <w:rPrChange w:id="1058" w:author="Maciek" w:date="2011-09-02T23:54:00Z">
            <w:rPr/>
          </w:rPrChange>
        </w:rPr>
        <w:t>Simple Object Access Protocol</w:t>
      </w:r>
      <w:r w:rsidRPr="00A77C6A">
        <w:t xml:space="preserve">), oferującego cały wachlarz zaawansowanych możliwości, </w:t>
      </w:r>
      <w:r>
        <w:t>będącego</w:t>
      </w:r>
      <w:r w:rsidRPr="00A77C6A">
        <w:t xml:space="preserve"> neutralnym dla protokołów warstwy transportowej. Niestety, główną wadą </w:t>
      </w:r>
      <w:r>
        <w:t xml:space="preserve">standardu SOAP </w:t>
      </w:r>
      <w:r w:rsidRPr="00A77C6A">
        <w:t>jest potrzeba zło</w:t>
      </w:r>
      <w:r>
        <w:t>żonej konfiguracji oraz opisu.</w:t>
      </w:r>
    </w:p>
    <w:p w:rsidR="00791BFD" w:rsidRDefault="00791BFD" w:rsidP="00791BFD">
      <w:pPr>
        <w:pStyle w:val="NormalnyIn"/>
      </w:pPr>
      <w:r>
        <w:t xml:space="preserve">Użyta architektura posiada wiele implementacji, jedną z nich jest projekt Jersey, wykorzystywany w naszej pracy do stworzenia usługi internetowej komunikującej się z telefonem komórkowym. </w:t>
      </w:r>
    </w:p>
    <w:p w:rsidR="00791BFD" w:rsidRDefault="00791BFD" w:rsidP="00791BFD">
      <w:pPr>
        <w:pStyle w:val="NormalnyIn"/>
      </w:pPr>
      <w:r>
        <w:t xml:space="preserve">Jersey jest wolno dostępną implementacją JAX-RS (ang. </w:t>
      </w:r>
      <w:r w:rsidR="002436F7" w:rsidRPr="002436F7">
        <w:rPr>
          <w:i/>
          <w:rPrChange w:id="1059" w:author="Maciek" w:date="2011-09-02T23:54:00Z">
            <w:rPr/>
          </w:rPrChange>
        </w:rPr>
        <w:t>Java API for RESTful Web Services</w:t>
      </w:r>
      <w:r>
        <w:t xml:space="preserve">), udostępniającą mechanizm adnotacji, który to znacznie ułatwia programistom tworzenie aplikacji. </w:t>
      </w:r>
    </w:p>
    <w:p w:rsidR="00791BFD" w:rsidRPr="00E7232E" w:rsidRDefault="00791BFD" w:rsidP="00791BFD">
      <w:pPr>
        <w:pStyle w:val="NormalnyIn"/>
      </w:pPr>
      <w:r>
        <w:t>Dodatkowym atutem przy wyborze tego wzorca jest fakt, iż współcześnie jest to niezwykle popularna architektura przy programowaniu aplikacji na system Android.</w:t>
      </w:r>
    </w:p>
    <w:p w:rsidR="00791BFD" w:rsidRDefault="00791BFD" w:rsidP="00791BFD">
      <w:pPr>
        <w:pStyle w:val="Nagwek2"/>
        <w:rPr>
          <w:rStyle w:val="apple-style-span"/>
          <w:szCs w:val="16"/>
          <w:shd w:val="clear" w:color="auto" w:fill="FFFFFF"/>
        </w:rPr>
      </w:pPr>
      <w:bookmarkStart w:id="1060" w:name="_Toc302857079"/>
      <w:r w:rsidRPr="00D07A1D">
        <w:lastRenderedPageBreak/>
        <w:t xml:space="preserve">JSON - </w:t>
      </w:r>
      <w:r w:rsidRPr="00D07A1D">
        <w:rPr>
          <w:rStyle w:val="apple-style-span"/>
          <w:szCs w:val="16"/>
          <w:shd w:val="clear" w:color="auto" w:fill="FFFFFF"/>
        </w:rPr>
        <w:t>JavaScript Object Notation</w:t>
      </w:r>
      <w:bookmarkEnd w:id="1060"/>
    </w:p>
    <w:p w:rsidR="00791BFD" w:rsidRPr="004843B4" w:rsidRDefault="00A207DD" w:rsidP="00791BFD">
      <w:pPr>
        <w:pStyle w:val="NormalnyIn"/>
        <w:ind w:firstLine="0"/>
      </w:pPr>
      <w:r>
        <w:t xml:space="preserve">Przy wyborze formatu danych transmitowanych między aplikacjami mobilnymi i usługą sieciową główny nacisk położony został </w:t>
      </w:r>
      <w:r w:rsidR="00791BFD">
        <w:t>na prostocie, niezależności od platformy i łatwości w</w:t>
      </w:r>
      <w:r>
        <w:t xml:space="preserve">yszukiwania błędów. Z tego powodu wykorzystany został </w:t>
      </w:r>
      <w:r w:rsidR="00791BFD">
        <w:t xml:space="preserve">format JSON. Jest to prosty format danych służący do wymiany informacji, możliwy do odczytania przez człowieka. Początkowo został stworzony dla języka JavaScript lecz szybko stał się niezależnym formatem tekstowym posiadającym implementacje w wielu językach programowania, między innymi Java. Jego właściwości sprawiają, że </w:t>
      </w:r>
      <w:r w:rsidR="002B1D4C">
        <w:t xml:space="preserve">jest </w:t>
      </w:r>
      <w:r w:rsidR="00791BFD">
        <w:t xml:space="preserve">idealnym </w:t>
      </w:r>
      <w:r w:rsidR="00791BFD" w:rsidRPr="004843B4">
        <w:t>narzędziem do transmisji uporządkowanych danych poprzez sieć</w:t>
      </w:r>
      <w:r w:rsidR="00791BFD">
        <w:t xml:space="preserve"> </w:t>
      </w:r>
      <w:sdt>
        <w:sdtPr>
          <w:id w:val="21443757"/>
          <w:citation/>
        </w:sdtPr>
        <w:sdtContent>
          <w:r w:rsidR="002436F7">
            <w:fldChar w:fldCharType="begin"/>
          </w:r>
          <w:r w:rsidR="00791BFD">
            <w:instrText xml:space="preserve"> CITATION Cro06 \l 1045 </w:instrText>
          </w:r>
          <w:r w:rsidR="002436F7">
            <w:fldChar w:fldCharType="separate"/>
          </w:r>
          <w:r w:rsidR="00361C13">
            <w:rPr>
              <w:noProof/>
            </w:rPr>
            <w:t>[15]</w:t>
          </w:r>
          <w:r w:rsidR="002436F7">
            <w:fldChar w:fldCharType="end"/>
          </w:r>
        </w:sdtContent>
      </w:sdt>
      <w:r w:rsidR="00791BFD" w:rsidRPr="004843B4">
        <w:t xml:space="preserve">. </w:t>
      </w:r>
    </w:p>
    <w:p w:rsidR="00791BFD" w:rsidRDefault="00791BFD" w:rsidP="00FD376F">
      <w:pPr>
        <w:pStyle w:val="NormalnyIn"/>
        <w:rPr>
          <w:szCs w:val="20"/>
          <w:shd w:val="clear" w:color="auto" w:fill="FFFFFF"/>
        </w:rPr>
      </w:pPr>
      <w:r>
        <w:t>JSON jest</w:t>
      </w:r>
      <w:r w:rsidRPr="004843B4">
        <w:t xml:space="preserve"> alternatywą dla powszechnie wykorzystywanego w Internecie języka XML (ang. </w:t>
      </w:r>
      <w:r w:rsidR="002436F7" w:rsidRPr="002436F7">
        <w:rPr>
          <w:i/>
          <w:szCs w:val="20"/>
          <w:shd w:val="clear" w:color="auto" w:fill="FFFFFF"/>
          <w:rPrChange w:id="1061" w:author="Maciek" w:date="2011-09-02T23:54:00Z">
            <w:rPr>
              <w:szCs w:val="20"/>
              <w:shd w:val="clear" w:color="auto" w:fill="FFFFFF"/>
            </w:rPr>
          </w:rPrChange>
        </w:rPr>
        <w:t>eXtensible Markup Language</w:t>
      </w:r>
      <w:r w:rsidRPr="004843B4">
        <w:rPr>
          <w:szCs w:val="20"/>
          <w:shd w:val="clear" w:color="auto" w:fill="FFFFFF"/>
        </w:rPr>
        <w:t>)</w:t>
      </w:r>
      <w:r>
        <w:rPr>
          <w:szCs w:val="20"/>
          <w:shd w:val="clear" w:color="auto" w:fill="FFFFFF"/>
        </w:rPr>
        <w:t xml:space="preserve">, który wymaga znacznie większych nakładów programistycznych – dodatkowe klasy i obiekty – przy przetwarzaniu danych. </w:t>
      </w:r>
      <w:r w:rsidR="00FD376F">
        <w:rPr>
          <w:szCs w:val="20"/>
          <w:shd w:val="clear" w:color="auto" w:fill="FFFFFF"/>
        </w:rPr>
        <w:t xml:space="preserve">Tabela </w:t>
      </w:r>
      <w:r w:rsidR="00FD376F" w:rsidRPr="00FD376F">
        <w:rPr>
          <w:szCs w:val="20"/>
          <w:highlight w:val="green"/>
          <w:shd w:val="clear" w:color="auto" w:fill="FFFFFF"/>
        </w:rPr>
        <w:t>…</w:t>
      </w:r>
      <w:r w:rsidR="00FD376F">
        <w:rPr>
          <w:szCs w:val="20"/>
          <w:shd w:val="clear" w:color="auto" w:fill="FFFFFF"/>
        </w:rPr>
        <w:t xml:space="preserve"> porównuje oba te formaty.</w:t>
      </w:r>
    </w:p>
    <w:p w:rsidR="00791BFD" w:rsidRDefault="00791BFD" w:rsidP="00791BFD">
      <w:pPr>
        <w:pStyle w:val="NormalnyIn"/>
        <w:rPr>
          <w:szCs w:val="20"/>
          <w:shd w:val="clear" w:color="auto" w:fill="FFFFFF"/>
        </w:rPr>
      </w:pPr>
      <w:r>
        <w:rPr>
          <w:szCs w:val="20"/>
          <w:shd w:val="clear" w:color="auto" w:fill="FFFFFF"/>
        </w:rPr>
        <w:t>W naszym systemie, po stronie usługi internetowej obsługą wiadomoś</w:t>
      </w:r>
      <w:r w:rsidR="003D35E5">
        <w:rPr>
          <w:szCs w:val="20"/>
          <w:shd w:val="clear" w:color="auto" w:fill="FFFFFF"/>
        </w:rPr>
        <w:t>ci w formacie JSON zajmuje się f</w:t>
      </w:r>
      <w:r>
        <w:rPr>
          <w:szCs w:val="20"/>
          <w:shd w:val="clear" w:color="auto" w:fill="FFFFFF"/>
        </w:rPr>
        <w:t xml:space="preserve">ramework Jersey, z kolei po stronie aplikacji mobilnych biblioteka GSON. Stworzona na potrzeby własne programistów Google, biblioteka ta została ostatecznie opublikowana do użytku ogólnego i tak jak sam format JSON, jest niezwykle prosta w użytkowaniu </w:t>
      </w:r>
      <w:sdt>
        <w:sdtPr>
          <w:rPr>
            <w:szCs w:val="20"/>
            <w:shd w:val="clear" w:color="auto" w:fill="FFFFFF"/>
          </w:rPr>
          <w:id w:val="21443758"/>
          <w:citation/>
        </w:sdtPr>
        <w:sdtContent>
          <w:r w:rsidR="002436F7">
            <w:rPr>
              <w:szCs w:val="20"/>
              <w:shd w:val="clear" w:color="auto" w:fill="FFFFFF"/>
            </w:rPr>
            <w:fldChar w:fldCharType="begin"/>
          </w:r>
          <w:r>
            <w:rPr>
              <w:szCs w:val="20"/>
              <w:shd w:val="clear" w:color="auto" w:fill="FFFFFF"/>
            </w:rPr>
            <w:instrText xml:space="preserve"> CITATION Sin11 \l 1045 </w:instrText>
          </w:r>
          <w:r w:rsidR="002436F7">
            <w:rPr>
              <w:szCs w:val="20"/>
              <w:shd w:val="clear" w:color="auto" w:fill="FFFFFF"/>
            </w:rPr>
            <w:fldChar w:fldCharType="separate"/>
          </w:r>
          <w:r w:rsidR="00361C13" w:rsidRPr="00361C13">
            <w:rPr>
              <w:noProof/>
              <w:szCs w:val="20"/>
              <w:shd w:val="clear" w:color="auto" w:fill="FFFFFF"/>
            </w:rPr>
            <w:t>[16]</w:t>
          </w:r>
          <w:r w:rsidR="002436F7">
            <w:rPr>
              <w:szCs w:val="20"/>
              <w:shd w:val="clear" w:color="auto" w:fill="FFFFFF"/>
            </w:rPr>
            <w:fldChar w:fldCharType="end"/>
          </w:r>
        </w:sdtContent>
      </w:sdt>
      <w:r>
        <w:rPr>
          <w:szCs w:val="20"/>
          <w:shd w:val="clear" w:color="auto" w:fill="FFFFFF"/>
        </w:rPr>
        <w:t>.</w:t>
      </w:r>
    </w:p>
    <w:tbl>
      <w:tblPr>
        <w:tblStyle w:val="Jasnalistaakcent11"/>
        <w:tblpPr w:leftFromText="141" w:rightFromText="141" w:vertAnchor="text" w:horzAnchor="margin" w:tblpY="65"/>
        <w:tblW w:w="0" w:type="auto"/>
        <w:tblLook w:val="04A0"/>
      </w:tblPr>
      <w:tblGrid>
        <w:gridCol w:w="3828"/>
        <w:gridCol w:w="2693"/>
        <w:gridCol w:w="2659"/>
      </w:tblGrid>
      <w:tr w:rsidR="00186E8F" w:rsidTr="00186E8F">
        <w:trPr>
          <w:cnfStyle w:val="100000000000"/>
        </w:trPr>
        <w:tc>
          <w:tcPr>
            <w:cnfStyle w:val="001000000000"/>
            <w:tcW w:w="3828" w:type="dxa"/>
            <w:tcBorders>
              <w:bottom w:val="single" w:sz="8" w:space="0" w:color="auto"/>
            </w:tcBorders>
          </w:tcPr>
          <w:p w:rsidR="00FD376F" w:rsidRPr="009D4E73" w:rsidRDefault="009D4E73" w:rsidP="00FD376F">
            <w:pPr>
              <w:rPr>
                <w:bCs w:val="0"/>
              </w:rPr>
            </w:pPr>
            <w:r w:rsidRPr="009D4E73">
              <w:rPr>
                <w:bCs w:val="0"/>
              </w:rPr>
              <w:t>Kryterium</w:t>
            </w:r>
          </w:p>
        </w:tc>
        <w:tc>
          <w:tcPr>
            <w:tcW w:w="2693" w:type="dxa"/>
            <w:tcBorders>
              <w:top w:val="single" w:sz="8" w:space="0" w:color="4F81BD" w:themeColor="accent1"/>
              <w:bottom w:val="single" w:sz="8" w:space="0" w:color="auto"/>
              <w:right w:val="single" w:sz="4" w:space="0" w:color="auto"/>
            </w:tcBorders>
          </w:tcPr>
          <w:p w:rsidR="00FD376F" w:rsidRDefault="00FD376F" w:rsidP="00FD376F">
            <w:pPr>
              <w:jc w:val="center"/>
              <w:cnfStyle w:val="100000000000"/>
              <w:rPr>
                <w:b w:val="0"/>
                <w:bCs w:val="0"/>
                <w:color w:val="auto"/>
              </w:rPr>
            </w:pPr>
            <w:r>
              <w:t>JSON</w:t>
            </w:r>
          </w:p>
        </w:tc>
        <w:tc>
          <w:tcPr>
            <w:tcW w:w="2659" w:type="dxa"/>
            <w:tcBorders>
              <w:top w:val="single" w:sz="8" w:space="0" w:color="4F81BD" w:themeColor="accent1"/>
              <w:left w:val="single" w:sz="4" w:space="0" w:color="auto"/>
              <w:bottom w:val="single" w:sz="8" w:space="0" w:color="auto"/>
            </w:tcBorders>
          </w:tcPr>
          <w:p w:rsidR="00FD376F" w:rsidRDefault="00FD376F" w:rsidP="00186E8F">
            <w:pPr>
              <w:jc w:val="center"/>
              <w:cnfStyle w:val="100000000000"/>
              <w:rPr>
                <w:b w:val="0"/>
                <w:bCs w:val="0"/>
                <w:color w:val="auto"/>
              </w:rPr>
            </w:pPr>
            <w:r>
              <w:t>XML</w:t>
            </w:r>
          </w:p>
        </w:tc>
      </w:tr>
      <w:tr w:rsidR="00FD376F" w:rsidTr="00186E8F">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Przejrzystość dla człowieka</w:t>
            </w:r>
          </w:p>
        </w:tc>
        <w:tc>
          <w:tcPr>
            <w:tcW w:w="5352" w:type="dxa"/>
            <w:gridSpan w:val="2"/>
            <w:tcBorders>
              <w:top w:val="single" w:sz="8" w:space="0" w:color="auto"/>
              <w:left w:val="single" w:sz="8" w:space="0" w:color="auto"/>
              <w:bottom w:val="single" w:sz="8" w:space="0" w:color="auto"/>
              <w:right w:val="single" w:sz="8" w:space="0" w:color="auto"/>
            </w:tcBorders>
          </w:tcPr>
          <w:p w:rsidR="00FD376F" w:rsidRDefault="00FD376F" w:rsidP="00FD376F">
            <w:pPr>
              <w:jc w:val="center"/>
              <w:cnfStyle w:val="000000100000"/>
            </w:pPr>
            <w:r>
              <w:t>Porównywalna</w:t>
            </w:r>
          </w:p>
        </w:tc>
      </w:tr>
      <w:tr w:rsidR="00FD376F" w:rsidTr="00186E8F">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Łatwość tworzenia (strona serwera)</w:t>
            </w:r>
          </w:p>
        </w:tc>
        <w:tc>
          <w:tcPr>
            <w:tcW w:w="5352" w:type="dxa"/>
            <w:gridSpan w:val="2"/>
            <w:tcBorders>
              <w:top w:val="single" w:sz="8" w:space="0" w:color="auto"/>
              <w:left w:val="single" w:sz="8" w:space="0" w:color="auto"/>
              <w:bottom w:val="single" w:sz="8" w:space="0" w:color="auto"/>
              <w:right w:val="single" w:sz="8" w:space="0" w:color="auto"/>
            </w:tcBorders>
          </w:tcPr>
          <w:p w:rsidR="00FD376F" w:rsidRDefault="00FD376F" w:rsidP="00FD376F">
            <w:pPr>
              <w:jc w:val="center"/>
              <w:cnfStyle w:val="000000000000"/>
            </w:pPr>
            <w:r>
              <w:t>Porównywalna</w:t>
            </w:r>
          </w:p>
        </w:tc>
      </w:tr>
      <w:tr w:rsidR="00FD376F" w:rsidTr="00232BED">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Łatwość przetwarzania (strona klienta)</w:t>
            </w:r>
          </w:p>
        </w:tc>
        <w:tc>
          <w:tcPr>
            <w:tcW w:w="2693" w:type="dxa"/>
            <w:tcBorders>
              <w:top w:val="single" w:sz="8" w:space="0" w:color="auto"/>
              <w:left w:val="single" w:sz="8" w:space="0" w:color="auto"/>
              <w:bottom w:val="single" w:sz="18" w:space="0" w:color="92D050"/>
              <w:right w:val="single" w:sz="8" w:space="0" w:color="auto"/>
            </w:tcBorders>
          </w:tcPr>
          <w:p w:rsidR="00FD376F" w:rsidRPr="00FD376F" w:rsidRDefault="00FD376F" w:rsidP="00FD376F">
            <w:pPr>
              <w:jc w:val="center"/>
              <w:cnfStyle w:val="000000100000"/>
              <w:rPr>
                <w:sz w:val="20"/>
                <w:szCs w:val="20"/>
              </w:rPr>
            </w:pPr>
            <w:r w:rsidRPr="00FD376F">
              <w:rPr>
                <w:sz w:val="20"/>
                <w:szCs w:val="20"/>
              </w:rPr>
              <w:t xml:space="preserve">Natychmiastowa i bezproblemowa ( </w:t>
            </w:r>
            <w:r>
              <w:rPr>
                <w:sz w:val="20"/>
                <w:szCs w:val="20"/>
              </w:rPr>
              <w:t xml:space="preserve">niezbędna </w:t>
            </w:r>
            <w:r w:rsidRPr="00FD376F">
              <w:rPr>
                <w:sz w:val="20"/>
                <w:szCs w:val="20"/>
              </w:rPr>
              <w:t>jedna lin</w:t>
            </w:r>
            <w:r w:rsidR="00186E8F">
              <w:rPr>
                <w:sz w:val="20"/>
                <w:szCs w:val="20"/>
              </w:rPr>
              <w:t>i</w:t>
            </w:r>
            <w:r w:rsidRPr="00FD376F">
              <w:rPr>
                <w:sz w:val="20"/>
                <w:szCs w:val="20"/>
              </w:rPr>
              <w:t>a kodu )</w:t>
            </w:r>
          </w:p>
        </w:tc>
        <w:tc>
          <w:tcPr>
            <w:tcW w:w="2659" w:type="dxa"/>
            <w:tcBorders>
              <w:top w:val="single" w:sz="8" w:space="0" w:color="auto"/>
              <w:left w:val="single" w:sz="8" w:space="0" w:color="auto"/>
              <w:bottom w:val="single" w:sz="8" w:space="0" w:color="auto"/>
              <w:right w:val="single" w:sz="8" w:space="0" w:color="auto"/>
            </w:tcBorders>
          </w:tcPr>
          <w:p w:rsidR="00FD376F" w:rsidRPr="00FD376F" w:rsidRDefault="00FD376F" w:rsidP="00FD376F">
            <w:pPr>
              <w:jc w:val="center"/>
              <w:cnfStyle w:val="000000100000"/>
              <w:rPr>
                <w:sz w:val="20"/>
                <w:szCs w:val="20"/>
              </w:rPr>
            </w:pPr>
            <w:r w:rsidRPr="00FD376F">
              <w:rPr>
                <w:sz w:val="20"/>
                <w:szCs w:val="20"/>
              </w:rPr>
              <w:t>Wymaga poruszania się po drzewie DOM, podatna na występowanie błędów</w:t>
            </w:r>
          </w:p>
        </w:tc>
      </w:tr>
      <w:tr w:rsidR="00FD376F" w:rsidTr="00232BED">
        <w:tc>
          <w:tcPr>
            <w:cnfStyle w:val="001000000000"/>
            <w:tcW w:w="3828" w:type="dxa"/>
            <w:tcBorders>
              <w:top w:val="single" w:sz="8" w:space="0" w:color="auto"/>
              <w:left w:val="single" w:sz="8" w:space="0" w:color="auto"/>
              <w:bottom w:val="single" w:sz="8" w:space="0" w:color="auto"/>
              <w:right w:val="single" w:sz="18" w:space="0" w:color="92D050"/>
            </w:tcBorders>
          </w:tcPr>
          <w:p w:rsidR="00FD376F" w:rsidRDefault="00FD376F" w:rsidP="00FD376F">
            <w:pPr>
              <w:rPr>
                <w:b w:val="0"/>
                <w:bCs w:val="0"/>
              </w:rPr>
            </w:pPr>
            <w:r>
              <w:t>Rozszerzalność typów zawartości</w:t>
            </w:r>
          </w:p>
        </w:tc>
        <w:tc>
          <w:tcPr>
            <w:tcW w:w="2693" w:type="dxa"/>
            <w:tcBorders>
              <w:top w:val="single" w:sz="18" w:space="0" w:color="92D050"/>
              <w:left w:val="single" w:sz="18" w:space="0" w:color="92D050"/>
              <w:bottom w:val="single" w:sz="18" w:space="0" w:color="92D050"/>
              <w:right w:val="single" w:sz="18" w:space="0" w:color="92D050"/>
            </w:tcBorders>
          </w:tcPr>
          <w:p w:rsidR="00FD376F" w:rsidRPr="00186E8F" w:rsidRDefault="00186E8F" w:rsidP="00FD376F">
            <w:pPr>
              <w:jc w:val="center"/>
              <w:cnfStyle w:val="000000000000"/>
              <w:rPr>
                <w:sz w:val="20"/>
                <w:szCs w:val="20"/>
              </w:rPr>
            </w:pPr>
            <w:r w:rsidRPr="00186E8F">
              <w:rPr>
                <w:sz w:val="20"/>
                <w:szCs w:val="20"/>
              </w:rPr>
              <w:t>Bezpieczne i proste, wystarczy dodać warunek na występowanie nowej wartości</w:t>
            </w:r>
          </w:p>
        </w:tc>
        <w:tc>
          <w:tcPr>
            <w:tcW w:w="2659" w:type="dxa"/>
            <w:tcBorders>
              <w:top w:val="single" w:sz="8" w:space="0" w:color="auto"/>
              <w:left w:val="single" w:sz="18" w:space="0" w:color="92D050"/>
              <w:bottom w:val="single" w:sz="8" w:space="0" w:color="auto"/>
              <w:right w:val="single" w:sz="8" w:space="0" w:color="auto"/>
            </w:tcBorders>
          </w:tcPr>
          <w:p w:rsidR="00FD376F" w:rsidRPr="00186E8F" w:rsidRDefault="00186E8F" w:rsidP="00FD376F">
            <w:pPr>
              <w:jc w:val="center"/>
              <w:cnfStyle w:val="000000000000"/>
              <w:rPr>
                <w:sz w:val="20"/>
                <w:szCs w:val="20"/>
              </w:rPr>
            </w:pPr>
            <w:r w:rsidRPr="00186E8F">
              <w:rPr>
                <w:sz w:val="20"/>
                <w:szCs w:val="20"/>
              </w:rPr>
              <w:t>Wymaga zmian w kodzie, inaczej aplikacja przestanie funkcjonować poprawnie</w:t>
            </w:r>
          </w:p>
        </w:tc>
      </w:tr>
      <w:tr w:rsidR="00FD376F" w:rsidTr="00232BED">
        <w:trPr>
          <w:cnfStyle w:val="000000100000"/>
        </w:trPr>
        <w:tc>
          <w:tcPr>
            <w:cnfStyle w:val="001000000000"/>
            <w:tcW w:w="3828" w:type="dxa"/>
            <w:tcBorders>
              <w:top w:val="single" w:sz="8" w:space="0" w:color="auto"/>
              <w:left w:val="single" w:sz="8" w:space="0" w:color="auto"/>
              <w:bottom w:val="single" w:sz="8" w:space="0" w:color="auto"/>
              <w:right w:val="single" w:sz="8" w:space="0" w:color="auto"/>
            </w:tcBorders>
          </w:tcPr>
          <w:p w:rsidR="00FD376F" w:rsidRDefault="00FD376F" w:rsidP="00FD376F">
            <w:pPr>
              <w:rPr>
                <w:b w:val="0"/>
                <w:bCs w:val="0"/>
              </w:rPr>
            </w:pPr>
            <w:r>
              <w:t>Wyszukiwanie błędów</w:t>
            </w:r>
          </w:p>
        </w:tc>
        <w:tc>
          <w:tcPr>
            <w:tcW w:w="2693" w:type="dxa"/>
            <w:tcBorders>
              <w:top w:val="single" w:sz="18" w:space="0" w:color="92D050"/>
              <w:left w:val="single" w:sz="8" w:space="0" w:color="auto"/>
              <w:bottom w:val="single" w:sz="8" w:space="0" w:color="auto"/>
              <w:right w:val="single" w:sz="8" w:space="0" w:color="auto"/>
            </w:tcBorders>
          </w:tcPr>
          <w:p w:rsidR="00186E8F" w:rsidRDefault="00186E8F" w:rsidP="00186E8F">
            <w:pPr>
              <w:jc w:val="center"/>
              <w:cnfStyle w:val="000000100000"/>
            </w:pPr>
            <w:r>
              <w:t>Ręczne po stronie klienta</w:t>
            </w:r>
          </w:p>
          <w:p w:rsidR="00FD376F" w:rsidRDefault="00186E8F" w:rsidP="00186E8F">
            <w:pPr>
              <w:jc w:val="center"/>
              <w:cnfStyle w:val="000000100000"/>
            </w:pPr>
            <w:r>
              <w:t>Ręcznie po stronie serwera</w:t>
            </w:r>
          </w:p>
        </w:tc>
        <w:tc>
          <w:tcPr>
            <w:tcW w:w="2659" w:type="dxa"/>
            <w:tcBorders>
              <w:top w:val="single" w:sz="8" w:space="0" w:color="auto"/>
              <w:left w:val="single" w:sz="8" w:space="0" w:color="auto"/>
              <w:bottom w:val="single" w:sz="8" w:space="0" w:color="auto"/>
              <w:right w:val="single" w:sz="8" w:space="0" w:color="auto"/>
            </w:tcBorders>
          </w:tcPr>
          <w:p w:rsidR="00FD376F" w:rsidRPr="00186E8F" w:rsidRDefault="00186E8F" w:rsidP="00FD376F">
            <w:pPr>
              <w:jc w:val="center"/>
              <w:cnfStyle w:val="000000100000"/>
              <w:rPr>
                <w:sz w:val="20"/>
                <w:szCs w:val="20"/>
              </w:rPr>
            </w:pPr>
            <w:r w:rsidRPr="00186E8F">
              <w:rPr>
                <w:sz w:val="20"/>
                <w:szCs w:val="20"/>
              </w:rPr>
              <w:t>Ręczne po stronie klienta</w:t>
            </w:r>
          </w:p>
          <w:p w:rsidR="00186E8F" w:rsidRDefault="00186E8F" w:rsidP="00FD376F">
            <w:pPr>
              <w:jc w:val="center"/>
              <w:cnfStyle w:val="000000100000"/>
            </w:pPr>
            <w:r w:rsidRPr="00186E8F">
              <w:rPr>
                <w:sz w:val="20"/>
                <w:szCs w:val="20"/>
              </w:rPr>
              <w:t>Automatyczn</w:t>
            </w:r>
            <w:r>
              <w:rPr>
                <w:sz w:val="20"/>
                <w:szCs w:val="20"/>
              </w:rPr>
              <w:t>i</w:t>
            </w:r>
            <w:r w:rsidRPr="00186E8F">
              <w:rPr>
                <w:sz w:val="20"/>
                <w:szCs w:val="20"/>
              </w:rPr>
              <w:t>e po stronie serwera</w:t>
            </w:r>
            <w:r>
              <w:rPr>
                <w:sz w:val="20"/>
                <w:szCs w:val="20"/>
              </w:rPr>
              <w:t xml:space="preserve"> (walidacja)</w:t>
            </w:r>
          </w:p>
        </w:tc>
      </w:tr>
      <w:tr w:rsidR="00186E8F" w:rsidTr="00EA15D8">
        <w:tc>
          <w:tcPr>
            <w:cnfStyle w:val="001000000000"/>
            <w:tcW w:w="3828" w:type="dxa"/>
            <w:tcBorders>
              <w:top w:val="single" w:sz="8" w:space="0" w:color="auto"/>
              <w:left w:val="single" w:sz="8" w:space="0" w:color="auto"/>
              <w:bottom w:val="single" w:sz="8" w:space="0" w:color="auto"/>
              <w:right w:val="single" w:sz="8" w:space="0" w:color="auto"/>
            </w:tcBorders>
          </w:tcPr>
          <w:p w:rsidR="00186E8F" w:rsidRDefault="00186E8F" w:rsidP="00FD376F">
            <w:pPr>
              <w:rPr>
                <w:b w:val="0"/>
                <w:bCs w:val="0"/>
              </w:rPr>
            </w:pPr>
            <w:r>
              <w:t>Bezpieczeństwo</w:t>
            </w:r>
          </w:p>
        </w:tc>
        <w:tc>
          <w:tcPr>
            <w:tcW w:w="5352" w:type="dxa"/>
            <w:gridSpan w:val="2"/>
            <w:tcBorders>
              <w:top w:val="single" w:sz="8" w:space="0" w:color="auto"/>
              <w:left w:val="single" w:sz="8" w:space="0" w:color="auto"/>
              <w:bottom w:val="single" w:sz="8" w:space="0" w:color="auto"/>
              <w:right w:val="single" w:sz="8" w:space="0" w:color="auto"/>
            </w:tcBorders>
          </w:tcPr>
          <w:p w:rsidR="00186E8F" w:rsidRDefault="00186E8F" w:rsidP="009D4E73">
            <w:pPr>
              <w:keepNext/>
              <w:jc w:val="center"/>
              <w:cnfStyle w:val="000000000000"/>
            </w:pPr>
            <w:r>
              <w:t>Porównywalne</w:t>
            </w:r>
          </w:p>
        </w:tc>
      </w:tr>
    </w:tbl>
    <w:p w:rsidR="009D4E73" w:rsidRDefault="009D4E73" w:rsidP="00F13AF8">
      <w:pPr>
        <w:pStyle w:val="Legenda"/>
        <w:framePr w:w="9194" w:h="436" w:hRule="exact" w:hSpace="141" w:wrap="around" w:vAnchor="text" w:hAnchor="page" w:x="1572" w:y="3496"/>
      </w:pPr>
      <w:r>
        <w:t xml:space="preserve">Tabela  </w:t>
      </w:r>
      <w:fldSimple w:instr=" STYLEREF 1 \s ">
        <w:r w:rsidR="006424C1">
          <w:rPr>
            <w:noProof/>
          </w:rPr>
          <w:t>4</w:t>
        </w:r>
      </w:fldSimple>
      <w:r w:rsidR="006424C1">
        <w:t>.</w:t>
      </w:r>
      <w:fldSimple w:instr=" SEQ Tabela_ \* ARABIC \s 1 ">
        <w:r w:rsidR="006424C1">
          <w:rPr>
            <w:noProof/>
          </w:rPr>
          <w:t>1</w:t>
        </w:r>
      </w:fldSimple>
      <w:r>
        <w:t xml:space="preserve"> Porównanie formatów JSON i XML</w:t>
      </w:r>
    </w:p>
    <w:p w:rsidR="00791BFD" w:rsidRPr="00245935" w:rsidRDefault="00222A29" w:rsidP="00791BFD">
      <w:pPr>
        <w:pStyle w:val="NormalnyIn"/>
        <w:rPr>
          <w:shd w:val="clear" w:color="auto" w:fill="FFFFFF"/>
        </w:rPr>
      </w:pPr>
      <w:r>
        <w:rPr>
          <w:szCs w:val="20"/>
          <w:shd w:val="clear" w:color="auto" w:fill="FFFFFF"/>
        </w:rPr>
        <w:t>Poniżej</w:t>
      </w:r>
      <w:r w:rsidR="00791BFD">
        <w:rPr>
          <w:szCs w:val="20"/>
          <w:shd w:val="clear" w:color="auto" w:fill="FFFFFF"/>
        </w:rPr>
        <w:t xml:space="preserve"> </w:t>
      </w:r>
      <w:r w:rsidR="002B1D4C">
        <w:rPr>
          <w:szCs w:val="20"/>
          <w:shd w:val="clear" w:color="auto" w:fill="FFFFFF"/>
        </w:rPr>
        <w:t xml:space="preserve">widnieje </w:t>
      </w:r>
      <w:r w:rsidR="00791BFD">
        <w:rPr>
          <w:szCs w:val="20"/>
          <w:shd w:val="clear" w:color="auto" w:fill="FFFFFF"/>
        </w:rPr>
        <w:t xml:space="preserve">przykładowy format danych, przesyłany w naszym systemie </w:t>
      </w:r>
      <w:r w:rsidR="00791BFD" w:rsidRPr="00245935">
        <w:rPr>
          <w:shd w:val="clear" w:color="auto" w:fill="FFFFFF"/>
        </w:rPr>
        <w:t xml:space="preserve">pomiędzy telefonem komórkowym a usługą sieciową. </w:t>
      </w:r>
    </w:p>
    <w:p w:rsidR="00791BFD" w:rsidRPr="002C5795" w:rsidRDefault="00791BFD" w:rsidP="00791BFD">
      <w:pPr>
        <w:pStyle w:val="NormalnyIn"/>
        <w:rPr>
          <w:rFonts w:ascii="Courier New" w:hAnsi="Courier New" w:cs="Courier New"/>
          <w:sz w:val="20"/>
          <w:szCs w:val="20"/>
          <w:shd w:val="clear" w:color="auto" w:fill="FFFFFF"/>
        </w:rPr>
      </w:pPr>
      <w:r w:rsidRPr="002C5795">
        <w:rPr>
          <w:rFonts w:ascii="Courier New" w:hAnsi="Courier New" w:cs="Courier New"/>
          <w:sz w:val="20"/>
          <w:szCs w:val="20"/>
          <w:shd w:val="clear" w:color="auto" w:fill="FFFFFF"/>
        </w:rPr>
        <w:t>{</w:t>
      </w:r>
      <w:r w:rsidR="009D4E73" w:rsidRPr="002C5795">
        <w:rPr>
          <w:rFonts w:ascii="Courier New" w:hAnsi="Courier New" w:cs="Courier New"/>
          <w:sz w:val="20"/>
          <w:szCs w:val="20"/>
          <w:shd w:val="clear" w:color="auto" w:fill="FFFFFF"/>
        </w:rPr>
        <w:t xml:space="preserve"> </w:t>
      </w:r>
      <w:r w:rsidR="009D4E73" w:rsidRPr="009D4E73">
        <w:rPr>
          <w:rFonts w:ascii="Courier New" w:hAnsi="Courier New" w:cs="Courier New"/>
          <w:sz w:val="20"/>
          <w:szCs w:val="20"/>
          <w:shd w:val="clear" w:color="auto" w:fill="FFFFFF"/>
        </w:rPr>
        <w:t>//Instancja klasy CResponse zapisana w notacji JSON:</w:t>
      </w:r>
      <w:r w:rsidRPr="002C5795">
        <w:rPr>
          <w:rFonts w:ascii="Courier New" w:hAnsi="Courier New" w:cs="Courier New"/>
          <w:sz w:val="20"/>
          <w:szCs w:val="20"/>
          <w:shd w:val="clear" w:color="auto" w:fill="FFFFFF"/>
        </w:rPr>
        <w:t xml:space="preserve"> </w:t>
      </w:r>
    </w:p>
    <w:p w:rsidR="00791BFD" w:rsidRPr="009D4E73" w:rsidRDefault="00791BFD" w:rsidP="00791BFD">
      <w:pPr>
        <w:pStyle w:val="NormalnyIn"/>
        <w:ind w:left="708" w:firstLine="0"/>
        <w:rPr>
          <w:rFonts w:ascii="Courier New" w:hAnsi="Courier New" w:cs="Courier New"/>
          <w:sz w:val="20"/>
          <w:szCs w:val="20"/>
          <w:shd w:val="clear" w:color="auto" w:fill="FFFFFF"/>
          <w:lang w:val="en-US"/>
        </w:rPr>
      </w:pPr>
      <w:r w:rsidRPr="002C5795">
        <w:rPr>
          <w:rFonts w:ascii="Courier New" w:hAnsi="Courier New" w:cs="Courier New"/>
          <w:sz w:val="20"/>
          <w:szCs w:val="20"/>
          <w:shd w:val="clear" w:color="auto" w:fill="FFFFFF"/>
        </w:rPr>
        <w:t xml:space="preserve"> </w:t>
      </w:r>
      <w:r w:rsidRPr="009D4E73">
        <w:rPr>
          <w:rFonts w:ascii="Courier New" w:hAnsi="Courier New" w:cs="Courier New"/>
          <w:sz w:val="20"/>
          <w:szCs w:val="20"/>
          <w:shd w:val="clear" w:color="auto" w:fill="FFFFFF"/>
          <w:lang w:val="en-US"/>
        </w:rPr>
        <w:t>„STATUS” : „EVENT_STATUS_CREATED”,</w:t>
      </w:r>
    </w:p>
    <w:p w:rsidR="00791BFD" w:rsidRPr="009D4E73" w:rsidRDefault="00791BFD" w:rsidP="00791BFD">
      <w:pPr>
        <w:pStyle w:val="NormalnyIn"/>
        <w:rPr>
          <w:rFonts w:ascii="Courier New" w:hAnsi="Courier New" w:cs="Courier New"/>
          <w:sz w:val="20"/>
          <w:szCs w:val="20"/>
          <w:shd w:val="clear" w:color="auto" w:fill="FFFFFF"/>
          <w:lang w:val="en-US"/>
        </w:rPr>
      </w:pPr>
      <w:r w:rsidRPr="009D4E73">
        <w:rPr>
          <w:rFonts w:ascii="Courier New" w:hAnsi="Courier New" w:cs="Courier New"/>
          <w:sz w:val="20"/>
          <w:szCs w:val="20"/>
          <w:shd w:val="clear" w:color="auto" w:fill="FFFFFF"/>
          <w:lang w:val="en-US"/>
        </w:rPr>
        <w:t xml:space="preserve">  „MESSAGE” : „przykładowa wiadomość”,</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lang w:val="en-US"/>
        </w:rPr>
        <w:t xml:space="preserve">  </w:t>
      </w:r>
      <w:r w:rsidRPr="009D4E73">
        <w:rPr>
          <w:rFonts w:ascii="Courier New" w:hAnsi="Courier New" w:cs="Courier New"/>
          <w:sz w:val="20"/>
          <w:szCs w:val="20"/>
          <w:shd w:val="clear" w:color="auto" w:fill="FFFFFF"/>
        </w:rPr>
        <w:t xml:space="preserve">„TOKEN”: „2cabeae9a6c1febc74f2f8d9af6391104952445f” </w:t>
      </w:r>
    </w:p>
    <w:p w:rsidR="00791BFD" w:rsidRPr="009D4E73" w:rsidRDefault="00791BFD" w:rsidP="00791BFD">
      <w:pPr>
        <w:pStyle w:val="NormalnyIn"/>
        <w:rPr>
          <w:rFonts w:ascii="Courier New" w:hAnsi="Courier New" w:cs="Courier New"/>
          <w:sz w:val="20"/>
          <w:szCs w:val="20"/>
          <w:shd w:val="clear" w:color="auto" w:fill="FFFFFF"/>
        </w:rPr>
      </w:pPr>
      <w:r w:rsidRPr="009D4E73">
        <w:rPr>
          <w:rFonts w:ascii="Courier New" w:hAnsi="Courier New" w:cs="Courier New"/>
          <w:sz w:val="20"/>
          <w:szCs w:val="20"/>
          <w:shd w:val="clear" w:color="auto" w:fill="FFFFFF"/>
        </w:rPr>
        <w:t>}</w:t>
      </w:r>
    </w:p>
    <w:p w:rsidR="00791BFD" w:rsidRPr="00C6524B" w:rsidRDefault="00791BFD" w:rsidP="00791BFD">
      <w:pPr>
        <w:pStyle w:val="Nagwek2"/>
      </w:pPr>
      <w:bookmarkStart w:id="1062" w:name="_Toc302857080"/>
      <w:r>
        <w:lastRenderedPageBreak/>
        <w:t>System kontroli wersji Subversion 1.6</w:t>
      </w:r>
      <w:bookmarkEnd w:id="1062"/>
      <w:r>
        <w:t xml:space="preserve"> </w:t>
      </w:r>
    </w:p>
    <w:p w:rsidR="00791BFD" w:rsidRDefault="00791BFD" w:rsidP="00791BFD">
      <w:pPr>
        <w:pStyle w:val="NormalnyIn"/>
        <w:ind w:firstLine="0"/>
      </w:pPr>
      <w:r>
        <w:t>Projekt rozwijany zespołowo wymaga dodatkowych narzędzi ułatwiających współpracę, w tym możliwości kontroli zmian zachodzących w kodzie i łączenia pracy wykonanej przez różnych członków zespołu.</w:t>
      </w:r>
    </w:p>
    <w:p w:rsidR="00791BFD" w:rsidRDefault="00791BFD" w:rsidP="00791BFD">
      <w:pPr>
        <w:pStyle w:val="NormalnyIn"/>
        <w:ind w:firstLine="0"/>
      </w:pPr>
      <w:r>
        <w:tab/>
        <w:t xml:space="preserve">W procesie rozwoju projektu </w:t>
      </w:r>
      <w:r w:rsidR="005662DC">
        <w:t>wykorzystane zostało</w:t>
      </w:r>
      <w:r>
        <w:t xml:space="preserve"> sprawdzone rozwiązanie w postaci repozytorium Subversion 1.6</w:t>
      </w:r>
      <w:r w:rsidR="00B17563">
        <w:t xml:space="preserve"> udostępnione na</w:t>
      </w:r>
      <w:r w:rsidR="00B347F9">
        <w:t xml:space="preserve"> zasadach</w:t>
      </w:r>
      <w:r w:rsidR="00B17563">
        <w:t xml:space="preserve"> licencji GPL</w:t>
      </w:r>
      <w:r w:rsidR="00B17563">
        <w:rPr>
          <w:rStyle w:val="Odwoanieprzypisudolnego"/>
        </w:rPr>
        <w:footnoteReference w:id="3"/>
      </w:r>
      <w:ins w:id="1063" w:author="Maciek" w:date="2011-09-03T00:22:00Z">
        <w:r w:rsidR="00AF49C3">
          <w:t xml:space="preserve"> (ang. </w:t>
        </w:r>
        <w:r w:rsidR="00AF49C3">
          <w:rPr>
            <w:i/>
          </w:rPr>
          <w:t>General Public Licence</w:t>
        </w:r>
        <w:r w:rsidR="00AF49C3">
          <w:t>)</w:t>
        </w:r>
      </w:ins>
      <w:r>
        <w:t xml:space="preserve">. Dzięki temu </w:t>
      </w:r>
      <w:r w:rsidR="005662DC">
        <w:t xml:space="preserve">możliwe jest </w:t>
      </w:r>
      <w:r>
        <w:t>łatw</w:t>
      </w:r>
      <w:r w:rsidR="005662DC">
        <w:t>e</w:t>
      </w:r>
      <w:r>
        <w:t xml:space="preserve"> współdzielenie kodu aplikacji i nanoszenie zmian przez dwie osoby w tym samym momencie, jednocześnie zachowując porządek i możliwość wycofania modyfikacji w sytuacji gdy nie przyniosły one oczekiwanych efektów.</w:t>
      </w:r>
    </w:p>
    <w:p w:rsidR="00791BFD" w:rsidRDefault="00791BFD" w:rsidP="00791BFD">
      <w:pPr>
        <w:pStyle w:val="NormalnyIn"/>
        <w:ind w:firstLine="0"/>
      </w:pPr>
      <w:r>
        <w:t>Subversion to rozwiązanie oparte o architekturę klient-serwer, które do bezproblemowej i szybkiej pracy wymaga hostingu o dużej gwarantowanej przepustowości</w:t>
      </w:r>
      <w:r w:rsidR="006220B7" w:rsidRPr="006220B7">
        <w:rPr>
          <w:b/>
        </w:rPr>
        <w:t xml:space="preserve"> </w:t>
      </w:r>
      <w:sdt>
        <w:sdtPr>
          <w:rPr>
            <w:b/>
          </w:rPr>
          <w:id w:val="21443759"/>
          <w:citation/>
        </w:sdtPr>
        <w:sdtContent>
          <w:r w:rsidR="002436F7">
            <w:rPr>
              <w:b/>
            </w:rPr>
            <w:fldChar w:fldCharType="begin"/>
          </w:r>
          <w:r w:rsidR="006220B7">
            <w:rPr>
              <w:b/>
            </w:rPr>
            <w:instrText xml:space="preserve"> CITATION Col11 \l 1045 </w:instrText>
          </w:r>
          <w:r w:rsidR="002436F7">
            <w:rPr>
              <w:b/>
            </w:rPr>
            <w:fldChar w:fldCharType="separate"/>
          </w:r>
          <w:r w:rsidR="00361C13">
            <w:rPr>
              <w:noProof/>
            </w:rPr>
            <w:t>[17]</w:t>
          </w:r>
          <w:r w:rsidR="002436F7">
            <w:rPr>
              <w:b/>
            </w:rPr>
            <w:fldChar w:fldCharType="end"/>
          </w:r>
        </w:sdtContent>
      </w:sdt>
      <w:r w:rsidR="006220B7">
        <w:t>. Z tego powodu wykorzystana została usługa</w:t>
      </w:r>
      <w:r>
        <w:t xml:space="preserve"> </w:t>
      </w:r>
      <w:r w:rsidRPr="00E94DDA">
        <w:rPr>
          <w:i/>
        </w:rPr>
        <w:t>code.google.com</w:t>
      </w:r>
      <w:r>
        <w:t>, która prócz innych rozwiązań ułatwiających prowadzenie projektu, udostępnia również repozytorium Subversion w wersji 1.6.</w:t>
      </w:r>
    </w:p>
    <w:p w:rsidR="00791BFD" w:rsidRDefault="00791BFD" w:rsidP="00791BFD">
      <w:pPr>
        <w:pStyle w:val="Nagwek2"/>
      </w:pPr>
      <w:bookmarkStart w:id="1064" w:name="_Toc302857081"/>
      <w:r w:rsidRPr="00D95E8C">
        <w:t>Eclipse SDK 3.</w:t>
      </w:r>
      <w:r>
        <w:t>6.2</w:t>
      </w:r>
      <w:r w:rsidRPr="00D95E8C">
        <w:t xml:space="preserve"> + </w:t>
      </w:r>
      <w:r>
        <w:t>Java EE</w:t>
      </w:r>
      <w:bookmarkEnd w:id="1064"/>
    </w:p>
    <w:p w:rsidR="00791BFD" w:rsidRDefault="00791BFD" w:rsidP="00791BFD">
      <w:pPr>
        <w:pStyle w:val="NormalnyIn"/>
        <w:ind w:firstLine="0"/>
      </w:pPr>
      <w:r>
        <w:t xml:space="preserve">Środowisko programistyczne Eclipse powstało w wyniku narastającego zapotrzebowania programistów na narzędzia wspomagające ich pracę przy tworzeniu coraz to bardziej zaawansowanego </w:t>
      </w:r>
      <w:r w:rsidR="006220B7">
        <w:t>oprogramowania. Z biegiem czasu</w:t>
      </w:r>
      <w:r>
        <w:t xml:space="preserve"> Eclipse stał się najpopularniejszym narzędziem pracy developerów na całym świecie. </w:t>
      </w:r>
    </w:p>
    <w:p w:rsidR="00791BFD" w:rsidRDefault="00791BFD" w:rsidP="00791BFD">
      <w:pPr>
        <w:pStyle w:val="NormalnyIn"/>
      </w:pPr>
      <w:r>
        <w:tab/>
        <w:t xml:space="preserve">Projekt Eclipse stworzony prze firmę IBM w 2001 roku, w 2004 został udostępniony na zasadzie </w:t>
      </w:r>
      <w:r w:rsidR="008B71CE">
        <w:t>open</w:t>
      </w:r>
      <w:r w:rsidR="00676EB7">
        <w:t xml:space="preserve"> </w:t>
      </w:r>
      <w:r w:rsidR="008B71CE">
        <w:t>source</w:t>
      </w:r>
      <w:r>
        <w:t xml:space="preserve">. Obecnie jest to platforma wpierająca najpopularniejsze języki programowania. Dzięki możliwościom rozszerzenia jej funkcjonalności, za pomocą licznych wtyczek (ang. </w:t>
      </w:r>
      <w:r w:rsidR="002436F7" w:rsidRPr="002436F7">
        <w:rPr>
          <w:i/>
          <w:rPrChange w:id="1065" w:author="Maciek" w:date="2011-09-02T23:54:00Z">
            <w:rPr/>
          </w:rPrChange>
        </w:rPr>
        <w:t>Plug-ins</w:t>
      </w:r>
      <w:r>
        <w:t xml:space="preserve">) możliwa jest łatwa współpraca z wieloma szkieletami programistycznymi. </w:t>
      </w:r>
    </w:p>
    <w:p w:rsidR="00791BFD" w:rsidRDefault="005662DC" w:rsidP="00791BFD">
      <w:pPr>
        <w:pStyle w:val="NormalnyIn"/>
      </w:pPr>
      <w:r>
        <w:t>Wyko</w:t>
      </w:r>
      <w:r w:rsidR="008E3B8B">
        <w:t>rz</w:t>
      </w:r>
      <w:r>
        <w:t xml:space="preserve">ystanie Eclipse IDE (ang. </w:t>
      </w:r>
      <w:r>
        <w:rPr>
          <w:i/>
        </w:rPr>
        <w:t xml:space="preserve">Integrated </w:t>
      </w:r>
      <w:r w:rsidRPr="005662DC">
        <w:rPr>
          <w:i/>
        </w:rPr>
        <w:t>Development Environment</w:t>
      </w:r>
      <w:r>
        <w:rPr>
          <w:i/>
        </w:rPr>
        <w:t xml:space="preserve"> </w:t>
      </w:r>
      <w:r>
        <w:t>)</w:t>
      </w:r>
      <w:r>
        <w:rPr>
          <w:i/>
        </w:rPr>
        <w:t xml:space="preserve"> </w:t>
      </w:r>
      <w:r>
        <w:t xml:space="preserve"> udostępniło również możliwość wykorzystania</w:t>
      </w:r>
      <w:r w:rsidR="00791BFD">
        <w:t xml:space="preserve"> zawartej w ni</w:t>
      </w:r>
      <w:r>
        <w:t>m platformy Web Tools Platform, która to p</w:t>
      </w:r>
      <w:r w:rsidR="00791BFD">
        <w:t xml:space="preserve">rojekt promuje zasadę neutralności wobec producentów i pozwala na realizowanie aplikacji dla wielu różnych serwerów aplikacyjnych. Dzięki takiemu podejściu możliwe jest dogłębne przetestowanie aplikacji na różnych środowiskach oraz zgodność ze standardem i przenośność pomiędzy nimi. </w:t>
      </w:r>
    </w:p>
    <w:p w:rsidR="00791BFD" w:rsidRPr="00D95E8C" w:rsidRDefault="00791BFD" w:rsidP="00791BFD">
      <w:pPr>
        <w:pStyle w:val="Nagwek2"/>
      </w:pPr>
      <w:bookmarkStart w:id="1066" w:name="_Toc302857082"/>
      <w:r w:rsidRPr="00D95E8C">
        <w:lastRenderedPageBreak/>
        <w:t>Eclipse SDK 3.</w:t>
      </w:r>
      <w:r>
        <w:t>6.2</w:t>
      </w:r>
      <w:r w:rsidRPr="00D95E8C">
        <w:t xml:space="preserve"> + Android SDK</w:t>
      </w:r>
      <w:bookmarkEnd w:id="1066"/>
    </w:p>
    <w:p w:rsidR="00791BFD" w:rsidRDefault="00791BFD" w:rsidP="00791BFD">
      <w:pPr>
        <w:pStyle w:val="NormalnyIn"/>
        <w:ind w:firstLine="0"/>
      </w:pPr>
      <w:r>
        <w:t>Ponieważ programowanie na system Android wymaga jednoczesnej edycji wielu plików źródłowych i zasobów zapisanych w formacie .xml, a dodatkowo używania automatycznie generowanej klasy R (Resource), korzystanie z samego</w:t>
      </w:r>
      <w:r w:rsidR="004A1768">
        <w:t xml:space="preserve"> SDK (ang.</w:t>
      </w:r>
      <w:r>
        <w:t xml:space="preserve"> Source Development Kit</w:t>
      </w:r>
      <w:r w:rsidR="004A1768">
        <w:t>)</w:t>
      </w:r>
      <w:r>
        <w:t xml:space="preserve"> dostarczonego przez Google jest bardzo uciążliwe</w:t>
      </w:r>
      <w:sdt>
        <w:sdtPr>
          <w:id w:val="2196378"/>
          <w:citation/>
        </w:sdtPr>
        <w:sdtContent>
          <w:fldSimple w:instr=" CITATION Goo111 \l 1045 ">
            <w:r w:rsidR="00361C13">
              <w:rPr>
                <w:noProof/>
              </w:rPr>
              <w:t xml:space="preserve"> [18]</w:t>
            </w:r>
          </w:fldSimple>
        </w:sdtContent>
      </w:sdt>
      <w:r>
        <w:t xml:space="preserve">. W celu usprawnienia pracy nad aplikacjami mobilnymi </w:t>
      </w:r>
      <w:r w:rsidR="005662DC">
        <w:t>wykorzystane zostało</w:t>
      </w:r>
      <w:r w:rsidR="00DE063A">
        <w:t xml:space="preserve"> zintegrowane środowisko programistyczne</w:t>
      </w:r>
      <w:r w:rsidR="005662DC">
        <w:t xml:space="preserve"> Eclipse SDK 3.6.2 połączone</w:t>
      </w:r>
      <w:r>
        <w:t xml:space="preserve"> ze wspomnianym zestawem narzędzi Android SDK.</w:t>
      </w:r>
    </w:p>
    <w:p w:rsidR="00791BFD" w:rsidRDefault="00791BFD" w:rsidP="00791BFD">
      <w:pPr>
        <w:pStyle w:val="NormalnyIn"/>
        <w:ind w:firstLine="0"/>
      </w:pPr>
      <w:r>
        <w:tab/>
        <w:t xml:space="preserve">Dzięki temu połączeniu </w:t>
      </w:r>
      <w:r w:rsidR="005662DC">
        <w:t xml:space="preserve">możliwy jest dostęp do </w:t>
      </w:r>
      <w:r>
        <w:t xml:space="preserve">złożonej aplikacji typu debugger, </w:t>
      </w:r>
      <w:r w:rsidR="00DE063A">
        <w:t>wgląd</w:t>
      </w:r>
      <w:r>
        <w:t xml:space="preserve"> w wydruki konsoli systemu Android poprzez narzędzie LogCat, a praca z kodem źródłowym została znacznie przyspieszona dzięki narzędziom podpowiadania składni </w:t>
      </w:r>
      <w:sdt>
        <w:sdtPr>
          <w:id w:val="21443760"/>
          <w:citation/>
        </w:sdtPr>
        <w:sdtContent>
          <w:r w:rsidR="002436F7">
            <w:fldChar w:fldCharType="begin"/>
          </w:r>
          <w:r>
            <w:instrText xml:space="preserve"> CITATION Med11 \l 1045 </w:instrText>
          </w:r>
          <w:r w:rsidR="002436F7">
            <w:fldChar w:fldCharType="separate"/>
          </w:r>
          <w:r w:rsidR="00361C13">
            <w:rPr>
              <w:noProof/>
            </w:rPr>
            <w:t>[9]</w:t>
          </w:r>
          <w:r w:rsidR="002436F7">
            <w:fldChar w:fldCharType="end"/>
          </w:r>
        </w:sdtContent>
      </w:sdt>
      <w:r>
        <w:t>.</w:t>
      </w:r>
    </w:p>
    <w:p w:rsidR="00791BFD" w:rsidRDefault="00791BFD" w:rsidP="00791BFD">
      <w:pPr>
        <w:pStyle w:val="NormalnyIn"/>
        <w:ind w:firstLine="0"/>
      </w:pPr>
      <w:r>
        <w:tab/>
        <w:t>Dodatkowa integracja z klientem Subversion pozwoliła przy pomocy jednego narzędzia realizować wszystkie potrzebne działania.</w:t>
      </w:r>
    </w:p>
    <w:p w:rsidR="00791BFD" w:rsidRDefault="00791BFD" w:rsidP="00791BFD"/>
    <w:p w:rsidR="00791BFD" w:rsidRDefault="00791BFD" w:rsidP="00791BFD"/>
    <w:p w:rsidR="00791BFD" w:rsidRDefault="00791BFD" w:rsidP="00791BFD"/>
    <w:p w:rsidR="0082106B" w:rsidRPr="00791BFD" w:rsidRDefault="00791BFD" w:rsidP="00791BFD">
      <w:pPr>
        <w:jc w:val="left"/>
        <w:rPr>
          <w:rFonts w:ascii="Times New Roman" w:eastAsiaTheme="majorEastAsia" w:hAnsi="Times New Roman" w:cstheme="majorBidi"/>
          <w:b/>
          <w:bCs/>
          <w:caps/>
          <w:sz w:val="32"/>
          <w:szCs w:val="28"/>
          <w:lang w:eastAsia="pl-PL"/>
        </w:rPr>
      </w:pPr>
      <w:r>
        <w:br w:type="page"/>
      </w:r>
      <w:del w:id="1067" w:author="Sebastian Łuczak" w:date="2011-08-31T20:37:00Z">
        <w:r w:rsidR="0082106B" w:rsidDel="00062358">
          <w:delText>.</w:delText>
        </w:r>
      </w:del>
    </w:p>
    <w:p w:rsidR="00791BFD" w:rsidRDefault="00791BFD" w:rsidP="00791BFD">
      <w:pPr>
        <w:pStyle w:val="Nagwek1"/>
      </w:pPr>
      <w:bookmarkStart w:id="1068" w:name="_Toc302857083"/>
      <w:r>
        <w:lastRenderedPageBreak/>
        <w:t>Implementacja projektu</w:t>
      </w:r>
      <w:bookmarkEnd w:id="1068"/>
    </w:p>
    <w:p w:rsidR="00465A01" w:rsidRDefault="0082106B" w:rsidP="00465A01">
      <w:pPr>
        <w:pStyle w:val="Nagwek2"/>
        <w:rPr>
          <w:ins w:id="1069" w:author="Sebastian Łuczak" w:date="2011-08-31T20:37:00Z"/>
        </w:rPr>
      </w:pPr>
      <w:bookmarkStart w:id="1070" w:name="_Toc302857084"/>
      <w:r>
        <w:t xml:space="preserve">Baza </w:t>
      </w:r>
      <w:r w:rsidR="00465A01">
        <w:t>danych</w:t>
      </w:r>
      <w:bookmarkEnd w:id="1070"/>
    </w:p>
    <w:p w:rsidR="00261B1A" w:rsidRDefault="00062358">
      <w:pPr>
        <w:pStyle w:val="Nagwek3"/>
        <w:pPrChange w:id="1071" w:author="Sebastian Łuczak" w:date="2011-08-31T20:38:00Z">
          <w:pPr>
            <w:pStyle w:val="Nagwek2"/>
          </w:pPr>
        </w:pPrChange>
      </w:pPr>
      <w:ins w:id="1072" w:author="Sebastian Łuczak" w:date="2011-08-31T20:38:00Z">
        <w:r>
          <w:t xml:space="preserve"> </w:t>
        </w:r>
        <w:bookmarkStart w:id="1073" w:name="_Toc302857085"/>
        <w:r>
          <w:t>Cel powstania</w:t>
        </w:r>
      </w:ins>
      <w:bookmarkEnd w:id="1073"/>
    </w:p>
    <w:p w:rsidR="00062358" w:rsidRDefault="00E35B76" w:rsidP="0082106B">
      <w:pPr>
        <w:pStyle w:val="NormalnyIn"/>
        <w:ind w:firstLine="0"/>
        <w:rPr>
          <w:ins w:id="1074" w:author="Sebastian Łuczak" w:date="2011-08-31T20:38:00Z"/>
        </w:rPr>
      </w:pPr>
      <w:r>
        <w:t>Baza danych</w:t>
      </w:r>
      <w:del w:id="1075" w:author="Sebastian Łuczak" w:date="2011-08-31T20:38:00Z">
        <w:r w:rsidR="00C16F70" w:rsidDel="00062358">
          <w:delText>,</w:delText>
        </w:r>
      </w:del>
      <w:r>
        <w:t xml:space="preserve"> jest podstawowym elementem opracowanego </w:t>
      </w:r>
      <w:del w:id="1076" w:author="Maciek" w:date="2011-09-02T23:11:00Z">
        <w:r w:rsidDel="006E2FB8">
          <w:delText xml:space="preserve">przez nas </w:delText>
        </w:r>
      </w:del>
      <w:r>
        <w:t>systemu. Jej zadanie</w:t>
      </w:r>
      <w:r w:rsidR="00C16F70">
        <w:t>m</w:t>
      </w:r>
      <w:r>
        <w:t xml:space="preserve"> jest przechowywanie danych o zdarzeniach, użytkownikach, urządzeniach, l</w:t>
      </w:r>
      <w:r w:rsidR="0074625B">
        <w:t>okalizacjach oraz kontrahentach</w:t>
      </w:r>
      <w:r w:rsidR="00C16F70">
        <w:t>,</w:t>
      </w:r>
      <w:r w:rsidR="0074625B">
        <w:t xml:space="preserve"> tak aby móc zapewnić poprawne działanie panelu administracyjnego oraz usługi sieciowej.</w:t>
      </w:r>
    </w:p>
    <w:p w:rsidR="00261B1A" w:rsidRDefault="00062358">
      <w:pPr>
        <w:pStyle w:val="Nagwek3"/>
        <w:pPrChange w:id="1077" w:author="Sebastian Łuczak" w:date="2011-08-31T20:38:00Z">
          <w:pPr>
            <w:pStyle w:val="NormalnyIn"/>
            <w:ind w:firstLine="0"/>
          </w:pPr>
        </w:pPrChange>
      </w:pPr>
      <w:bookmarkStart w:id="1078" w:name="_Toc302857086"/>
      <w:ins w:id="1079" w:author="Sebastian Łuczak" w:date="2011-08-31T20:38:00Z">
        <w:r>
          <w:t>Szczegóły implementacji</w:t>
        </w:r>
      </w:ins>
      <w:bookmarkEnd w:id="1078"/>
      <w:r w:rsidR="0074625B">
        <w:t xml:space="preserve"> </w:t>
      </w:r>
    </w:p>
    <w:p w:rsidR="00261B1A" w:rsidRDefault="00E35B76">
      <w:pPr>
        <w:pStyle w:val="NormalnyIn"/>
        <w:ind w:firstLine="0"/>
        <w:pPrChange w:id="1080" w:author="Sebastian Łuczak" w:date="2011-08-31T20:38:00Z">
          <w:pPr>
            <w:pStyle w:val="NormalnyIn"/>
          </w:pPr>
        </w:pPrChange>
      </w:pPr>
      <w:del w:id="1081" w:author="Sebastian Łuczak" w:date="2011-08-31T20:38:00Z">
        <w:r w:rsidDel="00062358">
          <w:delText xml:space="preserve">Została ona </w:delText>
        </w:r>
      </w:del>
      <w:ins w:id="1082" w:author="Sebastian Łuczak" w:date="2011-08-31T20:38:00Z">
        <w:r w:rsidR="00062358">
          <w:t xml:space="preserve">Baza została </w:t>
        </w:r>
      </w:ins>
      <w:r>
        <w:t>stworzona w języku SQL</w:t>
      </w:r>
      <w:del w:id="1083" w:author="Sebastian Łuczak" w:date="2011-08-31T20:39:00Z">
        <w:r w:rsidR="00C16F70" w:rsidDel="000B2C9A">
          <w:delText>,</w:delText>
        </w:r>
      </w:del>
      <w:r>
        <w:t xml:space="preserve"> na serwerze Oracle 10g Express Edition</w:t>
      </w:r>
      <w:r w:rsidR="00131EC8">
        <w:t xml:space="preserve"> w oparciu o relacyjny model danych</w:t>
      </w:r>
      <w:r>
        <w:t>.</w:t>
      </w:r>
      <w:r w:rsidR="007C6995">
        <w:t xml:space="preserve"> </w:t>
      </w:r>
      <w:r w:rsidR="007C6995" w:rsidRPr="007C6995">
        <w:t>Twórcą tego modelu jest Edgar Frank Codd, który w swojej publikacji A Relational Model of Data for Large Shared Data Banks</w:t>
      </w:r>
      <w:r w:rsidR="00E7232E">
        <w:t xml:space="preserve"> </w:t>
      </w:r>
      <w:sdt>
        <w:sdtPr>
          <w:id w:val="12457113"/>
          <w:citation/>
        </w:sdtPr>
        <w:sdtContent>
          <w:fldSimple w:instr=" CITATION EdgarFrankCodd \l 1045 ">
            <w:r w:rsidR="00361C13">
              <w:rPr>
                <w:noProof/>
              </w:rPr>
              <w:t>[19]</w:t>
            </w:r>
          </w:fldSimple>
        </w:sdtContent>
      </w:sdt>
      <w:r w:rsidR="00C16F70">
        <w:t>,</w:t>
      </w:r>
      <w:r w:rsidR="007C6995" w:rsidRPr="007C6995">
        <w:t xml:space="preserve"> opisał po</w:t>
      </w:r>
      <w:r w:rsidR="00C16F70">
        <w:t xml:space="preserve"> </w:t>
      </w:r>
      <w:r w:rsidR="007C6995" w:rsidRPr="007C6995">
        <w:t>raz pierwszy zasady g</w:t>
      </w:r>
      <w:r w:rsidR="007C6995">
        <w:t xml:space="preserve">rupowania danych oraz panujących pomiędzy nimi zależności. </w:t>
      </w:r>
    </w:p>
    <w:p w:rsidR="007C6995" w:rsidRDefault="00131EC8" w:rsidP="00847CA5">
      <w:pPr>
        <w:pStyle w:val="NormalnyIn"/>
      </w:pPr>
      <w:r w:rsidRPr="007C6995">
        <w:t xml:space="preserve"> </w:t>
      </w:r>
      <w:r>
        <w:t xml:space="preserve">Model </w:t>
      </w:r>
      <w:r w:rsidR="007C6995">
        <w:t xml:space="preserve">relacyjny </w:t>
      </w:r>
      <w:r>
        <w:t>zakłada grupowanie danych w relacje</w:t>
      </w:r>
      <w:r w:rsidR="00C16F70">
        <w:t>,</w:t>
      </w:r>
      <w:r>
        <w:t xml:space="preserve"> które są reprezentowane za pomocą tabel. </w:t>
      </w:r>
      <w:r w:rsidR="00C16F70">
        <w:t>S</w:t>
      </w:r>
      <w:r>
        <w:t xml:space="preserve">ą </w:t>
      </w:r>
      <w:ins w:id="1084" w:author="Sebastian Łuczak" w:date="2011-08-31T20:39:00Z">
        <w:r w:rsidR="000B2C9A">
          <w:t xml:space="preserve">one </w:t>
        </w:r>
      </w:ins>
      <w:r w:rsidR="007C6995">
        <w:t xml:space="preserve">zbiorem rekordów o ustalonej i identycznej strukturze wewnętrznej. Każda z nich posiada nazwę, nagłówek oraz zbiór atrybutów, zawartością relacji </w:t>
      </w:r>
      <w:ins w:id="1085" w:author="Sebastian Łuczak" w:date="2011-08-31T20:40:00Z">
        <w:r w:rsidR="007062B9">
          <w:t xml:space="preserve">są </w:t>
        </w:r>
      </w:ins>
      <w:r w:rsidR="007C6995">
        <w:t>z kolei</w:t>
      </w:r>
      <w:del w:id="1086" w:author="Sebastian Łuczak" w:date="2011-08-31T20:40:00Z">
        <w:r w:rsidR="007C6995" w:rsidDel="007062B9">
          <w:delText xml:space="preserve"> są </w:delText>
        </w:r>
      </w:del>
      <w:r w:rsidR="007C6995">
        <w:t>kro</w:t>
      </w:r>
      <w:r w:rsidR="00C16F70">
        <w:t>t</w:t>
      </w:r>
      <w:r w:rsidR="007C6995">
        <w:t>ki. Krotka jest jednoznacznie identyfikowana przez klucz główny</w:t>
      </w:r>
      <w:ins w:id="1087" w:author="Sebastian Łuczak" w:date="2011-09-01T00:38:00Z">
        <w:r w:rsidR="002E061E">
          <w:t xml:space="preserve"> (ang. </w:t>
        </w:r>
        <w:r w:rsidR="002436F7" w:rsidRPr="002436F7">
          <w:rPr>
            <w:i/>
            <w:rPrChange w:id="1088" w:author="Maciek" w:date="2011-09-02T23:11:00Z">
              <w:rPr/>
            </w:rPrChange>
          </w:rPr>
          <w:t>Primary Key</w:t>
        </w:r>
        <w:r w:rsidR="002E061E">
          <w:t xml:space="preserve">) </w:t>
        </w:r>
      </w:ins>
      <w:r w:rsidR="007C6995">
        <w:t xml:space="preserve"> będący unikatową wartością.</w:t>
      </w:r>
    </w:p>
    <w:p w:rsidR="007C6995" w:rsidRDefault="002119B5" w:rsidP="00847CA5">
      <w:pPr>
        <w:pStyle w:val="NormalnyIn"/>
      </w:pPr>
      <w:r>
        <w:t xml:space="preserve">Ważnym elementem przedstawianego modelu jest klucz obcy (ang. </w:t>
      </w:r>
      <w:r w:rsidR="002436F7" w:rsidRPr="002436F7">
        <w:rPr>
          <w:i/>
          <w:rPrChange w:id="1089" w:author="Maciek" w:date="2011-09-02T23:11:00Z">
            <w:rPr/>
          </w:rPrChange>
        </w:rPr>
        <w:t>Foreign key</w:t>
      </w:r>
      <w:r>
        <w:t xml:space="preserve">), </w:t>
      </w:r>
      <w:r w:rsidR="00C16F70">
        <w:t xml:space="preserve"> będącym zbiorem </w:t>
      </w:r>
      <w:r>
        <w:t>wartości jednej tabeli wskazującym na wartości z innej tabeli. Jego podstawowym zadaniem jest pokazanie zależności między danymi składowanymi w różnych tabelach. Klucze obce</w:t>
      </w:r>
      <w:r w:rsidR="00C16F70">
        <w:t>,</w:t>
      </w:r>
      <w:r>
        <w:t xml:space="preserve"> w modelu relacyjnym</w:t>
      </w:r>
      <w:r w:rsidR="00C16F70">
        <w:t>,</w:t>
      </w:r>
      <w:r>
        <w:t xml:space="preserve"> służą również do zapewnienia spójności danych w bazie, muszą one spełniać wymóg, który mówi, że w tabeli wskazywanej musi istnieć wartość klucza wskazującego.   </w:t>
      </w:r>
    </w:p>
    <w:p w:rsidR="002119B5" w:rsidRDefault="002119B5" w:rsidP="00847CA5">
      <w:pPr>
        <w:pStyle w:val="NormalnyIn"/>
      </w:pPr>
      <w:r>
        <w:t xml:space="preserve">Językiem służącym do tworzenia zapytań oraz struktury bazy danych jest SQL (ang. </w:t>
      </w:r>
      <w:r w:rsidR="002436F7" w:rsidRPr="002436F7">
        <w:rPr>
          <w:i/>
          <w:rPrChange w:id="1090" w:author="Maciek" w:date="2011-09-02T23:11:00Z">
            <w:rPr/>
          </w:rPrChange>
        </w:rPr>
        <w:t>Structured Query Language</w:t>
      </w:r>
      <w:r>
        <w:t xml:space="preserve">).  </w:t>
      </w:r>
    </w:p>
    <w:p w:rsidR="00465A01" w:rsidRDefault="00E35B76" w:rsidP="00847CA5">
      <w:pPr>
        <w:pStyle w:val="NormalnyIn"/>
      </w:pPr>
      <w:r>
        <w:t>Dzięki zaawansowanym możliwościom bazy danych Oracle</w:t>
      </w:r>
      <w:r w:rsidR="00C16F70">
        <w:t>,</w:t>
      </w:r>
      <w:r>
        <w:t xml:space="preserve"> </w:t>
      </w:r>
      <w:del w:id="1091" w:author="Maciek" w:date="2011-09-02T23:11:00Z">
        <w:r w:rsidDel="00FA15C0">
          <w:delText xml:space="preserve">stworzyłem </w:delText>
        </w:r>
      </w:del>
      <w:ins w:id="1092" w:author="Maciek" w:date="2011-09-02T23:11:00Z">
        <w:r w:rsidR="00FA15C0">
          <w:t xml:space="preserve">stworzone zostały </w:t>
        </w:r>
      </w:ins>
      <w:r>
        <w:t xml:space="preserve">mechanizmy zabezpieczające bazę przed wprowadzeniem błędnych danych, danych niezgodnych z przyjętymi założeniami oraz powtarzających się rekordów. </w:t>
      </w:r>
    </w:p>
    <w:p w:rsidR="00E35B76" w:rsidRDefault="00847CA5" w:rsidP="00847CA5">
      <w:pPr>
        <w:pStyle w:val="NormalnyIn"/>
        <w:rPr>
          <w:ins w:id="1093" w:author="Maciek" w:date="2011-09-03T00:31:00Z"/>
        </w:rPr>
      </w:pPr>
      <w:r>
        <w:tab/>
      </w:r>
      <w:del w:id="1094" w:author="Maciek" w:date="2011-09-03T00:29:00Z">
        <w:r w:rsidDel="007D7D64">
          <w:delText xml:space="preserve">Na rysunku </w:delText>
        </w:r>
        <w:r w:rsidRPr="00847CA5" w:rsidDel="007D7D64">
          <w:rPr>
            <w:highlight w:val="green"/>
          </w:rPr>
          <w:delText>…</w:delText>
        </w:r>
        <w:r w:rsidDel="007D7D64">
          <w:delText xml:space="preserve"> został przedstawiony schemat użytej w systemie bazy danych.</w:delText>
        </w:r>
      </w:del>
      <w:r>
        <w:t xml:space="preserve"> </w:t>
      </w:r>
    </w:p>
    <w:p w:rsidR="007D7D64" w:rsidRDefault="007D7D64" w:rsidP="00847CA5">
      <w:pPr>
        <w:pStyle w:val="NormalnyIn"/>
        <w:rPr>
          <w:ins w:id="1095" w:author="Maciek" w:date="2011-09-03T00:31:00Z"/>
        </w:rPr>
      </w:pPr>
    </w:p>
    <w:p w:rsidR="007D7D64" w:rsidRDefault="007D7D64" w:rsidP="00847CA5">
      <w:pPr>
        <w:pStyle w:val="NormalnyIn"/>
        <w:rPr>
          <w:ins w:id="1096" w:author="Maciek" w:date="2011-09-03T00:31:00Z"/>
        </w:rPr>
      </w:pPr>
    </w:p>
    <w:p w:rsidR="00261B1A" w:rsidRDefault="007D7D64">
      <w:pPr>
        <w:pStyle w:val="NormalnyIn"/>
        <w:rPr>
          <w:rPrChange w:id="1097" w:author="Maciek" w:date="2011-09-03T00:31:00Z">
            <w:rPr>
              <w:noProof/>
            </w:rPr>
          </w:rPrChange>
        </w:rPr>
        <w:pPrChange w:id="1098" w:author="Maciek" w:date="2011-09-03T00:31:00Z">
          <w:pPr>
            <w:pStyle w:val="Nagwek3"/>
          </w:pPr>
        </w:pPrChange>
      </w:pPr>
      <w:commentRangeStart w:id="1099"/>
      <w:ins w:id="1100" w:author="Maciek" w:date="2011-09-03T00:31:00Z">
        <w:r>
          <w:lastRenderedPageBreak/>
          <w:t>Schemat stworzonej na potrzeby systemu bazy danych</w:t>
        </w:r>
      </w:ins>
      <w:commentRangeEnd w:id="1099"/>
      <w:r w:rsidR="002E098D">
        <w:rPr>
          <w:rStyle w:val="Odwoaniedokomentarza"/>
          <w:rFonts w:ascii="Calibri" w:eastAsia="Calibri" w:hAnsi="Calibri"/>
          <w:lang w:eastAsia="en-US"/>
        </w:rPr>
        <w:commentReference w:id="1099"/>
      </w:r>
    </w:p>
    <w:p w:rsidR="007D7D64" w:rsidRPr="00465A01" w:rsidDel="007D7D64" w:rsidRDefault="007D7D64" w:rsidP="00847CA5">
      <w:pPr>
        <w:pStyle w:val="NormalnyIn"/>
        <w:rPr>
          <w:del w:id="1101" w:author="Maciek" w:date="2011-09-03T00:31:00Z"/>
        </w:rPr>
      </w:pPr>
    </w:p>
    <w:p w:rsidR="002C5795" w:rsidRDefault="00134211" w:rsidP="006B537E">
      <w:pPr>
        <w:keepNext/>
        <w:ind w:left="-1440"/>
        <w:jc w:val="center"/>
      </w:pPr>
      <w:r>
        <w:rPr>
          <w:noProof/>
          <w:lang w:eastAsia="pl-PL"/>
        </w:rPr>
        <w:drawing>
          <wp:inline distT="0" distB="0" distL="0" distR="0">
            <wp:extent cx="5553463" cy="7291449"/>
            <wp:effectExtent l="19050" t="0" r="9137" b="0"/>
            <wp:docPr id="1" name="Obraz 0" descr="inzynierka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zynierka_DB.jpg"/>
                    <pic:cNvPicPr/>
                  </pic:nvPicPr>
                  <pic:blipFill>
                    <a:blip r:embed="rId20" cstate="print"/>
                    <a:stretch>
                      <a:fillRect/>
                    </a:stretch>
                  </pic:blipFill>
                  <pic:spPr>
                    <a:xfrm>
                      <a:off x="0" y="0"/>
                      <a:ext cx="5557906" cy="7297282"/>
                    </a:xfrm>
                    <a:prstGeom prst="rect">
                      <a:avLst/>
                    </a:prstGeom>
                  </pic:spPr>
                </pic:pic>
              </a:graphicData>
            </a:graphic>
          </wp:inline>
        </w:drawing>
      </w:r>
    </w:p>
    <w:p w:rsidR="00261B1A" w:rsidRDefault="002C5795">
      <w:pPr>
        <w:pStyle w:val="Legenda"/>
        <w:pPrChange w:id="1102" w:author="Maciek" w:date="2011-09-03T00:30:00Z">
          <w:pPr>
            <w:ind w:left="-1440"/>
          </w:pPr>
        </w:pPrChange>
      </w:pPr>
      <w:r>
        <w:t xml:space="preserve">Rys. </w:t>
      </w:r>
      <w:fldSimple w:instr=" STYLEREF 1 \s ">
        <w:r w:rsidR="00B32F6F">
          <w:rPr>
            <w:noProof/>
          </w:rPr>
          <w:t>5</w:t>
        </w:r>
      </w:fldSimple>
      <w:r w:rsidR="00B32F6F">
        <w:t>.</w:t>
      </w:r>
      <w:fldSimple w:instr=" SEQ Rys. \* ARABIC \s 1 ">
        <w:r w:rsidR="00B32F6F">
          <w:rPr>
            <w:noProof/>
          </w:rPr>
          <w:t>1</w:t>
        </w:r>
      </w:fldSimple>
      <w:r>
        <w:t xml:space="preserve"> Schemat stworzonej bazy danych</w:t>
      </w:r>
    </w:p>
    <w:p w:rsidR="00FC5679" w:rsidRDefault="00FC5679" w:rsidP="00FC5679"/>
    <w:p w:rsidR="00D9738B" w:rsidRDefault="00D9738B">
      <w:pPr>
        <w:jc w:val="left"/>
        <w:rPr>
          <w:rFonts w:ascii="Times New Roman" w:eastAsiaTheme="majorEastAsia" w:hAnsi="Times New Roman" w:cstheme="majorBidi"/>
          <w:b/>
          <w:bCs/>
          <w:sz w:val="24"/>
          <w:szCs w:val="24"/>
          <w:lang w:eastAsia="pl-PL"/>
        </w:rPr>
      </w:pPr>
      <w:r>
        <w:br w:type="page"/>
      </w:r>
    </w:p>
    <w:p w:rsidR="00D9738B" w:rsidRDefault="00D9738B" w:rsidP="00D9738B">
      <w:pPr>
        <w:pStyle w:val="Nagwek3"/>
      </w:pPr>
      <w:bookmarkStart w:id="1103" w:name="_Toc302857087"/>
      <w:r>
        <w:lastRenderedPageBreak/>
        <w:t>Opis tabel</w:t>
      </w:r>
      <w:bookmarkEnd w:id="1103"/>
    </w:p>
    <w:p w:rsidR="00CB27C6" w:rsidRPr="00AC4B25" w:rsidRDefault="00134211" w:rsidP="00E7232E">
      <w:pPr>
        <w:pStyle w:val="NormalnyIn"/>
        <w:ind w:firstLine="0"/>
      </w:pPr>
      <w:r>
        <w:t xml:space="preserve">Poniżej </w:t>
      </w:r>
      <w:r w:rsidR="000E7F93">
        <w:t>przedstawiono</w:t>
      </w:r>
      <w:r>
        <w:t xml:space="preserve"> skrótowy opis poszczególnych tabel z powyższego diagramu. Dokładny opis każdej z tabeli</w:t>
      </w:r>
      <w:r w:rsidR="00DE767A">
        <w:t xml:space="preserve"> i</w:t>
      </w:r>
      <w:r>
        <w:t xml:space="preserve"> </w:t>
      </w:r>
      <w:r w:rsidR="00DE767A">
        <w:t xml:space="preserve">jej </w:t>
      </w:r>
      <w:r>
        <w:t xml:space="preserve">pól został zamieszczony w </w:t>
      </w:r>
      <w:r w:rsidRPr="00444C00">
        <w:t>dodatku A</w:t>
      </w:r>
      <w:r w:rsidR="00444C00">
        <w:t>.</w:t>
      </w:r>
    </w:p>
    <w:p w:rsidR="00752657" w:rsidRDefault="00CB27C6" w:rsidP="00E7232E">
      <w:pPr>
        <w:pStyle w:val="NormalnyIn"/>
      </w:pPr>
      <w:r w:rsidRPr="00AC4B25">
        <w:t xml:space="preserve">Tabela </w:t>
      </w:r>
      <w:r w:rsidRPr="000E7F93">
        <w:rPr>
          <w:i/>
        </w:rPr>
        <w:t>users</w:t>
      </w:r>
      <w:r w:rsidRPr="00AC4B25">
        <w:t xml:space="preserve"> </w:t>
      </w:r>
      <w:r w:rsidR="000E7F93">
        <w:t>gromadzi</w:t>
      </w:r>
      <w:r w:rsidR="00AC4B25" w:rsidRPr="00AC4B25">
        <w:t xml:space="preserve"> dane użytkowników mających dostęp do system</w:t>
      </w:r>
      <w:r w:rsidR="00AC4B25">
        <w:t xml:space="preserve">u. </w:t>
      </w:r>
      <w:r w:rsidR="00255736">
        <w:t xml:space="preserve">Zawiera </w:t>
      </w:r>
      <w:r w:rsidR="0074625B">
        <w:t xml:space="preserve">ona </w:t>
      </w:r>
      <w:r w:rsidR="00255736">
        <w:t>login</w:t>
      </w:r>
      <w:r w:rsidR="00752657">
        <w:t xml:space="preserve">, skrót hasła utworzony przy pomocy algorytmu </w:t>
      </w:r>
      <w:r w:rsidR="00177626">
        <w:rPr>
          <w:i/>
        </w:rPr>
        <w:t>SHA</w:t>
      </w:r>
      <w:r w:rsidR="00752657" w:rsidRPr="000E7F93">
        <w:rPr>
          <w:i/>
        </w:rPr>
        <w:t>-1</w:t>
      </w:r>
      <w:r w:rsidR="000E7F93">
        <w:rPr>
          <w:i/>
        </w:rPr>
        <w:t xml:space="preserve"> </w:t>
      </w:r>
      <w:r w:rsidR="000E7F93">
        <w:t xml:space="preserve">(ang. </w:t>
      </w:r>
      <w:r w:rsidR="002436F7" w:rsidRPr="002436F7">
        <w:rPr>
          <w:i/>
          <w:rPrChange w:id="1104" w:author="Maciek" w:date="2011-09-02T23:13:00Z">
            <w:rPr/>
          </w:rPrChange>
        </w:rPr>
        <w:t>Secure Hash Algorithm</w:t>
      </w:r>
      <w:r w:rsidR="000E7F93">
        <w:t>)</w:t>
      </w:r>
      <w:r w:rsidR="00752657">
        <w:t xml:space="preserve">, datę zarejestrowania oraz </w:t>
      </w:r>
      <w:del w:id="1105" w:author="Maciek" w:date="2011-09-02T23:12:00Z">
        <w:r w:rsidR="00752657" w:rsidDel="00FA15C0">
          <w:delText xml:space="preserve">to czy </w:delText>
        </w:r>
        <w:r w:rsidR="000E7F93" w:rsidDel="00FA15C0">
          <w:delText xml:space="preserve">użytkownik </w:delText>
        </w:r>
        <w:r w:rsidR="00752657" w:rsidDel="00FA15C0">
          <w:delText>jest aktywny czy też nie</w:delText>
        </w:r>
      </w:del>
      <w:ins w:id="1106" w:author="Maciek" w:date="2011-09-02T23:12:00Z">
        <w:r w:rsidR="00FA15C0">
          <w:t>statu</w:t>
        </w:r>
      </w:ins>
      <w:ins w:id="1107" w:author="Maciek" w:date="2011-09-02T23:13:00Z">
        <w:r w:rsidR="00FA15C0">
          <w:t>s użytko</w:t>
        </w:r>
      </w:ins>
      <w:r w:rsidR="00DE767A">
        <w:t>w</w:t>
      </w:r>
      <w:ins w:id="1108" w:author="Maciek" w:date="2011-09-02T23:13:00Z">
        <w:r w:rsidR="00FA15C0">
          <w:t>nika</w:t>
        </w:r>
      </w:ins>
      <w:r w:rsidR="00752657">
        <w:t xml:space="preserve">. </w:t>
      </w:r>
    </w:p>
    <w:p w:rsidR="00752657" w:rsidRDefault="00752657" w:rsidP="00E7232E">
      <w:pPr>
        <w:pStyle w:val="NormalnyIn"/>
      </w:pPr>
      <w:r>
        <w:t xml:space="preserve">Tabela </w:t>
      </w:r>
      <w:r w:rsidRPr="000E7F93">
        <w:rPr>
          <w:i/>
        </w:rPr>
        <w:t>user_privileges</w:t>
      </w:r>
      <w:r w:rsidR="00947535">
        <w:t xml:space="preserve">, </w:t>
      </w:r>
      <w:r>
        <w:t>przechowuje identyfikator użytkownika</w:t>
      </w:r>
      <w:r w:rsidR="000E7F93">
        <w:t>,</w:t>
      </w:r>
      <w:r>
        <w:t xml:space="preserve"> będący kluczem obcym z tabeli </w:t>
      </w:r>
      <w:r w:rsidRPr="000E7F93">
        <w:rPr>
          <w:i/>
        </w:rPr>
        <w:t>users</w:t>
      </w:r>
      <w:r>
        <w:t xml:space="preserve"> oraz rolę przypisaną do użytkownika. Relacja pomiędzy tabelą </w:t>
      </w:r>
      <w:r w:rsidRPr="000E7F93">
        <w:rPr>
          <w:i/>
        </w:rPr>
        <w:t>users</w:t>
      </w:r>
      <w:r>
        <w:t xml:space="preserve"> a </w:t>
      </w:r>
      <w:r w:rsidRPr="000E7F93">
        <w:rPr>
          <w:i/>
        </w:rPr>
        <w:t>user_privileges</w:t>
      </w:r>
      <w:r>
        <w:t xml:space="preserve"> jest relacją 1 do 1</w:t>
      </w:r>
      <w:r w:rsidR="000E7F93">
        <w:t>,</w:t>
      </w:r>
      <w:r>
        <w:t xml:space="preserve"> a więc tylko jedna rola może zostać przypisana danemu użytkownikowi. </w:t>
      </w:r>
      <w:r w:rsidR="0074625B">
        <w:t xml:space="preserve">W tabeli mogą być przechowywane </w:t>
      </w:r>
      <w:r w:rsidR="000E7F93">
        <w:t xml:space="preserve">tylko </w:t>
      </w:r>
      <w:r w:rsidR="0074625B">
        <w:t xml:space="preserve">określone role. </w:t>
      </w:r>
      <w:r w:rsidR="0074625B" w:rsidRPr="000E7F93">
        <w:t>Wykaz roli wraz z ich opisem został już wcześniej przedstawiony w rozdziale o koncepcji systemu</w:t>
      </w:r>
      <w:r w:rsidR="000E7F93">
        <w:t>.</w:t>
      </w:r>
    </w:p>
    <w:p w:rsidR="00752657" w:rsidRDefault="00752657" w:rsidP="00E7232E">
      <w:pPr>
        <w:pStyle w:val="NormalnyIn"/>
      </w:pPr>
      <w:r>
        <w:t xml:space="preserve">Tabela </w:t>
      </w:r>
      <w:r w:rsidRPr="000E7F93">
        <w:rPr>
          <w:i/>
        </w:rPr>
        <w:t>employee</w:t>
      </w:r>
      <w:r w:rsidR="00947535">
        <w:t xml:space="preserve"> jest główną ta</w:t>
      </w:r>
      <w:r>
        <w:t>b</w:t>
      </w:r>
      <w:r w:rsidR="00947535">
        <w:t>e</w:t>
      </w:r>
      <w:r>
        <w:t xml:space="preserve">lą przechowującą informacje szczegółowe na temat pracowników zarejestrowanych w systemie. Zawiera </w:t>
      </w:r>
      <w:del w:id="1109" w:author="Maciek" w:date="2011-09-02T23:13:00Z">
        <w:r w:rsidDel="00FA15C0">
          <w:delText>on</w:delText>
        </w:r>
      </w:del>
      <w:ins w:id="1110" w:author="Sebastian Łuczak" w:date="2011-08-31T23:04:00Z">
        <w:del w:id="1111" w:author="Maciek" w:date="2011-09-02T23:13:00Z">
          <w:r w:rsidR="00B8503E" w:rsidDel="00FA15C0">
            <w:delText>a</w:delText>
          </w:r>
        </w:del>
      </w:ins>
      <w:del w:id="1112" w:author="Maciek" w:date="2011-09-02T23:13:00Z">
        <w:r w:rsidDel="00FA15C0">
          <w:delText xml:space="preserve"> </w:delText>
        </w:r>
      </w:del>
      <w:r>
        <w:t>identyfikator użytkownika</w:t>
      </w:r>
      <w:r w:rsidR="000E7F93">
        <w:t>,</w:t>
      </w:r>
      <w:r>
        <w:t xml:space="preserve"> będący kluczem obcym pozwalający na określenie </w:t>
      </w:r>
      <w:r w:rsidR="009875B8">
        <w:t>nazwy użytkownika</w:t>
      </w:r>
      <w:r>
        <w:t xml:space="preserve"> i hasła danego pracownika. Relacja pomiędzy </w:t>
      </w:r>
      <w:r w:rsidR="00FC5679">
        <w:t xml:space="preserve">tabelą </w:t>
      </w:r>
      <w:r w:rsidR="00FC5679" w:rsidRPr="000E7F93">
        <w:rPr>
          <w:i/>
        </w:rPr>
        <w:t>users</w:t>
      </w:r>
      <w:r w:rsidR="00FC5679">
        <w:t xml:space="preserve"> a </w:t>
      </w:r>
      <w:r w:rsidR="00FC5679" w:rsidRPr="000E7F93">
        <w:rPr>
          <w:i/>
        </w:rPr>
        <w:t>employee</w:t>
      </w:r>
      <w:r w:rsidR="000E7F93">
        <w:t>,</w:t>
      </w:r>
      <w:r w:rsidR="00FC5679">
        <w:t xml:space="preserve"> jest relacją 1 do 1, przez co niemożliwa jest sytuacja</w:t>
      </w:r>
      <w:r w:rsidR="000E7F93">
        <w:t>,</w:t>
      </w:r>
      <w:r w:rsidR="00FC5679">
        <w:t xml:space="preserve"> aby użytkownik miał przypisany więcej niż jeden login do systemu.</w:t>
      </w:r>
    </w:p>
    <w:p w:rsidR="00FC5679" w:rsidRDefault="00752657" w:rsidP="00E7232E">
      <w:pPr>
        <w:pStyle w:val="NormalnyIn"/>
      </w:pPr>
      <w:r>
        <w:t xml:space="preserve">Tabela </w:t>
      </w:r>
      <w:r w:rsidRPr="000E7F93">
        <w:rPr>
          <w:i/>
        </w:rPr>
        <w:t>devices</w:t>
      </w:r>
      <w:r w:rsidR="00947535">
        <w:rPr>
          <w:i/>
        </w:rPr>
        <w:t>,</w:t>
      </w:r>
      <w:r>
        <w:t xml:space="preserve"> ma za zadanie </w:t>
      </w:r>
      <w:r w:rsidR="000E7F93">
        <w:t>magazynowanie</w:t>
      </w:r>
      <w:r>
        <w:t xml:space="preserve"> danych urządzeń zarejestrowanych w systemie. Posiada klucz obcy do tabeli </w:t>
      </w:r>
      <w:r w:rsidRPr="000E7F93">
        <w:rPr>
          <w:i/>
        </w:rPr>
        <w:t>employee</w:t>
      </w:r>
      <w:r>
        <w:t xml:space="preserve"> </w:t>
      </w:r>
      <w:r w:rsidR="00FC5679">
        <w:t>w relacji wiele do jednego</w:t>
      </w:r>
      <w:r w:rsidR="000E7F93">
        <w:t>,</w:t>
      </w:r>
      <w:r w:rsidR="00FC5679">
        <w:t xml:space="preserve"> </w:t>
      </w:r>
      <w:r>
        <w:t>dzięki któremu możliwy jest mechaniz</w:t>
      </w:r>
      <w:r w:rsidR="00FC5679">
        <w:t>m przypisania urządzenia do danego pracownika. Pracownik może posiadać wiele urządzeń ale już konkretne urządzenie</w:t>
      </w:r>
      <w:r w:rsidR="000E7F93">
        <w:t>,</w:t>
      </w:r>
      <w:r w:rsidR="00FC5679">
        <w:t xml:space="preserve"> może zostać przypisane tylko jednemu pracownikowi. Każde urządzenie zarejestrowane w systemie</w:t>
      </w:r>
      <w:del w:id="1113" w:author="Sebastian Łuczak" w:date="2011-08-31T23:04:00Z">
        <w:r w:rsidR="000E7F93" w:rsidDel="00B8503E">
          <w:delText>,</w:delText>
        </w:r>
      </w:del>
      <w:r w:rsidR="00FC5679">
        <w:t xml:space="preserve"> musi posiadać </w:t>
      </w:r>
      <w:r w:rsidR="000F366F">
        <w:t>stat</w:t>
      </w:r>
      <w:r w:rsidR="00E7232E">
        <w:t>us zgodny z przyjętą konwencją.</w:t>
      </w:r>
    </w:p>
    <w:p w:rsidR="00FC5679" w:rsidRDefault="00FC5679" w:rsidP="00E7232E">
      <w:pPr>
        <w:pStyle w:val="NormalnyIn"/>
      </w:pPr>
      <w:r>
        <w:t xml:space="preserve">Tabela </w:t>
      </w:r>
      <w:r w:rsidRPr="000E7F93">
        <w:rPr>
          <w:i/>
        </w:rPr>
        <w:t>events</w:t>
      </w:r>
      <w:r>
        <w:t xml:space="preserve"> zawiera dane opisujące zdarzenia rejestrowane przez usługę sieciową lub panel administracyjny. Każde zdarzenie obowiązkowo musi posiadać status, datę utworzenia, identyfikator </w:t>
      </w:r>
      <w:ins w:id="1114" w:author="Sebastian Łuczak" w:date="2011-09-01T00:39:00Z">
        <w:r w:rsidR="00906073">
          <w:t>znacznika przypisany do danej</w:t>
        </w:r>
      </w:ins>
      <w:del w:id="1115" w:author="Sebastian Łuczak" w:date="2011-08-31T23:04:00Z">
        <w:r w:rsidDel="00B8503E">
          <w:delText xml:space="preserve">Tagu </w:delText>
        </w:r>
      </w:del>
      <w:del w:id="1116" w:author="Sebastian Łuczak" w:date="2011-09-01T00:39:00Z">
        <w:r w:rsidDel="00906073">
          <w:delText>dla</w:delText>
        </w:r>
      </w:del>
      <w:r>
        <w:t xml:space="preserve"> lokalizacji oraz identyfikator użytkownika</w:t>
      </w:r>
      <w:r w:rsidR="000E7F93">
        <w:t>,</w:t>
      </w:r>
      <w:r>
        <w:t xml:space="preserve"> który zarejestrował dane zdarzenie. Tabela </w:t>
      </w:r>
      <w:r w:rsidRPr="000E7F93">
        <w:t>events</w:t>
      </w:r>
      <w:r w:rsidR="000E7F93">
        <w:rPr>
          <w:i/>
        </w:rPr>
        <w:t>,</w:t>
      </w:r>
      <w:r>
        <w:t xml:space="preserve"> posiada trzy klucze obce, dwa do tabeli </w:t>
      </w:r>
      <w:r w:rsidRPr="000E7F93">
        <w:rPr>
          <w:i/>
        </w:rPr>
        <w:t>users</w:t>
      </w:r>
      <w:r>
        <w:t xml:space="preserve"> – mające za zadanie przechowywać identyfikatory użytkownika</w:t>
      </w:r>
      <w:r w:rsidR="000E7F93">
        <w:t>,</w:t>
      </w:r>
      <w:r>
        <w:t xml:space="preserve"> który utworzył zdarzenie oraz użytkownika który danym zdarzeni</w:t>
      </w:r>
      <w:r w:rsidR="000E7F93">
        <w:t>em się zajmuję. Trzecim kluczem</w:t>
      </w:r>
      <w:r>
        <w:t xml:space="preserve"> obcym</w:t>
      </w:r>
      <w:del w:id="1117" w:author="Sebastian Łuczak" w:date="2011-08-31T23:04:00Z">
        <w:r w:rsidR="000E7F93" w:rsidDel="00B8503E">
          <w:delText>,</w:delText>
        </w:r>
      </w:del>
      <w:r>
        <w:t xml:space="preserve"> jest identyfikator lokalizacji na którą zarejestrowane jest zdarzenie.  </w:t>
      </w:r>
    </w:p>
    <w:p w:rsidR="006C2DB7" w:rsidRDefault="00FC5679" w:rsidP="00E7232E">
      <w:pPr>
        <w:pStyle w:val="NormalnyIn"/>
      </w:pPr>
      <w:r>
        <w:t xml:space="preserve">Tabela </w:t>
      </w:r>
      <w:r w:rsidRPr="000E7F93">
        <w:rPr>
          <w:i/>
        </w:rPr>
        <w:t>locations</w:t>
      </w:r>
      <w:r>
        <w:t xml:space="preserve"> jest miejscem</w:t>
      </w:r>
      <w:r w:rsidR="000E7F93">
        <w:t>,</w:t>
      </w:r>
      <w:r>
        <w:t xml:space="preserve"> w którym przechowywane s</w:t>
      </w:r>
      <w:r w:rsidR="00393286">
        <w:t>ą</w:t>
      </w:r>
      <w:r>
        <w:t xml:space="preserve"> dane jednoznacznie wiążące </w:t>
      </w:r>
      <w:r w:rsidR="006C2DB7">
        <w:t xml:space="preserve">unikalny </w:t>
      </w:r>
      <w:r>
        <w:t xml:space="preserve">identyfikator </w:t>
      </w:r>
      <w:del w:id="1118" w:author="Sebastian Łuczak" w:date="2011-08-31T23:05:00Z">
        <w:r w:rsidDel="00B8503E">
          <w:delText>Tagu</w:delText>
        </w:r>
      </w:del>
      <w:ins w:id="1119" w:author="Sebastian Łuczak" w:date="2011-08-31T23:05:00Z">
        <w:r w:rsidR="00B8503E">
          <w:t>znacznika</w:t>
        </w:r>
      </w:ins>
      <w:r>
        <w:t xml:space="preserve">, nazwę lokalizacji oraz numer seryjny </w:t>
      </w:r>
      <w:r w:rsidR="008B040E">
        <w:t>urządzenia</w:t>
      </w:r>
      <w:r>
        <w:t xml:space="preserve">. </w:t>
      </w:r>
      <w:r w:rsidR="006C2DB7">
        <w:t>Każda lokalizacja</w:t>
      </w:r>
      <w:del w:id="1120" w:author="Sebastian Łuczak" w:date="2011-08-31T23:05:00Z">
        <w:r w:rsidR="008B040E" w:rsidDel="00B8503E">
          <w:delText>,</w:delText>
        </w:r>
      </w:del>
      <w:r w:rsidR="006C2DB7">
        <w:t xml:space="preserve"> jest powiązana w relacji jeden do wielu z tabelą </w:t>
      </w:r>
      <w:r w:rsidR="006C2DB7" w:rsidRPr="008B040E">
        <w:rPr>
          <w:i/>
        </w:rPr>
        <w:t>company</w:t>
      </w:r>
      <w:r w:rsidR="006C2DB7">
        <w:t xml:space="preserve">. Oznacza to, że każda lokalizacja jest jednoznacznie powiązana z firmą, jednocześnie na daną firmę może zostać zarejestrowane wiele lokalizacji. </w:t>
      </w:r>
    </w:p>
    <w:p w:rsidR="00073C2B" w:rsidRDefault="006C2DB7" w:rsidP="007A5DDC">
      <w:pPr>
        <w:pStyle w:val="NormalnyIn"/>
      </w:pPr>
      <w:r>
        <w:lastRenderedPageBreak/>
        <w:t xml:space="preserve">Tabela </w:t>
      </w:r>
      <w:r w:rsidRPr="008B040E">
        <w:rPr>
          <w:i/>
        </w:rPr>
        <w:t>company</w:t>
      </w:r>
      <w:r>
        <w:t xml:space="preserve"> zawiera informacje</w:t>
      </w:r>
      <w:r w:rsidR="00255736">
        <w:t xml:space="preserve"> szczegółowe</w:t>
      </w:r>
      <w:r>
        <w:t xml:space="preserve"> opisujące </w:t>
      </w:r>
      <w:r w:rsidR="00255736">
        <w:t>kontrahentów</w:t>
      </w:r>
      <w:r>
        <w:t xml:space="preserve"> zarejestrowan</w:t>
      </w:r>
      <w:r w:rsidR="00255736">
        <w:t>ych</w:t>
      </w:r>
      <w:r>
        <w:t xml:space="preserve"> w panelu administracyjnym. Każd</w:t>
      </w:r>
      <w:r w:rsidR="00255736">
        <w:t>y kontrahent</w:t>
      </w:r>
      <w:del w:id="1121" w:author="Sebastian Łuczak" w:date="2011-08-31T23:06:00Z">
        <w:r w:rsidR="008B040E" w:rsidDel="00B8503E">
          <w:delText>,</w:delText>
        </w:r>
      </w:del>
      <w:r w:rsidR="00255736">
        <w:t xml:space="preserve"> </w:t>
      </w:r>
      <w:r w:rsidR="008B040E">
        <w:t>jest jednoznacznie określony</w:t>
      </w:r>
      <w:r>
        <w:t xml:space="preserve"> za pomocą numeru NIP. </w:t>
      </w:r>
    </w:p>
    <w:p w:rsidR="00E35B76" w:rsidRDefault="00134211" w:rsidP="0082106B">
      <w:pPr>
        <w:pStyle w:val="Nagwek3"/>
      </w:pPr>
      <w:bookmarkStart w:id="1122" w:name="_Toc302857088"/>
      <w:r>
        <w:t>Integralność danych</w:t>
      </w:r>
      <w:bookmarkEnd w:id="1122"/>
    </w:p>
    <w:p w:rsidR="0019095B" w:rsidRDefault="00134211" w:rsidP="0082106B">
      <w:pPr>
        <w:pStyle w:val="NormalnyIn"/>
        <w:ind w:firstLine="0"/>
      </w:pPr>
      <w:r>
        <w:t>W celu zapewnienia spójności i integralności danych przechowywanych w baz</w:t>
      </w:r>
      <w:r w:rsidR="0019095B">
        <w:t xml:space="preserve">ie </w:t>
      </w:r>
      <w:del w:id="1123" w:author="Maciek" w:date="2011-09-02T23:13:00Z">
        <w:r w:rsidR="0019095B" w:rsidDel="00FA15C0">
          <w:delText xml:space="preserve">stworzyłem </w:delText>
        </w:r>
      </w:del>
      <w:ins w:id="1124" w:author="Maciek" w:date="2011-09-02T23:13:00Z">
        <w:r w:rsidR="00FA15C0">
          <w:t xml:space="preserve">został zaimplementowany </w:t>
        </w:r>
      </w:ins>
      <w:r w:rsidR="0019095B">
        <w:t xml:space="preserve">szereg ograniczeń, tak aby niemożliwe było stworzenie rekordów z błędnymi wpisami. </w:t>
      </w:r>
    </w:p>
    <w:p w:rsidR="001955C6" w:rsidRDefault="001955C6" w:rsidP="00073C2B">
      <w:pPr>
        <w:pStyle w:val="NormalnyIn"/>
      </w:pPr>
      <w:r>
        <w:t xml:space="preserve">Za pomocą klauzuli </w:t>
      </w:r>
      <w:r w:rsidRPr="003E02C1">
        <w:rPr>
          <w:i/>
        </w:rPr>
        <w:t>check</w:t>
      </w:r>
      <w:r w:rsidR="003E02C1">
        <w:rPr>
          <w:i/>
        </w:rPr>
        <w:t>,</w:t>
      </w:r>
      <w:r>
        <w:t xml:space="preserve"> założonej na tabelach </w:t>
      </w:r>
      <w:r w:rsidRPr="003E02C1">
        <w:rPr>
          <w:i/>
        </w:rPr>
        <w:t>events</w:t>
      </w:r>
      <w:r>
        <w:t xml:space="preserve">, </w:t>
      </w:r>
      <w:r w:rsidRPr="003E02C1">
        <w:rPr>
          <w:i/>
        </w:rPr>
        <w:t>devices</w:t>
      </w:r>
      <w:r>
        <w:t xml:space="preserve"> oraz </w:t>
      </w:r>
      <w:r w:rsidRPr="003E02C1">
        <w:rPr>
          <w:i/>
        </w:rPr>
        <w:t>locations</w:t>
      </w:r>
      <w:r>
        <w:t xml:space="preserve"> </w:t>
      </w:r>
      <w:del w:id="1125" w:author="Maciek" w:date="2011-09-02T23:14:00Z">
        <w:r w:rsidDel="00FA15C0">
          <w:delText xml:space="preserve">sprawdzam </w:delText>
        </w:r>
      </w:del>
      <w:ins w:id="1126" w:author="Maciek" w:date="2011-09-02T23:14:00Z">
        <w:r w:rsidR="00FA15C0">
          <w:t xml:space="preserve">dokonuje się sprawdzenia </w:t>
        </w:r>
      </w:ins>
      <w:r>
        <w:t>czy wpisywane statusy obiektu są zgodne z założonymi :</w:t>
      </w:r>
    </w:p>
    <w:p w:rsidR="000F366F" w:rsidRDefault="000F366F" w:rsidP="00073C2B">
      <w:pPr>
        <w:pStyle w:val="NormalnyIn"/>
      </w:pPr>
    </w:p>
    <w:tbl>
      <w:tblPr>
        <w:tblStyle w:val="Jasnalistaakcent11"/>
        <w:tblW w:w="0" w:type="auto"/>
        <w:jc w:val="center"/>
        <w:tblLook w:val="04A0"/>
      </w:tblPr>
      <w:tblGrid>
        <w:gridCol w:w="4643"/>
        <w:gridCol w:w="4644"/>
      </w:tblGrid>
      <w:tr w:rsidR="000F366F" w:rsidTr="000F366F">
        <w:trPr>
          <w:cnfStyle w:val="100000000000"/>
          <w:jc w:val="center"/>
        </w:trPr>
        <w:tc>
          <w:tcPr>
            <w:cnfStyle w:val="001000000000"/>
            <w:tcW w:w="4643" w:type="dxa"/>
            <w:tcBorders>
              <w:bottom w:val="single" w:sz="8" w:space="0" w:color="4F81BD" w:themeColor="accent1"/>
            </w:tcBorders>
          </w:tcPr>
          <w:p w:rsidR="000F366F" w:rsidRDefault="000F366F" w:rsidP="000F366F">
            <w:r>
              <w:t>STATUS</w:t>
            </w:r>
          </w:p>
        </w:tc>
        <w:tc>
          <w:tcPr>
            <w:tcW w:w="4644" w:type="dxa"/>
            <w:tcBorders>
              <w:bottom w:val="single" w:sz="8" w:space="0" w:color="4F81BD" w:themeColor="accent1"/>
            </w:tcBorders>
          </w:tcPr>
          <w:p w:rsidR="000F366F" w:rsidRDefault="000F366F" w:rsidP="000F366F">
            <w:pPr>
              <w:cnfStyle w:val="100000000000"/>
            </w:pPr>
            <w:r>
              <w:t>OPIS</w:t>
            </w:r>
          </w:p>
        </w:tc>
      </w:tr>
      <w:tr w:rsidR="000F366F" w:rsidRPr="000F366F" w:rsidTr="000F366F">
        <w:trPr>
          <w:cnfStyle w:val="000000100000"/>
          <w:jc w:val="center"/>
        </w:trPr>
        <w:tc>
          <w:tcPr>
            <w:cnfStyle w:val="001000000000"/>
            <w:tcW w:w="4643" w:type="dxa"/>
            <w:tcBorders>
              <w:bottom w:val="single" w:sz="4" w:space="0" w:color="auto"/>
              <w:right w:val="single" w:sz="4" w:space="0" w:color="auto"/>
            </w:tcBorders>
          </w:tcPr>
          <w:p w:rsidR="000F366F" w:rsidRPr="000F366F" w:rsidRDefault="000F366F" w:rsidP="000F366F">
            <w:pPr>
              <w:rPr>
                <w:lang w:val="en-US"/>
              </w:rPr>
            </w:pPr>
            <w:r w:rsidRPr="0019095B">
              <w:rPr>
                <w:lang w:val="en-US"/>
              </w:rPr>
              <w:t>LOCATION_STATUS_CREATED</w:t>
            </w:r>
          </w:p>
        </w:tc>
        <w:tc>
          <w:tcPr>
            <w:tcW w:w="4644" w:type="dxa"/>
            <w:tcBorders>
              <w:left w:val="single" w:sz="4" w:space="0" w:color="auto"/>
              <w:bottom w:val="single" w:sz="4" w:space="0" w:color="auto"/>
            </w:tcBorders>
          </w:tcPr>
          <w:p w:rsidR="000F366F" w:rsidRPr="004D7408" w:rsidRDefault="000F366F" w:rsidP="000F366F">
            <w:pPr>
              <w:cnfStyle w:val="000000100000"/>
            </w:pPr>
            <w:r w:rsidRPr="004D7408">
              <w:t>lokalizacja utworzona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19095B">
              <w:rPr>
                <w:lang w:val="en-US"/>
              </w:rPr>
              <w:t>LOCATION_STATUS_ACTIVE</w:t>
            </w:r>
          </w:p>
        </w:tc>
        <w:tc>
          <w:tcPr>
            <w:tcW w:w="4644" w:type="dxa"/>
            <w:tcBorders>
              <w:top w:val="single" w:sz="4" w:space="0" w:color="auto"/>
              <w:left w:val="single" w:sz="4" w:space="0" w:color="auto"/>
              <w:bottom w:val="single" w:sz="4" w:space="0" w:color="auto"/>
            </w:tcBorders>
          </w:tcPr>
          <w:p w:rsidR="000F366F" w:rsidRPr="004D7408" w:rsidRDefault="000F366F" w:rsidP="000F366F">
            <w:pPr>
              <w:cnfStyle w:val="000000000000"/>
            </w:pPr>
            <w:r w:rsidRPr="004D7408">
              <w:t>lokalizacja aktywna</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F366F" w:rsidRDefault="000F366F" w:rsidP="000F366F">
            <w:pPr>
              <w:rPr>
                <w:lang w:val="en-US"/>
              </w:rPr>
            </w:pPr>
            <w:r w:rsidRPr="00073C2B">
              <w:t>LOCATION_STATUS_INACTIVE</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t>l</w:t>
            </w:r>
            <w:r w:rsidRPr="00073C2B">
              <w:t>okalizacja nieaktywna</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EVENT_STATUS_CREATED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utworzone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EVENT_STATUS_STARTED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rozpoczęte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EVENT_STATUS_SUSPENDED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zawieszone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EVENT_STATUS_FINISHED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zdarzenie zakończone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EVENT_STATUS_CLOSED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zdarzenie zamknięte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DEVICE_STATUS_CREATED</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100000"/>
              <w:rPr>
                <w:lang w:val="en-US"/>
              </w:rPr>
            </w:pPr>
            <w:r w:rsidRPr="001955C6">
              <w:t>urządzenie utworzone</w:t>
            </w:r>
          </w:p>
        </w:tc>
      </w:tr>
      <w:tr w:rsidR="000F366F" w:rsidRPr="000F366F" w:rsidTr="000F366F">
        <w:trPr>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DEVICE_STATUS_ACTIVE</w:t>
            </w:r>
          </w:p>
        </w:tc>
        <w:tc>
          <w:tcPr>
            <w:tcW w:w="4644" w:type="dxa"/>
            <w:tcBorders>
              <w:top w:val="single" w:sz="4" w:space="0" w:color="auto"/>
              <w:left w:val="single" w:sz="4" w:space="0" w:color="auto"/>
              <w:bottom w:val="single" w:sz="4" w:space="0" w:color="auto"/>
            </w:tcBorders>
          </w:tcPr>
          <w:p w:rsidR="000F366F" w:rsidRPr="000F366F" w:rsidRDefault="000F366F" w:rsidP="000F366F">
            <w:pPr>
              <w:cnfStyle w:val="000000000000"/>
              <w:rPr>
                <w:lang w:val="en-US"/>
              </w:rPr>
            </w:pPr>
            <w:r w:rsidRPr="001955C6">
              <w:t>urządzenie aktywne</w:t>
            </w:r>
          </w:p>
        </w:tc>
      </w:tr>
      <w:tr w:rsidR="000F366F" w:rsidRPr="000F366F" w:rsidTr="000F366F">
        <w:trPr>
          <w:cnfStyle w:val="000000100000"/>
          <w:jc w:val="center"/>
        </w:trPr>
        <w:tc>
          <w:tcPr>
            <w:cnfStyle w:val="001000000000"/>
            <w:tcW w:w="4643" w:type="dxa"/>
            <w:tcBorders>
              <w:top w:val="single" w:sz="4" w:space="0" w:color="auto"/>
              <w:bottom w:val="single" w:sz="4" w:space="0" w:color="auto"/>
              <w:right w:val="single" w:sz="4" w:space="0" w:color="auto"/>
            </w:tcBorders>
          </w:tcPr>
          <w:p w:rsidR="000F366F" w:rsidRPr="00073C2B" w:rsidRDefault="000F366F" w:rsidP="000F366F">
            <w:r w:rsidRPr="001955C6">
              <w:t>DEVICE_STATUS_INACTIVE</w:t>
            </w:r>
          </w:p>
        </w:tc>
        <w:tc>
          <w:tcPr>
            <w:tcW w:w="4644" w:type="dxa"/>
            <w:tcBorders>
              <w:top w:val="single" w:sz="4" w:space="0" w:color="auto"/>
              <w:left w:val="single" w:sz="4" w:space="0" w:color="auto"/>
              <w:bottom w:val="single" w:sz="4" w:space="0" w:color="auto"/>
            </w:tcBorders>
          </w:tcPr>
          <w:p w:rsidR="000F366F" w:rsidRPr="000F366F" w:rsidRDefault="000F366F" w:rsidP="002C5795">
            <w:pPr>
              <w:keepNext/>
              <w:cnfStyle w:val="000000100000"/>
              <w:rPr>
                <w:lang w:val="en-US"/>
              </w:rPr>
            </w:pPr>
            <w:r w:rsidRPr="001955C6">
              <w:t>urządzenie nieaktywne</w:t>
            </w:r>
          </w:p>
        </w:tc>
      </w:tr>
    </w:tbl>
    <w:p w:rsidR="002C5795" w:rsidRDefault="002C5795" w:rsidP="002C5795">
      <w:pPr>
        <w:pStyle w:val="Legenda"/>
      </w:pPr>
      <w:r>
        <w:t xml:space="preserve">Tabela  </w:t>
      </w:r>
      <w:fldSimple w:instr=" STYLEREF 1 \s ">
        <w:r w:rsidR="006424C1">
          <w:rPr>
            <w:noProof/>
          </w:rPr>
          <w:t>5</w:t>
        </w:r>
      </w:fldSimple>
      <w:r w:rsidR="006424C1">
        <w:t>.</w:t>
      </w:r>
      <w:fldSimple w:instr=" SEQ Tabela_ \* ARABIC \s 1 ">
        <w:r w:rsidR="006424C1">
          <w:rPr>
            <w:noProof/>
          </w:rPr>
          <w:t>1</w:t>
        </w:r>
      </w:fldSimple>
      <w:r>
        <w:t xml:space="preserve"> Lista używanych statusów obiektów</w:t>
      </w:r>
    </w:p>
    <w:p w:rsidR="00CF256A" w:rsidRPr="00073C2B" w:rsidRDefault="001955C6" w:rsidP="00CF256A">
      <w:pPr>
        <w:pStyle w:val="NormalnyIn"/>
        <w:rPr>
          <w:ins w:id="1127" w:author="Maciek" w:date="2011-09-01T21:55:00Z"/>
        </w:rPr>
      </w:pPr>
      <w:r w:rsidRPr="00073C2B">
        <w:t>Dodatkow</w:t>
      </w:r>
      <w:del w:id="1128" w:author="Maciek" w:date="2011-09-02T23:14:00Z">
        <w:r w:rsidRPr="00073C2B" w:rsidDel="00FA15C0">
          <w:delText>o</w:delText>
        </w:r>
      </w:del>
      <w:ins w:id="1129" w:author="Maciek" w:date="2011-09-02T23:14:00Z">
        <w:r w:rsidR="00FA15C0">
          <w:t>y</w:t>
        </w:r>
      </w:ins>
      <w:del w:id="1130" w:author="Maciek" w:date="2011-09-02T23:14:00Z">
        <w:r w:rsidR="003E02C1" w:rsidDel="00FA15C0">
          <w:delText>,</w:delText>
        </w:r>
      </w:del>
      <w:r w:rsidRPr="00073C2B">
        <w:t xml:space="preserve"> </w:t>
      </w:r>
      <w:del w:id="1131" w:author="Maciek" w:date="2011-09-02T23:14:00Z">
        <w:r w:rsidRPr="00073C2B" w:rsidDel="00FA15C0">
          <w:delText xml:space="preserve">stworzyłem </w:delText>
        </w:r>
      </w:del>
      <w:r w:rsidRPr="00073C2B">
        <w:t xml:space="preserve">mechanizm </w:t>
      </w:r>
      <w:r w:rsidR="009A7986" w:rsidRPr="00073C2B">
        <w:t xml:space="preserve">obejmujący tabelę </w:t>
      </w:r>
      <w:r w:rsidR="009A7986" w:rsidRPr="003E02C1">
        <w:rPr>
          <w:i/>
        </w:rPr>
        <w:t>events</w:t>
      </w:r>
      <w:r w:rsidR="009A7986" w:rsidRPr="00073C2B">
        <w:t>, nie</w:t>
      </w:r>
      <w:r w:rsidR="002144A4">
        <w:t xml:space="preserve"> </w:t>
      </w:r>
      <w:r w:rsidR="009A7986" w:rsidRPr="00073C2B">
        <w:t>pozwala</w:t>
      </w:r>
      <w:del w:id="1132" w:author="Maciek" w:date="2011-09-02T23:14:00Z">
        <w:r w:rsidR="009A7986" w:rsidRPr="00073C2B" w:rsidDel="00FA15C0">
          <w:delText>jący</w:delText>
        </w:r>
      </w:del>
      <w:r w:rsidR="009A7986" w:rsidRPr="00073C2B">
        <w:t xml:space="preserve"> na zamieszczenie w</w:t>
      </w:r>
      <w:r w:rsidR="00073C2B" w:rsidRPr="00073C2B">
        <w:t xml:space="preserve"> niej dwóch wpisów z tym samym </w:t>
      </w:r>
      <w:r w:rsidR="00073C2B" w:rsidRPr="00A620C6">
        <w:rPr>
          <w:rFonts w:ascii="Courier New" w:hAnsi="Courier New" w:cs="Courier New"/>
          <w:sz w:val="20"/>
          <w:szCs w:val="20"/>
        </w:rPr>
        <w:t>TAG_</w:t>
      </w:r>
      <w:r w:rsidR="009A7986" w:rsidRPr="00A620C6">
        <w:rPr>
          <w:rFonts w:ascii="Courier New" w:hAnsi="Courier New" w:cs="Courier New"/>
          <w:sz w:val="20"/>
          <w:szCs w:val="20"/>
        </w:rPr>
        <w:t xml:space="preserve">ID </w:t>
      </w:r>
      <w:r w:rsidR="00073C2B" w:rsidRPr="00A620C6">
        <w:t xml:space="preserve">będących </w:t>
      </w:r>
      <w:r w:rsidR="009A7986" w:rsidRPr="00A620C6">
        <w:t>w statusie</w:t>
      </w:r>
      <w:r w:rsidR="009A7986" w:rsidRPr="00A620C6">
        <w:rPr>
          <w:rFonts w:ascii="Courier New" w:hAnsi="Courier New" w:cs="Courier New"/>
          <w:sz w:val="20"/>
          <w:szCs w:val="20"/>
        </w:rPr>
        <w:t xml:space="preserve"> </w:t>
      </w:r>
      <w:ins w:id="1133" w:author="Sebastian Łuczak" w:date="2011-09-01T00:39:00Z">
        <w:r w:rsidR="00E81751" w:rsidRPr="00A620C6">
          <w:rPr>
            <w:rFonts w:ascii="Courier New" w:hAnsi="Courier New" w:cs="Courier New"/>
            <w:sz w:val="20"/>
            <w:szCs w:val="20"/>
          </w:rPr>
          <w:t xml:space="preserve">EVENT_STATUS_STARTED </w:t>
        </w:r>
        <w:r w:rsidR="00E81751" w:rsidRPr="00A620C6">
          <w:t>lub</w:t>
        </w:r>
        <w:r w:rsidR="00E81751" w:rsidRPr="00A620C6">
          <w:rPr>
            <w:rFonts w:ascii="Courier New" w:hAnsi="Courier New" w:cs="Courier New"/>
            <w:sz w:val="20"/>
            <w:szCs w:val="20"/>
          </w:rPr>
          <w:t xml:space="preserve"> EVENT_STATUS_CREATED</w:t>
        </w:r>
      </w:ins>
      <w:del w:id="1134" w:author="Sebastian Łuczak" w:date="2011-09-01T00:39:00Z">
        <w:r w:rsidR="009A7986" w:rsidRPr="00073C2B" w:rsidDel="00E81751">
          <w:delText>started lub created</w:delText>
        </w:r>
      </w:del>
      <w:r w:rsidR="009A7986" w:rsidRPr="00073C2B">
        <w:t xml:space="preserve">. </w:t>
      </w:r>
    </w:p>
    <w:p w:rsidR="00CF256A" w:rsidRPr="00073C2B" w:rsidRDefault="00CF256A" w:rsidP="00CF256A">
      <w:pPr>
        <w:pStyle w:val="NormalnyIn"/>
        <w:rPr>
          <w:ins w:id="1135" w:author="Maciek" w:date="2011-09-01T21:55:00Z"/>
        </w:rPr>
      </w:pPr>
      <w:ins w:id="1136" w:author="Maciek" w:date="2011-09-01T21:55:00Z">
        <w:r w:rsidRPr="00073C2B">
          <w:t>Poniż</w:t>
        </w:r>
        <w:r>
          <w:t>sze</w:t>
        </w:r>
        <w:r w:rsidRPr="00073C2B">
          <w:t xml:space="preserve"> </w:t>
        </w:r>
      </w:ins>
      <w:r w:rsidR="002F2A44">
        <w:t>tabele</w:t>
      </w:r>
      <w:ins w:id="1137" w:author="Maciek" w:date="2011-09-01T21:55:00Z">
        <w:r w:rsidRPr="00073C2B">
          <w:t xml:space="preserve"> pokazuj</w:t>
        </w:r>
        <w:r>
          <w:t>ą</w:t>
        </w:r>
        <w:r w:rsidRPr="00073C2B">
          <w:t xml:space="preserve"> jakie sytuacje nie mogą mieć </w:t>
        </w:r>
      </w:ins>
      <w:ins w:id="1138" w:author="Maciek" w:date="2011-09-01T21:56:00Z">
        <w:r>
          <w:t>miejsca w bazie danych</w:t>
        </w:r>
      </w:ins>
      <w:ins w:id="1139" w:author="Maciek" w:date="2011-09-01T21:55:00Z">
        <w:r w:rsidRPr="00073C2B">
          <w:t>:</w:t>
        </w:r>
      </w:ins>
    </w:p>
    <w:p w:rsidR="00CF256A" w:rsidDel="00477D0F" w:rsidRDefault="00CF256A" w:rsidP="00CF256A">
      <w:pPr>
        <w:rPr>
          <w:ins w:id="1140" w:author="Maciek" w:date="2011-09-01T21:56:00Z"/>
          <w:del w:id="1141" w:author="Sebastian" w:date="2011-09-02T16:33:00Z"/>
        </w:rPr>
        <w:sectPr w:rsidR="00CF256A" w:rsidDel="00477D0F" w:rsidSect="002C23AF">
          <w:pgSz w:w="11906" w:h="16838" w:code="9"/>
          <w:pgMar w:top="1134" w:right="1134" w:bottom="1134" w:left="1701" w:header="709" w:footer="709" w:gutter="0"/>
          <w:pgNumType w:start="0"/>
          <w:cols w:space="708"/>
          <w:docGrid w:linePitch="360"/>
          <w:sectPrChange w:id="1142" w:author="Sebastian Łuczak" w:date="2011-09-03T09:27:00Z">
            <w:sectPr w:rsidR="00CF256A" w:rsidDel="00477D0F" w:rsidSect="002C23AF">
              <w:pgBorders>
                <w:top w:val="single" w:sz="18" w:space="24" w:color="auto"/>
                <w:left w:val="single" w:sz="18" w:space="24" w:color="auto"/>
                <w:bottom w:val="single" w:sz="18" w:space="24" w:color="auto"/>
                <w:right w:val="single" w:sz="18" w:space="24" w:color="auto"/>
              </w:pgBorders>
            </w:sectPr>
          </w:sectPrChange>
        </w:sectPr>
      </w:pPr>
    </w:p>
    <w:p w:rsidR="00CF256A" w:rsidDel="00477D0F" w:rsidRDefault="00CF256A" w:rsidP="00CF256A">
      <w:pPr>
        <w:rPr>
          <w:ins w:id="1143" w:author="Maciek" w:date="2011-09-01T21:55:00Z"/>
          <w:del w:id="1144" w:author="Sebastian" w:date="2011-09-02T16:33:00Z"/>
        </w:rPr>
      </w:pPr>
    </w:p>
    <w:p w:rsidR="00CF256A" w:rsidRDefault="00CF256A" w:rsidP="00CF256A">
      <w:pPr>
        <w:rPr>
          <w:ins w:id="1145" w:author="Maciek" w:date="2011-09-01T21:55:00Z"/>
        </w:rPr>
      </w:pPr>
    </w:p>
    <w:tbl>
      <w:tblPr>
        <w:tblStyle w:val="Jasnalistaakcent12"/>
        <w:tblW w:w="3561" w:type="dxa"/>
        <w:jc w:val="center"/>
        <w:tblInd w:w="2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07"/>
        <w:gridCol w:w="2654"/>
      </w:tblGrid>
      <w:tr w:rsidR="00961FCA" w:rsidTr="00961FCA">
        <w:trPr>
          <w:cnfStyle w:val="100000000000"/>
          <w:jc w:val="center"/>
          <w:ins w:id="1146" w:author="Maciek" w:date="2011-09-01T21:55:00Z"/>
        </w:trPr>
        <w:tc>
          <w:tcPr>
            <w:cnfStyle w:val="001000000000"/>
            <w:tcW w:w="907" w:type="dxa"/>
          </w:tcPr>
          <w:p w:rsidR="00961FCA" w:rsidRDefault="00961FCA" w:rsidP="00961FCA">
            <w:pPr>
              <w:jc w:val="center"/>
              <w:rPr>
                <w:ins w:id="1147" w:author="Maciek" w:date="2011-09-01T21:55:00Z"/>
              </w:rPr>
            </w:pPr>
            <w:ins w:id="1148" w:author="Maciek" w:date="2011-09-01T21:55:00Z">
              <w:r>
                <w:t>TAG_ID</w:t>
              </w:r>
            </w:ins>
          </w:p>
        </w:tc>
        <w:tc>
          <w:tcPr>
            <w:tcW w:w="2654" w:type="dxa"/>
          </w:tcPr>
          <w:p w:rsidR="00961FCA" w:rsidRDefault="00961FCA" w:rsidP="00CF256A">
            <w:pPr>
              <w:cnfStyle w:val="100000000000"/>
              <w:rPr>
                <w:ins w:id="1149" w:author="Maciek" w:date="2011-09-01T21:55:00Z"/>
              </w:rPr>
            </w:pPr>
            <w:ins w:id="1150" w:author="Maciek" w:date="2011-09-01T21:55:00Z">
              <w:r>
                <w:t>STATUS</w:t>
              </w:r>
            </w:ins>
          </w:p>
        </w:tc>
      </w:tr>
      <w:tr w:rsidR="00961FCA" w:rsidTr="00961FCA">
        <w:trPr>
          <w:cnfStyle w:val="000000100000"/>
          <w:jc w:val="center"/>
          <w:ins w:id="1151" w:author="Maciek" w:date="2011-09-01T21:55:00Z"/>
        </w:trPr>
        <w:tc>
          <w:tcPr>
            <w:cnfStyle w:val="001000000000"/>
            <w:tcW w:w="907" w:type="dxa"/>
          </w:tcPr>
          <w:p w:rsidR="00961FCA" w:rsidRDefault="00961FCA" w:rsidP="00CF256A">
            <w:pPr>
              <w:rPr>
                <w:ins w:id="1152" w:author="Maciek" w:date="2011-09-01T21:55:00Z"/>
              </w:rPr>
            </w:pPr>
            <w:ins w:id="1153" w:author="Maciek" w:date="2011-09-01T21:55:00Z">
              <w:r>
                <w:t>Abc</w:t>
              </w:r>
            </w:ins>
          </w:p>
        </w:tc>
        <w:tc>
          <w:tcPr>
            <w:tcW w:w="2654" w:type="dxa"/>
          </w:tcPr>
          <w:p w:rsidR="00961FCA" w:rsidRDefault="00961FCA" w:rsidP="00CF256A">
            <w:pPr>
              <w:cnfStyle w:val="000000100000"/>
              <w:rPr>
                <w:ins w:id="1154" w:author="Maciek" w:date="2011-09-01T21:55:00Z"/>
              </w:rPr>
            </w:pPr>
            <w:ins w:id="1155" w:author="Maciek" w:date="2011-09-01T21:55:00Z">
              <w:r>
                <w:t>EVENT_STATUS_CREATED</w:t>
              </w:r>
            </w:ins>
          </w:p>
        </w:tc>
      </w:tr>
      <w:tr w:rsidR="00961FCA" w:rsidTr="00961FCA">
        <w:trPr>
          <w:jc w:val="center"/>
          <w:ins w:id="1156" w:author="Maciek" w:date="2011-09-01T21:55:00Z"/>
        </w:trPr>
        <w:tc>
          <w:tcPr>
            <w:cnfStyle w:val="001000000000"/>
            <w:tcW w:w="907" w:type="dxa"/>
          </w:tcPr>
          <w:p w:rsidR="00961FCA" w:rsidRDefault="00961FCA" w:rsidP="00CF256A">
            <w:pPr>
              <w:rPr>
                <w:ins w:id="1157" w:author="Maciek" w:date="2011-09-01T21:55:00Z"/>
              </w:rPr>
            </w:pPr>
            <w:ins w:id="1158" w:author="Maciek" w:date="2011-09-01T21:55:00Z">
              <w:r>
                <w:t>Abc</w:t>
              </w:r>
            </w:ins>
          </w:p>
        </w:tc>
        <w:tc>
          <w:tcPr>
            <w:tcW w:w="2654" w:type="dxa"/>
          </w:tcPr>
          <w:p w:rsidR="00961FCA" w:rsidRDefault="00961FCA" w:rsidP="00CF256A">
            <w:pPr>
              <w:cnfStyle w:val="000000000000"/>
              <w:rPr>
                <w:ins w:id="1159" w:author="Maciek" w:date="2011-09-01T21:55:00Z"/>
              </w:rPr>
            </w:pPr>
            <w:ins w:id="1160" w:author="Maciek" w:date="2011-09-01T21:55:00Z">
              <w:r>
                <w:t>EVENT_STATUS_STARTED</w:t>
              </w:r>
            </w:ins>
          </w:p>
        </w:tc>
      </w:tr>
      <w:tr w:rsidR="00961FCA" w:rsidTr="00961FCA">
        <w:trPr>
          <w:cnfStyle w:val="000000100000"/>
          <w:jc w:val="center"/>
          <w:ins w:id="1161" w:author="Maciek" w:date="2011-09-01T21:55:00Z"/>
        </w:trPr>
        <w:tc>
          <w:tcPr>
            <w:cnfStyle w:val="001000000000"/>
            <w:tcW w:w="907" w:type="dxa"/>
          </w:tcPr>
          <w:p w:rsidR="00961FCA" w:rsidRDefault="00961FCA" w:rsidP="00CF256A">
            <w:pPr>
              <w:rPr>
                <w:ins w:id="1162" w:author="Maciek" w:date="2011-09-01T21:55:00Z"/>
              </w:rPr>
            </w:pPr>
            <w:ins w:id="1163" w:author="Maciek" w:date="2011-09-01T21:55:00Z">
              <w:r>
                <w:t>Abc</w:t>
              </w:r>
            </w:ins>
          </w:p>
        </w:tc>
        <w:tc>
          <w:tcPr>
            <w:tcW w:w="2654" w:type="dxa"/>
          </w:tcPr>
          <w:p w:rsidR="00961FCA" w:rsidRDefault="00961FCA" w:rsidP="00961FCA">
            <w:pPr>
              <w:keepNext/>
              <w:cnfStyle w:val="000000100000"/>
              <w:rPr>
                <w:ins w:id="1164" w:author="Maciek" w:date="2011-09-01T21:55:00Z"/>
              </w:rPr>
            </w:pPr>
            <w:ins w:id="1165" w:author="Maciek" w:date="2011-09-01T21:55:00Z">
              <w:r>
                <w:t>EVENT_STATUS_FINISHED</w:t>
              </w:r>
            </w:ins>
          </w:p>
        </w:tc>
      </w:tr>
    </w:tbl>
    <w:p w:rsidR="00961FCA" w:rsidRDefault="00961FCA">
      <w:pPr>
        <w:pStyle w:val="Legenda"/>
      </w:pPr>
      <w:r>
        <w:t xml:space="preserve">Tabela  </w:t>
      </w:r>
      <w:fldSimple w:instr=" STYLEREF 1 \s ">
        <w:r w:rsidR="006424C1">
          <w:rPr>
            <w:noProof/>
          </w:rPr>
          <w:t>5</w:t>
        </w:r>
      </w:fldSimple>
      <w:r w:rsidR="006424C1">
        <w:t>.</w:t>
      </w:r>
      <w:fldSimple w:instr=" SEQ Tabela_ \* ARABIC \s 1 ">
        <w:r w:rsidR="006424C1">
          <w:rPr>
            <w:noProof/>
          </w:rPr>
          <w:t>2</w:t>
        </w:r>
      </w:fldSimple>
      <w:r>
        <w:t xml:space="preserve"> Przedstawia sytuację poprawną</w:t>
      </w:r>
    </w:p>
    <w:p w:rsidR="00961FCA" w:rsidRDefault="00CF256A" w:rsidP="00961FCA">
      <w:pPr>
        <w:pStyle w:val="Legenda"/>
        <w:jc w:val="both"/>
      </w:pPr>
      <w:ins w:id="1166" w:author="Maciek" w:date="2011-09-01T21:55:00Z">
        <w:del w:id="1167" w:author="Sebastian Łuczak" w:date="2011-09-02T10:58:00Z">
          <w:r w:rsidDel="006F68EA">
            <w:tab/>
          </w:r>
        </w:del>
      </w:ins>
      <w:ins w:id="1168" w:author="Sebastian Łuczak" w:date="2011-09-02T10:54:00Z">
        <w:r w:rsidR="006F68EA">
          <w:t xml:space="preserve">  </w:t>
        </w:r>
      </w:ins>
      <w:ins w:id="1169" w:author="Sebastian Łuczak" w:date="2011-09-02T10:55:00Z">
        <w:r w:rsidR="006F68EA">
          <w:t xml:space="preserve">  </w:t>
        </w:r>
      </w:ins>
      <w:ins w:id="1170" w:author="Sebastian Łuczak" w:date="2011-09-02T10:54:00Z">
        <w:r w:rsidR="006F68EA">
          <w:t xml:space="preserve"> </w:t>
        </w:r>
      </w:ins>
      <w:ins w:id="1171" w:author="Maciek" w:date="2011-09-01T21:55:00Z">
        <w:r>
          <w:tab/>
        </w:r>
      </w:ins>
    </w:p>
    <w:tbl>
      <w:tblPr>
        <w:tblStyle w:val="Jasnalistaakcent12"/>
        <w:tblW w:w="3669" w:type="dxa"/>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15"/>
        <w:gridCol w:w="2654"/>
      </w:tblGrid>
      <w:tr w:rsidR="00961FCA" w:rsidTr="00961FCA">
        <w:trPr>
          <w:cnfStyle w:val="100000000000"/>
          <w:jc w:val="center"/>
        </w:trPr>
        <w:tc>
          <w:tcPr>
            <w:cnfStyle w:val="001000000000"/>
            <w:tcW w:w="1015" w:type="dxa"/>
          </w:tcPr>
          <w:p w:rsidR="00961FCA" w:rsidRDefault="00961FCA" w:rsidP="00677F7F">
            <w:r>
              <w:t>TAG_ID</w:t>
            </w:r>
          </w:p>
        </w:tc>
        <w:tc>
          <w:tcPr>
            <w:tcW w:w="2654" w:type="dxa"/>
          </w:tcPr>
          <w:p w:rsidR="00961FCA" w:rsidRDefault="00961FCA" w:rsidP="00677F7F">
            <w:pPr>
              <w:cnfStyle w:val="100000000000"/>
            </w:pPr>
            <w:r>
              <w:t>STATUS</w:t>
            </w:r>
          </w:p>
        </w:tc>
      </w:tr>
      <w:tr w:rsidR="00961FCA" w:rsidTr="00961FCA">
        <w:trPr>
          <w:cnfStyle w:val="000000100000"/>
          <w:jc w:val="center"/>
        </w:trPr>
        <w:tc>
          <w:tcPr>
            <w:cnfStyle w:val="001000000000"/>
            <w:tcW w:w="1015" w:type="dxa"/>
          </w:tcPr>
          <w:p w:rsidR="00961FCA" w:rsidRPr="006F68EA" w:rsidRDefault="00961FCA" w:rsidP="00677F7F">
            <w:r w:rsidRPr="00514440">
              <w:t>Abc</w:t>
            </w:r>
          </w:p>
        </w:tc>
        <w:tc>
          <w:tcPr>
            <w:tcW w:w="2654" w:type="dxa"/>
          </w:tcPr>
          <w:p w:rsidR="00961FCA" w:rsidRDefault="00961FCA" w:rsidP="00677F7F">
            <w:pPr>
              <w:cnfStyle w:val="000000100000"/>
            </w:pPr>
            <w:r>
              <w:t>EVENT_STATUS_CREATED</w:t>
            </w:r>
          </w:p>
        </w:tc>
      </w:tr>
      <w:tr w:rsidR="00961FCA" w:rsidTr="00961FCA">
        <w:trPr>
          <w:jc w:val="center"/>
        </w:trPr>
        <w:tc>
          <w:tcPr>
            <w:cnfStyle w:val="001000000000"/>
            <w:tcW w:w="1015" w:type="dxa"/>
          </w:tcPr>
          <w:p w:rsidR="00961FCA" w:rsidRPr="006F68EA" w:rsidRDefault="00961FCA" w:rsidP="00677F7F">
            <w:r w:rsidRPr="00514440">
              <w:t>Abc</w:t>
            </w:r>
          </w:p>
        </w:tc>
        <w:tc>
          <w:tcPr>
            <w:tcW w:w="2654" w:type="dxa"/>
          </w:tcPr>
          <w:p w:rsidR="00961FCA" w:rsidRDefault="00961FCA" w:rsidP="00677F7F">
            <w:pPr>
              <w:cnfStyle w:val="000000000000"/>
            </w:pPr>
            <w:r>
              <w:t>EVENT_STATUS_CREATED</w:t>
            </w:r>
          </w:p>
        </w:tc>
      </w:tr>
      <w:tr w:rsidR="00961FCA" w:rsidTr="00961FCA">
        <w:trPr>
          <w:cnfStyle w:val="000000100000"/>
          <w:jc w:val="center"/>
        </w:trPr>
        <w:tc>
          <w:tcPr>
            <w:cnfStyle w:val="001000000000"/>
            <w:tcW w:w="1015" w:type="dxa"/>
          </w:tcPr>
          <w:p w:rsidR="00961FCA" w:rsidRPr="006F68EA" w:rsidRDefault="00961FCA" w:rsidP="00677F7F">
            <w:r w:rsidRPr="00514440">
              <w:t>Abc</w:t>
            </w:r>
          </w:p>
        </w:tc>
        <w:tc>
          <w:tcPr>
            <w:tcW w:w="2654" w:type="dxa"/>
          </w:tcPr>
          <w:p w:rsidR="00961FCA" w:rsidRDefault="00961FCA" w:rsidP="00961FCA">
            <w:pPr>
              <w:keepNext/>
              <w:cnfStyle w:val="000000100000"/>
            </w:pPr>
            <w:r>
              <w:t>EVENT_STATUS_FINISHED</w:t>
            </w:r>
          </w:p>
        </w:tc>
      </w:tr>
    </w:tbl>
    <w:p w:rsidR="00CF256A" w:rsidRDefault="00961FCA" w:rsidP="00961FCA">
      <w:pPr>
        <w:pStyle w:val="Legenda"/>
        <w:rPr>
          <w:ins w:id="1172" w:author="Maciek" w:date="2011-09-01T21:55:00Z"/>
        </w:rPr>
      </w:pPr>
      <w:r>
        <w:t xml:space="preserve">Tabela  </w:t>
      </w:r>
      <w:fldSimple w:instr=" STYLEREF 1 \s ">
        <w:r w:rsidR="006424C1">
          <w:rPr>
            <w:noProof/>
          </w:rPr>
          <w:t>5</w:t>
        </w:r>
      </w:fldSimple>
      <w:r w:rsidR="006424C1">
        <w:t>.</w:t>
      </w:r>
      <w:fldSimple w:instr=" SEQ Tabela_ \* ARABIC \s 1 ">
        <w:r w:rsidR="006424C1">
          <w:rPr>
            <w:noProof/>
          </w:rPr>
          <w:t>3</w:t>
        </w:r>
      </w:fldSimple>
      <w:r>
        <w:t xml:space="preserve"> Przedstawia sytuację niepoprawną</w:t>
      </w:r>
    </w:p>
    <w:tbl>
      <w:tblPr>
        <w:tblStyle w:val="Jasnalistaakcent12"/>
        <w:tblW w:w="4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12"/>
        <w:gridCol w:w="2544"/>
      </w:tblGrid>
      <w:tr w:rsidR="00CF256A" w:rsidDel="006F68EA" w:rsidTr="00CF256A">
        <w:trPr>
          <w:cnfStyle w:val="100000000000"/>
          <w:ins w:id="1173" w:author="Maciek" w:date="2011-09-01T21:55:00Z"/>
          <w:del w:id="1174" w:author="Sebastian Łuczak" w:date="2011-09-02T10:56:00Z"/>
        </w:trPr>
        <w:tc>
          <w:tcPr>
            <w:cnfStyle w:val="001000000000"/>
            <w:tcW w:w="2112" w:type="dxa"/>
          </w:tcPr>
          <w:p w:rsidR="00CF256A" w:rsidDel="006F68EA" w:rsidRDefault="00CF256A" w:rsidP="00CF256A">
            <w:pPr>
              <w:rPr>
                <w:ins w:id="1175" w:author="Maciek" w:date="2011-09-01T21:55:00Z"/>
                <w:del w:id="1176" w:author="Sebastian Łuczak" w:date="2011-09-02T10:56:00Z"/>
              </w:rPr>
            </w:pPr>
            <w:ins w:id="1177" w:author="Maciek" w:date="2011-09-01T21:55:00Z">
              <w:del w:id="1178" w:author="Sebastian Łuczak" w:date="2011-09-02T10:56:00Z">
                <w:r w:rsidDel="006F68EA">
                  <w:delText>TAG_ID</w:delText>
                </w:r>
              </w:del>
            </w:ins>
          </w:p>
        </w:tc>
        <w:tc>
          <w:tcPr>
            <w:tcW w:w="2544" w:type="dxa"/>
          </w:tcPr>
          <w:p w:rsidR="00CF256A" w:rsidDel="006F68EA" w:rsidRDefault="00CF256A" w:rsidP="00CF256A">
            <w:pPr>
              <w:cnfStyle w:val="100000000000"/>
              <w:rPr>
                <w:ins w:id="1179" w:author="Maciek" w:date="2011-09-01T21:55:00Z"/>
                <w:del w:id="1180" w:author="Sebastian Łuczak" w:date="2011-09-02T10:56:00Z"/>
              </w:rPr>
            </w:pPr>
            <w:ins w:id="1181" w:author="Maciek" w:date="2011-09-01T21:55:00Z">
              <w:del w:id="1182" w:author="Sebastian Łuczak" w:date="2011-09-02T10:56:00Z">
                <w:r w:rsidDel="006F68EA">
                  <w:delText>STATUS</w:delText>
                </w:r>
              </w:del>
            </w:ins>
          </w:p>
        </w:tc>
      </w:tr>
      <w:tr w:rsidR="00CF256A" w:rsidDel="006F68EA" w:rsidTr="00CF256A">
        <w:trPr>
          <w:cnfStyle w:val="000000100000"/>
          <w:ins w:id="1183" w:author="Maciek" w:date="2011-09-01T21:55:00Z"/>
          <w:del w:id="1184" w:author="Sebastian Łuczak" w:date="2011-09-02T10:56:00Z"/>
        </w:trPr>
        <w:tc>
          <w:tcPr>
            <w:cnfStyle w:val="001000000000"/>
            <w:tcW w:w="2112" w:type="dxa"/>
          </w:tcPr>
          <w:p w:rsidR="00CF256A" w:rsidDel="006F68EA" w:rsidRDefault="00CF256A" w:rsidP="00CF256A">
            <w:pPr>
              <w:rPr>
                <w:ins w:id="1185" w:author="Maciek" w:date="2011-09-01T21:55:00Z"/>
                <w:del w:id="1186" w:author="Sebastian Łuczak" w:date="2011-09-02T10:56:00Z"/>
              </w:rPr>
            </w:pPr>
            <w:ins w:id="1187" w:author="Maciek" w:date="2011-09-01T21:55:00Z">
              <w:del w:id="1188" w:author="Sebastian Łuczak" w:date="2011-09-02T10:56:00Z">
                <w:r w:rsidDel="006F68EA">
                  <w:delText>Abc</w:delText>
                </w:r>
              </w:del>
            </w:ins>
          </w:p>
        </w:tc>
        <w:tc>
          <w:tcPr>
            <w:tcW w:w="2544" w:type="dxa"/>
          </w:tcPr>
          <w:p w:rsidR="00CF256A" w:rsidDel="006F68EA" w:rsidRDefault="00CF256A" w:rsidP="00CF256A">
            <w:pPr>
              <w:cnfStyle w:val="000000100000"/>
              <w:rPr>
                <w:ins w:id="1189" w:author="Maciek" w:date="2011-09-01T21:55:00Z"/>
                <w:del w:id="1190" w:author="Sebastian Łuczak" w:date="2011-09-02T10:56:00Z"/>
              </w:rPr>
            </w:pPr>
            <w:ins w:id="1191" w:author="Maciek" w:date="2011-09-01T21:55:00Z">
              <w:del w:id="1192" w:author="Sebastian Łuczak" w:date="2011-09-02T10:56:00Z">
                <w:r w:rsidDel="006F68EA">
                  <w:delText>EVENT_STATUS_CREATED</w:delText>
                </w:r>
              </w:del>
            </w:ins>
          </w:p>
        </w:tc>
      </w:tr>
      <w:tr w:rsidR="00CF256A" w:rsidDel="006F68EA" w:rsidTr="00CF256A">
        <w:trPr>
          <w:ins w:id="1193" w:author="Maciek" w:date="2011-09-01T21:55:00Z"/>
          <w:del w:id="1194" w:author="Sebastian Łuczak" w:date="2011-09-02T10:56:00Z"/>
        </w:trPr>
        <w:tc>
          <w:tcPr>
            <w:cnfStyle w:val="001000000000"/>
            <w:tcW w:w="2112" w:type="dxa"/>
          </w:tcPr>
          <w:p w:rsidR="00CF256A" w:rsidDel="006F68EA" w:rsidRDefault="00CF256A" w:rsidP="00CF256A">
            <w:pPr>
              <w:rPr>
                <w:ins w:id="1195" w:author="Maciek" w:date="2011-09-01T21:55:00Z"/>
                <w:del w:id="1196" w:author="Sebastian Łuczak" w:date="2011-09-02T10:56:00Z"/>
              </w:rPr>
            </w:pPr>
            <w:ins w:id="1197" w:author="Maciek" w:date="2011-09-01T21:55:00Z">
              <w:del w:id="1198" w:author="Sebastian Łuczak" w:date="2011-09-02T10:56:00Z">
                <w:r w:rsidDel="006F68EA">
                  <w:delText>Abc</w:delText>
                </w:r>
              </w:del>
            </w:ins>
          </w:p>
        </w:tc>
        <w:tc>
          <w:tcPr>
            <w:tcW w:w="2544" w:type="dxa"/>
          </w:tcPr>
          <w:p w:rsidR="00CF256A" w:rsidDel="006F68EA" w:rsidRDefault="00CF256A" w:rsidP="00CF256A">
            <w:pPr>
              <w:cnfStyle w:val="000000000000"/>
              <w:rPr>
                <w:ins w:id="1199" w:author="Maciek" w:date="2011-09-01T21:55:00Z"/>
                <w:del w:id="1200" w:author="Sebastian Łuczak" w:date="2011-09-02T10:56:00Z"/>
              </w:rPr>
            </w:pPr>
            <w:ins w:id="1201" w:author="Maciek" w:date="2011-09-01T21:55:00Z">
              <w:del w:id="1202" w:author="Sebastian Łuczak" w:date="2011-09-02T10:56:00Z">
                <w:r w:rsidDel="006F68EA">
                  <w:delText>EVENT_STATUS_CREATED</w:delText>
                </w:r>
              </w:del>
            </w:ins>
          </w:p>
        </w:tc>
      </w:tr>
      <w:tr w:rsidR="00CF256A" w:rsidDel="006F68EA" w:rsidTr="00CF256A">
        <w:trPr>
          <w:cnfStyle w:val="000000100000"/>
          <w:ins w:id="1203" w:author="Maciek" w:date="2011-09-01T21:55:00Z"/>
          <w:del w:id="1204" w:author="Sebastian Łuczak" w:date="2011-09-02T10:56:00Z"/>
        </w:trPr>
        <w:tc>
          <w:tcPr>
            <w:cnfStyle w:val="001000000000"/>
            <w:tcW w:w="2112" w:type="dxa"/>
          </w:tcPr>
          <w:p w:rsidR="00CF256A" w:rsidDel="006F68EA" w:rsidRDefault="00CF256A" w:rsidP="00CF256A">
            <w:pPr>
              <w:rPr>
                <w:ins w:id="1205" w:author="Maciek" w:date="2011-09-01T21:55:00Z"/>
                <w:del w:id="1206" w:author="Sebastian Łuczak" w:date="2011-09-02T10:56:00Z"/>
              </w:rPr>
            </w:pPr>
            <w:ins w:id="1207" w:author="Maciek" w:date="2011-09-01T21:55:00Z">
              <w:del w:id="1208" w:author="Sebastian Łuczak" w:date="2011-09-02T10:56:00Z">
                <w:r w:rsidDel="006F68EA">
                  <w:delText>Abc</w:delText>
                </w:r>
              </w:del>
            </w:ins>
          </w:p>
        </w:tc>
        <w:tc>
          <w:tcPr>
            <w:tcW w:w="2544" w:type="dxa"/>
          </w:tcPr>
          <w:p w:rsidR="00CF256A" w:rsidDel="006F68EA" w:rsidRDefault="00CF256A" w:rsidP="00CF256A">
            <w:pPr>
              <w:cnfStyle w:val="000000100000"/>
              <w:rPr>
                <w:ins w:id="1209" w:author="Maciek" w:date="2011-09-01T21:55:00Z"/>
                <w:del w:id="1210" w:author="Sebastian Łuczak" w:date="2011-09-02T10:56:00Z"/>
              </w:rPr>
            </w:pPr>
            <w:ins w:id="1211" w:author="Maciek" w:date="2011-09-01T21:55:00Z">
              <w:del w:id="1212" w:author="Sebastian Łuczak" w:date="2011-09-02T10:56:00Z">
                <w:r w:rsidDel="006F68EA">
                  <w:delText>EVENT_STATUS_FINISHED</w:delText>
                </w:r>
              </w:del>
            </w:ins>
          </w:p>
        </w:tc>
      </w:tr>
    </w:tbl>
    <w:p w:rsidR="00CF256A" w:rsidDel="006F68EA" w:rsidRDefault="00CF256A" w:rsidP="00CF256A">
      <w:pPr>
        <w:rPr>
          <w:ins w:id="1213" w:author="Maciek" w:date="2011-09-01T21:55:00Z"/>
          <w:del w:id="1214" w:author="Sebastian Łuczak" w:date="2011-09-02T10:54:00Z"/>
        </w:rPr>
      </w:pPr>
      <w:ins w:id="1215" w:author="Maciek" w:date="2011-09-01T21:55:00Z">
        <w:del w:id="1216" w:author="Sebastian Łuczak" w:date="2011-09-02T10:54:00Z">
          <w:r w:rsidDel="006F68EA">
            <w:delText xml:space="preserve">Tabela </w:delText>
          </w:r>
          <w:r w:rsidRPr="00F55A7E" w:rsidDel="006F68EA">
            <w:rPr>
              <w:highlight w:val="green"/>
            </w:rPr>
            <w:delText>…</w:delText>
          </w:r>
          <w:r w:rsidDel="006F68EA">
            <w:delText xml:space="preserve"> przedstawia sytuacje niepoprawną</w:delText>
          </w:r>
        </w:del>
      </w:ins>
    </w:p>
    <w:p w:rsidR="00CF256A" w:rsidRDefault="00CF256A" w:rsidP="00CF256A">
      <w:pPr>
        <w:rPr>
          <w:ins w:id="1217" w:author="Maciek" w:date="2011-09-01T21:55:00Z"/>
        </w:rPr>
      </w:pPr>
    </w:p>
    <w:p w:rsidR="00CF256A" w:rsidDel="00C4448E" w:rsidRDefault="00CF256A" w:rsidP="00CF256A">
      <w:pPr>
        <w:rPr>
          <w:ins w:id="1218" w:author="Maciek" w:date="2011-09-01T21:56:00Z"/>
          <w:del w:id="1219" w:author="Sebastian Łuczak" w:date="2011-09-02T10:53:00Z"/>
        </w:rPr>
        <w:sectPr w:rsidR="00CF256A" w:rsidDel="00C4448E" w:rsidSect="002C23AF">
          <w:type w:val="continuous"/>
          <w:pgSz w:w="11906" w:h="16838" w:code="9"/>
          <w:pgMar w:top="1134" w:right="1134" w:bottom="1134" w:left="1701" w:header="709" w:footer="709" w:gutter="0"/>
          <w:pgNumType w:start="0"/>
          <w:cols w:num="2" w:space="708"/>
          <w:docGrid w:linePitch="360"/>
          <w:sectPrChange w:id="1220" w:author="Sebastian Łuczak" w:date="2011-09-03T09:27:00Z">
            <w:sectPr w:rsidR="00CF256A" w:rsidDel="00C4448E" w:rsidSect="002C23AF">
              <w:pgBorders>
                <w:top w:val="single" w:sz="18" w:space="24" w:color="auto"/>
                <w:left w:val="single" w:sz="18" w:space="24" w:color="auto"/>
                <w:bottom w:val="single" w:sz="18" w:space="24" w:color="auto"/>
                <w:right w:val="single" w:sz="18" w:space="24" w:color="auto"/>
              </w:pgBorders>
              <w:cols w:num="1"/>
            </w:sectPr>
          </w:sectPrChange>
        </w:sectPr>
      </w:pPr>
    </w:p>
    <w:p w:rsidR="00CF256A" w:rsidDel="006F68EA" w:rsidRDefault="00CF256A" w:rsidP="00CF256A">
      <w:pPr>
        <w:rPr>
          <w:ins w:id="1221" w:author="Maciek" w:date="2011-09-01T21:55:00Z"/>
          <w:del w:id="1222" w:author="Sebastian Łuczak" w:date="2011-09-02T10:54:00Z"/>
        </w:rPr>
      </w:pPr>
    </w:p>
    <w:p w:rsidR="00CF256A" w:rsidDel="006F68EA" w:rsidRDefault="00CF256A" w:rsidP="00CF256A">
      <w:pPr>
        <w:rPr>
          <w:ins w:id="1223" w:author="Maciek" w:date="2011-09-01T21:55:00Z"/>
          <w:del w:id="1224" w:author="Sebastian Łuczak" w:date="2011-09-02T10:53:00Z"/>
        </w:rPr>
      </w:pPr>
    </w:p>
    <w:p w:rsidR="00CF256A" w:rsidDel="006F68EA" w:rsidRDefault="00CF256A" w:rsidP="00CF256A">
      <w:pPr>
        <w:rPr>
          <w:ins w:id="1225" w:author="Maciek" w:date="2011-09-01T21:55:00Z"/>
          <w:del w:id="1226" w:author="Sebastian Łuczak" w:date="2011-09-02T10:54:00Z"/>
        </w:rPr>
      </w:pPr>
    </w:p>
    <w:p w:rsidR="001955C6" w:rsidRPr="00073C2B" w:rsidDel="00CF256A" w:rsidRDefault="009A7986" w:rsidP="00CF256A">
      <w:pPr>
        <w:pStyle w:val="NormalnyIn"/>
        <w:rPr>
          <w:del w:id="1227" w:author="Maciek" w:date="2011-09-01T21:55:00Z"/>
        </w:rPr>
      </w:pPr>
      <w:del w:id="1228" w:author="Maciek" w:date="2011-09-01T21:55:00Z">
        <w:r w:rsidRPr="00073C2B" w:rsidDel="00CF256A">
          <w:delText>Poniż</w:delText>
        </w:r>
        <w:r w:rsidR="003E02C1" w:rsidDel="00CF256A">
          <w:delText>sz</w:delText>
        </w:r>
        <w:r w:rsidRPr="00073C2B" w:rsidDel="00CF256A">
          <w:delText>y diagram pokazuje jakie sytuacje nie mogą mieć miejsca:</w:delText>
        </w:r>
      </w:del>
    </w:p>
    <w:p w:rsidR="009A7986" w:rsidDel="00CF256A" w:rsidRDefault="009A7986" w:rsidP="00CF256A">
      <w:pPr>
        <w:pStyle w:val="NormalnyIn"/>
        <w:rPr>
          <w:del w:id="1229" w:author="Maciek" w:date="2011-09-01T21:55:00Z"/>
        </w:rPr>
      </w:pPr>
    </w:p>
    <w:tbl>
      <w:tblPr>
        <w:tblStyle w:val="Jasnalistaakcent11"/>
        <w:tblW w:w="0" w:type="auto"/>
        <w:jc w:val="center"/>
        <w:tblLook w:val="04A0"/>
      </w:tblPr>
      <w:tblGrid>
        <w:gridCol w:w="1810"/>
        <w:gridCol w:w="3943"/>
        <w:gridCol w:w="1027"/>
      </w:tblGrid>
      <w:tr w:rsidR="009A7986" w:rsidDel="00CF256A" w:rsidTr="00073C2B">
        <w:trPr>
          <w:cnfStyle w:val="100000000000"/>
          <w:jc w:val="center"/>
          <w:del w:id="1230" w:author="Maciek" w:date="2011-09-01T21:55:00Z"/>
        </w:trPr>
        <w:tc>
          <w:tcPr>
            <w:cnfStyle w:val="001000000000"/>
            <w:tcW w:w="1810" w:type="dxa"/>
            <w:tcBorders>
              <w:bottom w:val="single" w:sz="8" w:space="0" w:color="4F81BD" w:themeColor="accent1"/>
            </w:tcBorders>
          </w:tcPr>
          <w:p w:rsidR="009A7986" w:rsidDel="00CF256A" w:rsidRDefault="009A7986" w:rsidP="00CF256A">
            <w:pPr>
              <w:pStyle w:val="NormalnyIn"/>
              <w:rPr>
                <w:del w:id="1231" w:author="Maciek" w:date="2011-09-01T21:55:00Z"/>
              </w:rPr>
            </w:pPr>
            <w:del w:id="1232" w:author="Maciek" w:date="2011-09-01T21:55:00Z">
              <w:r w:rsidDel="00CF256A">
                <w:delText>TAG_ID</w:delText>
              </w:r>
            </w:del>
          </w:p>
        </w:tc>
        <w:tc>
          <w:tcPr>
            <w:tcW w:w="3943" w:type="dxa"/>
            <w:tcBorders>
              <w:bottom w:val="single" w:sz="8" w:space="0" w:color="4F81BD" w:themeColor="accent1"/>
            </w:tcBorders>
          </w:tcPr>
          <w:p w:rsidR="009A7986" w:rsidDel="00CF256A" w:rsidRDefault="009A7986" w:rsidP="00CF256A">
            <w:pPr>
              <w:pStyle w:val="NormalnyIn"/>
              <w:cnfStyle w:val="100000000000"/>
              <w:rPr>
                <w:del w:id="1233" w:author="Maciek" w:date="2011-09-01T21:55:00Z"/>
              </w:rPr>
            </w:pPr>
            <w:del w:id="1234" w:author="Maciek" w:date="2011-09-01T21:55:00Z">
              <w:r w:rsidDel="00CF256A">
                <w:delText>STATUS</w:delText>
              </w:r>
            </w:del>
          </w:p>
        </w:tc>
        <w:tc>
          <w:tcPr>
            <w:tcW w:w="1027" w:type="dxa"/>
            <w:tcBorders>
              <w:bottom w:val="single" w:sz="8" w:space="0" w:color="4F81BD" w:themeColor="accent1"/>
            </w:tcBorders>
          </w:tcPr>
          <w:p w:rsidR="009A7986" w:rsidDel="00CF256A" w:rsidRDefault="009A7986" w:rsidP="00CF256A">
            <w:pPr>
              <w:pStyle w:val="NormalnyIn"/>
              <w:cnfStyle w:val="100000000000"/>
              <w:rPr>
                <w:del w:id="1235" w:author="Maciek" w:date="2011-09-01T21:55:00Z"/>
              </w:rPr>
            </w:pPr>
          </w:p>
        </w:tc>
      </w:tr>
      <w:tr w:rsidR="009A7986" w:rsidDel="00CF256A" w:rsidTr="00073C2B">
        <w:trPr>
          <w:cnfStyle w:val="000000100000"/>
          <w:jc w:val="center"/>
          <w:del w:id="1236" w:author="Maciek" w:date="2011-09-01T21:55:00Z"/>
        </w:trPr>
        <w:tc>
          <w:tcPr>
            <w:cnfStyle w:val="001000000000"/>
            <w:tcW w:w="1810" w:type="dxa"/>
            <w:tcBorders>
              <w:bottom w:val="single" w:sz="4" w:space="0" w:color="auto"/>
              <w:right w:val="single" w:sz="4" w:space="0" w:color="auto"/>
            </w:tcBorders>
          </w:tcPr>
          <w:p w:rsidR="009A7986" w:rsidDel="00CF256A" w:rsidRDefault="009A7986" w:rsidP="00CF256A">
            <w:pPr>
              <w:pStyle w:val="NormalnyIn"/>
              <w:rPr>
                <w:del w:id="1237" w:author="Maciek" w:date="2011-09-01T21:55:00Z"/>
              </w:rPr>
            </w:pPr>
            <w:del w:id="1238" w:author="Maciek" w:date="2011-09-01T21:55:00Z">
              <w:r w:rsidDel="00CF256A">
                <w:delText>Abc</w:delText>
              </w:r>
            </w:del>
          </w:p>
        </w:tc>
        <w:tc>
          <w:tcPr>
            <w:tcW w:w="3943" w:type="dxa"/>
            <w:tcBorders>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239" w:author="Maciek" w:date="2011-09-01T21:55:00Z"/>
              </w:rPr>
            </w:pPr>
            <w:del w:id="1240" w:author="Maciek" w:date="2011-09-01T21:55:00Z">
              <w:r w:rsidDel="00CF256A">
                <w:delText>EVENT_STATUS_CREATED</w:delText>
              </w:r>
            </w:del>
          </w:p>
        </w:tc>
        <w:tc>
          <w:tcPr>
            <w:tcW w:w="1027" w:type="dxa"/>
            <w:tcBorders>
              <w:left w:val="single" w:sz="4" w:space="0" w:color="auto"/>
              <w:bottom w:val="single" w:sz="4" w:space="0" w:color="auto"/>
            </w:tcBorders>
          </w:tcPr>
          <w:p w:rsidR="009A7986" w:rsidDel="00CF256A" w:rsidRDefault="00261B1A" w:rsidP="00CF256A">
            <w:pPr>
              <w:pStyle w:val="NormalnyIn"/>
              <w:cnfStyle w:val="000000100000"/>
              <w:rPr>
                <w:del w:id="1241" w:author="Maciek" w:date="2011-09-01T21:55:00Z"/>
              </w:rPr>
            </w:pPr>
            <w:del w:id="1242" w:author="Maciek" w:date="2011-09-01T21:55:00Z">
              <w:r>
                <w:rPr>
                  <w:noProof/>
                  <w:rPrChange w:id="1243" w:author="Unknown">
                    <w:rPr>
                      <w:noProof/>
                      <w:color w:val="0000FF"/>
                      <w:u w:val="single"/>
                    </w:rPr>
                  </w:rPrChange>
                </w:rPr>
                <w:drawing>
                  <wp:inline distT="0" distB="0" distL="0" distR="0">
                    <wp:extent cx="123825" cy="123825"/>
                    <wp:effectExtent l="19050" t="0" r="9525" b="0"/>
                    <wp:docPr id="15"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244"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45" w:author="Maciek" w:date="2011-09-01T21:55:00Z"/>
              </w:rPr>
            </w:pPr>
            <w:del w:id="1246"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247" w:author="Maciek" w:date="2011-09-01T21:55:00Z"/>
              </w:rPr>
            </w:pPr>
            <w:del w:id="1248" w:author="Maciek" w:date="2011-09-01T21:55:00Z">
              <w:r w:rsidDel="00CF256A">
                <w:delText>EVENT_STATUS_STARTED</w:delText>
              </w:r>
            </w:del>
          </w:p>
        </w:tc>
        <w:tc>
          <w:tcPr>
            <w:tcW w:w="1027" w:type="dxa"/>
            <w:tcBorders>
              <w:top w:val="single" w:sz="4" w:space="0" w:color="auto"/>
              <w:left w:val="single" w:sz="4" w:space="0" w:color="auto"/>
              <w:bottom w:val="single" w:sz="4" w:space="0" w:color="auto"/>
            </w:tcBorders>
          </w:tcPr>
          <w:p w:rsidR="009A7986" w:rsidDel="00CF256A" w:rsidRDefault="00261B1A" w:rsidP="00CF256A">
            <w:pPr>
              <w:pStyle w:val="NormalnyIn"/>
              <w:cnfStyle w:val="000000000000"/>
              <w:rPr>
                <w:del w:id="1249" w:author="Maciek" w:date="2011-09-01T21:55:00Z"/>
              </w:rPr>
            </w:pPr>
            <w:del w:id="1250" w:author="Maciek" w:date="2011-09-01T21:55:00Z">
              <w:r>
                <w:rPr>
                  <w:noProof/>
                  <w:rPrChange w:id="1251" w:author="Unknown">
                    <w:rPr>
                      <w:noProof/>
                      <w:color w:val="0000FF"/>
                      <w:u w:val="single"/>
                    </w:rPr>
                  </w:rPrChange>
                </w:rPr>
                <w:drawing>
                  <wp:inline distT="0" distB="0" distL="0" distR="0">
                    <wp:extent cx="123825" cy="123825"/>
                    <wp:effectExtent l="19050" t="0" r="9525" b="0"/>
                    <wp:docPr id="16"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252"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53" w:author="Maciek" w:date="2011-09-01T21:55:00Z"/>
              </w:rPr>
            </w:pPr>
            <w:del w:id="1254"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255" w:author="Maciek" w:date="2011-09-01T21:55:00Z"/>
              </w:rPr>
            </w:pPr>
            <w:del w:id="1256"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261B1A" w:rsidP="00CF256A">
            <w:pPr>
              <w:pStyle w:val="NormalnyIn"/>
              <w:cnfStyle w:val="000000100000"/>
              <w:rPr>
                <w:del w:id="1257" w:author="Maciek" w:date="2011-09-01T21:55:00Z"/>
              </w:rPr>
            </w:pPr>
            <w:del w:id="1258" w:author="Maciek" w:date="2011-09-01T21:55:00Z">
              <w:r>
                <w:rPr>
                  <w:noProof/>
                  <w:rPrChange w:id="1259" w:author="Unknown">
                    <w:rPr>
                      <w:noProof/>
                      <w:color w:val="0000FF"/>
                      <w:u w:val="single"/>
                    </w:rPr>
                  </w:rPrChange>
                </w:rPr>
                <w:drawing>
                  <wp:inline distT="0" distB="0" distL="0" distR="0">
                    <wp:extent cx="123825" cy="123825"/>
                    <wp:effectExtent l="19050" t="0" r="9525" b="0"/>
                    <wp:docPr id="17"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260"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073C2B" w:rsidP="00CF256A">
            <w:pPr>
              <w:pStyle w:val="NormalnyIn"/>
              <w:rPr>
                <w:del w:id="1261" w:author="Maciek" w:date="2011-09-01T21:55:00Z"/>
              </w:rPr>
            </w:pPr>
            <w:del w:id="1262" w:author="Maciek" w:date="2011-09-01T21:55:00Z">
              <w:r w:rsidDel="00CF256A">
                <w:delText>A</w:delText>
              </w:r>
              <w:r w:rsidR="009A7986" w:rsidDel="00CF256A">
                <w:delText>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263" w:author="Maciek" w:date="2011-09-01T21:55:00Z"/>
              </w:rPr>
            </w:pPr>
            <w:del w:id="1264" w:author="Maciek" w:date="2011-09-01T21:55:00Z">
              <w:r w:rsidDel="00CF256A">
                <w:delText>EVENT_STATUS_FINISHED</w:delText>
              </w:r>
            </w:del>
          </w:p>
        </w:tc>
        <w:tc>
          <w:tcPr>
            <w:tcW w:w="1027" w:type="dxa"/>
            <w:tcBorders>
              <w:top w:val="single" w:sz="4" w:space="0" w:color="auto"/>
              <w:left w:val="single" w:sz="4" w:space="0" w:color="auto"/>
              <w:bottom w:val="single" w:sz="4" w:space="0" w:color="auto"/>
            </w:tcBorders>
          </w:tcPr>
          <w:p w:rsidR="009A7986" w:rsidDel="00CF256A" w:rsidRDefault="00261B1A" w:rsidP="00CF256A">
            <w:pPr>
              <w:pStyle w:val="NormalnyIn"/>
              <w:cnfStyle w:val="000000000000"/>
              <w:rPr>
                <w:del w:id="1265" w:author="Maciek" w:date="2011-09-01T21:55:00Z"/>
              </w:rPr>
            </w:pPr>
            <w:del w:id="1266" w:author="Maciek" w:date="2011-09-01T21:55:00Z">
              <w:r>
                <w:rPr>
                  <w:noProof/>
                  <w:rPrChange w:id="1267" w:author="Unknown">
                    <w:rPr>
                      <w:noProof/>
                      <w:color w:val="0000FF"/>
                      <w:u w:val="single"/>
                    </w:rPr>
                  </w:rPrChange>
                </w:rPr>
                <w:drawing>
                  <wp:inline distT="0" distB="0" distL="0" distR="0">
                    <wp:extent cx="123825" cy="123825"/>
                    <wp:effectExtent l="19050" t="0" r="9525" b="0"/>
                    <wp:docPr id="18"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268"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69" w:author="Maciek" w:date="2011-09-01T21:55:00Z"/>
              </w:rPr>
            </w:pPr>
            <w:del w:id="1270"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271" w:author="Maciek" w:date="2011-09-01T21:55:00Z"/>
              </w:rPr>
            </w:pPr>
            <w:del w:id="1272"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261B1A" w:rsidP="00CF256A">
            <w:pPr>
              <w:pStyle w:val="NormalnyIn"/>
              <w:cnfStyle w:val="000000100000"/>
              <w:rPr>
                <w:del w:id="1273" w:author="Maciek" w:date="2011-09-01T21:55:00Z"/>
              </w:rPr>
            </w:pPr>
            <w:del w:id="1274" w:author="Maciek" w:date="2011-09-01T21:55:00Z">
              <w:r>
                <w:rPr>
                  <w:noProof/>
                  <w:rPrChange w:id="1275" w:author="Unknown">
                    <w:rPr>
                      <w:noProof/>
                      <w:color w:val="0000FF"/>
                      <w:u w:val="single"/>
                    </w:rPr>
                  </w:rPrChange>
                </w:rPr>
                <w:drawing>
                  <wp:inline distT="0" distB="0" distL="0" distR="0">
                    <wp:extent cx="123825" cy="123825"/>
                    <wp:effectExtent l="19050" t="0" r="9525" b="0"/>
                    <wp:docPr id="19"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p>
        </w:tc>
      </w:tr>
      <w:tr w:rsidR="009A7986" w:rsidDel="00CF256A" w:rsidTr="00073C2B">
        <w:trPr>
          <w:jc w:val="center"/>
          <w:del w:id="1276"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77" w:author="Maciek" w:date="2011-09-01T21:55:00Z"/>
              </w:rPr>
            </w:pPr>
            <w:del w:id="1278"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000000"/>
              <w:rPr>
                <w:del w:id="1279" w:author="Maciek" w:date="2011-09-01T21:55:00Z"/>
              </w:rPr>
            </w:pPr>
            <w:del w:id="1280" w:author="Maciek" w:date="2011-09-01T21:55:00Z">
              <w:r w:rsidDel="00CF256A">
                <w:delText>EVENT_STATUS_CLOSED</w:delText>
              </w:r>
            </w:del>
          </w:p>
        </w:tc>
        <w:tc>
          <w:tcPr>
            <w:tcW w:w="1027" w:type="dxa"/>
            <w:tcBorders>
              <w:top w:val="single" w:sz="4" w:space="0" w:color="auto"/>
              <w:left w:val="single" w:sz="4" w:space="0" w:color="auto"/>
              <w:bottom w:val="single" w:sz="4" w:space="0" w:color="auto"/>
            </w:tcBorders>
          </w:tcPr>
          <w:p w:rsidR="009A7986" w:rsidDel="00CF256A" w:rsidRDefault="00261B1A" w:rsidP="00CF256A">
            <w:pPr>
              <w:pStyle w:val="NormalnyIn"/>
              <w:cnfStyle w:val="000000000000"/>
              <w:rPr>
                <w:del w:id="1281" w:author="Maciek" w:date="2011-09-01T21:55:00Z"/>
              </w:rPr>
            </w:pPr>
            <w:del w:id="1282" w:author="Maciek" w:date="2011-09-01T21:55:00Z">
              <w:r>
                <w:rPr>
                  <w:noProof/>
                  <w:rPrChange w:id="1283" w:author="Unknown">
                    <w:rPr>
                      <w:noProof/>
                      <w:color w:val="0000FF"/>
                      <w:u w:val="single"/>
                    </w:rPr>
                  </w:rPrChange>
                </w:rPr>
                <w:drawing>
                  <wp:inline distT="0" distB="0" distL="0" distR="0">
                    <wp:extent cx="123825" cy="123825"/>
                    <wp:effectExtent l="19050" t="0" r="9525" b="0"/>
                    <wp:docPr id="14" name="Obraz 2" descr="y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es.gif"/>
                            <pic:cNvPicPr/>
                          </pic:nvPicPr>
                          <pic:blipFill>
                            <a:blip r:embed="rId14" cstate="print"/>
                            <a:stretch>
                              <a:fillRect/>
                            </a:stretch>
                          </pic:blipFill>
                          <pic:spPr>
                            <a:xfrm>
                              <a:off x="0" y="0"/>
                              <a:ext cx="123825" cy="123825"/>
                            </a:xfrm>
                            <a:prstGeom prst="rect">
                              <a:avLst/>
                            </a:prstGeom>
                          </pic:spPr>
                        </pic:pic>
                      </a:graphicData>
                    </a:graphic>
                  </wp:inline>
                </w:drawing>
              </w:r>
            </w:del>
          </w:p>
        </w:tc>
      </w:tr>
      <w:tr w:rsidR="009A7986" w:rsidDel="00CF256A" w:rsidTr="00073C2B">
        <w:trPr>
          <w:cnfStyle w:val="000000100000"/>
          <w:jc w:val="center"/>
          <w:del w:id="1284" w:author="Maciek" w:date="2011-09-01T21:55:00Z"/>
        </w:trPr>
        <w:tc>
          <w:tcPr>
            <w:cnfStyle w:val="001000000000"/>
            <w:tcW w:w="1810" w:type="dxa"/>
            <w:tcBorders>
              <w:top w:val="single" w:sz="4" w:space="0" w:color="auto"/>
              <w:bottom w:val="single" w:sz="4" w:space="0" w:color="auto"/>
              <w:right w:val="single" w:sz="4" w:space="0" w:color="auto"/>
            </w:tcBorders>
          </w:tcPr>
          <w:p w:rsidR="009A7986" w:rsidDel="00CF256A" w:rsidRDefault="009A7986" w:rsidP="00CF256A">
            <w:pPr>
              <w:pStyle w:val="NormalnyIn"/>
              <w:rPr>
                <w:del w:id="1285" w:author="Maciek" w:date="2011-09-01T21:55:00Z"/>
              </w:rPr>
            </w:pPr>
            <w:del w:id="1286" w:author="Maciek" w:date="2011-09-01T21:55:00Z">
              <w:r w:rsidDel="00CF256A">
                <w:delText>Abc</w:delText>
              </w:r>
            </w:del>
          </w:p>
        </w:tc>
        <w:tc>
          <w:tcPr>
            <w:tcW w:w="3943" w:type="dxa"/>
            <w:tcBorders>
              <w:top w:val="single" w:sz="4" w:space="0" w:color="auto"/>
              <w:left w:val="single" w:sz="4" w:space="0" w:color="auto"/>
              <w:bottom w:val="single" w:sz="4" w:space="0" w:color="auto"/>
              <w:right w:val="single" w:sz="4" w:space="0" w:color="auto"/>
            </w:tcBorders>
          </w:tcPr>
          <w:p w:rsidR="009A7986" w:rsidDel="00CF256A" w:rsidRDefault="009A7986" w:rsidP="00CF256A">
            <w:pPr>
              <w:pStyle w:val="NormalnyIn"/>
              <w:cnfStyle w:val="000000100000"/>
              <w:rPr>
                <w:del w:id="1287" w:author="Maciek" w:date="2011-09-01T21:55:00Z"/>
              </w:rPr>
            </w:pPr>
            <w:del w:id="1288" w:author="Maciek" w:date="2011-09-01T21:55:00Z">
              <w:r w:rsidDel="00CF256A">
                <w:delText>EVENT_STATUS_CREATED</w:delText>
              </w:r>
            </w:del>
          </w:p>
        </w:tc>
        <w:tc>
          <w:tcPr>
            <w:tcW w:w="1027" w:type="dxa"/>
            <w:tcBorders>
              <w:top w:val="single" w:sz="4" w:space="0" w:color="auto"/>
              <w:left w:val="single" w:sz="4" w:space="0" w:color="auto"/>
              <w:bottom w:val="single" w:sz="4" w:space="0" w:color="auto"/>
            </w:tcBorders>
          </w:tcPr>
          <w:p w:rsidR="009A7986" w:rsidDel="00CF256A" w:rsidRDefault="00261B1A" w:rsidP="00CF256A">
            <w:pPr>
              <w:pStyle w:val="NormalnyIn"/>
              <w:cnfStyle w:val="000000100000"/>
              <w:rPr>
                <w:del w:id="1289" w:author="Maciek" w:date="2011-09-01T21:55:00Z"/>
              </w:rPr>
            </w:pPr>
            <w:del w:id="1290" w:author="Maciek" w:date="2011-09-01T21:55:00Z">
              <w:r>
                <w:rPr>
                  <w:noProof/>
                  <w:rPrChange w:id="1291" w:author="Unknown">
                    <w:rPr>
                      <w:noProof/>
                      <w:color w:val="0000FF"/>
                      <w:u w:val="single"/>
                    </w:rPr>
                  </w:rPrChange>
                </w:rPr>
                <w:drawing>
                  <wp:inline distT="0" distB="0" distL="0" distR="0">
                    <wp:extent cx="171450" cy="171450"/>
                    <wp:effectExtent l="0" t="0" r="0" b="0"/>
                    <wp:docPr id="8"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p>
        </w:tc>
      </w:tr>
      <w:tr w:rsidR="009A7986" w:rsidDel="00CF256A" w:rsidTr="00073C2B">
        <w:trPr>
          <w:jc w:val="center"/>
          <w:del w:id="1292" w:author="Maciek" w:date="2011-09-01T21:55:00Z"/>
        </w:trPr>
        <w:tc>
          <w:tcPr>
            <w:cnfStyle w:val="001000000000"/>
            <w:tcW w:w="1810" w:type="dxa"/>
            <w:tcBorders>
              <w:top w:val="single" w:sz="4" w:space="0" w:color="auto"/>
              <w:bottom w:val="single" w:sz="8" w:space="0" w:color="4F81BD" w:themeColor="accent1"/>
              <w:right w:val="single" w:sz="4" w:space="0" w:color="auto"/>
            </w:tcBorders>
          </w:tcPr>
          <w:p w:rsidR="009A7986" w:rsidDel="00CF256A" w:rsidRDefault="009A7986" w:rsidP="00CF256A">
            <w:pPr>
              <w:pStyle w:val="NormalnyIn"/>
              <w:rPr>
                <w:del w:id="1293" w:author="Maciek" w:date="2011-09-01T21:55:00Z"/>
              </w:rPr>
            </w:pPr>
            <w:del w:id="1294" w:author="Maciek" w:date="2011-09-01T21:55:00Z">
              <w:r w:rsidDel="00CF256A">
                <w:delText>Abc</w:delText>
              </w:r>
            </w:del>
          </w:p>
        </w:tc>
        <w:tc>
          <w:tcPr>
            <w:tcW w:w="3943" w:type="dxa"/>
            <w:tcBorders>
              <w:top w:val="single" w:sz="4" w:space="0" w:color="auto"/>
              <w:left w:val="single" w:sz="4" w:space="0" w:color="auto"/>
              <w:bottom w:val="single" w:sz="8" w:space="0" w:color="4F81BD" w:themeColor="accent1"/>
              <w:right w:val="single" w:sz="4" w:space="0" w:color="auto"/>
            </w:tcBorders>
          </w:tcPr>
          <w:p w:rsidR="009A7986" w:rsidDel="00CF256A" w:rsidRDefault="009A7986" w:rsidP="00CF256A">
            <w:pPr>
              <w:pStyle w:val="NormalnyIn"/>
              <w:cnfStyle w:val="000000000000"/>
              <w:rPr>
                <w:del w:id="1295" w:author="Maciek" w:date="2011-09-01T21:55:00Z"/>
              </w:rPr>
            </w:pPr>
            <w:del w:id="1296" w:author="Maciek" w:date="2011-09-01T21:55:00Z">
              <w:r w:rsidDel="00CF256A">
                <w:delText>EVENT_STATUS_STARTED</w:delText>
              </w:r>
            </w:del>
          </w:p>
        </w:tc>
        <w:tc>
          <w:tcPr>
            <w:tcW w:w="1027" w:type="dxa"/>
            <w:tcBorders>
              <w:top w:val="single" w:sz="4" w:space="0" w:color="auto"/>
              <w:left w:val="single" w:sz="4" w:space="0" w:color="auto"/>
              <w:bottom w:val="single" w:sz="8" w:space="0" w:color="4F81BD" w:themeColor="accent1"/>
            </w:tcBorders>
          </w:tcPr>
          <w:p w:rsidR="009A7986" w:rsidDel="00CF256A" w:rsidRDefault="00261B1A" w:rsidP="00CF256A">
            <w:pPr>
              <w:pStyle w:val="NormalnyIn"/>
              <w:cnfStyle w:val="000000000000"/>
              <w:rPr>
                <w:del w:id="1297" w:author="Maciek" w:date="2011-09-01T21:55:00Z"/>
              </w:rPr>
            </w:pPr>
            <w:del w:id="1298" w:author="Maciek" w:date="2011-09-01T21:55:00Z">
              <w:r>
                <w:rPr>
                  <w:noProof/>
                  <w:rPrChange w:id="1299" w:author="Unknown">
                    <w:rPr>
                      <w:noProof/>
                      <w:color w:val="0000FF"/>
                      <w:u w:val="single"/>
                    </w:rPr>
                  </w:rPrChange>
                </w:rPr>
                <w:drawing>
                  <wp:inline distT="0" distB="0" distL="0" distR="0">
                    <wp:extent cx="171450" cy="171450"/>
                    <wp:effectExtent l="0" t="0" r="0" b="0"/>
                    <wp:docPr id="9" name="Obraz 1" descr="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gif"/>
                            <pic:cNvPicPr/>
                          </pic:nvPicPr>
                          <pic:blipFill>
                            <a:blip r:embed="rId15" cstate="print"/>
                            <a:stretch>
                              <a:fillRect/>
                            </a:stretch>
                          </pic:blipFill>
                          <pic:spPr>
                            <a:xfrm>
                              <a:off x="0" y="0"/>
                              <a:ext cx="171450" cy="171450"/>
                            </a:xfrm>
                            <a:prstGeom prst="rect">
                              <a:avLst/>
                            </a:prstGeom>
                          </pic:spPr>
                        </pic:pic>
                      </a:graphicData>
                    </a:graphic>
                  </wp:inline>
                </w:drawing>
              </w:r>
            </w:del>
          </w:p>
        </w:tc>
      </w:tr>
    </w:tbl>
    <w:p w:rsidR="000171CD" w:rsidDel="00CF256A" w:rsidRDefault="000171CD" w:rsidP="00CF256A">
      <w:pPr>
        <w:pStyle w:val="NormalnyIn"/>
        <w:rPr>
          <w:del w:id="1300" w:author="Maciek" w:date="2011-09-01T21:55:00Z"/>
          <w:i/>
        </w:rPr>
      </w:pPr>
      <w:del w:id="1301" w:author="Maciek" w:date="2011-09-01T21:55:00Z">
        <w:r w:rsidRPr="000171CD" w:rsidDel="00CF256A">
          <w:rPr>
            <w:i/>
          </w:rPr>
          <w:delText xml:space="preserve">Tabela </w:delText>
        </w:r>
        <w:r w:rsidRPr="000171CD" w:rsidDel="00CF256A">
          <w:rPr>
            <w:i/>
            <w:highlight w:val="green"/>
          </w:rPr>
          <w:delText>…</w:delText>
        </w:r>
        <w:r w:rsidDel="00CF256A">
          <w:rPr>
            <w:i/>
          </w:rPr>
          <w:delText xml:space="preserve"> Przedstawienie mechanizmu integralności danych</w:delText>
        </w:r>
      </w:del>
    </w:p>
    <w:p w:rsidR="00C271CD" w:rsidDel="006F68EA" w:rsidRDefault="00C271CD">
      <w:pPr>
        <w:jc w:val="left"/>
        <w:rPr>
          <w:del w:id="1302" w:author="Sebastian Łuczak" w:date="2011-09-02T10:54:00Z"/>
          <w:rFonts w:ascii="Times New Roman" w:eastAsia="Times New Roman" w:hAnsi="Times New Roman"/>
          <w:color w:val="00B050"/>
          <w:sz w:val="24"/>
          <w:szCs w:val="24"/>
          <w:lang w:eastAsia="pl-PL"/>
        </w:rPr>
      </w:pPr>
      <w:del w:id="1303" w:author="Sebastian Łuczak" w:date="2011-09-02T10:54:00Z">
        <w:r w:rsidDel="006F68EA">
          <w:rPr>
            <w:color w:val="00B050"/>
          </w:rPr>
          <w:br w:type="page"/>
        </w:r>
      </w:del>
    </w:p>
    <w:p w:rsidR="00261B1A" w:rsidRDefault="00C271CD">
      <w:pPr>
        <w:jc w:val="left"/>
        <w:pPrChange w:id="1304" w:author="Sebastian Łuczak" w:date="2011-09-02T10:54:00Z">
          <w:pPr>
            <w:pStyle w:val="NormalnyIn"/>
            <w:ind w:firstLine="0"/>
          </w:pPr>
        </w:pPrChange>
      </w:pPr>
      <w:r w:rsidRPr="00C271CD">
        <w:t xml:space="preserve">Poniżej </w:t>
      </w:r>
      <w:del w:id="1305" w:author="Maciek" w:date="2011-09-02T23:14:00Z">
        <w:r w:rsidRPr="00C271CD" w:rsidDel="00FA15C0">
          <w:delText xml:space="preserve">zamieszczam </w:delText>
        </w:r>
      </w:del>
      <w:ins w:id="1306" w:author="Maciek" w:date="2011-09-02T23:14:00Z">
        <w:r w:rsidR="00FA15C0">
          <w:t>znajduje się</w:t>
        </w:r>
        <w:r w:rsidR="00FA15C0" w:rsidRPr="00C271CD">
          <w:t xml:space="preserve"> </w:t>
        </w:r>
      </w:ins>
      <w:r w:rsidRPr="00C271CD">
        <w:t xml:space="preserve">kod źródłowy SQL tworzący opisany przed chwilą mechanizm </w:t>
      </w:r>
    </w:p>
    <w:p w:rsidR="00C271CD" w:rsidRPr="00FA15C0" w:rsidRDefault="002436F7" w:rsidP="00C271CD">
      <w:pPr>
        <w:pStyle w:val="NormalnyIn"/>
        <w:rPr>
          <w:rFonts w:ascii="Courier New" w:hAnsi="Courier New" w:cs="Courier New"/>
          <w:sz w:val="20"/>
          <w:szCs w:val="20"/>
          <w:lang w:val="en-US"/>
          <w:rPrChange w:id="1307" w:author="Maciek" w:date="2011-09-02T23:15:00Z">
            <w:rPr>
              <w:rFonts w:ascii="Courier New" w:hAnsi="Courier New" w:cs="Courier New"/>
              <w:sz w:val="22"/>
              <w:szCs w:val="22"/>
              <w:lang w:val="en-US"/>
            </w:rPr>
          </w:rPrChange>
        </w:rPr>
      </w:pPr>
      <w:r w:rsidRPr="002436F7">
        <w:rPr>
          <w:rFonts w:ascii="Courier New" w:hAnsi="Courier New" w:cs="Courier New"/>
          <w:sz w:val="20"/>
          <w:szCs w:val="20"/>
          <w:lang w:val="en-US"/>
          <w:rPrChange w:id="1308" w:author="Maciek" w:date="2011-09-02T23:15:00Z">
            <w:rPr>
              <w:rFonts w:ascii="Courier New" w:hAnsi="Courier New" w:cs="Courier New"/>
              <w:sz w:val="22"/>
              <w:szCs w:val="22"/>
              <w:lang w:val="en-US"/>
            </w:rPr>
          </w:rPrChange>
        </w:rPr>
        <w:t>create unique index event_created</w:t>
      </w:r>
    </w:p>
    <w:p w:rsidR="00C271CD" w:rsidRPr="00FA15C0" w:rsidRDefault="002436F7" w:rsidP="00C271CD">
      <w:pPr>
        <w:pStyle w:val="NormalnyIn"/>
        <w:rPr>
          <w:rFonts w:ascii="Courier New" w:hAnsi="Courier New" w:cs="Courier New"/>
          <w:sz w:val="20"/>
          <w:szCs w:val="20"/>
          <w:lang w:val="en-US"/>
          <w:rPrChange w:id="1309" w:author="Maciek" w:date="2011-09-02T23:15:00Z">
            <w:rPr>
              <w:rFonts w:ascii="Courier New" w:hAnsi="Courier New" w:cs="Courier New"/>
              <w:sz w:val="22"/>
              <w:szCs w:val="22"/>
              <w:lang w:val="en-US"/>
            </w:rPr>
          </w:rPrChange>
        </w:rPr>
      </w:pPr>
      <w:r w:rsidRPr="002436F7">
        <w:rPr>
          <w:rFonts w:ascii="Courier New" w:hAnsi="Courier New" w:cs="Courier New"/>
          <w:sz w:val="20"/>
          <w:szCs w:val="20"/>
          <w:lang w:val="en-US"/>
          <w:rPrChange w:id="1310" w:author="Maciek" w:date="2011-09-02T23:15:00Z">
            <w:rPr>
              <w:rFonts w:ascii="Courier New" w:hAnsi="Courier New" w:cs="Courier New"/>
              <w:sz w:val="22"/>
              <w:szCs w:val="22"/>
              <w:lang w:val="en-US"/>
            </w:rPr>
          </w:rPrChange>
        </w:rPr>
        <w:lastRenderedPageBreak/>
        <w:t xml:space="preserve">    on events( </w:t>
      </w:r>
    </w:p>
    <w:p w:rsidR="00C271CD" w:rsidRPr="00FA15C0" w:rsidRDefault="002436F7" w:rsidP="00C271CD">
      <w:pPr>
        <w:pStyle w:val="NormalnyIn"/>
        <w:rPr>
          <w:rFonts w:ascii="Courier New" w:hAnsi="Courier New" w:cs="Courier New"/>
          <w:sz w:val="20"/>
          <w:szCs w:val="20"/>
          <w:lang w:val="en-US"/>
          <w:rPrChange w:id="1311" w:author="Maciek" w:date="2011-09-02T23:15:00Z">
            <w:rPr>
              <w:rFonts w:ascii="Courier New" w:hAnsi="Courier New" w:cs="Courier New"/>
              <w:sz w:val="22"/>
              <w:szCs w:val="22"/>
              <w:lang w:val="en-US"/>
            </w:rPr>
          </w:rPrChange>
        </w:rPr>
      </w:pPr>
      <w:r w:rsidRPr="002436F7">
        <w:rPr>
          <w:rFonts w:ascii="Courier New" w:hAnsi="Courier New" w:cs="Courier New"/>
          <w:sz w:val="20"/>
          <w:szCs w:val="20"/>
          <w:lang w:val="en-US"/>
          <w:rPrChange w:id="1312" w:author="Maciek" w:date="2011-09-02T23:15:00Z">
            <w:rPr>
              <w:rFonts w:ascii="Courier New" w:hAnsi="Courier New" w:cs="Courier New"/>
              <w:sz w:val="22"/>
              <w:szCs w:val="22"/>
              <w:lang w:val="en-US"/>
            </w:rPr>
          </w:rPrChange>
        </w:rPr>
        <w:t xml:space="preserve">          (CASE WHEN status = 'EVENT_STATUS_CREATED'THEN tag_id</w:t>
      </w:r>
    </w:p>
    <w:p w:rsidR="00C271CD" w:rsidRPr="00FA15C0" w:rsidRDefault="002436F7" w:rsidP="00C271CD">
      <w:pPr>
        <w:pStyle w:val="NormalnyIn"/>
        <w:rPr>
          <w:rFonts w:ascii="Courier New" w:hAnsi="Courier New" w:cs="Courier New"/>
          <w:sz w:val="20"/>
          <w:szCs w:val="20"/>
          <w:lang w:val="en-US"/>
          <w:rPrChange w:id="1313" w:author="Maciek" w:date="2011-09-02T23:15:00Z">
            <w:rPr>
              <w:rFonts w:ascii="Courier New" w:hAnsi="Courier New" w:cs="Courier New"/>
              <w:sz w:val="22"/>
              <w:szCs w:val="22"/>
              <w:lang w:val="en-US"/>
            </w:rPr>
          </w:rPrChange>
        </w:rPr>
      </w:pPr>
      <w:r w:rsidRPr="002436F7">
        <w:rPr>
          <w:rFonts w:ascii="Courier New" w:hAnsi="Courier New" w:cs="Courier New"/>
          <w:sz w:val="20"/>
          <w:szCs w:val="20"/>
          <w:lang w:val="en-US"/>
          <w:rPrChange w:id="1314" w:author="Maciek" w:date="2011-09-02T23:15:00Z">
            <w:rPr>
              <w:rFonts w:ascii="Courier New" w:hAnsi="Courier New" w:cs="Courier New"/>
              <w:sz w:val="22"/>
              <w:szCs w:val="22"/>
              <w:lang w:val="en-US"/>
            </w:rPr>
          </w:rPrChange>
        </w:rPr>
        <w:t xml:space="preserve">                ELSE NULL</w:t>
      </w:r>
    </w:p>
    <w:p w:rsidR="00C271CD" w:rsidRPr="00FA15C0" w:rsidRDefault="002436F7" w:rsidP="00C271CD">
      <w:pPr>
        <w:pStyle w:val="NormalnyIn"/>
        <w:rPr>
          <w:rFonts w:ascii="Courier New" w:hAnsi="Courier New" w:cs="Courier New"/>
          <w:sz w:val="20"/>
          <w:szCs w:val="20"/>
          <w:lang w:val="en-US"/>
          <w:rPrChange w:id="1315" w:author="Maciek" w:date="2011-09-02T23:15:00Z">
            <w:rPr>
              <w:rFonts w:ascii="Courier New" w:hAnsi="Courier New" w:cs="Courier New"/>
              <w:sz w:val="22"/>
              <w:szCs w:val="22"/>
              <w:lang w:val="en-US"/>
            </w:rPr>
          </w:rPrChange>
        </w:rPr>
      </w:pPr>
      <w:r w:rsidRPr="002436F7">
        <w:rPr>
          <w:rFonts w:ascii="Courier New" w:hAnsi="Courier New" w:cs="Courier New"/>
          <w:sz w:val="20"/>
          <w:szCs w:val="20"/>
          <w:lang w:val="en-US"/>
          <w:rPrChange w:id="1316" w:author="Maciek" w:date="2011-09-02T23:15:00Z">
            <w:rPr>
              <w:rFonts w:ascii="Courier New" w:hAnsi="Courier New" w:cs="Courier New"/>
              <w:sz w:val="22"/>
              <w:szCs w:val="22"/>
              <w:lang w:val="en-US"/>
            </w:rPr>
          </w:rPrChange>
        </w:rPr>
        <w:t xml:space="preserve">            END)</w:t>
      </w:r>
    </w:p>
    <w:p w:rsidR="00C271CD" w:rsidRPr="00FA15C0" w:rsidRDefault="002436F7" w:rsidP="00C271CD">
      <w:pPr>
        <w:pStyle w:val="NormalnyIn"/>
        <w:rPr>
          <w:rFonts w:ascii="Courier New" w:hAnsi="Courier New" w:cs="Courier New"/>
          <w:sz w:val="20"/>
          <w:szCs w:val="20"/>
          <w:lang w:val="en-US"/>
          <w:rPrChange w:id="1317" w:author="Maciek" w:date="2011-09-02T23:15:00Z">
            <w:rPr>
              <w:rFonts w:ascii="Courier New" w:hAnsi="Courier New" w:cs="Courier New"/>
              <w:sz w:val="22"/>
              <w:szCs w:val="22"/>
              <w:lang w:val="en-US"/>
            </w:rPr>
          </w:rPrChange>
        </w:rPr>
      </w:pPr>
      <w:r w:rsidRPr="002436F7">
        <w:rPr>
          <w:rFonts w:ascii="Courier New" w:hAnsi="Courier New" w:cs="Courier New"/>
          <w:sz w:val="20"/>
          <w:szCs w:val="20"/>
          <w:lang w:val="en-US"/>
          <w:rPrChange w:id="1318" w:author="Maciek" w:date="2011-09-02T23:15:00Z">
            <w:rPr>
              <w:rFonts w:ascii="Courier New" w:hAnsi="Courier New" w:cs="Courier New"/>
              <w:sz w:val="22"/>
              <w:szCs w:val="22"/>
              <w:lang w:val="en-US"/>
            </w:rPr>
          </w:rPrChange>
        </w:rPr>
        <w:t xml:space="preserve">            );</w:t>
      </w:r>
    </w:p>
    <w:p w:rsidR="00C271CD" w:rsidRPr="00FA15C0" w:rsidRDefault="00C271CD" w:rsidP="00C271CD">
      <w:pPr>
        <w:pStyle w:val="NormalnyIn"/>
        <w:rPr>
          <w:rFonts w:ascii="Courier New" w:hAnsi="Courier New" w:cs="Courier New"/>
          <w:sz w:val="20"/>
          <w:szCs w:val="20"/>
          <w:lang w:val="en-US"/>
          <w:rPrChange w:id="1319" w:author="Maciek" w:date="2011-09-02T23:15:00Z">
            <w:rPr>
              <w:rFonts w:ascii="Courier New" w:hAnsi="Courier New" w:cs="Courier New"/>
              <w:sz w:val="22"/>
              <w:szCs w:val="22"/>
              <w:lang w:val="en-US"/>
            </w:rPr>
          </w:rPrChange>
        </w:rPr>
      </w:pPr>
    </w:p>
    <w:p w:rsidR="00C271CD" w:rsidRPr="00FA15C0" w:rsidRDefault="002436F7" w:rsidP="00C271CD">
      <w:pPr>
        <w:pStyle w:val="NormalnyIn"/>
        <w:rPr>
          <w:rFonts w:ascii="Courier New" w:hAnsi="Courier New" w:cs="Courier New"/>
          <w:sz w:val="20"/>
          <w:szCs w:val="20"/>
          <w:lang w:val="en-US"/>
          <w:rPrChange w:id="1320" w:author="Maciek" w:date="2011-09-02T23:15:00Z">
            <w:rPr>
              <w:rFonts w:ascii="Courier New" w:hAnsi="Courier New" w:cs="Courier New"/>
              <w:sz w:val="22"/>
              <w:szCs w:val="22"/>
              <w:lang w:val="en-US"/>
            </w:rPr>
          </w:rPrChange>
        </w:rPr>
      </w:pPr>
      <w:r w:rsidRPr="002436F7">
        <w:rPr>
          <w:rFonts w:ascii="Courier New" w:hAnsi="Courier New" w:cs="Courier New"/>
          <w:sz w:val="20"/>
          <w:szCs w:val="20"/>
          <w:lang w:val="en-US"/>
          <w:rPrChange w:id="1321" w:author="Maciek" w:date="2011-09-02T23:15:00Z">
            <w:rPr>
              <w:rFonts w:ascii="Courier New" w:hAnsi="Courier New" w:cs="Courier New"/>
              <w:sz w:val="22"/>
              <w:szCs w:val="22"/>
              <w:lang w:val="en-US"/>
            </w:rPr>
          </w:rPrChange>
        </w:rPr>
        <w:t>create unique index event_started</w:t>
      </w:r>
    </w:p>
    <w:p w:rsidR="00C271CD" w:rsidRPr="00FA15C0" w:rsidRDefault="002436F7" w:rsidP="00C271CD">
      <w:pPr>
        <w:pStyle w:val="NormalnyIn"/>
        <w:rPr>
          <w:rFonts w:ascii="Courier New" w:hAnsi="Courier New" w:cs="Courier New"/>
          <w:sz w:val="20"/>
          <w:szCs w:val="20"/>
          <w:lang w:val="en-US"/>
          <w:rPrChange w:id="1322" w:author="Maciek" w:date="2011-09-02T23:15:00Z">
            <w:rPr>
              <w:rFonts w:ascii="Courier New" w:hAnsi="Courier New" w:cs="Courier New"/>
              <w:sz w:val="22"/>
              <w:szCs w:val="22"/>
              <w:lang w:val="en-US"/>
            </w:rPr>
          </w:rPrChange>
        </w:rPr>
      </w:pPr>
      <w:r w:rsidRPr="002436F7">
        <w:rPr>
          <w:rFonts w:ascii="Courier New" w:hAnsi="Courier New" w:cs="Courier New"/>
          <w:sz w:val="20"/>
          <w:szCs w:val="20"/>
          <w:lang w:val="en-US"/>
          <w:rPrChange w:id="1323" w:author="Maciek" w:date="2011-09-02T23:15:00Z">
            <w:rPr>
              <w:rFonts w:ascii="Courier New" w:hAnsi="Courier New" w:cs="Courier New"/>
              <w:sz w:val="22"/>
              <w:szCs w:val="22"/>
              <w:lang w:val="en-US"/>
            </w:rPr>
          </w:rPrChange>
        </w:rPr>
        <w:t xml:space="preserve">    on events( </w:t>
      </w:r>
    </w:p>
    <w:p w:rsidR="00C271CD" w:rsidRPr="00FA15C0" w:rsidRDefault="002436F7" w:rsidP="00C271CD">
      <w:pPr>
        <w:pStyle w:val="NormalnyIn"/>
        <w:rPr>
          <w:rFonts w:ascii="Courier New" w:hAnsi="Courier New" w:cs="Courier New"/>
          <w:sz w:val="20"/>
          <w:szCs w:val="20"/>
          <w:lang w:val="en-US"/>
          <w:rPrChange w:id="1324" w:author="Maciek" w:date="2011-09-02T23:15:00Z">
            <w:rPr>
              <w:rFonts w:ascii="Courier New" w:hAnsi="Courier New" w:cs="Courier New"/>
              <w:sz w:val="22"/>
              <w:szCs w:val="22"/>
              <w:lang w:val="en-US"/>
            </w:rPr>
          </w:rPrChange>
        </w:rPr>
      </w:pPr>
      <w:r w:rsidRPr="002436F7">
        <w:rPr>
          <w:rFonts w:ascii="Courier New" w:hAnsi="Courier New" w:cs="Courier New"/>
          <w:sz w:val="20"/>
          <w:szCs w:val="20"/>
          <w:lang w:val="en-US"/>
          <w:rPrChange w:id="1325" w:author="Maciek" w:date="2011-09-02T23:15:00Z">
            <w:rPr>
              <w:rFonts w:ascii="Courier New" w:hAnsi="Courier New" w:cs="Courier New"/>
              <w:sz w:val="22"/>
              <w:szCs w:val="22"/>
              <w:lang w:val="en-US"/>
            </w:rPr>
          </w:rPrChange>
        </w:rPr>
        <w:t xml:space="preserve">          (CASE WHEN status = 'EVENT_STATUS_STARTED' THEN tag_id</w:t>
      </w:r>
    </w:p>
    <w:p w:rsidR="00C271CD" w:rsidRPr="002A3F32" w:rsidRDefault="002436F7" w:rsidP="00C271CD">
      <w:pPr>
        <w:pStyle w:val="NormalnyIn"/>
        <w:rPr>
          <w:rFonts w:ascii="Courier New" w:hAnsi="Courier New" w:cs="Courier New"/>
          <w:sz w:val="20"/>
          <w:szCs w:val="20"/>
          <w:rPrChange w:id="1326" w:author="Maciek" w:date="2011-09-02T23:15:00Z">
            <w:rPr>
              <w:rFonts w:ascii="Courier New" w:hAnsi="Courier New" w:cs="Courier New"/>
              <w:sz w:val="22"/>
              <w:szCs w:val="22"/>
              <w:lang w:val="en-US"/>
            </w:rPr>
          </w:rPrChange>
        </w:rPr>
      </w:pPr>
      <w:r w:rsidRPr="002436F7">
        <w:rPr>
          <w:rFonts w:ascii="Courier New" w:hAnsi="Courier New" w:cs="Courier New"/>
          <w:sz w:val="20"/>
          <w:szCs w:val="20"/>
          <w:lang w:val="en-US"/>
          <w:rPrChange w:id="1327" w:author="Maciek" w:date="2011-09-02T23:15:00Z">
            <w:rPr>
              <w:rFonts w:ascii="Courier New" w:hAnsi="Courier New" w:cs="Courier New"/>
              <w:sz w:val="22"/>
              <w:szCs w:val="22"/>
              <w:lang w:val="en-US"/>
            </w:rPr>
          </w:rPrChange>
        </w:rPr>
        <w:t xml:space="preserve">                </w:t>
      </w:r>
      <w:r w:rsidRPr="002436F7">
        <w:rPr>
          <w:rFonts w:ascii="Courier New" w:hAnsi="Courier New" w:cs="Courier New"/>
          <w:sz w:val="20"/>
          <w:szCs w:val="20"/>
          <w:rPrChange w:id="1328" w:author="Maciek" w:date="2011-09-02T23:15:00Z">
            <w:rPr>
              <w:rFonts w:ascii="Courier New" w:hAnsi="Courier New" w:cs="Courier New"/>
              <w:sz w:val="22"/>
              <w:szCs w:val="22"/>
              <w:lang w:val="en-US"/>
            </w:rPr>
          </w:rPrChange>
        </w:rPr>
        <w:t>ELSE NULL</w:t>
      </w:r>
    </w:p>
    <w:p w:rsidR="00C271CD" w:rsidRPr="002A3F32" w:rsidRDefault="002436F7" w:rsidP="00C271CD">
      <w:pPr>
        <w:pStyle w:val="NormalnyIn"/>
        <w:rPr>
          <w:rFonts w:ascii="Courier New" w:hAnsi="Courier New" w:cs="Courier New"/>
          <w:sz w:val="20"/>
          <w:szCs w:val="20"/>
          <w:rPrChange w:id="1329" w:author="Maciek" w:date="2011-09-02T23:15:00Z">
            <w:rPr>
              <w:rFonts w:ascii="Courier New" w:hAnsi="Courier New" w:cs="Courier New"/>
              <w:sz w:val="22"/>
              <w:szCs w:val="22"/>
              <w:lang w:val="en-US"/>
            </w:rPr>
          </w:rPrChange>
        </w:rPr>
      </w:pPr>
      <w:r w:rsidRPr="002436F7">
        <w:rPr>
          <w:rFonts w:ascii="Courier New" w:hAnsi="Courier New" w:cs="Courier New"/>
          <w:sz w:val="20"/>
          <w:szCs w:val="20"/>
          <w:rPrChange w:id="1330" w:author="Maciek" w:date="2011-09-02T23:15:00Z">
            <w:rPr>
              <w:rFonts w:ascii="Courier New" w:hAnsi="Courier New" w:cs="Courier New"/>
              <w:sz w:val="22"/>
              <w:szCs w:val="22"/>
              <w:lang w:val="en-US"/>
            </w:rPr>
          </w:rPrChange>
        </w:rPr>
        <w:t xml:space="preserve">            END)</w:t>
      </w:r>
    </w:p>
    <w:p w:rsidR="00C271CD" w:rsidRPr="002A3F32" w:rsidRDefault="002436F7" w:rsidP="00C271CD">
      <w:pPr>
        <w:pStyle w:val="NormalnyIn"/>
        <w:rPr>
          <w:rFonts w:ascii="Courier New" w:hAnsi="Courier New" w:cs="Courier New"/>
          <w:sz w:val="20"/>
          <w:szCs w:val="20"/>
          <w:rPrChange w:id="1331" w:author="Maciek" w:date="2011-09-02T23:15:00Z">
            <w:rPr>
              <w:rFonts w:ascii="Courier New" w:hAnsi="Courier New" w:cs="Courier New"/>
              <w:sz w:val="22"/>
              <w:szCs w:val="22"/>
              <w:lang w:val="en-US"/>
            </w:rPr>
          </w:rPrChange>
        </w:rPr>
      </w:pPr>
      <w:r w:rsidRPr="002436F7">
        <w:rPr>
          <w:rFonts w:ascii="Courier New" w:hAnsi="Courier New" w:cs="Courier New"/>
          <w:sz w:val="20"/>
          <w:szCs w:val="20"/>
          <w:rPrChange w:id="1332" w:author="Maciek" w:date="2011-09-02T23:15:00Z">
            <w:rPr>
              <w:rFonts w:ascii="Courier New" w:hAnsi="Courier New" w:cs="Courier New"/>
              <w:sz w:val="22"/>
              <w:szCs w:val="22"/>
              <w:lang w:val="en-US"/>
            </w:rPr>
          </w:rPrChange>
        </w:rPr>
        <w:t xml:space="preserve">            );</w:t>
      </w:r>
    </w:p>
    <w:p w:rsidR="00073C2B" w:rsidRPr="00C271CD" w:rsidRDefault="004F7659" w:rsidP="004F7659">
      <w:pPr>
        <w:pStyle w:val="Legenda"/>
      </w:pPr>
      <w:r w:rsidRPr="004F7659">
        <w:t xml:space="preserve">Kod źródłowy </w:t>
      </w:r>
      <w:r>
        <w:t>5.1 Zapewnienie poprawności magazynowanych zdarzeń</w:t>
      </w:r>
    </w:p>
    <w:p w:rsidR="00E35B76" w:rsidRPr="009A7986" w:rsidRDefault="00073C2B" w:rsidP="005C08E1">
      <w:pPr>
        <w:pStyle w:val="Nagwek3"/>
      </w:pPr>
      <w:bookmarkStart w:id="1333" w:name="_Toc302857089"/>
      <w:r>
        <w:t>Wyzwalacze i sekwencje</w:t>
      </w:r>
      <w:bookmarkEnd w:id="1333"/>
    </w:p>
    <w:p w:rsidR="00073C2B" w:rsidRDefault="00073C2B" w:rsidP="0082106B">
      <w:pPr>
        <w:pStyle w:val="NormalnyIn"/>
        <w:ind w:firstLine="0"/>
      </w:pPr>
      <w:r>
        <w:t xml:space="preserve">W celu zapewnienia unikalności kluczy głównych </w:t>
      </w:r>
      <w:del w:id="1334" w:author="Maciek" w:date="2011-09-02T23:15:00Z">
        <w:r w:rsidDel="00FA15C0">
          <w:delText xml:space="preserve">stworzyłem </w:delText>
        </w:r>
      </w:del>
      <w:r>
        <w:t>dla każdej tabeli</w:t>
      </w:r>
      <w:ins w:id="1335" w:author="Maciek" w:date="2011-09-02T23:15:00Z">
        <w:r w:rsidR="00FA15C0">
          <w:t xml:space="preserve"> został stworzon</w:t>
        </w:r>
      </w:ins>
      <w:ins w:id="1336" w:author="Maciek" w:date="2011-09-02T23:16:00Z">
        <w:r w:rsidR="00FA15C0">
          <w:t>y</w:t>
        </w:r>
      </w:ins>
      <w:r>
        <w:t xml:space="preserve"> wyzwalacz (ang. </w:t>
      </w:r>
      <w:r w:rsidR="002436F7" w:rsidRPr="002436F7">
        <w:rPr>
          <w:i/>
          <w:rPrChange w:id="1337" w:author="Maciek" w:date="2011-09-02T23:15:00Z">
            <w:rPr/>
          </w:rPrChange>
        </w:rPr>
        <w:t>Trigger</w:t>
      </w:r>
      <w:r>
        <w:t xml:space="preserve"> ) oraz sekwencję które mają na celu zadbanie o generowanie pól ID. </w:t>
      </w:r>
    </w:p>
    <w:p w:rsidR="00073C2B" w:rsidRDefault="00073C2B" w:rsidP="00073C2B">
      <w:pPr>
        <w:pStyle w:val="NormalnyIn"/>
      </w:pPr>
      <w:r>
        <w:t xml:space="preserve">Poniżej </w:t>
      </w:r>
      <w:del w:id="1338" w:author="Maciek" w:date="2011-09-02T23:16:00Z">
        <w:r w:rsidR="003E02C1" w:rsidDel="00FA15C0">
          <w:delText>przedstawiam</w:delText>
        </w:r>
        <w:r w:rsidDel="00FA15C0">
          <w:delText xml:space="preserve"> </w:delText>
        </w:r>
      </w:del>
      <w:ins w:id="1339" w:author="Maciek" w:date="2011-09-02T23:16:00Z">
        <w:r w:rsidR="00FA15C0">
          <w:t xml:space="preserve">znajduje się </w:t>
        </w:r>
      </w:ins>
      <w:r>
        <w:t>przykładowy kod sekwencji oraz wyzwalacza :</w:t>
      </w:r>
    </w:p>
    <w:p w:rsidR="00073C2B" w:rsidRPr="00073C2B" w:rsidRDefault="00073C2B" w:rsidP="00073C2B">
      <w:pPr>
        <w:pStyle w:val="NormalnyIn"/>
        <w:rPr>
          <w:rFonts w:ascii="Courier New" w:hAnsi="Courier New" w:cs="Courier New"/>
        </w:rPr>
      </w:pPr>
    </w:p>
    <w:p w:rsidR="00073C2B" w:rsidRPr="00FA15C0" w:rsidRDefault="002436F7" w:rsidP="00073C2B">
      <w:pPr>
        <w:pStyle w:val="NormalnyIn"/>
        <w:rPr>
          <w:rFonts w:ascii="Courier New" w:hAnsi="Courier New" w:cs="Courier New"/>
          <w:sz w:val="20"/>
          <w:szCs w:val="20"/>
          <w:lang w:val="en-US"/>
          <w:rPrChange w:id="1340" w:author="Maciek" w:date="2011-09-02T23:15:00Z">
            <w:rPr>
              <w:rFonts w:ascii="Courier New" w:hAnsi="Courier New" w:cs="Courier New"/>
              <w:sz w:val="22"/>
              <w:szCs w:val="22"/>
              <w:lang w:val="en-US"/>
            </w:rPr>
          </w:rPrChange>
        </w:rPr>
      </w:pPr>
      <w:r w:rsidRPr="002436F7">
        <w:rPr>
          <w:rFonts w:ascii="Courier New" w:hAnsi="Courier New" w:cs="Courier New"/>
          <w:sz w:val="20"/>
          <w:szCs w:val="20"/>
          <w:lang w:val="en-US"/>
          <w:rPrChange w:id="1341" w:author="Maciek" w:date="2011-09-02T23:15:00Z">
            <w:rPr>
              <w:rFonts w:ascii="Courier New" w:hAnsi="Courier New" w:cs="Courier New"/>
              <w:sz w:val="22"/>
              <w:szCs w:val="22"/>
              <w:lang w:val="en-US"/>
            </w:rPr>
          </w:rPrChange>
        </w:rPr>
        <w:t>create sequence events_id_seq start with 1 increment by 1;</w:t>
      </w:r>
    </w:p>
    <w:p w:rsidR="00073C2B" w:rsidRPr="00FA15C0" w:rsidRDefault="00073C2B" w:rsidP="00073C2B">
      <w:pPr>
        <w:pStyle w:val="NormalnyIn"/>
        <w:rPr>
          <w:rFonts w:ascii="Courier New" w:hAnsi="Courier New" w:cs="Courier New"/>
          <w:sz w:val="20"/>
          <w:szCs w:val="20"/>
          <w:lang w:val="en-US"/>
          <w:rPrChange w:id="1342" w:author="Maciek" w:date="2011-09-02T23:15:00Z">
            <w:rPr>
              <w:rFonts w:ascii="Courier New" w:hAnsi="Courier New" w:cs="Courier New"/>
              <w:sz w:val="22"/>
              <w:szCs w:val="22"/>
              <w:lang w:val="en-US"/>
            </w:rPr>
          </w:rPrChange>
        </w:rPr>
      </w:pPr>
    </w:p>
    <w:p w:rsidR="00073C2B" w:rsidRPr="00FA15C0" w:rsidRDefault="002436F7" w:rsidP="00073C2B">
      <w:pPr>
        <w:pStyle w:val="NormalnyIn"/>
        <w:rPr>
          <w:rFonts w:ascii="Courier New" w:hAnsi="Courier New" w:cs="Courier New"/>
          <w:sz w:val="20"/>
          <w:szCs w:val="20"/>
          <w:lang w:val="en-US"/>
          <w:rPrChange w:id="1343" w:author="Maciek" w:date="2011-09-02T23:15:00Z">
            <w:rPr>
              <w:rFonts w:ascii="Courier New" w:hAnsi="Courier New" w:cs="Courier New"/>
              <w:sz w:val="22"/>
              <w:szCs w:val="22"/>
              <w:lang w:val="en-US"/>
            </w:rPr>
          </w:rPrChange>
        </w:rPr>
      </w:pPr>
      <w:r w:rsidRPr="002436F7">
        <w:rPr>
          <w:rFonts w:ascii="Courier New" w:hAnsi="Courier New" w:cs="Courier New"/>
          <w:sz w:val="20"/>
          <w:szCs w:val="20"/>
          <w:lang w:val="en-US"/>
          <w:rPrChange w:id="1344" w:author="Maciek" w:date="2011-09-02T23:15:00Z">
            <w:rPr>
              <w:rFonts w:ascii="Courier New" w:hAnsi="Courier New" w:cs="Courier New"/>
              <w:sz w:val="22"/>
              <w:szCs w:val="22"/>
              <w:lang w:val="en-US"/>
            </w:rPr>
          </w:rPrChange>
        </w:rPr>
        <w:t>create or replace trigger events_insert</w:t>
      </w:r>
    </w:p>
    <w:p w:rsidR="00073C2B" w:rsidRPr="00FA15C0" w:rsidRDefault="002436F7" w:rsidP="00073C2B">
      <w:pPr>
        <w:pStyle w:val="NormalnyIn"/>
        <w:rPr>
          <w:rFonts w:ascii="Courier New" w:hAnsi="Courier New" w:cs="Courier New"/>
          <w:sz w:val="20"/>
          <w:szCs w:val="20"/>
          <w:lang w:val="en-US"/>
          <w:rPrChange w:id="1345" w:author="Maciek" w:date="2011-09-02T23:15:00Z">
            <w:rPr>
              <w:rFonts w:ascii="Courier New" w:hAnsi="Courier New" w:cs="Courier New"/>
              <w:sz w:val="22"/>
              <w:szCs w:val="22"/>
              <w:lang w:val="en-US"/>
            </w:rPr>
          </w:rPrChange>
        </w:rPr>
      </w:pPr>
      <w:r w:rsidRPr="002436F7">
        <w:rPr>
          <w:rFonts w:ascii="Courier New" w:hAnsi="Courier New" w:cs="Courier New"/>
          <w:sz w:val="20"/>
          <w:szCs w:val="20"/>
          <w:lang w:val="en-US"/>
          <w:rPrChange w:id="1346" w:author="Maciek" w:date="2011-09-02T23:15:00Z">
            <w:rPr>
              <w:rFonts w:ascii="Courier New" w:hAnsi="Courier New" w:cs="Courier New"/>
              <w:sz w:val="22"/>
              <w:szCs w:val="22"/>
              <w:lang w:val="en-US"/>
            </w:rPr>
          </w:rPrChange>
        </w:rPr>
        <w:t>before insert on events</w:t>
      </w:r>
    </w:p>
    <w:p w:rsidR="00073C2B" w:rsidRPr="00FA15C0" w:rsidRDefault="002436F7" w:rsidP="00073C2B">
      <w:pPr>
        <w:pStyle w:val="NormalnyIn"/>
        <w:rPr>
          <w:rFonts w:ascii="Courier New" w:hAnsi="Courier New" w:cs="Courier New"/>
          <w:sz w:val="20"/>
          <w:szCs w:val="20"/>
          <w:lang w:val="en-US"/>
          <w:rPrChange w:id="1347" w:author="Maciek" w:date="2011-09-02T23:15:00Z">
            <w:rPr>
              <w:rFonts w:ascii="Courier New" w:hAnsi="Courier New" w:cs="Courier New"/>
              <w:sz w:val="22"/>
              <w:szCs w:val="22"/>
              <w:lang w:val="en-US"/>
            </w:rPr>
          </w:rPrChange>
        </w:rPr>
      </w:pPr>
      <w:r w:rsidRPr="002436F7">
        <w:rPr>
          <w:rFonts w:ascii="Courier New" w:hAnsi="Courier New" w:cs="Courier New"/>
          <w:sz w:val="20"/>
          <w:szCs w:val="20"/>
          <w:lang w:val="en-US"/>
          <w:rPrChange w:id="1348" w:author="Maciek" w:date="2011-09-02T23:15:00Z">
            <w:rPr>
              <w:rFonts w:ascii="Courier New" w:hAnsi="Courier New" w:cs="Courier New"/>
              <w:sz w:val="22"/>
              <w:szCs w:val="22"/>
              <w:lang w:val="en-US"/>
            </w:rPr>
          </w:rPrChange>
        </w:rPr>
        <w:t>for each row</w:t>
      </w:r>
    </w:p>
    <w:p w:rsidR="00073C2B" w:rsidRPr="00FA15C0" w:rsidRDefault="002436F7" w:rsidP="00073C2B">
      <w:pPr>
        <w:pStyle w:val="NormalnyIn"/>
        <w:rPr>
          <w:rFonts w:ascii="Courier New" w:hAnsi="Courier New" w:cs="Courier New"/>
          <w:sz w:val="20"/>
          <w:szCs w:val="20"/>
          <w:lang w:val="en-US"/>
          <w:rPrChange w:id="1349" w:author="Maciek" w:date="2011-09-02T23:15:00Z">
            <w:rPr>
              <w:rFonts w:ascii="Courier New" w:hAnsi="Courier New" w:cs="Courier New"/>
              <w:sz w:val="22"/>
              <w:szCs w:val="22"/>
              <w:lang w:val="en-US"/>
            </w:rPr>
          </w:rPrChange>
        </w:rPr>
      </w:pPr>
      <w:r w:rsidRPr="002436F7">
        <w:rPr>
          <w:rFonts w:ascii="Courier New" w:hAnsi="Courier New" w:cs="Courier New"/>
          <w:sz w:val="20"/>
          <w:szCs w:val="20"/>
          <w:lang w:val="en-US"/>
          <w:rPrChange w:id="1350" w:author="Maciek" w:date="2011-09-02T23:15:00Z">
            <w:rPr>
              <w:rFonts w:ascii="Courier New" w:hAnsi="Courier New" w:cs="Courier New"/>
              <w:sz w:val="22"/>
              <w:szCs w:val="22"/>
              <w:lang w:val="en-US"/>
            </w:rPr>
          </w:rPrChange>
        </w:rPr>
        <w:t>begin</w:t>
      </w:r>
    </w:p>
    <w:p w:rsidR="00073C2B" w:rsidRPr="00FA15C0" w:rsidRDefault="002436F7" w:rsidP="00073C2B">
      <w:pPr>
        <w:pStyle w:val="NormalnyIn"/>
        <w:rPr>
          <w:rFonts w:ascii="Courier New" w:hAnsi="Courier New" w:cs="Courier New"/>
          <w:sz w:val="20"/>
          <w:szCs w:val="20"/>
          <w:lang w:val="en-US"/>
          <w:rPrChange w:id="1351" w:author="Maciek" w:date="2011-09-02T23:15:00Z">
            <w:rPr>
              <w:rFonts w:ascii="Courier New" w:hAnsi="Courier New" w:cs="Courier New"/>
              <w:sz w:val="22"/>
              <w:szCs w:val="22"/>
              <w:lang w:val="en-US"/>
            </w:rPr>
          </w:rPrChange>
        </w:rPr>
      </w:pPr>
      <w:r w:rsidRPr="002436F7">
        <w:rPr>
          <w:rFonts w:ascii="Courier New" w:hAnsi="Courier New" w:cs="Courier New"/>
          <w:sz w:val="20"/>
          <w:szCs w:val="20"/>
          <w:lang w:val="en-US"/>
          <w:rPrChange w:id="1352" w:author="Maciek" w:date="2011-09-02T23:15:00Z">
            <w:rPr>
              <w:rFonts w:ascii="Courier New" w:hAnsi="Courier New" w:cs="Courier New"/>
              <w:sz w:val="22"/>
              <w:szCs w:val="22"/>
              <w:lang w:val="en-US"/>
            </w:rPr>
          </w:rPrChange>
        </w:rPr>
        <w:t xml:space="preserve">   if :new.id is null then</w:t>
      </w:r>
    </w:p>
    <w:p w:rsidR="00073C2B" w:rsidRPr="00FA15C0" w:rsidRDefault="002436F7" w:rsidP="00073C2B">
      <w:pPr>
        <w:pStyle w:val="NormalnyIn"/>
        <w:rPr>
          <w:rFonts w:ascii="Courier New" w:hAnsi="Courier New" w:cs="Courier New"/>
          <w:sz w:val="20"/>
          <w:szCs w:val="20"/>
          <w:lang w:val="en-US"/>
          <w:rPrChange w:id="1353" w:author="Maciek" w:date="2011-09-02T23:15:00Z">
            <w:rPr>
              <w:rFonts w:ascii="Courier New" w:hAnsi="Courier New" w:cs="Courier New"/>
              <w:sz w:val="22"/>
              <w:szCs w:val="22"/>
              <w:lang w:val="en-US"/>
            </w:rPr>
          </w:rPrChange>
        </w:rPr>
      </w:pPr>
      <w:r w:rsidRPr="002436F7">
        <w:rPr>
          <w:rFonts w:ascii="Courier New" w:hAnsi="Courier New" w:cs="Courier New"/>
          <w:sz w:val="20"/>
          <w:szCs w:val="20"/>
          <w:lang w:val="en-US"/>
          <w:rPrChange w:id="1354" w:author="Maciek" w:date="2011-09-02T23:15:00Z">
            <w:rPr>
              <w:rFonts w:ascii="Courier New" w:hAnsi="Courier New" w:cs="Courier New"/>
              <w:sz w:val="22"/>
              <w:szCs w:val="22"/>
              <w:lang w:val="en-US"/>
            </w:rPr>
          </w:rPrChange>
        </w:rPr>
        <w:t xml:space="preserve">    select events_id_seq.nextval into :new.id from dual;</w:t>
      </w:r>
    </w:p>
    <w:p w:rsidR="00073C2B" w:rsidRPr="002A3F32" w:rsidRDefault="002436F7" w:rsidP="00073C2B">
      <w:pPr>
        <w:pStyle w:val="NormalnyIn"/>
        <w:rPr>
          <w:rFonts w:ascii="Courier New" w:hAnsi="Courier New" w:cs="Courier New"/>
          <w:sz w:val="20"/>
          <w:szCs w:val="20"/>
          <w:rPrChange w:id="1355" w:author="Maciek" w:date="2011-09-02T23:15:00Z">
            <w:rPr>
              <w:rFonts w:ascii="Courier New" w:hAnsi="Courier New" w:cs="Courier New"/>
              <w:sz w:val="22"/>
              <w:szCs w:val="22"/>
              <w:lang w:val="en-US"/>
            </w:rPr>
          </w:rPrChange>
        </w:rPr>
      </w:pPr>
      <w:r w:rsidRPr="002436F7">
        <w:rPr>
          <w:rFonts w:ascii="Courier New" w:hAnsi="Courier New" w:cs="Courier New"/>
          <w:sz w:val="20"/>
          <w:szCs w:val="20"/>
          <w:rPrChange w:id="1356" w:author="Maciek" w:date="2011-09-02T23:15:00Z">
            <w:rPr>
              <w:rFonts w:ascii="Courier New" w:hAnsi="Courier New" w:cs="Courier New"/>
              <w:sz w:val="22"/>
              <w:szCs w:val="22"/>
              <w:lang w:val="en-US"/>
            </w:rPr>
          </w:rPrChange>
        </w:rPr>
        <w:t>end if;</w:t>
      </w:r>
    </w:p>
    <w:p w:rsidR="00073C2B" w:rsidRPr="002A3F32" w:rsidRDefault="002436F7" w:rsidP="00073C2B">
      <w:pPr>
        <w:pStyle w:val="NormalnyIn"/>
        <w:rPr>
          <w:rFonts w:ascii="Courier New" w:hAnsi="Courier New" w:cs="Courier New"/>
          <w:sz w:val="20"/>
          <w:szCs w:val="20"/>
          <w:rPrChange w:id="1357" w:author="Maciek" w:date="2011-09-02T23:15:00Z">
            <w:rPr>
              <w:rFonts w:ascii="Courier New" w:hAnsi="Courier New" w:cs="Courier New"/>
              <w:sz w:val="22"/>
              <w:szCs w:val="22"/>
              <w:lang w:val="en-US"/>
            </w:rPr>
          </w:rPrChange>
        </w:rPr>
      </w:pPr>
      <w:r w:rsidRPr="002436F7">
        <w:rPr>
          <w:rFonts w:ascii="Courier New" w:hAnsi="Courier New" w:cs="Courier New"/>
          <w:sz w:val="20"/>
          <w:szCs w:val="20"/>
          <w:rPrChange w:id="1358" w:author="Maciek" w:date="2011-09-02T23:15:00Z">
            <w:rPr>
              <w:rFonts w:ascii="Courier New" w:hAnsi="Courier New" w:cs="Courier New"/>
              <w:sz w:val="22"/>
              <w:szCs w:val="22"/>
              <w:lang w:val="en-US"/>
            </w:rPr>
          </w:rPrChange>
        </w:rPr>
        <w:t>end;</w:t>
      </w:r>
    </w:p>
    <w:p w:rsidR="004F7659" w:rsidRPr="004F7659" w:rsidRDefault="004F7659" w:rsidP="004F7659">
      <w:pPr>
        <w:pStyle w:val="Legenda"/>
        <w:rPr>
          <w:i/>
        </w:rPr>
      </w:pPr>
      <w:r w:rsidRPr="004F7659">
        <w:t xml:space="preserve">Kod źródłowy </w:t>
      </w:r>
      <w:r>
        <w:t>5.</w:t>
      </w:r>
      <w:r w:rsidR="002267BB">
        <w:t>2</w:t>
      </w:r>
      <w:r>
        <w:t xml:space="preserve"> Przykład wyzwalacza oraz sekwencji tabeli </w:t>
      </w:r>
      <w:r>
        <w:rPr>
          <w:i/>
        </w:rPr>
        <w:t>events</w:t>
      </w:r>
    </w:p>
    <w:p w:rsidR="00E35B76" w:rsidRPr="00255736" w:rsidRDefault="00255736" w:rsidP="00E35B76">
      <w:r w:rsidRPr="00255736">
        <w:tab/>
      </w:r>
    </w:p>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E35B76" w:rsidRPr="00255736" w:rsidRDefault="00E35B76" w:rsidP="00E35B76"/>
    <w:p w:rsidR="00764D0D" w:rsidRDefault="00764D0D" w:rsidP="0082106B">
      <w:pPr>
        <w:pStyle w:val="Nagwek2"/>
      </w:pPr>
      <w:bookmarkStart w:id="1359" w:name="_Toc302857090"/>
      <w:r w:rsidRPr="00263D19">
        <w:lastRenderedPageBreak/>
        <w:t>Opis usługi sieciowej – Web Service</w:t>
      </w:r>
      <w:bookmarkEnd w:id="1359"/>
    </w:p>
    <w:p w:rsidR="00EA1D0C" w:rsidRDefault="00EA1D0C" w:rsidP="00EA1D0C">
      <w:pPr>
        <w:pStyle w:val="Nagwek3"/>
      </w:pPr>
      <w:bookmarkStart w:id="1360" w:name="_Toc302857091"/>
      <w:r>
        <w:t>Cel powstania</w:t>
      </w:r>
      <w:bookmarkEnd w:id="1360"/>
    </w:p>
    <w:p w:rsidR="00EA1D0C" w:rsidRPr="00F039EA" w:rsidRDefault="00F039EA" w:rsidP="00F039EA">
      <w:pPr>
        <w:pStyle w:val="NormalnyIn"/>
        <w:ind w:firstLine="0"/>
      </w:pPr>
      <w:r w:rsidRPr="00F039EA">
        <w:t xml:space="preserve">Usługa sieciowa jest elementem zapewniającym komunikację pomiędzy </w:t>
      </w:r>
      <w:ins w:id="1361" w:author="Sebastian Łuczak" w:date="2011-08-31T23:22:00Z">
        <w:r w:rsidR="00B6661E" w:rsidRPr="00F039EA">
          <w:t xml:space="preserve">zainstalowanymi na telefonach komórkowych </w:t>
        </w:r>
      </w:ins>
      <w:r w:rsidRPr="00F039EA">
        <w:t xml:space="preserve">aplikacjami mobilnymi </w:t>
      </w:r>
      <w:del w:id="1362" w:author="Sebastian Łuczak" w:date="2011-08-31T23:22:00Z">
        <w:r w:rsidRPr="00F039EA" w:rsidDel="00B6661E">
          <w:delText xml:space="preserve">zainstalowanymi na telefonach komórkowych </w:delText>
        </w:r>
      </w:del>
      <w:r w:rsidRPr="00F039EA">
        <w:t xml:space="preserve">a bazą danych i </w:t>
      </w:r>
      <w:del w:id="1363" w:author="Maciek" w:date="2011-09-02T23:16:00Z">
        <w:r w:rsidRPr="00F039EA" w:rsidDel="00FA15C0">
          <w:delText>dalszymi partiami</w:delText>
        </w:r>
      </w:del>
      <w:ins w:id="1364" w:author="Maciek" w:date="2011-09-02T23:16:00Z">
        <w:r w:rsidR="00FA15C0">
          <w:t>pozostałymi kom</w:t>
        </w:r>
      </w:ins>
      <w:r w:rsidR="00F35C3D">
        <w:t>p</w:t>
      </w:r>
      <w:ins w:id="1365" w:author="Maciek" w:date="2011-09-02T23:16:00Z">
        <w:r w:rsidR="00FA15C0">
          <w:t>onentami</w:t>
        </w:r>
      </w:ins>
      <w:r w:rsidRPr="00F039EA">
        <w:t xml:space="preserve"> systemu. </w:t>
      </w:r>
    </w:p>
    <w:p w:rsidR="00EA1D0C" w:rsidRPr="00EA1D0C" w:rsidRDefault="00EA1D0C" w:rsidP="00EA1D0C">
      <w:pPr>
        <w:pStyle w:val="Nagwek3"/>
      </w:pPr>
      <w:bookmarkStart w:id="1366" w:name="_Toc302857092"/>
      <w:r>
        <w:t>Szczegóły implementacyjne</w:t>
      </w:r>
      <w:bookmarkEnd w:id="1366"/>
    </w:p>
    <w:p w:rsidR="00764D0D" w:rsidRDefault="00764D0D" w:rsidP="0082106B">
      <w:pPr>
        <w:pStyle w:val="NormalnyIn"/>
        <w:ind w:firstLine="0"/>
      </w:pPr>
      <w:r>
        <w:t xml:space="preserve">Stworzona </w:t>
      </w:r>
      <w:del w:id="1367" w:author="Maciek" w:date="2011-09-02T23:16:00Z">
        <w:r w:rsidDel="00FA15C0">
          <w:delText xml:space="preserve">przeze mnie </w:delText>
        </w:r>
      </w:del>
      <w:r>
        <w:t>usługa sieciowa jest samodzielną aplikacją zainstalowaną na serwerze</w:t>
      </w:r>
      <w:r w:rsidR="00947535">
        <w:t>,</w:t>
      </w:r>
      <w:r>
        <w:t xml:space="preserve"> której zadaniem jest nasłuchiwanie i przetwarzanie zgłoszeń napływających od aplikacji klienckich zainstalowanych na telefonach pracowników mobilnych. Można wyróżnić jej cztery główne funkcj</w:t>
      </w:r>
      <w:ins w:id="1368" w:author="Sebastian Łuczak" w:date="2011-08-31T23:22:00Z">
        <w:r w:rsidR="00B6661E">
          <w:t>e</w:t>
        </w:r>
      </w:ins>
      <w:del w:id="1369" w:author="Sebastian Łuczak" w:date="2011-08-31T23:22:00Z">
        <w:r w:rsidDel="00B6661E">
          <w:delText>onalności</w:delText>
        </w:r>
      </w:del>
      <w:r w:rsidR="00C537E7">
        <w:t xml:space="preserve"> pozwalające kolejno na</w:t>
      </w:r>
      <w:r>
        <w:t>:</w:t>
      </w:r>
    </w:p>
    <w:p w:rsidR="00764D0D" w:rsidRDefault="00764D0D" w:rsidP="006C7C39">
      <w:pPr>
        <w:pStyle w:val="NormalnyIn"/>
        <w:numPr>
          <w:ilvl w:val="0"/>
          <w:numId w:val="10"/>
        </w:numPr>
      </w:pPr>
      <w:r>
        <w:t>uwierzytelnienie pracownika i umożliwienie mu dalszej pracy z aplikacją mobilną</w:t>
      </w:r>
    </w:p>
    <w:p w:rsidR="00764D0D" w:rsidRDefault="00764D0D" w:rsidP="006C7C39">
      <w:pPr>
        <w:pStyle w:val="NormalnyIn"/>
        <w:numPr>
          <w:ilvl w:val="0"/>
          <w:numId w:val="10"/>
        </w:numPr>
      </w:pPr>
      <w:r>
        <w:t xml:space="preserve">sprawdzenie przez </w:t>
      </w:r>
      <w:del w:id="1370" w:author="Sebastian Łuczak" w:date="2011-08-31T23:22:00Z">
        <w:r w:rsidDel="00B6661E">
          <w:delText xml:space="preserve">aplikacje </w:delText>
        </w:r>
      </w:del>
      <w:ins w:id="1371" w:author="Sebastian Łuczak" w:date="2011-08-31T23:22:00Z">
        <w:r w:rsidR="00B6661E">
          <w:t xml:space="preserve">aplikację </w:t>
        </w:r>
      </w:ins>
      <w:r>
        <w:t xml:space="preserve">kliencką czy w bazie danych istnieją zdarzenia będące w statusie </w:t>
      </w:r>
      <w:r w:rsidR="004C6799">
        <w:t>„rozpoczęte”</w:t>
      </w:r>
    </w:p>
    <w:p w:rsidR="00764D0D" w:rsidRDefault="00764D0D" w:rsidP="006C7C39">
      <w:pPr>
        <w:pStyle w:val="NormalnyIn"/>
        <w:numPr>
          <w:ilvl w:val="0"/>
          <w:numId w:val="10"/>
        </w:numPr>
      </w:pPr>
      <w:r>
        <w:t>rejestrację nowego zdarzenia, lub też zamknięcie już istniejącego</w:t>
      </w:r>
    </w:p>
    <w:p w:rsidR="00764D0D" w:rsidRDefault="00764D0D" w:rsidP="006C7C39">
      <w:pPr>
        <w:pStyle w:val="NormalnyIn"/>
        <w:numPr>
          <w:ilvl w:val="0"/>
          <w:numId w:val="10"/>
        </w:numPr>
      </w:pPr>
      <w:r>
        <w:t xml:space="preserve">wprowadzenie do systemu nowej lokalizacji wraz z nowym identyfikatorem </w:t>
      </w:r>
      <w:del w:id="1372" w:author="Sebastian Łuczak" w:date="2011-08-31T23:22:00Z">
        <w:r w:rsidDel="00B6661E">
          <w:delText>Tagu</w:delText>
        </w:r>
      </w:del>
      <w:ins w:id="1373" w:author="Sebastian Łuczak" w:date="2011-08-31T23:22:00Z">
        <w:r w:rsidR="00B6661E">
          <w:t>znacznika</w:t>
        </w:r>
      </w:ins>
    </w:p>
    <w:p w:rsidR="006C7C39" w:rsidRDefault="00AC343C" w:rsidP="00764D0D">
      <w:pPr>
        <w:pStyle w:val="NormalnyIn"/>
      </w:pPr>
      <w:r>
        <w:t xml:space="preserve">Zaimplementowane rozwiązanie składa się z szeregu klas </w:t>
      </w:r>
      <w:r w:rsidR="006C7C39">
        <w:t xml:space="preserve">zgromadzonych w 5 modułach </w:t>
      </w:r>
      <w:r>
        <w:t>zapewniających poprawne działanie powyższych funkcj</w:t>
      </w:r>
      <w:del w:id="1374" w:author="Sebastian Łuczak" w:date="2011-08-31T23:22:00Z">
        <w:r w:rsidDel="00B6661E">
          <w:delText>onalnośc</w:delText>
        </w:r>
      </w:del>
      <w:r>
        <w:t xml:space="preserve">i. </w:t>
      </w:r>
    </w:p>
    <w:p w:rsidR="006C7C39" w:rsidRPr="006C7C39" w:rsidRDefault="006C7C39" w:rsidP="006C7C39">
      <w:pPr>
        <w:pStyle w:val="NormalnyIn"/>
        <w:numPr>
          <w:ilvl w:val="0"/>
          <w:numId w:val="11"/>
        </w:numPr>
        <w:rPr>
          <w:lang w:val="en-US"/>
        </w:rPr>
      </w:pPr>
      <w:r w:rsidRPr="006C7C39">
        <w:rPr>
          <w:lang w:val="en-US"/>
        </w:rPr>
        <w:t>Moduł DAO</w:t>
      </w:r>
    </w:p>
    <w:p w:rsidR="006C7C39" w:rsidRPr="006C7C39" w:rsidRDefault="006C7C39" w:rsidP="006C7C39">
      <w:pPr>
        <w:pStyle w:val="NormalnyIn"/>
        <w:numPr>
          <w:ilvl w:val="0"/>
          <w:numId w:val="11"/>
        </w:numPr>
        <w:rPr>
          <w:lang w:val="en-US"/>
        </w:rPr>
      </w:pPr>
      <w:r w:rsidRPr="006C7C39">
        <w:rPr>
          <w:lang w:val="en-US"/>
        </w:rPr>
        <w:t>Moduł Entity</w:t>
      </w:r>
    </w:p>
    <w:p w:rsidR="006C7C39" w:rsidRPr="006C7C39" w:rsidRDefault="006C7C39" w:rsidP="006C7C39">
      <w:pPr>
        <w:pStyle w:val="NormalnyIn"/>
        <w:numPr>
          <w:ilvl w:val="0"/>
          <w:numId w:val="11"/>
        </w:numPr>
        <w:rPr>
          <w:lang w:val="en-US"/>
        </w:rPr>
      </w:pPr>
      <w:r w:rsidRPr="006C7C39">
        <w:rPr>
          <w:lang w:val="en-US"/>
        </w:rPr>
        <w:t>Moduł WebService</w:t>
      </w:r>
    </w:p>
    <w:p w:rsidR="006C7C39" w:rsidRDefault="006C7C39" w:rsidP="006C7C39">
      <w:pPr>
        <w:pStyle w:val="NormalnyIn"/>
        <w:numPr>
          <w:ilvl w:val="0"/>
          <w:numId w:val="11"/>
        </w:numPr>
        <w:rPr>
          <w:lang w:val="en-US"/>
        </w:rPr>
      </w:pPr>
      <w:r>
        <w:rPr>
          <w:lang w:val="en-US"/>
        </w:rPr>
        <w:t>Moduł WebService.Request</w:t>
      </w:r>
    </w:p>
    <w:p w:rsidR="006C7C39" w:rsidRPr="006C7C39" w:rsidRDefault="006C7C39" w:rsidP="006C7C39">
      <w:pPr>
        <w:pStyle w:val="NormalnyIn"/>
        <w:numPr>
          <w:ilvl w:val="0"/>
          <w:numId w:val="11"/>
        </w:numPr>
        <w:rPr>
          <w:lang w:val="en-US"/>
        </w:rPr>
      </w:pPr>
      <w:r>
        <w:rPr>
          <w:lang w:val="en-US"/>
        </w:rPr>
        <w:t>Moduł WebService.Response</w:t>
      </w:r>
    </w:p>
    <w:p w:rsidR="006C7C39" w:rsidRDefault="00AC343C" w:rsidP="00764D0D">
      <w:pPr>
        <w:pStyle w:val="NormalnyIn"/>
      </w:pPr>
      <w:r>
        <w:t xml:space="preserve">Obiekty DAO (ang. </w:t>
      </w:r>
      <w:r w:rsidR="002436F7" w:rsidRPr="002436F7">
        <w:rPr>
          <w:i/>
          <w:rPrChange w:id="1375" w:author="Maciek" w:date="2011-09-02T23:17:00Z">
            <w:rPr/>
          </w:rPrChange>
        </w:rPr>
        <w:t>Data Access Object</w:t>
      </w:r>
      <w:r>
        <w:t xml:space="preserve"> ) odpowiadają za wykorzystanie szkieletu aplikacji Hibernate 3</w:t>
      </w:r>
      <w:r w:rsidR="00947535">
        <w:t>,</w:t>
      </w:r>
      <w:r>
        <w:t xml:space="preserve"> którego zadaniem jest poprawne mapowanie obiektów </w:t>
      </w:r>
      <w:r w:rsidR="006C7C39">
        <w:t xml:space="preserve">biznesowych </w:t>
      </w:r>
      <w:del w:id="1376" w:author="Maciek" w:date="2011-09-02T23:17:00Z">
        <w:r w:rsidR="006C7C39" w:rsidDel="00FA15C0">
          <w:delText xml:space="preserve">zawierających się z </w:delText>
        </w:r>
      </w:del>
      <w:ins w:id="1377" w:author="Sebastian Łuczak" w:date="2011-08-31T23:22:00Z">
        <w:del w:id="1378" w:author="Maciek" w:date="2011-09-02T23:17:00Z">
          <w:r w:rsidR="00B6661E" w:rsidDel="00FA15C0">
            <w:delText xml:space="preserve">w </w:delText>
          </w:r>
        </w:del>
      </w:ins>
      <w:del w:id="1379" w:author="Maciek" w:date="2011-09-02T23:17:00Z">
        <w:r w:rsidR="006C7C39" w:rsidDel="00FA15C0">
          <w:delText>module Entity</w:delText>
        </w:r>
        <w:r w:rsidDel="00FA15C0">
          <w:delText xml:space="preserve"> </w:delText>
        </w:r>
      </w:del>
      <w:r>
        <w:t>na encje bazy danych.</w:t>
      </w:r>
    </w:p>
    <w:p w:rsidR="001E4D1A" w:rsidRDefault="006C7C39" w:rsidP="00764D0D">
      <w:pPr>
        <w:pStyle w:val="NormalnyIn"/>
      </w:pPr>
      <w:r>
        <w:t>Wraz z obiektami biznesowymi w module Entity przechowy</w:t>
      </w:r>
      <w:r w:rsidR="001E4D1A">
        <w:t>wane są pliki odwzorowań hibernate pozwalające na odpowiednie odtworzenie tabel i ich kolumn na obiekty klas entity.</w:t>
      </w:r>
    </w:p>
    <w:p w:rsidR="00261B1A" w:rsidRDefault="00C6569D">
      <w:pPr>
        <w:pStyle w:val="NormalnyIn"/>
        <w:pPrChange w:id="1380" w:author="Sebastian Łuczak" w:date="2011-09-01T00:41:00Z">
          <w:pPr>
            <w:pStyle w:val="NormalnyIn"/>
            <w:ind w:firstLine="0"/>
          </w:pPr>
        </w:pPrChange>
      </w:pPr>
      <w:ins w:id="1381" w:author="Sebastian Łuczak" w:date="2011-09-01T00:41:00Z">
        <w:r>
          <w:t xml:space="preserve">Poniżej został zamieszczony przykładowy plik mapowań kolumn na obiekty klasy CUsers. Widzimy na nim w jaki sposób nazwy </w:t>
        </w:r>
        <w:del w:id="1382" w:author="Maciek" w:date="2011-09-02T23:18:00Z">
          <w:r w:rsidDel="00FA15C0">
            <w:delText>pół</w:delText>
          </w:r>
        </w:del>
      </w:ins>
      <w:ins w:id="1383" w:author="Maciek" w:date="2011-09-02T23:18:00Z">
        <w:r w:rsidR="00FA15C0">
          <w:t>zmiennych</w:t>
        </w:r>
      </w:ins>
      <w:ins w:id="1384" w:author="Sebastian Łuczak" w:date="2011-09-01T00:41:00Z">
        <w:r>
          <w:t xml:space="preserve">, oraz ich typy są mapowane na nazwy kolumn z encji bazy danych. Kolejną istotnym elementem tego pliku jest zaznaczenie </w:t>
        </w:r>
        <w:r>
          <w:lastRenderedPageBreak/>
          <w:t xml:space="preserve">w jaki sposób mają być generowane klucze główne – unikatowe w skali tabeli identyfikatory. W tym przypadku za generowanie pól </w:t>
        </w:r>
        <w:r w:rsidRPr="00770C5D">
          <w:rPr>
            <w:i/>
          </w:rPr>
          <w:t>ID</w:t>
        </w:r>
        <w:r>
          <w:t xml:space="preserve"> odpowiedzialna jest sekwencja </w:t>
        </w:r>
        <w:r w:rsidRPr="00770C5D">
          <w:rPr>
            <w:i/>
          </w:rPr>
          <w:t>users_id_seq</w:t>
        </w:r>
        <w:r>
          <w:rPr>
            <w:i/>
          </w:rPr>
          <w:t>.</w:t>
        </w:r>
      </w:ins>
    </w:p>
    <w:p w:rsidR="00F039EA" w:rsidRDefault="00F039EA" w:rsidP="00F039EA">
      <w:pPr>
        <w:pStyle w:val="NormalnyIn"/>
        <w:ind w:firstLine="0"/>
      </w:pP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385"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386" w:author="Maciek" w:date="2011-09-02T23:18:00Z">
            <w:rPr>
              <w:rFonts w:ascii="Courier New" w:hAnsi="Courier New" w:cs="Courier New"/>
              <w:lang w:val="en-US" w:eastAsia="pl-PL"/>
            </w:rPr>
          </w:rPrChange>
        </w:rPr>
        <w:t>&lt;?xml version=</w:t>
      </w:r>
      <w:r w:rsidRPr="002436F7">
        <w:rPr>
          <w:rFonts w:ascii="Courier New" w:hAnsi="Courier New" w:cs="Courier New"/>
          <w:i/>
          <w:iCs/>
          <w:sz w:val="20"/>
          <w:szCs w:val="20"/>
          <w:lang w:val="en-US" w:eastAsia="pl-PL"/>
          <w:rPrChange w:id="1387" w:author="Maciek" w:date="2011-09-02T23:18:00Z">
            <w:rPr>
              <w:rFonts w:ascii="Courier New" w:hAnsi="Courier New" w:cs="Courier New"/>
              <w:i/>
              <w:iCs/>
              <w:lang w:val="en-US" w:eastAsia="pl-PL"/>
            </w:rPr>
          </w:rPrChange>
        </w:rPr>
        <w:t>"1.0"</w:t>
      </w:r>
      <w:r w:rsidRPr="002436F7">
        <w:rPr>
          <w:rFonts w:ascii="Courier New" w:hAnsi="Courier New" w:cs="Courier New"/>
          <w:sz w:val="20"/>
          <w:szCs w:val="20"/>
          <w:lang w:val="en-US" w:eastAsia="pl-PL"/>
          <w:rPrChange w:id="1388" w:author="Maciek" w:date="2011-09-02T23:18:00Z">
            <w:rPr>
              <w:rFonts w:ascii="Courier New" w:hAnsi="Courier New" w:cs="Courier New"/>
              <w:lang w:val="en-US" w:eastAsia="pl-PL"/>
            </w:rPr>
          </w:rPrChange>
        </w:rPr>
        <w:t>?&gt;</w:t>
      </w: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389"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390" w:author="Maciek" w:date="2011-09-02T23:18:00Z">
            <w:rPr>
              <w:rFonts w:ascii="Courier New" w:hAnsi="Courier New" w:cs="Courier New"/>
              <w:lang w:val="en-US" w:eastAsia="pl-PL"/>
            </w:rPr>
          </w:rPrChange>
        </w:rPr>
        <w:t>&lt;!DOCTYPE hibernate-mapping PUBLIC "-//Hibernate/Hibernate Mapping DTD 3.0//EN"</w:t>
      </w: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391"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392" w:author="Maciek" w:date="2011-09-02T23:18:00Z">
            <w:rPr>
              <w:rFonts w:ascii="Courier New" w:hAnsi="Courier New" w:cs="Courier New"/>
              <w:lang w:val="en-US" w:eastAsia="pl-PL"/>
            </w:rPr>
          </w:rPrChange>
        </w:rPr>
        <w:t>"http://hibernate.sourceforge.net/hibernate-mapping-3.0.dtd"&gt;</w:t>
      </w: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393"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394" w:author="Maciek" w:date="2011-09-02T23:18:00Z">
            <w:rPr>
              <w:rFonts w:ascii="Courier New" w:hAnsi="Courier New" w:cs="Courier New"/>
              <w:lang w:val="en-US" w:eastAsia="pl-PL"/>
            </w:rPr>
          </w:rPrChange>
        </w:rPr>
        <w:t xml:space="preserve">&lt;!-- Generated 2011-06-22 19:16:38 by </w:t>
      </w:r>
      <w:r w:rsidRPr="002436F7">
        <w:rPr>
          <w:rFonts w:ascii="Courier New" w:hAnsi="Courier New" w:cs="Courier New"/>
          <w:sz w:val="20"/>
          <w:szCs w:val="20"/>
          <w:u w:val="single"/>
          <w:lang w:val="en-US" w:eastAsia="pl-PL"/>
          <w:rPrChange w:id="1395" w:author="Maciek" w:date="2011-09-02T23:18:00Z">
            <w:rPr>
              <w:rFonts w:ascii="Courier New" w:hAnsi="Courier New" w:cs="Courier New"/>
              <w:u w:val="single"/>
              <w:lang w:val="en-US" w:eastAsia="pl-PL"/>
            </w:rPr>
          </w:rPrChange>
        </w:rPr>
        <w:t>Hibernate</w:t>
      </w:r>
      <w:r w:rsidRPr="002436F7">
        <w:rPr>
          <w:rFonts w:ascii="Courier New" w:hAnsi="Courier New" w:cs="Courier New"/>
          <w:sz w:val="20"/>
          <w:szCs w:val="20"/>
          <w:lang w:val="en-US" w:eastAsia="pl-PL"/>
          <w:rPrChange w:id="1396" w:author="Maciek" w:date="2011-09-02T23:18:00Z">
            <w:rPr>
              <w:rFonts w:ascii="Courier New" w:hAnsi="Courier New" w:cs="Courier New"/>
              <w:lang w:val="en-US" w:eastAsia="pl-PL"/>
            </w:rPr>
          </w:rPrChange>
        </w:rPr>
        <w:t xml:space="preserve"> Tools 3.4.0.CR1 --&gt;</w:t>
      </w: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397"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398" w:author="Maciek" w:date="2011-09-02T23:18:00Z">
            <w:rPr>
              <w:rFonts w:ascii="Courier New" w:hAnsi="Courier New" w:cs="Courier New"/>
              <w:lang w:val="en-US" w:eastAsia="pl-PL"/>
            </w:rPr>
          </w:rPrChange>
        </w:rPr>
        <w:t>&lt;hibernate-mapping&gt;</w:t>
      </w: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399"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400" w:author="Maciek" w:date="2011-09-02T23:18:00Z">
            <w:rPr>
              <w:rFonts w:ascii="Courier New" w:hAnsi="Courier New" w:cs="Courier New"/>
              <w:lang w:val="en-US" w:eastAsia="pl-PL"/>
            </w:rPr>
          </w:rPrChange>
        </w:rPr>
        <w:t xml:space="preserve">    </w:t>
      </w: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401"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402" w:author="Maciek" w:date="2011-09-02T23:18:00Z">
            <w:rPr>
              <w:rFonts w:ascii="Courier New" w:hAnsi="Courier New" w:cs="Courier New"/>
              <w:lang w:val="en-US" w:eastAsia="pl-PL"/>
            </w:rPr>
          </w:rPrChange>
        </w:rPr>
        <w:t>&lt;class name=</w:t>
      </w:r>
      <w:r w:rsidRPr="002436F7">
        <w:rPr>
          <w:rFonts w:ascii="Courier New" w:hAnsi="Courier New" w:cs="Courier New"/>
          <w:i/>
          <w:iCs/>
          <w:sz w:val="20"/>
          <w:szCs w:val="20"/>
          <w:lang w:val="en-US" w:eastAsia="pl-PL"/>
          <w:rPrChange w:id="1403" w:author="Maciek" w:date="2011-09-02T23:18:00Z">
            <w:rPr>
              <w:rFonts w:ascii="Courier New" w:hAnsi="Courier New" w:cs="Courier New"/>
              <w:i/>
              <w:iCs/>
              <w:lang w:val="en-US" w:eastAsia="pl-PL"/>
            </w:rPr>
          </w:rPrChange>
        </w:rPr>
        <w:t>"db.entity.CUsers"</w:t>
      </w:r>
      <w:r w:rsidRPr="002436F7">
        <w:rPr>
          <w:rFonts w:ascii="Courier New" w:hAnsi="Courier New" w:cs="Courier New"/>
          <w:sz w:val="20"/>
          <w:szCs w:val="20"/>
          <w:lang w:val="en-US" w:eastAsia="pl-PL"/>
          <w:rPrChange w:id="1404" w:author="Maciek" w:date="2011-09-02T23:18:00Z">
            <w:rPr>
              <w:rFonts w:ascii="Courier New" w:hAnsi="Courier New" w:cs="Courier New"/>
              <w:lang w:val="en-US" w:eastAsia="pl-PL"/>
            </w:rPr>
          </w:rPrChange>
        </w:rPr>
        <w:t xml:space="preserve"> table=</w:t>
      </w:r>
      <w:r w:rsidRPr="002436F7">
        <w:rPr>
          <w:rFonts w:ascii="Courier New" w:hAnsi="Courier New" w:cs="Courier New"/>
          <w:i/>
          <w:iCs/>
          <w:sz w:val="20"/>
          <w:szCs w:val="20"/>
          <w:lang w:val="en-US" w:eastAsia="pl-PL"/>
          <w:rPrChange w:id="1405" w:author="Maciek" w:date="2011-09-02T23:18:00Z">
            <w:rPr>
              <w:rFonts w:ascii="Courier New" w:hAnsi="Courier New" w:cs="Courier New"/>
              <w:i/>
              <w:iCs/>
              <w:lang w:val="en-US" w:eastAsia="pl-PL"/>
            </w:rPr>
          </w:rPrChange>
        </w:rPr>
        <w:t>"USERS"</w:t>
      </w:r>
      <w:r w:rsidRPr="002436F7">
        <w:rPr>
          <w:rFonts w:ascii="Courier New" w:hAnsi="Courier New" w:cs="Courier New"/>
          <w:sz w:val="20"/>
          <w:szCs w:val="20"/>
          <w:lang w:val="en-US" w:eastAsia="pl-PL"/>
          <w:rPrChange w:id="1406" w:author="Maciek" w:date="2011-09-02T23:18:00Z">
            <w:rPr>
              <w:rFonts w:ascii="Courier New" w:hAnsi="Courier New" w:cs="Courier New"/>
              <w:lang w:val="en-US" w:eastAsia="pl-PL"/>
            </w:rPr>
          </w:rPrChange>
        </w:rPr>
        <w:t>&gt;</w:t>
      </w: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407"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408" w:author="Maciek" w:date="2011-09-02T23:18:00Z">
            <w:rPr>
              <w:rFonts w:ascii="Courier New" w:hAnsi="Courier New" w:cs="Courier New"/>
              <w:lang w:val="en-US" w:eastAsia="pl-PL"/>
            </w:rPr>
          </w:rPrChange>
        </w:rPr>
        <w:t xml:space="preserve">   &lt;id name=</w:t>
      </w:r>
      <w:r w:rsidRPr="002436F7">
        <w:rPr>
          <w:rFonts w:ascii="Courier New" w:hAnsi="Courier New" w:cs="Courier New"/>
          <w:i/>
          <w:iCs/>
          <w:sz w:val="20"/>
          <w:szCs w:val="20"/>
          <w:lang w:val="en-US" w:eastAsia="pl-PL"/>
          <w:rPrChange w:id="1409" w:author="Maciek" w:date="2011-09-02T23:18:00Z">
            <w:rPr>
              <w:rFonts w:ascii="Courier New" w:hAnsi="Courier New" w:cs="Courier New"/>
              <w:i/>
              <w:iCs/>
              <w:lang w:val="en-US" w:eastAsia="pl-PL"/>
            </w:rPr>
          </w:rPrChange>
        </w:rPr>
        <w:t>"Id"</w:t>
      </w:r>
      <w:r w:rsidRPr="002436F7">
        <w:rPr>
          <w:rFonts w:ascii="Courier New" w:hAnsi="Courier New" w:cs="Courier New"/>
          <w:sz w:val="20"/>
          <w:szCs w:val="20"/>
          <w:lang w:val="en-US" w:eastAsia="pl-PL"/>
          <w:rPrChange w:id="1410" w:author="Maciek" w:date="2011-09-02T23:18:00Z">
            <w:rPr>
              <w:rFonts w:ascii="Courier New" w:hAnsi="Courier New" w:cs="Courier New"/>
              <w:lang w:val="en-US" w:eastAsia="pl-PL"/>
            </w:rPr>
          </w:rPrChange>
        </w:rPr>
        <w:t xml:space="preserve"> type=</w:t>
      </w:r>
      <w:r w:rsidRPr="002436F7">
        <w:rPr>
          <w:rFonts w:ascii="Courier New" w:hAnsi="Courier New" w:cs="Courier New"/>
          <w:i/>
          <w:iCs/>
          <w:sz w:val="20"/>
          <w:szCs w:val="20"/>
          <w:lang w:val="en-US" w:eastAsia="pl-PL"/>
          <w:rPrChange w:id="1411" w:author="Maciek" w:date="2011-09-02T23:18:00Z">
            <w:rPr>
              <w:rFonts w:ascii="Courier New" w:hAnsi="Courier New" w:cs="Courier New"/>
              <w:i/>
              <w:iCs/>
              <w:lang w:val="en-US" w:eastAsia="pl-PL"/>
            </w:rPr>
          </w:rPrChange>
        </w:rPr>
        <w:t>"long"</w:t>
      </w:r>
      <w:r w:rsidRPr="002436F7">
        <w:rPr>
          <w:rFonts w:ascii="Courier New" w:hAnsi="Courier New" w:cs="Courier New"/>
          <w:sz w:val="20"/>
          <w:szCs w:val="20"/>
          <w:lang w:val="en-US" w:eastAsia="pl-PL"/>
          <w:rPrChange w:id="1412" w:author="Maciek" w:date="2011-09-02T23:18:00Z">
            <w:rPr>
              <w:rFonts w:ascii="Courier New" w:hAnsi="Courier New" w:cs="Courier New"/>
              <w:lang w:val="en-US" w:eastAsia="pl-PL"/>
            </w:rPr>
          </w:rPrChange>
        </w:rPr>
        <w:t xml:space="preserve"> column=</w:t>
      </w:r>
      <w:r w:rsidRPr="002436F7">
        <w:rPr>
          <w:rFonts w:ascii="Courier New" w:hAnsi="Courier New" w:cs="Courier New"/>
          <w:i/>
          <w:iCs/>
          <w:sz w:val="20"/>
          <w:szCs w:val="20"/>
          <w:lang w:val="en-US" w:eastAsia="pl-PL"/>
          <w:rPrChange w:id="1413" w:author="Maciek" w:date="2011-09-02T23:18:00Z">
            <w:rPr>
              <w:rFonts w:ascii="Courier New" w:hAnsi="Courier New" w:cs="Courier New"/>
              <w:i/>
              <w:iCs/>
              <w:lang w:val="en-US" w:eastAsia="pl-PL"/>
            </w:rPr>
          </w:rPrChange>
        </w:rPr>
        <w:t>"id"</w:t>
      </w:r>
      <w:r w:rsidRPr="002436F7">
        <w:rPr>
          <w:rFonts w:ascii="Courier New" w:hAnsi="Courier New" w:cs="Courier New"/>
          <w:sz w:val="20"/>
          <w:szCs w:val="20"/>
          <w:lang w:val="en-US" w:eastAsia="pl-PL"/>
          <w:rPrChange w:id="1414" w:author="Maciek" w:date="2011-09-02T23:18:00Z">
            <w:rPr>
              <w:rFonts w:ascii="Courier New" w:hAnsi="Courier New" w:cs="Courier New"/>
              <w:lang w:val="en-US" w:eastAsia="pl-PL"/>
            </w:rPr>
          </w:rPrChange>
        </w:rPr>
        <w:t xml:space="preserve">   &gt;</w:t>
      </w: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415"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416" w:author="Maciek" w:date="2011-09-02T23:18:00Z">
            <w:rPr>
              <w:rFonts w:ascii="Courier New" w:hAnsi="Courier New" w:cs="Courier New"/>
              <w:lang w:val="en-US" w:eastAsia="pl-PL"/>
            </w:rPr>
          </w:rPrChange>
        </w:rPr>
        <w:t xml:space="preserve">            &lt;generator class=</w:t>
      </w:r>
      <w:r w:rsidRPr="002436F7">
        <w:rPr>
          <w:rFonts w:ascii="Courier New" w:hAnsi="Courier New" w:cs="Courier New"/>
          <w:i/>
          <w:iCs/>
          <w:sz w:val="20"/>
          <w:szCs w:val="20"/>
          <w:lang w:val="en-US" w:eastAsia="pl-PL"/>
          <w:rPrChange w:id="1417" w:author="Maciek" w:date="2011-09-02T23:18:00Z">
            <w:rPr>
              <w:rFonts w:ascii="Courier New" w:hAnsi="Courier New" w:cs="Courier New"/>
              <w:i/>
              <w:iCs/>
              <w:lang w:val="en-US" w:eastAsia="pl-PL"/>
            </w:rPr>
          </w:rPrChange>
        </w:rPr>
        <w:t>"sequence"</w:t>
      </w:r>
      <w:r w:rsidRPr="002436F7">
        <w:rPr>
          <w:rFonts w:ascii="Courier New" w:hAnsi="Courier New" w:cs="Courier New"/>
          <w:sz w:val="20"/>
          <w:szCs w:val="20"/>
          <w:lang w:val="en-US" w:eastAsia="pl-PL"/>
          <w:rPrChange w:id="1418" w:author="Maciek" w:date="2011-09-02T23:18:00Z">
            <w:rPr>
              <w:rFonts w:ascii="Courier New" w:hAnsi="Courier New" w:cs="Courier New"/>
              <w:lang w:val="en-US" w:eastAsia="pl-PL"/>
            </w:rPr>
          </w:rPrChange>
        </w:rPr>
        <w:t>&gt;</w:t>
      </w: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419"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420" w:author="Maciek" w:date="2011-09-02T23:18:00Z">
            <w:rPr>
              <w:rFonts w:ascii="Courier New" w:hAnsi="Courier New" w:cs="Courier New"/>
              <w:lang w:val="en-US" w:eastAsia="pl-PL"/>
            </w:rPr>
          </w:rPrChange>
        </w:rPr>
        <w:t xml:space="preserve">            &lt;param name=</w:t>
      </w:r>
      <w:r w:rsidRPr="002436F7">
        <w:rPr>
          <w:rFonts w:ascii="Courier New" w:hAnsi="Courier New" w:cs="Courier New"/>
          <w:i/>
          <w:iCs/>
          <w:sz w:val="20"/>
          <w:szCs w:val="20"/>
          <w:lang w:val="en-US" w:eastAsia="pl-PL"/>
          <w:rPrChange w:id="1421" w:author="Maciek" w:date="2011-09-02T23:18:00Z">
            <w:rPr>
              <w:rFonts w:ascii="Courier New" w:hAnsi="Courier New" w:cs="Courier New"/>
              <w:i/>
              <w:iCs/>
              <w:lang w:val="en-US" w:eastAsia="pl-PL"/>
            </w:rPr>
          </w:rPrChange>
        </w:rPr>
        <w:t>"sequence"</w:t>
      </w:r>
      <w:r w:rsidRPr="002436F7">
        <w:rPr>
          <w:rFonts w:ascii="Courier New" w:hAnsi="Courier New" w:cs="Courier New"/>
          <w:sz w:val="20"/>
          <w:szCs w:val="20"/>
          <w:lang w:val="en-US" w:eastAsia="pl-PL"/>
          <w:rPrChange w:id="1422" w:author="Maciek" w:date="2011-09-02T23:18:00Z">
            <w:rPr>
              <w:rFonts w:ascii="Courier New" w:hAnsi="Courier New" w:cs="Courier New"/>
              <w:lang w:val="en-US" w:eastAsia="pl-PL"/>
            </w:rPr>
          </w:rPrChange>
        </w:rPr>
        <w:t>&gt;users_id_seq&lt;/param&gt;</w:t>
      </w: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423"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424" w:author="Maciek" w:date="2011-09-02T23:18:00Z">
            <w:rPr>
              <w:rFonts w:ascii="Courier New" w:hAnsi="Courier New" w:cs="Courier New"/>
              <w:lang w:val="en-US" w:eastAsia="pl-PL"/>
            </w:rPr>
          </w:rPrChange>
        </w:rPr>
        <w:t xml:space="preserve">            &lt;/generator&gt;</w:t>
      </w: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425"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426" w:author="Maciek" w:date="2011-09-02T23:18:00Z">
            <w:rPr>
              <w:rFonts w:ascii="Courier New" w:hAnsi="Courier New" w:cs="Courier New"/>
              <w:lang w:val="en-US" w:eastAsia="pl-PL"/>
            </w:rPr>
          </w:rPrChange>
        </w:rPr>
        <w:t xml:space="preserve">   &lt;/id&gt;</w:t>
      </w:r>
    </w:p>
    <w:p w:rsidR="00F039EA" w:rsidRPr="00FA15C0" w:rsidRDefault="00F039EA" w:rsidP="00F039EA">
      <w:pPr>
        <w:autoSpaceDE w:val="0"/>
        <w:autoSpaceDN w:val="0"/>
        <w:adjustRightInd w:val="0"/>
        <w:jc w:val="left"/>
        <w:rPr>
          <w:rFonts w:ascii="Courier New" w:hAnsi="Courier New" w:cs="Courier New"/>
          <w:sz w:val="20"/>
          <w:szCs w:val="20"/>
          <w:lang w:val="en-US" w:eastAsia="pl-PL"/>
          <w:rPrChange w:id="1427" w:author="Maciek" w:date="2011-09-02T23:18:00Z">
            <w:rPr>
              <w:rFonts w:ascii="Courier New" w:hAnsi="Courier New" w:cs="Courier New"/>
              <w:lang w:val="en-US" w:eastAsia="pl-PL"/>
            </w:rPr>
          </w:rPrChange>
        </w:rPr>
      </w:pP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428"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429" w:author="Maciek" w:date="2011-09-02T23:18:00Z">
            <w:rPr>
              <w:rFonts w:ascii="Courier New" w:hAnsi="Courier New" w:cs="Courier New"/>
              <w:lang w:val="en-US" w:eastAsia="pl-PL"/>
            </w:rPr>
          </w:rPrChange>
        </w:rPr>
        <w:t>&lt;property name=</w:t>
      </w:r>
      <w:r w:rsidRPr="002436F7">
        <w:rPr>
          <w:rFonts w:ascii="Courier New" w:hAnsi="Courier New" w:cs="Courier New"/>
          <w:i/>
          <w:iCs/>
          <w:sz w:val="20"/>
          <w:szCs w:val="20"/>
          <w:lang w:val="en-US" w:eastAsia="pl-PL"/>
          <w:rPrChange w:id="1430" w:author="Maciek" w:date="2011-09-02T23:18:00Z">
            <w:rPr>
              <w:rFonts w:ascii="Courier New" w:hAnsi="Courier New" w:cs="Courier New"/>
              <w:i/>
              <w:iCs/>
              <w:lang w:val="en-US" w:eastAsia="pl-PL"/>
            </w:rPr>
          </w:rPrChange>
        </w:rPr>
        <w:t>"userName"</w:t>
      </w:r>
      <w:r w:rsidRPr="002436F7">
        <w:rPr>
          <w:rFonts w:ascii="Courier New" w:hAnsi="Courier New" w:cs="Courier New"/>
          <w:sz w:val="20"/>
          <w:szCs w:val="20"/>
          <w:lang w:val="en-US" w:eastAsia="pl-PL"/>
          <w:rPrChange w:id="1431" w:author="Maciek" w:date="2011-09-02T23:18:00Z">
            <w:rPr>
              <w:rFonts w:ascii="Courier New" w:hAnsi="Courier New" w:cs="Courier New"/>
              <w:lang w:val="en-US" w:eastAsia="pl-PL"/>
            </w:rPr>
          </w:rPrChange>
        </w:rPr>
        <w:t xml:space="preserve"> type=</w:t>
      </w:r>
      <w:r w:rsidRPr="002436F7">
        <w:rPr>
          <w:rFonts w:ascii="Courier New" w:hAnsi="Courier New" w:cs="Courier New"/>
          <w:i/>
          <w:iCs/>
          <w:sz w:val="20"/>
          <w:szCs w:val="20"/>
          <w:lang w:val="en-US" w:eastAsia="pl-PL"/>
          <w:rPrChange w:id="1432" w:author="Maciek" w:date="2011-09-02T23:18:00Z">
            <w:rPr>
              <w:rFonts w:ascii="Courier New" w:hAnsi="Courier New" w:cs="Courier New"/>
              <w:i/>
              <w:iCs/>
              <w:lang w:val="en-US" w:eastAsia="pl-PL"/>
            </w:rPr>
          </w:rPrChange>
        </w:rPr>
        <w:t>"java.lang.String"</w:t>
      </w:r>
      <w:r w:rsidRPr="002436F7">
        <w:rPr>
          <w:rFonts w:ascii="Courier New" w:hAnsi="Courier New" w:cs="Courier New"/>
          <w:sz w:val="20"/>
          <w:szCs w:val="20"/>
          <w:lang w:val="en-US" w:eastAsia="pl-PL"/>
          <w:rPrChange w:id="1433" w:author="Maciek" w:date="2011-09-02T23:18:00Z">
            <w:rPr>
              <w:rFonts w:ascii="Courier New" w:hAnsi="Courier New" w:cs="Courier New"/>
              <w:lang w:val="en-US" w:eastAsia="pl-PL"/>
            </w:rPr>
          </w:rPrChange>
        </w:rPr>
        <w:t xml:space="preserve"> column=</w:t>
      </w:r>
      <w:r w:rsidRPr="002436F7">
        <w:rPr>
          <w:rFonts w:ascii="Courier New" w:hAnsi="Courier New" w:cs="Courier New"/>
          <w:i/>
          <w:iCs/>
          <w:sz w:val="20"/>
          <w:szCs w:val="20"/>
          <w:lang w:val="en-US" w:eastAsia="pl-PL"/>
          <w:rPrChange w:id="1434" w:author="Maciek" w:date="2011-09-02T23:18:00Z">
            <w:rPr>
              <w:rFonts w:ascii="Courier New" w:hAnsi="Courier New" w:cs="Courier New"/>
              <w:i/>
              <w:iCs/>
              <w:lang w:val="en-US" w:eastAsia="pl-PL"/>
            </w:rPr>
          </w:rPrChange>
        </w:rPr>
        <w:t>"USER_NAME"</w:t>
      </w:r>
      <w:r w:rsidRPr="002436F7">
        <w:rPr>
          <w:rFonts w:ascii="Courier New" w:hAnsi="Courier New" w:cs="Courier New"/>
          <w:sz w:val="20"/>
          <w:szCs w:val="20"/>
          <w:lang w:val="en-US" w:eastAsia="pl-PL"/>
          <w:rPrChange w:id="1435" w:author="Maciek" w:date="2011-09-02T23:18:00Z">
            <w:rPr>
              <w:rFonts w:ascii="Courier New" w:hAnsi="Courier New" w:cs="Courier New"/>
              <w:lang w:val="en-US" w:eastAsia="pl-PL"/>
            </w:rPr>
          </w:rPrChange>
        </w:rPr>
        <w:t>/&gt;</w:t>
      </w: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436"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437" w:author="Maciek" w:date="2011-09-02T23:18:00Z">
            <w:rPr>
              <w:rFonts w:ascii="Courier New" w:hAnsi="Courier New" w:cs="Courier New"/>
              <w:lang w:val="en-US" w:eastAsia="pl-PL"/>
            </w:rPr>
          </w:rPrChange>
        </w:rPr>
        <w:t>&lt;property name=</w:t>
      </w:r>
      <w:r w:rsidRPr="002436F7">
        <w:rPr>
          <w:rFonts w:ascii="Courier New" w:hAnsi="Courier New" w:cs="Courier New"/>
          <w:i/>
          <w:iCs/>
          <w:sz w:val="20"/>
          <w:szCs w:val="20"/>
          <w:lang w:val="en-US" w:eastAsia="pl-PL"/>
          <w:rPrChange w:id="1438" w:author="Maciek" w:date="2011-09-02T23:18:00Z">
            <w:rPr>
              <w:rFonts w:ascii="Courier New" w:hAnsi="Courier New" w:cs="Courier New"/>
              <w:i/>
              <w:iCs/>
              <w:lang w:val="en-US" w:eastAsia="pl-PL"/>
            </w:rPr>
          </w:rPrChange>
        </w:rPr>
        <w:t>"userPassword"</w:t>
      </w:r>
      <w:r w:rsidRPr="002436F7">
        <w:rPr>
          <w:rFonts w:ascii="Courier New" w:hAnsi="Courier New" w:cs="Courier New"/>
          <w:sz w:val="20"/>
          <w:szCs w:val="20"/>
          <w:lang w:val="en-US" w:eastAsia="pl-PL"/>
          <w:rPrChange w:id="1439" w:author="Maciek" w:date="2011-09-02T23:18:00Z">
            <w:rPr>
              <w:rFonts w:ascii="Courier New" w:hAnsi="Courier New" w:cs="Courier New"/>
              <w:lang w:val="en-US" w:eastAsia="pl-PL"/>
            </w:rPr>
          </w:rPrChange>
        </w:rPr>
        <w:t xml:space="preserve"> type=</w:t>
      </w:r>
      <w:r w:rsidRPr="002436F7">
        <w:rPr>
          <w:rFonts w:ascii="Courier New" w:hAnsi="Courier New" w:cs="Courier New"/>
          <w:i/>
          <w:iCs/>
          <w:sz w:val="20"/>
          <w:szCs w:val="20"/>
          <w:lang w:val="en-US" w:eastAsia="pl-PL"/>
          <w:rPrChange w:id="1440" w:author="Maciek" w:date="2011-09-02T23:18:00Z">
            <w:rPr>
              <w:rFonts w:ascii="Courier New" w:hAnsi="Courier New" w:cs="Courier New"/>
              <w:i/>
              <w:iCs/>
              <w:lang w:val="en-US" w:eastAsia="pl-PL"/>
            </w:rPr>
          </w:rPrChange>
        </w:rPr>
        <w:t>"java.lang.String"</w:t>
      </w:r>
      <w:r w:rsidRPr="002436F7">
        <w:rPr>
          <w:rFonts w:ascii="Courier New" w:hAnsi="Courier New" w:cs="Courier New"/>
          <w:sz w:val="20"/>
          <w:szCs w:val="20"/>
          <w:lang w:val="en-US" w:eastAsia="pl-PL"/>
          <w:rPrChange w:id="1441" w:author="Maciek" w:date="2011-09-02T23:18:00Z">
            <w:rPr>
              <w:rFonts w:ascii="Courier New" w:hAnsi="Courier New" w:cs="Courier New"/>
              <w:lang w:val="en-US" w:eastAsia="pl-PL"/>
            </w:rPr>
          </w:rPrChange>
        </w:rPr>
        <w:t xml:space="preserve"> column=</w:t>
      </w:r>
      <w:r w:rsidRPr="002436F7">
        <w:rPr>
          <w:rFonts w:ascii="Courier New" w:hAnsi="Courier New" w:cs="Courier New"/>
          <w:i/>
          <w:iCs/>
          <w:sz w:val="20"/>
          <w:szCs w:val="20"/>
          <w:lang w:val="en-US" w:eastAsia="pl-PL"/>
          <w:rPrChange w:id="1442" w:author="Maciek" w:date="2011-09-02T23:18:00Z">
            <w:rPr>
              <w:rFonts w:ascii="Courier New" w:hAnsi="Courier New" w:cs="Courier New"/>
              <w:i/>
              <w:iCs/>
              <w:lang w:val="en-US" w:eastAsia="pl-PL"/>
            </w:rPr>
          </w:rPrChange>
        </w:rPr>
        <w:t>"USER_PASS"</w:t>
      </w:r>
      <w:r w:rsidRPr="002436F7">
        <w:rPr>
          <w:rFonts w:ascii="Courier New" w:hAnsi="Courier New" w:cs="Courier New"/>
          <w:sz w:val="20"/>
          <w:szCs w:val="20"/>
          <w:lang w:val="en-US" w:eastAsia="pl-PL"/>
          <w:rPrChange w:id="1443" w:author="Maciek" w:date="2011-09-02T23:18:00Z">
            <w:rPr>
              <w:rFonts w:ascii="Courier New" w:hAnsi="Courier New" w:cs="Courier New"/>
              <w:lang w:val="en-US" w:eastAsia="pl-PL"/>
            </w:rPr>
          </w:rPrChange>
        </w:rPr>
        <w:t>/&gt;</w:t>
      </w: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444"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445" w:author="Maciek" w:date="2011-09-02T23:18:00Z">
            <w:rPr>
              <w:rFonts w:ascii="Courier New" w:hAnsi="Courier New" w:cs="Courier New"/>
              <w:lang w:val="en-US" w:eastAsia="pl-PL"/>
            </w:rPr>
          </w:rPrChange>
        </w:rPr>
        <w:t>&lt;property name=</w:t>
      </w:r>
      <w:r w:rsidRPr="002436F7">
        <w:rPr>
          <w:rFonts w:ascii="Courier New" w:hAnsi="Courier New" w:cs="Courier New"/>
          <w:i/>
          <w:iCs/>
          <w:sz w:val="20"/>
          <w:szCs w:val="20"/>
          <w:lang w:val="en-US" w:eastAsia="pl-PL"/>
          <w:rPrChange w:id="1446" w:author="Maciek" w:date="2011-09-02T23:18:00Z">
            <w:rPr>
              <w:rFonts w:ascii="Courier New" w:hAnsi="Courier New" w:cs="Courier New"/>
              <w:i/>
              <w:iCs/>
              <w:lang w:val="en-US" w:eastAsia="pl-PL"/>
            </w:rPr>
          </w:rPrChange>
        </w:rPr>
        <w:t>"creationDate"</w:t>
      </w:r>
      <w:r w:rsidRPr="002436F7">
        <w:rPr>
          <w:rFonts w:ascii="Courier New" w:hAnsi="Courier New" w:cs="Courier New"/>
          <w:sz w:val="20"/>
          <w:szCs w:val="20"/>
          <w:lang w:val="en-US" w:eastAsia="pl-PL"/>
          <w:rPrChange w:id="1447" w:author="Maciek" w:date="2011-09-02T23:18:00Z">
            <w:rPr>
              <w:rFonts w:ascii="Courier New" w:hAnsi="Courier New" w:cs="Courier New"/>
              <w:lang w:val="en-US" w:eastAsia="pl-PL"/>
            </w:rPr>
          </w:rPrChange>
        </w:rPr>
        <w:t xml:space="preserve"> type=</w:t>
      </w:r>
      <w:r w:rsidRPr="002436F7">
        <w:rPr>
          <w:rFonts w:ascii="Courier New" w:hAnsi="Courier New" w:cs="Courier New"/>
          <w:i/>
          <w:iCs/>
          <w:sz w:val="20"/>
          <w:szCs w:val="20"/>
          <w:lang w:val="en-US" w:eastAsia="pl-PL"/>
          <w:rPrChange w:id="1448" w:author="Maciek" w:date="2011-09-02T23:18:00Z">
            <w:rPr>
              <w:rFonts w:ascii="Courier New" w:hAnsi="Courier New" w:cs="Courier New"/>
              <w:i/>
              <w:iCs/>
              <w:lang w:val="en-US" w:eastAsia="pl-PL"/>
            </w:rPr>
          </w:rPrChange>
        </w:rPr>
        <w:t>"java.sql.Timestamp"</w:t>
      </w:r>
      <w:r w:rsidRPr="002436F7">
        <w:rPr>
          <w:rFonts w:ascii="Courier New" w:hAnsi="Courier New" w:cs="Courier New"/>
          <w:sz w:val="20"/>
          <w:szCs w:val="20"/>
          <w:lang w:val="en-US" w:eastAsia="pl-PL"/>
          <w:rPrChange w:id="1449" w:author="Maciek" w:date="2011-09-02T23:18:00Z">
            <w:rPr>
              <w:rFonts w:ascii="Courier New" w:hAnsi="Courier New" w:cs="Courier New"/>
              <w:lang w:val="en-US" w:eastAsia="pl-PL"/>
            </w:rPr>
          </w:rPrChange>
        </w:rPr>
        <w:t xml:space="preserve"> column=</w:t>
      </w:r>
      <w:r w:rsidRPr="002436F7">
        <w:rPr>
          <w:rFonts w:ascii="Courier New" w:hAnsi="Courier New" w:cs="Courier New"/>
          <w:i/>
          <w:iCs/>
          <w:sz w:val="20"/>
          <w:szCs w:val="20"/>
          <w:lang w:val="en-US" w:eastAsia="pl-PL"/>
          <w:rPrChange w:id="1450" w:author="Maciek" w:date="2011-09-02T23:18:00Z">
            <w:rPr>
              <w:rFonts w:ascii="Courier New" w:hAnsi="Courier New" w:cs="Courier New"/>
              <w:i/>
              <w:iCs/>
              <w:lang w:val="en-US" w:eastAsia="pl-PL"/>
            </w:rPr>
          </w:rPrChange>
        </w:rPr>
        <w:t>"USER_CREATION_DATE"</w:t>
      </w:r>
      <w:r w:rsidRPr="002436F7">
        <w:rPr>
          <w:rFonts w:ascii="Courier New" w:hAnsi="Courier New" w:cs="Courier New"/>
          <w:sz w:val="20"/>
          <w:szCs w:val="20"/>
          <w:lang w:val="en-US" w:eastAsia="pl-PL"/>
          <w:rPrChange w:id="1451" w:author="Maciek" w:date="2011-09-02T23:18:00Z">
            <w:rPr>
              <w:rFonts w:ascii="Courier New" w:hAnsi="Courier New" w:cs="Courier New"/>
              <w:lang w:val="en-US" w:eastAsia="pl-PL"/>
            </w:rPr>
          </w:rPrChange>
        </w:rPr>
        <w:t xml:space="preserve"> /&gt;</w:t>
      </w: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452"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453" w:author="Maciek" w:date="2011-09-02T23:18:00Z">
            <w:rPr>
              <w:rFonts w:ascii="Courier New" w:hAnsi="Courier New" w:cs="Courier New"/>
              <w:lang w:val="en-US" w:eastAsia="pl-PL"/>
            </w:rPr>
          </w:rPrChange>
        </w:rPr>
        <w:t>&lt;property generated=</w:t>
      </w:r>
      <w:r w:rsidRPr="002436F7">
        <w:rPr>
          <w:rFonts w:ascii="Courier New" w:hAnsi="Courier New" w:cs="Courier New"/>
          <w:i/>
          <w:iCs/>
          <w:sz w:val="20"/>
          <w:szCs w:val="20"/>
          <w:lang w:val="en-US" w:eastAsia="pl-PL"/>
          <w:rPrChange w:id="1454" w:author="Maciek" w:date="2011-09-02T23:18:00Z">
            <w:rPr>
              <w:rFonts w:ascii="Courier New" w:hAnsi="Courier New" w:cs="Courier New"/>
              <w:i/>
              <w:iCs/>
              <w:lang w:val="en-US" w:eastAsia="pl-PL"/>
            </w:rPr>
          </w:rPrChange>
        </w:rPr>
        <w:t>"never"</w:t>
      </w:r>
      <w:r w:rsidRPr="002436F7">
        <w:rPr>
          <w:rFonts w:ascii="Courier New" w:hAnsi="Courier New" w:cs="Courier New"/>
          <w:sz w:val="20"/>
          <w:szCs w:val="20"/>
          <w:lang w:val="en-US" w:eastAsia="pl-PL"/>
          <w:rPrChange w:id="1455" w:author="Maciek" w:date="2011-09-02T23:18:00Z">
            <w:rPr>
              <w:rFonts w:ascii="Courier New" w:hAnsi="Courier New" w:cs="Courier New"/>
              <w:lang w:val="en-US" w:eastAsia="pl-PL"/>
            </w:rPr>
          </w:rPrChange>
        </w:rPr>
        <w:t xml:space="preserve"> lazy=</w:t>
      </w:r>
      <w:r w:rsidRPr="002436F7">
        <w:rPr>
          <w:rFonts w:ascii="Courier New" w:hAnsi="Courier New" w:cs="Courier New"/>
          <w:i/>
          <w:iCs/>
          <w:sz w:val="20"/>
          <w:szCs w:val="20"/>
          <w:lang w:val="en-US" w:eastAsia="pl-PL"/>
          <w:rPrChange w:id="1456" w:author="Maciek" w:date="2011-09-02T23:18:00Z">
            <w:rPr>
              <w:rFonts w:ascii="Courier New" w:hAnsi="Courier New" w:cs="Courier New"/>
              <w:i/>
              <w:iCs/>
              <w:lang w:val="en-US" w:eastAsia="pl-PL"/>
            </w:rPr>
          </w:rPrChange>
        </w:rPr>
        <w:t>"false"</w:t>
      </w:r>
      <w:r w:rsidRPr="002436F7">
        <w:rPr>
          <w:rFonts w:ascii="Courier New" w:hAnsi="Courier New" w:cs="Courier New"/>
          <w:sz w:val="20"/>
          <w:szCs w:val="20"/>
          <w:lang w:val="en-US" w:eastAsia="pl-PL"/>
          <w:rPrChange w:id="1457" w:author="Maciek" w:date="2011-09-02T23:18:00Z">
            <w:rPr>
              <w:rFonts w:ascii="Courier New" w:hAnsi="Courier New" w:cs="Courier New"/>
              <w:lang w:val="en-US" w:eastAsia="pl-PL"/>
            </w:rPr>
          </w:rPrChange>
        </w:rPr>
        <w:t xml:space="preserve"> name=</w:t>
      </w:r>
      <w:r w:rsidRPr="002436F7">
        <w:rPr>
          <w:rFonts w:ascii="Courier New" w:hAnsi="Courier New" w:cs="Courier New"/>
          <w:i/>
          <w:iCs/>
          <w:sz w:val="20"/>
          <w:szCs w:val="20"/>
          <w:lang w:val="en-US" w:eastAsia="pl-PL"/>
          <w:rPrChange w:id="1458" w:author="Maciek" w:date="2011-09-02T23:18:00Z">
            <w:rPr>
              <w:rFonts w:ascii="Courier New" w:hAnsi="Courier New" w:cs="Courier New"/>
              <w:i/>
              <w:iCs/>
              <w:lang w:val="en-US" w:eastAsia="pl-PL"/>
            </w:rPr>
          </w:rPrChange>
        </w:rPr>
        <w:t>"isActive"</w:t>
      </w:r>
      <w:r w:rsidRPr="002436F7">
        <w:rPr>
          <w:rFonts w:ascii="Courier New" w:hAnsi="Courier New" w:cs="Courier New"/>
          <w:sz w:val="20"/>
          <w:szCs w:val="20"/>
          <w:lang w:val="en-US" w:eastAsia="pl-PL"/>
          <w:rPrChange w:id="1459" w:author="Maciek" w:date="2011-09-02T23:18:00Z">
            <w:rPr>
              <w:rFonts w:ascii="Courier New" w:hAnsi="Courier New" w:cs="Courier New"/>
              <w:lang w:val="en-US" w:eastAsia="pl-PL"/>
            </w:rPr>
          </w:rPrChange>
        </w:rPr>
        <w:t xml:space="preserve"> type=</w:t>
      </w:r>
      <w:r w:rsidRPr="002436F7">
        <w:rPr>
          <w:rFonts w:ascii="Courier New" w:hAnsi="Courier New" w:cs="Courier New"/>
          <w:i/>
          <w:iCs/>
          <w:sz w:val="20"/>
          <w:szCs w:val="20"/>
          <w:lang w:val="en-US" w:eastAsia="pl-PL"/>
          <w:rPrChange w:id="1460" w:author="Maciek" w:date="2011-09-02T23:18:00Z">
            <w:rPr>
              <w:rFonts w:ascii="Courier New" w:hAnsi="Courier New" w:cs="Courier New"/>
              <w:i/>
              <w:iCs/>
              <w:lang w:val="en-US" w:eastAsia="pl-PL"/>
            </w:rPr>
          </w:rPrChange>
        </w:rPr>
        <w:t>"java.lang.Character" column="ACTIVE"</w:t>
      </w:r>
      <w:r w:rsidRPr="002436F7">
        <w:rPr>
          <w:rFonts w:ascii="Courier New" w:hAnsi="Courier New" w:cs="Courier New"/>
          <w:sz w:val="20"/>
          <w:szCs w:val="20"/>
          <w:lang w:val="en-US" w:eastAsia="pl-PL"/>
          <w:rPrChange w:id="1461" w:author="Maciek" w:date="2011-09-02T23:18:00Z">
            <w:rPr>
              <w:rFonts w:ascii="Courier New" w:hAnsi="Courier New" w:cs="Courier New"/>
              <w:lang w:val="en-US" w:eastAsia="pl-PL"/>
            </w:rPr>
          </w:rPrChange>
        </w:rPr>
        <w:t xml:space="preserve"> sql-type=</w:t>
      </w:r>
      <w:r w:rsidRPr="002436F7">
        <w:rPr>
          <w:rFonts w:ascii="Courier New" w:hAnsi="Courier New" w:cs="Courier New"/>
          <w:i/>
          <w:iCs/>
          <w:sz w:val="20"/>
          <w:szCs w:val="20"/>
          <w:lang w:val="en-US" w:eastAsia="pl-PL"/>
          <w:rPrChange w:id="1462" w:author="Maciek" w:date="2011-09-02T23:18:00Z">
            <w:rPr>
              <w:rFonts w:ascii="Courier New" w:hAnsi="Courier New" w:cs="Courier New"/>
              <w:i/>
              <w:iCs/>
              <w:lang w:val="en-US" w:eastAsia="pl-PL"/>
            </w:rPr>
          </w:rPrChange>
        </w:rPr>
        <w:t>"CHAR"</w:t>
      </w:r>
      <w:r w:rsidRPr="002436F7">
        <w:rPr>
          <w:rFonts w:ascii="Courier New" w:hAnsi="Courier New" w:cs="Courier New"/>
          <w:sz w:val="20"/>
          <w:szCs w:val="20"/>
          <w:lang w:val="en-US" w:eastAsia="pl-PL"/>
          <w:rPrChange w:id="1463" w:author="Maciek" w:date="2011-09-02T23:18:00Z">
            <w:rPr>
              <w:rFonts w:ascii="Courier New" w:hAnsi="Courier New" w:cs="Courier New"/>
              <w:lang w:val="en-US" w:eastAsia="pl-PL"/>
            </w:rPr>
          </w:rPrChange>
        </w:rPr>
        <w:t>/&gt;</w:t>
      </w: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464"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465" w:author="Maciek" w:date="2011-09-02T23:18:00Z">
            <w:rPr>
              <w:rFonts w:ascii="Courier New" w:hAnsi="Courier New" w:cs="Courier New"/>
              <w:lang w:val="en-US" w:eastAsia="pl-PL"/>
            </w:rPr>
          </w:rPrChange>
        </w:rPr>
        <w:t>&lt;/class&gt;</w:t>
      </w:r>
    </w:p>
    <w:p w:rsidR="00F039EA" w:rsidRPr="00FA15C0" w:rsidRDefault="002436F7" w:rsidP="00F039EA">
      <w:pPr>
        <w:autoSpaceDE w:val="0"/>
        <w:autoSpaceDN w:val="0"/>
        <w:adjustRightInd w:val="0"/>
        <w:jc w:val="left"/>
        <w:rPr>
          <w:rFonts w:ascii="Courier New" w:hAnsi="Courier New" w:cs="Courier New"/>
          <w:sz w:val="20"/>
          <w:szCs w:val="20"/>
          <w:lang w:val="en-US" w:eastAsia="pl-PL"/>
          <w:rPrChange w:id="1466" w:author="Maciek" w:date="2011-09-02T23:18:00Z">
            <w:rPr>
              <w:rFonts w:ascii="Courier New" w:hAnsi="Courier New" w:cs="Courier New"/>
              <w:lang w:val="en-US" w:eastAsia="pl-PL"/>
            </w:rPr>
          </w:rPrChange>
        </w:rPr>
      </w:pPr>
      <w:r w:rsidRPr="002436F7">
        <w:rPr>
          <w:rFonts w:ascii="Courier New" w:hAnsi="Courier New" w:cs="Courier New"/>
          <w:sz w:val="20"/>
          <w:szCs w:val="20"/>
          <w:lang w:val="en-US" w:eastAsia="pl-PL"/>
          <w:rPrChange w:id="1467" w:author="Maciek" w:date="2011-09-02T23:18:00Z">
            <w:rPr>
              <w:rFonts w:ascii="Courier New" w:hAnsi="Courier New" w:cs="Courier New"/>
              <w:lang w:val="en-US" w:eastAsia="pl-PL"/>
            </w:rPr>
          </w:rPrChange>
        </w:rPr>
        <w:t>&lt;/hibernate-mapping&gt;</w:t>
      </w:r>
    </w:p>
    <w:p w:rsidR="00F039EA" w:rsidRPr="002A3F32" w:rsidRDefault="002267BB" w:rsidP="002267BB">
      <w:pPr>
        <w:pStyle w:val="Legenda"/>
        <w:rPr>
          <w:lang w:val="en-US"/>
        </w:rPr>
      </w:pPr>
      <w:r w:rsidRPr="002A3F32">
        <w:rPr>
          <w:lang w:val="en-US"/>
        </w:rPr>
        <w:t xml:space="preserve">Kod źródłowy 5.3 </w:t>
      </w:r>
      <w:r w:rsidR="00F039EA" w:rsidRPr="002A3F32">
        <w:rPr>
          <w:lang w:val="en-US"/>
        </w:rPr>
        <w:t>Plik mapowań hibernate klasy CUsers</w:t>
      </w:r>
    </w:p>
    <w:p w:rsidR="00764D0D" w:rsidRDefault="00F039EA" w:rsidP="00764D0D">
      <w:pPr>
        <w:pStyle w:val="NormalnyIn"/>
      </w:pPr>
      <w:r>
        <w:t>Moduł web</w:t>
      </w:r>
      <w:r w:rsidR="006C7C39">
        <w:t xml:space="preserve">service zawiera klasy będące implementacją usługi sieciowej w rozumieniu architektury REST. Każda z nich świadczy określone funkcje dla aplikacji mobilnej. </w:t>
      </w:r>
      <w:r w:rsidR="00AC343C">
        <w:t xml:space="preserve"> </w:t>
      </w:r>
    </w:p>
    <w:p w:rsidR="00AC343C" w:rsidRDefault="006C7C39" w:rsidP="00764D0D">
      <w:pPr>
        <w:pStyle w:val="NormalnyIn"/>
      </w:pPr>
      <w:r>
        <w:t>Dwa ostatnie moduły zawierające klasy Request oraz Response</w:t>
      </w:r>
      <w:r w:rsidR="00947535">
        <w:t>,</w:t>
      </w:r>
      <w:r>
        <w:t xml:space="preserve"> przechowują obiekty będące odwzorowaniami zapytań i odpowiedzi przesyłanymi w formacie JSON pomiędzy komunikującymi się stronami. </w:t>
      </w:r>
    </w:p>
    <w:p w:rsidR="00F039EA" w:rsidRPr="00F039EA" w:rsidRDefault="00F039EA" w:rsidP="00F039EA">
      <w:pPr>
        <w:pStyle w:val="NormalnyIn"/>
      </w:pPr>
      <w:r w:rsidRPr="00F039EA">
        <w:t>Dodatkowo</w:t>
      </w:r>
      <w:r>
        <w:t xml:space="preserve"> </w:t>
      </w:r>
      <w:r w:rsidRPr="00F039EA">
        <w:t xml:space="preserve">aplikacja zawiera plik konfigurujący </w:t>
      </w:r>
      <w:r w:rsidR="002436F7" w:rsidRPr="002436F7">
        <w:rPr>
          <w:rFonts w:ascii="Courier New" w:hAnsi="Courier New" w:cs="Courier New"/>
          <w:sz w:val="20"/>
          <w:szCs w:val="20"/>
          <w:rPrChange w:id="1468" w:author="Maciek" w:date="2011-09-02T23:18:00Z">
            <w:rPr/>
          </w:rPrChange>
        </w:rPr>
        <w:t>hibernate.cfg.xml</w:t>
      </w:r>
      <w:r w:rsidRPr="00F039EA">
        <w:t>, który określa informacje potrzebne do połączenia się z bazą danych, a także pulę połączeń czy też dodatkowe funkcję hibernate takie jak możliwość logowania zapyta</w:t>
      </w:r>
      <w:ins w:id="1469" w:author="Sebastian Łuczak" w:date="2011-08-31T23:23:00Z">
        <w:r w:rsidR="00B6661E">
          <w:t>ń</w:t>
        </w:r>
      </w:ins>
      <w:del w:id="1470" w:author="Sebastian Łuczak" w:date="2011-08-31T23:23:00Z">
        <w:r w:rsidRPr="00F039EA" w:rsidDel="00B6661E">
          <w:delText>ć</w:delText>
        </w:r>
      </w:del>
      <w:r w:rsidRPr="00F039EA">
        <w:t xml:space="preserve"> wysyłanych do bazy danych do pliku bądź też sposoby zwiększania szybkości realizacji zapytań przesyłanych do serwera bazodanowego. </w:t>
      </w:r>
    </w:p>
    <w:p w:rsidR="00F039EA" w:rsidRDefault="00F039EA" w:rsidP="00F039EA">
      <w:pPr>
        <w:pStyle w:val="NormalnyIn"/>
      </w:pPr>
      <w:r>
        <w:t xml:space="preserve">W dalszej części tego rozdziału </w:t>
      </w:r>
      <w:ins w:id="1471" w:author="Maciek" w:date="2011-09-02T23:19:00Z">
        <w:r w:rsidR="00FA15C0">
          <w:t>z</w:t>
        </w:r>
      </w:ins>
      <w:ins w:id="1472" w:author="Maciek" w:date="2011-09-02T23:20:00Z">
        <w:r w:rsidR="00FA15C0">
          <w:t>o</w:t>
        </w:r>
      </w:ins>
      <w:ins w:id="1473" w:author="Maciek" w:date="2011-09-02T23:19:00Z">
        <w:r w:rsidR="00FA15C0">
          <w:t xml:space="preserve">stanie opisana </w:t>
        </w:r>
      </w:ins>
      <w:del w:id="1474" w:author="Maciek" w:date="2011-09-02T23:19:00Z">
        <w:r w:rsidDel="00FA15C0">
          <w:delText xml:space="preserve">opiszę </w:delText>
        </w:r>
      </w:del>
      <w:r>
        <w:t>każd</w:t>
      </w:r>
      <w:ins w:id="1475" w:author="Maciek" w:date="2011-09-02T23:19:00Z">
        <w:r w:rsidR="00FA15C0">
          <w:t>a</w:t>
        </w:r>
      </w:ins>
      <w:del w:id="1476" w:author="Maciek" w:date="2011-09-02T23:19:00Z">
        <w:r w:rsidDel="00FA15C0">
          <w:delText>ą</w:delText>
        </w:r>
      </w:del>
      <w:r>
        <w:t xml:space="preserve"> z wyżej wymienionych </w:t>
      </w:r>
      <w:del w:id="1477" w:author="Maciek" w:date="2011-09-02T23:19:00Z">
        <w:r w:rsidDel="00FA15C0">
          <w:delText xml:space="preserve">wcześniej </w:delText>
        </w:r>
      </w:del>
      <w:del w:id="1478" w:author="Sebastian Łuczak" w:date="2011-08-31T23:23:00Z">
        <w:r w:rsidDel="00B6661E">
          <w:delText xml:space="preserve">funkcjonalności </w:delText>
        </w:r>
      </w:del>
      <w:ins w:id="1479" w:author="Sebastian Łuczak" w:date="2011-08-31T23:23:00Z">
        <w:r w:rsidR="00B6661E">
          <w:t xml:space="preserve">funkcji </w:t>
        </w:r>
      </w:ins>
      <w:r>
        <w:t xml:space="preserve">a także </w:t>
      </w:r>
      <w:del w:id="1480" w:author="Maciek" w:date="2011-09-02T23:20:00Z">
        <w:r w:rsidDel="00FA15C0">
          <w:delText xml:space="preserve">zaprezentuje </w:delText>
        </w:r>
      </w:del>
      <w:ins w:id="1481" w:author="Maciek" w:date="2011-09-02T23:20:00Z">
        <w:r w:rsidR="00FA15C0">
          <w:t xml:space="preserve">będą zaprezentowane </w:t>
        </w:r>
      </w:ins>
      <w:r>
        <w:t xml:space="preserve">przypadki wykorzystania ich w aplikacji. Zostaną także przedstawione algorytmy obsługujące nadchodzące zgłoszenia. </w:t>
      </w:r>
    </w:p>
    <w:p w:rsidR="00F039EA" w:rsidRDefault="00F039EA" w:rsidP="00F039EA">
      <w:pPr>
        <w:pStyle w:val="NormalnyIn"/>
      </w:pPr>
      <w:r>
        <w:tab/>
      </w:r>
    </w:p>
    <w:p w:rsidR="001E4D1A" w:rsidDel="000033FC" w:rsidRDefault="001E4D1A" w:rsidP="006C7C39">
      <w:pPr>
        <w:pStyle w:val="NormalnyIn"/>
        <w:ind w:firstLine="0"/>
        <w:rPr>
          <w:del w:id="1482" w:author="Sebastian Łuczak" w:date="2011-09-02T10:47:00Z"/>
        </w:rPr>
      </w:pPr>
    </w:p>
    <w:p w:rsidR="005C08E1" w:rsidRDefault="005C08E1">
      <w:pPr>
        <w:jc w:val="left"/>
        <w:rPr>
          <w:rFonts w:ascii="Times New Roman" w:eastAsiaTheme="majorEastAsia" w:hAnsi="Times New Roman" w:cstheme="majorBidi"/>
          <w:b/>
          <w:bCs/>
          <w:sz w:val="24"/>
          <w:szCs w:val="24"/>
          <w:lang w:eastAsia="pl-PL"/>
        </w:rPr>
      </w:pPr>
      <w:del w:id="1483" w:author="Sebastian Łuczak" w:date="2011-09-02T10:47:00Z">
        <w:r w:rsidDel="000033FC">
          <w:br w:type="page"/>
        </w:r>
      </w:del>
    </w:p>
    <w:p w:rsidR="00764D0D" w:rsidRDefault="00764D0D" w:rsidP="0082106B">
      <w:pPr>
        <w:pStyle w:val="Nagwek3"/>
      </w:pPr>
      <w:bookmarkStart w:id="1484" w:name="_Toc302857093"/>
      <w:r>
        <w:lastRenderedPageBreak/>
        <w:t xml:space="preserve">Mechanizm </w:t>
      </w:r>
      <w:r w:rsidR="00223E9B">
        <w:t>u</w:t>
      </w:r>
      <w:r>
        <w:t>wierzytelnienia</w:t>
      </w:r>
      <w:bookmarkEnd w:id="1484"/>
    </w:p>
    <w:p w:rsidR="00764D0D" w:rsidRDefault="00764D0D" w:rsidP="0082106B">
      <w:pPr>
        <w:pStyle w:val="NormalnyIn"/>
        <w:ind w:firstLine="0"/>
      </w:pPr>
      <w:r>
        <w:t>Mechanizm uwierzytelnienia opiera się na wysłaniu zapytania przez aplikację  mobilną na odpowiedni adres usługi sieciowej. Zapytanie ma na celu ustalenie czy dany użytkownik jest zarejestrowany w systemie, oraz czy urządzenie</w:t>
      </w:r>
      <w:r w:rsidR="00947535">
        <w:t>,</w:t>
      </w:r>
      <w:r>
        <w:t xml:space="preserve"> z którego wysyła zapytanie jest przypisane właśnie do niego. </w:t>
      </w:r>
    </w:p>
    <w:p w:rsidR="00764D0D" w:rsidRDefault="00764D0D" w:rsidP="00764D0D">
      <w:pPr>
        <w:pStyle w:val="NormalnyIn"/>
      </w:pPr>
      <w:r>
        <w:t>Aplikacja mobilna przesyła zapytanie na adres</w:t>
      </w:r>
      <w:r w:rsidRPr="00A83708">
        <w:t xml:space="preserve"> </w:t>
      </w:r>
      <w:r w:rsidR="002436F7" w:rsidRPr="002436F7">
        <w:rPr>
          <w:rFonts w:ascii="Courier New" w:hAnsi="Courier New" w:cs="Courier New"/>
          <w:i/>
          <w:sz w:val="20"/>
          <w:szCs w:val="20"/>
          <w:rPrChange w:id="1485" w:author="Maciek" w:date="2011-09-02T23:20:00Z">
            <w:rPr>
              <w:color w:val="0000FF"/>
              <w:u w:val="single"/>
            </w:rPr>
          </w:rPrChange>
        </w:rPr>
        <w:t>/nfcTimeControll/service/auth</w:t>
      </w:r>
      <w:r w:rsidRPr="00A83708">
        <w:t xml:space="preserve"> które</w:t>
      </w:r>
      <w:r>
        <w:t xml:space="preserve"> zawiera</w:t>
      </w:r>
      <w:del w:id="1486" w:author="Sebastian Łuczak" w:date="2011-08-31T23:23:00Z">
        <w:r w:rsidDel="00B6661E">
          <w:delText xml:space="preserve"> </w:delText>
        </w:r>
      </w:del>
      <w:r>
        <w:t xml:space="preserve"> login, hasło, numer IMEI telefonu </w:t>
      </w:r>
      <w:r w:rsidR="00FE2166">
        <w:t xml:space="preserve">komórkowego </w:t>
      </w:r>
      <w:r>
        <w:t>oraz numer IMSI będący identyfikatorem karty SIM włożonej do aparatu.</w:t>
      </w:r>
    </w:p>
    <w:p w:rsidR="00FE2166" w:rsidRDefault="00764D0D" w:rsidP="00FE2166">
      <w:pPr>
        <w:pStyle w:val="NormalnyIn"/>
      </w:pPr>
      <w:r>
        <w:t xml:space="preserve">Przesłane dane pozwalają </w:t>
      </w:r>
      <w:del w:id="1487" w:author="Sebastian Łuczak" w:date="2011-08-31T23:23:00Z">
        <w:r w:rsidDel="00B6661E">
          <w:delText xml:space="preserve">na  </w:delText>
        </w:r>
      </w:del>
      <w:r>
        <w:t>jednoznaczne określić uprawnienia użytkownika, jego dane</w:t>
      </w:r>
      <w:r w:rsidR="00FE2166">
        <w:t>, to czy nie jest zablokowany przez administratora systemu</w:t>
      </w:r>
      <w:r>
        <w:t xml:space="preserve"> oraz to</w:t>
      </w:r>
      <w:r w:rsidR="00947535">
        <w:t>,</w:t>
      </w:r>
      <w:r>
        <w:t xml:space="preserve"> </w:t>
      </w:r>
      <w:r w:rsidR="00FE2166">
        <w:t>czy urz</w:t>
      </w:r>
      <w:r w:rsidR="00947535">
        <w:t>ądzenie którym</w:t>
      </w:r>
      <w:r>
        <w:t xml:space="preserve"> posługuje</w:t>
      </w:r>
      <w:r w:rsidR="00947535">
        <w:t xml:space="preserve"> się pracownik</w:t>
      </w:r>
      <w:r>
        <w:t xml:space="preserve"> jest </w:t>
      </w:r>
      <w:r w:rsidR="00FE2166">
        <w:t xml:space="preserve">zarejestrowane na jego nazwisko. </w:t>
      </w:r>
    </w:p>
    <w:p w:rsidR="00FE2166" w:rsidRDefault="00FE2166" w:rsidP="00C248C6">
      <w:pPr>
        <w:pStyle w:val="NormalnyIn"/>
      </w:pPr>
      <w:r>
        <w:t>Implementując ten mechanizm</w:t>
      </w:r>
      <w:del w:id="1488" w:author="Sebastian Łuczak" w:date="2011-08-31T23:23:00Z">
        <w:r w:rsidR="00947535" w:rsidDel="00B6661E">
          <w:delText>,</w:delText>
        </w:r>
      </w:del>
      <w:r>
        <w:t xml:space="preserve"> wykraczający ponad sprawdzenie jedynie poprawności nazwy użytkownika oraz hasła</w:t>
      </w:r>
      <w:r w:rsidR="00947535">
        <w:t>,</w:t>
      </w:r>
      <w:r>
        <w:t xml:space="preserve"> </w:t>
      </w:r>
      <w:del w:id="1489" w:author="Sebastian Łuczak" w:date="2011-08-31T23:24:00Z">
        <w:r w:rsidDel="00B6661E">
          <w:delText>ze względu na chęć zabezpieczenia się przed możliwością zamiany aparatów, czy też karty SIM p</w:delText>
        </w:r>
        <w:r w:rsidR="00947535" w:rsidDel="00B6661E">
          <w:delText xml:space="preserve">omiędzy pracownikami mobilnymi, </w:delText>
        </w:r>
      </w:del>
      <w:r w:rsidR="00947535">
        <w:t>c</w:t>
      </w:r>
      <w:r>
        <w:t xml:space="preserve">hcemy mieć pewność, że dane zdarzenie jest obsługiwane konkretnie przez pracownika będącego właścicielem telefonu. </w:t>
      </w:r>
      <w:ins w:id="1490" w:author="Sebastian Łuczak" w:date="2011-08-31T23:24:00Z">
        <w:r w:rsidR="00B6661E">
          <w:t>Numery IMEI oraz IMSI są sprawdzane ze względu na chęć zabezpieczenia się przed możliwością zamiany aparatów, czy też karty SIM pomiędzy pracownikami mobilnymi.</w:t>
        </w:r>
      </w:ins>
    </w:p>
    <w:p w:rsidR="00764D0D" w:rsidRDefault="00FE2166" w:rsidP="0082106B">
      <w:pPr>
        <w:pStyle w:val="Nagwek3"/>
      </w:pPr>
      <w:bookmarkStart w:id="1491" w:name="_Toc302857094"/>
      <w:r>
        <w:t>Mechanizm sprawdzania statusu zdarzenia</w:t>
      </w:r>
      <w:bookmarkEnd w:id="1491"/>
    </w:p>
    <w:p w:rsidR="00FE2166" w:rsidRDefault="00947535" w:rsidP="0082106B">
      <w:pPr>
        <w:pStyle w:val="NormalnyIn"/>
        <w:ind w:firstLine="0"/>
      </w:pPr>
      <w:r>
        <w:t>Z</w:t>
      </w:r>
      <w:r w:rsidR="00764D0D">
        <w:t>aimplementowany</w:t>
      </w:r>
      <w:r>
        <w:t xml:space="preserve"> został</w:t>
      </w:r>
      <w:r w:rsidR="00764D0D">
        <w:t xml:space="preserve"> mechanizm</w:t>
      </w:r>
      <w:del w:id="1492" w:author="Sebastian Łuczak" w:date="2011-08-31T23:25:00Z">
        <w:r w:rsidDel="00B6661E">
          <w:delText>,</w:delText>
        </w:r>
      </w:del>
      <w:r w:rsidR="00764D0D">
        <w:t xml:space="preserve"> pozwalający na sprawdzenie czy w bazie danych istnieją zdarzenia otwarte i przypisane </w:t>
      </w:r>
      <w:r w:rsidR="00FE2166">
        <w:t xml:space="preserve">już </w:t>
      </w:r>
      <w:r w:rsidR="00764D0D">
        <w:t>d</w:t>
      </w:r>
      <w:r w:rsidR="00FE2166">
        <w:t xml:space="preserve">la zgłaszającego się </w:t>
      </w:r>
      <w:r w:rsidR="00764D0D">
        <w:t xml:space="preserve">użytkownika mobilnego. </w:t>
      </w:r>
      <w:r w:rsidR="00FE2166">
        <w:t>Pozwala to</w:t>
      </w:r>
      <w:del w:id="1493" w:author="Sebastian" w:date="2011-09-01T13:10:00Z">
        <w:r w:rsidDel="007E0A32">
          <w:delText>,</w:delText>
        </w:r>
      </w:del>
      <w:r w:rsidR="00FE2166">
        <w:t xml:space="preserve"> na zabezpieczenie aplikacji przed błędnym działaniem i potraktowaniu zgłoszenia będącego de fac</w:t>
      </w:r>
      <w:r w:rsidR="004C6799">
        <w:t>t</w:t>
      </w:r>
      <w:r w:rsidR="00FE2166">
        <w:t xml:space="preserve">o zamknięciem już istniejącego jako nowe. </w:t>
      </w:r>
    </w:p>
    <w:p w:rsidR="00FE2166" w:rsidDel="007E0A32" w:rsidRDefault="007E0A32" w:rsidP="00FE2166">
      <w:pPr>
        <w:pStyle w:val="NormalnyIn"/>
        <w:rPr>
          <w:del w:id="1494" w:author="Sebastian" w:date="2011-09-01T13:13:00Z"/>
        </w:rPr>
      </w:pPr>
      <w:ins w:id="1495" w:author="Sebastian" w:date="2011-09-01T13:10:00Z">
        <w:r>
          <w:t xml:space="preserve">Przyczyną </w:t>
        </w:r>
      </w:ins>
      <w:ins w:id="1496" w:author="Sebastian" w:date="2011-09-01T13:11:00Z">
        <w:r>
          <w:t xml:space="preserve">jego powstania jest fakt iż dane aplikacji mobilnej mogą zostać wyczyszczone przez pracownika z poziomu systemu operacyjnego </w:t>
        </w:r>
      </w:ins>
      <w:ins w:id="1497" w:author="Sebastian" w:date="2011-09-01T13:12:00Z">
        <w:r>
          <w:t xml:space="preserve">telefonu </w:t>
        </w:r>
      </w:ins>
      <w:ins w:id="1498" w:author="Sebastian" w:date="2011-09-01T13:11:00Z">
        <w:r>
          <w:t>lub podczas zmiany urządzenia</w:t>
        </w:r>
      </w:ins>
      <w:ins w:id="1499" w:author="Sebastian" w:date="2011-09-01T13:12:00Z">
        <w:r>
          <w:t>, co mogłoby spowodować nieprawidłowe działanie systemu.</w:t>
        </w:r>
      </w:ins>
      <w:ins w:id="1500" w:author="Sebastian" w:date="2011-09-01T13:13:00Z">
        <w:r w:rsidDel="007E0A32">
          <w:t xml:space="preserve"> </w:t>
        </w:r>
      </w:ins>
      <w:del w:id="1501" w:author="Sebastian" w:date="2011-09-01T13:10:00Z">
        <w:r w:rsidR="00FE2166" w:rsidDel="007E0A32">
          <w:delText xml:space="preserve">Powodem takiego działania </w:delText>
        </w:r>
        <w:r w:rsidR="00245935" w:rsidDel="007E0A32">
          <w:delText>są</w:delText>
        </w:r>
        <w:r w:rsidR="00FE2166" w:rsidDel="007E0A32">
          <w:delText xml:space="preserve"> względ</w:delText>
        </w:r>
        <w:r w:rsidR="00245935" w:rsidDel="007E0A32">
          <w:delText>y</w:delText>
        </w:r>
        <w:r w:rsidR="00FE2166" w:rsidDel="007E0A32">
          <w:delText xml:space="preserve"> technologiczn</w:delText>
        </w:r>
        <w:r w:rsidR="00245935" w:rsidDel="007E0A32">
          <w:delText>e</w:delText>
        </w:r>
        <w:r w:rsidR="00FE2166" w:rsidDel="007E0A32">
          <w:delText xml:space="preserve"> implementacji aplikacji na telefon komórkowy. Niestety poprzez wy</w:delText>
        </w:r>
        <w:r w:rsidR="00AC343C" w:rsidDel="007E0A32">
          <w:delText>czyszczenie podręcznej pamięci użytkownika aparatu telefonicznego możliwe jest usunięcie zgromadzonych t</w:delText>
        </w:r>
        <w:r w:rsidR="00947535" w:rsidDel="007E0A32">
          <w:delText>am danych odnoszących się do wcześniej</w:delText>
        </w:r>
        <w:r w:rsidR="00AC343C" w:rsidDel="007E0A32">
          <w:delText xml:space="preserve"> zarejestrowanego i rozpoczętego zdarzenia. </w:delText>
        </w:r>
      </w:del>
    </w:p>
    <w:p w:rsidR="00AC343C" w:rsidRDefault="00AC343C" w:rsidP="00FE2166">
      <w:pPr>
        <w:pStyle w:val="NormalnyIn"/>
      </w:pPr>
      <w:r>
        <w:t>Dzięki wyżej wymienionemu mechanizmowi</w:t>
      </w:r>
      <w:r w:rsidR="00947535">
        <w:t>,</w:t>
      </w:r>
      <w:r>
        <w:t xml:space="preserve"> telefon automatycznie uzupełnia</w:t>
      </w:r>
      <w:ins w:id="1502" w:author="Sebastian" w:date="2011-09-01T13:13:00Z">
        <w:r w:rsidR="007E0A32">
          <w:t xml:space="preserve"> informacje</w:t>
        </w:r>
      </w:ins>
      <w:r>
        <w:t xml:space="preserve"> potrzebne mu do dalszego funkcjonowania</w:t>
      </w:r>
      <w:del w:id="1503" w:author="Sebastian" w:date="2011-09-01T13:13:00Z">
        <w:r w:rsidDel="007E0A32">
          <w:delText xml:space="preserve"> informacje</w:delText>
        </w:r>
      </w:del>
      <w:r>
        <w:t>.</w:t>
      </w:r>
    </w:p>
    <w:p w:rsidR="00764D0D" w:rsidRPr="00AC343C" w:rsidRDefault="00764D0D" w:rsidP="004C6799">
      <w:pPr>
        <w:pStyle w:val="NormalnyIn"/>
        <w:rPr>
          <w:color w:val="FF0000"/>
        </w:rPr>
      </w:pPr>
      <w:r>
        <w:t xml:space="preserve">Każde </w:t>
      </w:r>
      <w:r w:rsidR="00AC343C">
        <w:t>zapytanie o status</w:t>
      </w:r>
      <w:r w:rsidR="00947535">
        <w:t>,</w:t>
      </w:r>
      <w:r w:rsidR="00AC343C">
        <w:t xml:space="preserve"> będące reprezentacją klasy </w:t>
      </w:r>
      <w:r w:rsidR="002436F7" w:rsidRPr="002436F7">
        <w:rPr>
          <w:rFonts w:ascii="Courier New" w:hAnsi="Courier New" w:cs="Courier New"/>
          <w:sz w:val="20"/>
          <w:szCs w:val="20"/>
          <w:rPrChange w:id="1504" w:author="Maciek" w:date="2011-09-02T23:20:00Z">
            <w:rPr>
              <w:highlight w:val="green"/>
            </w:rPr>
          </w:rPrChange>
        </w:rPr>
        <w:t>CRequestStatus</w:t>
      </w:r>
      <w:r w:rsidR="00947535">
        <w:t>,</w:t>
      </w:r>
      <w:r w:rsidR="00AC343C">
        <w:t xml:space="preserve"> </w:t>
      </w:r>
      <w:r>
        <w:t xml:space="preserve">zawiera </w:t>
      </w:r>
      <w:r w:rsidR="00AC343C">
        <w:t xml:space="preserve">dane potrzebne </w:t>
      </w:r>
      <w:r>
        <w:t xml:space="preserve">do </w:t>
      </w:r>
      <w:r w:rsidR="00AC343C">
        <w:t xml:space="preserve">ponownego </w:t>
      </w:r>
      <w:r>
        <w:t>uwierzytelnienia użytkownika</w:t>
      </w:r>
      <w:r w:rsidR="00AC343C">
        <w:t xml:space="preserve"> i jednocześnie pozwalające na odpytanie bazy danych o zdarzenia</w:t>
      </w:r>
      <w:r w:rsidR="00947535">
        <w:t xml:space="preserve"> w statusie </w:t>
      </w:r>
      <w:r w:rsidR="00E7232E" w:rsidRPr="00A620C6">
        <w:rPr>
          <w:rFonts w:ascii="Courier New" w:hAnsi="Courier New" w:cs="Courier New"/>
          <w:sz w:val="20"/>
          <w:szCs w:val="20"/>
        </w:rPr>
        <w:t>EVENT_STATUS_</w:t>
      </w:r>
      <w:r w:rsidR="00947535" w:rsidRPr="00A620C6">
        <w:rPr>
          <w:rFonts w:ascii="Courier New" w:hAnsi="Courier New" w:cs="Courier New"/>
          <w:sz w:val="20"/>
          <w:szCs w:val="20"/>
        </w:rPr>
        <w:t>STARTED</w:t>
      </w:r>
      <w:r w:rsidR="00947535">
        <w:t xml:space="preserve"> przypisane do g</w:t>
      </w:r>
      <w:r w:rsidR="00AC343C">
        <w:t xml:space="preserve">o danego pracownika. </w:t>
      </w:r>
    </w:p>
    <w:p w:rsidR="00764D0D" w:rsidRDefault="00764D0D" w:rsidP="00764D0D">
      <w:pPr>
        <w:pStyle w:val="NormalnyIn"/>
      </w:pPr>
    </w:p>
    <w:p w:rsidR="00764D0D" w:rsidRPr="00AC343C" w:rsidRDefault="00764D0D" w:rsidP="0082106B">
      <w:pPr>
        <w:pStyle w:val="Nagwek3"/>
      </w:pPr>
      <w:bookmarkStart w:id="1505" w:name="_Toc302857095"/>
      <w:r>
        <w:lastRenderedPageBreak/>
        <w:t>Rejestracja nowego zdarzenia</w:t>
      </w:r>
      <w:bookmarkEnd w:id="1505"/>
    </w:p>
    <w:p w:rsidR="001E4D1A" w:rsidRDefault="001E4D1A" w:rsidP="0082106B">
      <w:pPr>
        <w:pStyle w:val="NormalnyIn"/>
        <w:ind w:firstLine="0"/>
      </w:pPr>
      <w:r>
        <w:t>Mechanizm</w:t>
      </w:r>
      <w:r w:rsidR="00764D0D">
        <w:t xml:space="preserve"> rejestracji nowego zdarzenia</w:t>
      </w:r>
      <w:r>
        <w:t xml:space="preserve"> oraz odnotowania zakończenia już istniejącego</w:t>
      </w:r>
      <w:r w:rsidR="00947535">
        <w:t>,</w:t>
      </w:r>
      <w:r>
        <w:t xml:space="preserve"> </w:t>
      </w:r>
      <w:r w:rsidR="00764D0D">
        <w:t xml:space="preserve">jest podstawową </w:t>
      </w:r>
      <w:del w:id="1506" w:author="Maciek" w:date="2011-09-02T23:21:00Z">
        <w:r w:rsidR="00764D0D" w:rsidDel="00FA15C0">
          <w:delText xml:space="preserve">funkcjonalnością </w:delText>
        </w:r>
      </w:del>
      <w:ins w:id="1507" w:author="Maciek" w:date="2011-09-02T23:21:00Z">
        <w:r w:rsidR="00FA15C0">
          <w:t xml:space="preserve">funkcją </w:t>
        </w:r>
      </w:ins>
      <w:r w:rsidR="00764D0D">
        <w:t>systemu.</w:t>
      </w:r>
      <w:r>
        <w:t xml:space="preserve"> Usługa sieciowa nasłuchuje na adresie </w:t>
      </w:r>
      <w:r w:rsidR="002436F7" w:rsidRPr="002436F7">
        <w:rPr>
          <w:rFonts w:ascii="Courier New" w:hAnsi="Courier New" w:cs="Courier New"/>
          <w:sz w:val="20"/>
          <w:szCs w:val="20"/>
          <w:rPrChange w:id="1508" w:author="Sebastian Łuczak" w:date="2011-09-01T00:42:00Z">
            <w:rPr>
              <w:color w:val="0000FF"/>
              <w:u w:val="single"/>
            </w:rPr>
          </w:rPrChange>
        </w:rPr>
        <w:t>/nfcTimeControl/service/reg</w:t>
      </w:r>
      <w:r>
        <w:t xml:space="preserve"> </w:t>
      </w:r>
      <w:del w:id="1509" w:author="Maciek" w:date="2011-09-02T23:21:00Z">
        <w:r w:rsidDel="00FA15C0">
          <w:delText xml:space="preserve">zgłoszenia przychodzące </w:delText>
        </w:r>
      </w:del>
      <w:ins w:id="1510" w:author="Maciek" w:date="2011-09-02T23:21:00Z">
        <w:r w:rsidR="00FA15C0">
          <w:t xml:space="preserve">zgłoszeń przychodzących </w:t>
        </w:r>
      </w:ins>
      <w:del w:id="1511" w:author="Maciek" w:date="2011-09-02T23:21:00Z">
        <w:r w:rsidDel="00FA15C0">
          <w:delText>z</w:delText>
        </w:r>
      </w:del>
      <w:ins w:id="1512" w:author="Maciek" w:date="2011-09-02T23:21:00Z">
        <w:r w:rsidR="00FA15C0">
          <w:t>od</w:t>
        </w:r>
      </w:ins>
      <w:r>
        <w:t xml:space="preserve"> aplikacji mobilnych. </w:t>
      </w:r>
    </w:p>
    <w:p w:rsidR="001E4D1A" w:rsidRDefault="001E4D1A" w:rsidP="00764D0D">
      <w:pPr>
        <w:pStyle w:val="NormalnyIn"/>
      </w:pPr>
      <w:r>
        <w:t>Każde zgłoszenie przychodzące od telefonu komórkowego</w:t>
      </w:r>
      <w:r w:rsidR="00947535">
        <w:t>,</w:t>
      </w:r>
      <w:r>
        <w:t xml:space="preserve"> </w:t>
      </w:r>
      <w:r w:rsidR="00947535">
        <w:t>zawiera</w:t>
      </w:r>
      <w:r>
        <w:t xml:space="preserve"> dane pozwalające na uwierzytelnienie pracownika oraz dodatkowe informacje</w:t>
      </w:r>
      <w:ins w:id="1513" w:author="Maciek" w:date="2011-09-02T23:23:00Z">
        <w:r w:rsidR="009731EF">
          <w:t>, takie jak identyfikator znacznika oraz data utworzenia zgłosze</w:t>
        </w:r>
      </w:ins>
      <w:ins w:id="1514" w:author="Maciek" w:date="2011-09-02T23:24:00Z">
        <w:r w:rsidR="009731EF">
          <w:t>nia,</w:t>
        </w:r>
      </w:ins>
      <w:r>
        <w:t xml:space="preserve"> na temat rozpoczętego czy też zakończonego zdarzenia. Dzięki </w:t>
      </w:r>
      <w:del w:id="1515" w:author="Maciek" w:date="2011-09-02T23:24:00Z">
        <w:r w:rsidDel="009731EF">
          <w:delText>unikalnemu identyfikatorowi</w:delText>
        </w:r>
        <w:r w:rsidR="00947535" w:rsidDel="009731EF">
          <w:delText>, znacznik, który jednoznacznie określa lokalizację oraz dacie rozpoczęcia,</w:delText>
        </w:r>
      </w:del>
      <w:ins w:id="1516" w:author="Maciek" w:date="2011-09-02T23:24:00Z">
        <w:r w:rsidR="009731EF">
          <w:t>nim</w:t>
        </w:r>
      </w:ins>
      <w:r>
        <w:t xml:space="preserve"> </w:t>
      </w:r>
      <w:r w:rsidR="005C1791">
        <w:t>system jest w stanie wprowadzić do bazy danych nowe zdarzenie</w:t>
      </w:r>
      <w:r w:rsidR="00947535">
        <w:t>,</w:t>
      </w:r>
      <w:r w:rsidR="005C1791">
        <w:t xml:space="preserve"> oznaczając je jednocześnie statusem „rozpoczęte”. W przypadku</w:t>
      </w:r>
      <w:r w:rsidR="00947535">
        <w:t>,</w:t>
      </w:r>
      <w:r w:rsidR="005C1791">
        <w:t xml:space="preserve"> gdy zgłoszenie ma na celu zakończenie wcześniej już zarejestrowanego zdarzenia przesyłany jest specjalnie tworzony token jednoznacznie identyfikujący zdarzenie. Na jego podstawie zdarzenie uzyskuje status „zakończone”. Token jest tworzony w oparciu o nazwę użytkowni</w:t>
      </w:r>
      <w:ins w:id="1517" w:author="Sebastian Łuczak" w:date="2011-08-31T23:26:00Z">
        <w:r w:rsidR="00B6661E">
          <w:t>k</w:t>
        </w:r>
      </w:ins>
      <w:r w:rsidR="005C1791">
        <w:t xml:space="preserve">a zajmującego się zdarzeniem, datę utworzenia oraz identyfikator </w:t>
      </w:r>
      <w:del w:id="1518" w:author="Sebastian Łuczak" w:date="2011-08-31T23:25:00Z">
        <w:r w:rsidR="005C1791" w:rsidDel="00B6661E">
          <w:delText>Tagu</w:delText>
        </w:r>
      </w:del>
      <w:ins w:id="1519" w:author="Sebastian Łuczak" w:date="2011-08-31T23:25:00Z">
        <w:r w:rsidR="00B6661E">
          <w:t>znacznika</w:t>
        </w:r>
      </w:ins>
      <w:r w:rsidR="005C1791">
        <w:t xml:space="preserve">.  </w:t>
      </w:r>
    </w:p>
    <w:p w:rsidR="00764D0D" w:rsidRDefault="00764D0D" w:rsidP="00764D0D">
      <w:pPr>
        <w:pStyle w:val="NormalnyIn"/>
      </w:pPr>
      <w:r>
        <w:t xml:space="preserve">Uproszczony schemat działania rejestracji nowego zdarzenia </w:t>
      </w:r>
      <w:r w:rsidR="00677F7F">
        <w:t>został przedstawiony na rysunku 5.2.</w:t>
      </w:r>
    </w:p>
    <w:p w:rsidR="00A22725" w:rsidRDefault="008A2099" w:rsidP="00A22725">
      <w:pPr>
        <w:pStyle w:val="NormalnyIn"/>
        <w:keepNext/>
      </w:pPr>
      <w:r>
        <w:rPr>
          <w:noProof/>
        </w:rPr>
        <w:drawing>
          <wp:inline distT="0" distB="0" distL="0" distR="0">
            <wp:extent cx="5385463" cy="4330299"/>
            <wp:effectExtent l="19050" t="0" r="5687" b="0"/>
            <wp:docPr id="4" name="Obraz 2" descr="zdarzen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darzenie.jpg"/>
                    <pic:cNvPicPr/>
                  </pic:nvPicPr>
                  <pic:blipFill>
                    <a:blip r:embed="rId21" cstate="print"/>
                    <a:stretch>
                      <a:fillRect/>
                    </a:stretch>
                  </pic:blipFill>
                  <pic:spPr>
                    <a:xfrm>
                      <a:off x="0" y="0"/>
                      <a:ext cx="5385463" cy="4330299"/>
                    </a:xfrm>
                    <a:prstGeom prst="rect">
                      <a:avLst/>
                    </a:prstGeom>
                  </pic:spPr>
                </pic:pic>
              </a:graphicData>
            </a:graphic>
          </wp:inline>
        </w:drawing>
      </w:r>
    </w:p>
    <w:p w:rsidR="00764D0D" w:rsidRPr="00A22725" w:rsidRDefault="00A22725" w:rsidP="00A22725">
      <w:pPr>
        <w:pStyle w:val="Legenda"/>
      </w:pPr>
      <w:r w:rsidRPr="00A22725">
        <w:t xml:space="preserve">Rys. </w:t>
      </w:r>
      <w:fldSimple w:instr=" STYLEREF 1 \s ">
        <w:r w:rsidR="00B32F6F">
          <w:rPr>
            <w:noProof/>
          </w:rPr>
          <w:t>5</w:t>
        </w:r>
      </w:fldSimple>
      <w:r w:rsidR="00B32F6F">
        <w:t>.</w:t>
      </w:r>
      <w:fldSimple w:instr=" SEQ Rys. \* ARABIC \s 1 ">
        <w:r w:rsidR="00B32F6F">
          <w:rPr>
            <w:noProof/>
          </w:rPr>
          <w:t>2</w:t>
        </w:r>
      </w:fldSimple>
      <w:r w:rsidRPr="00A22725">
        <w:t xml:space="preserve"> Algorytm obsługujący zgłoszenie rejestracji zdarzenia</w:t>
      </w:r>
    </w:p>
    <w:p w:rsidR="00A22725" w:rsidRDefault="00A22725">
      <w:pPr>
        <w:jc w:val="left"/>
        <w:rPr>
          <w:rFonts w:ascii="Times New Roman" w:eastAsia="Times New Roman" w:hAnsi="Times New Roman"/>
          <w:sz w:val="24"/>
          <w:szCs w:val="24"/>
          <w:lang w:eastAsia="pl-PL"/>
        </w:rPr>
      </w:pPr>
      <w:r>
        <w:br w:type="page"/>
      </w:r>
    </w:p>
    <w:p w:rsidR="00064EA2" w:rsidRDefault="005C1791" w:rsidP="00764D0D">
      <w:pPr>
        <w:pStyle w:val="NormalnyIn"/>
      </w:pPr>
      <w:r>
        <w:lastRenderedPageBreak/>
        <w:t>Na podstawie powyższego schematu</w:t>
      </w:r>
      <w:r w:rsidR="00947535">
        <w:t>,</w:t>
      </w:r>
      <w:r>
        <w:t xml:space="preserve"> możemy zobaczyć krok po kroku jakie czynności wykonuje sys</w:t>
      </w:r>
      <w:r w:rsidR="00947535">
        <w:t>tem przez odnotowaniem zdarzenia</w:t>
      </w:r>
      <w:r>
        <w:t>.</w:t>
      </w:r>
      <w:r w:rsidR="001B3156">
        <w:t xml:space="preserve"> </w:t>
      </w:r>
      <w:r>
        <w:t>Zaraz po uwierzytelnieniu użytkownika aplikacja sprawdza czy w przychodzącym zgłoszeniu przesłany jest token. Jeżeli jest, wiemy, że zdarzenie jest już w statusie „rozpoczęte” w bazie danych i należy je zakończyć</w:t>
      </w:r>
      <w:r w:rsidR="000217D0">
        <w:t xml:space="preserve"> poprzez ustawienie odpowiedniego statusu</w:t>
      </w:r>
      <w:r w:rsidR="00947535">
        <w:t>,</w:t>
      </w:r>
      <w:r w:rsidR="000217D0">
        <w:t xml:space="preserve"> a także daty zakończenia</w:t>
      </w:r>
      <w:r>
        <w:t xml:space="preserve">. </w:t>
      </w:r>
    </w:p>
    <w:p w:rsidR="00064EA2" w:rsidRDefault="005C1791" w:rsidP="00764D0D">
      <w:pPr>
        <w:pStyle w:val="NormalnyIn"/>
      </w:pPr>
      <w:r>
        <w:t>W przypadku braku tokenu</w:t>
      </w:r>
      <w:r w:rsidR="00947535">
        <w:t>,</w:t>
      </w:r>
      <w:r>
        <w:t xml:space="preserve"> system przystępuje do kolejnego kroku jakim jest </w:t>
      </w:r>
      <w:r w:rsidR="002631BC">
        <w:t xml:space="preserve">sprawdzenie czy dany identyfikator </w:t>
      </w:r>
      <w:del w:id="1520" w:author="Sebastian Łuczak" w:date="2011-08-31T23:26:00Z">
        <w:r w:rsidR="002631BC" w:rsidDel="00B6661E">
          <w:delText xml:space="preserve">Tagu </w:delText>
        </w:r>
      </w:del>
      <w:ins w:id="1521" w:author="Sebastian Łuczak" w:date="2011-08-31T23:26:00Z">
        <w:r w:rsidR="00B6661E">
          <w:t xml:space="preserve">znacznika </w:t>
        </w:r>
      </w:ins>
      <w:r w:rsidR="002631BC">
        <w:t>jest zarejestrowany w systemie. Jeżeli weryfikacja jest negatywna</w:t>
      </w:r>
      <w:r w:rsidR="00947535">
        <w:t>,</w:t>
      </w:r>
      <w:r w:rsidR="002631BC">
        <w:t xml:space="preserve"> aplikacja mobilna </w:t>
      </w:r>
      <w:r w:rsidR="00410C7B">
        <w:t>otrzymuje odpowiedni status</w:t>
      </w:r>
      <w:r>
        <w:t xml:space="preserve"> </w:t>
      </w:r>
      <w:r w:rsidR="001B3156">
        <w:t>błędu</w:t>
      </w:r>
      <w:r w:rsidR="00064EA2">
        <w:t xml:space="preserve"> mówiący o braku </w:t>
      </w:r>
      <w:del w:id="1522" w:author="Sebastian Łuczak" w:date="2011-08-31T23:26:00Z">
        <w:r w:rsidR="00064EA2" w:rsidDel="00B6661E">
          <w:delText xml:space="preserve">Tagu </w:delText>
        </w:r>
      </w:del>
      <w:ins w:id="1523" w:author="Sebastian Łuczak" w:date="2011-08-31T23:26:00Z">
        <w:r w:rsidR="00B6661E">
          <w:t xml:space="preserve">znacznika </w:t>
        </w:r>
      </w:ins>
      <w:r w:rsidR="00064EA2">
        <w:t>w bazie</w:t>
      </w:r>
      <w:r w:rsidR="001B3156">
        <w:t>.</w:t>
      </w:r>
      <w:r w:rsidR="00064EA2">
        <w:t xml:space="preserve"> </w:t>
      </w:r>
      <w:r w:rsidR="001B3156">
        <w:t xml:space="preserve">W przeciwnym razie aplikacja sprawdzi najpierw czy istnieją zdarzenia o statusie „utworzone” dla danego </w:t>
      </w:r>
      <w:del w:id="1524" w:author="Sebastian Łuczak" w:date="2011-08-31T23:26:00Z">
        <w:r w:rsidR="001B3156" w:rsidDel="00B6661E">
          <w:delText>Tagu</w:delText>
        </w:r>
      </w:del>
      <w:ins w:id="1525" w:author="Sebastian Łuczak" w:date="2011-08-31T23:26:00Z">
        <w:r w:rsidR="00B6661E">
          <w:t>znacznika</w:t>
        </w:r>
      </w:ins>
      <w:r w:rsidR="001B3156">
        <w:t xml:space="preserve">, lub też utworzy nowe zdarzenie. </w:t>
      </w:r>
    </w:p>
    <w:p w:rsidR="005C1791" w:rsidRDefault="001B3156" w:rsidP="00764D0D">
      <w:pPr>
        <w:pStyle w:val="NormalnyIn"/>
      </w:pPr>
      <w:r>
        <w:t>Każdy krok</w:t>
      </w:r>
      <w:del w:id="1526" w:author="Sebastian Łuczak" w:date="2011-08-31T23:26:00Z">
        <w:r w:rsidR="00947535" w:rsidDel="00B6661E">
          <w:delText>,</w:delText>
        </w:r>
      </w:del>
      <w:r>
        <w:t xml:space="preserve"> kończy się przesłaniem odpowiednio sformułowanej odpowiedzi będącej klasą </w:t>
      </w:r>
      <w:r w:rsidRPr="00F02E9C">
        <w:rPr>
          <w:rFonts w:ascii="Courier New" w:hAnsi="Courier New" w:cs="Courier New"/>
          <w:sz w:val="20"/>
          <w:szCs w:val="20"/>
        </w:rPr>
        <w:t>CResponse</w:t>
      </w:r>
      <w:r w:rsidR="00947535">
        <w:t>,</w:t>
      </w:r>
      <w:r>
        <w:t xml:space="preserve"> która to zawiera pole informujące o statusie przetwarzanego zgłoszenia oraz dwa pola wypełniane w przypadku rejestracji zgłoszenia – komentarz do zgłoszenia utworzonego wcześniej </w:t>
      </w:r>
      <w:ins w:id="1527" w:author="Sebastian Łuczak" w:date="2011-08-31T23:26:00Z">
        <w:r w:rsidR="00B6661E">
          <w:t>po</w:t>
        </w:r>
      </w:ins>
      <w:r>
        <w:t xml:space="preserve">przez panel administracyjny oraz token. </w:t>
      </w:r>
    </w:p>
    <w:p w:rsidR="00211B4B" w:rsidRDefault="008A2099" w:rsidP="00764D0D">
      <w:pPr>
        <w:pStyle w:val="NormalnyIn"/>
      </w:pPr>
      <w:r>
        <w:t xml:space="preserve">Na poniższym schemacie </w:t>
      </w:r>
      <w:r w:rsidR="00F02E9C">
        <w:t>przedstawiono</w:t>
      </w:r>
      <w:r>
        <w:t xml:space="preserve"> cykl życia nowo zarejestrowanego zdarzenia. </w:t>
      </w:r>
    </w:p>
    <w:p w:rsidR="008A2099" w:rsidRDefault="008A2099" w:rsidP="00764D0D">
      <w:pPr>
        <w:pStyle w:val="NormalnyIn"/>
      </w:pPr>
    </w:p>
    <w:p w:rsidR="008A2099" w:rsidRDefault="008A2099" w:rsidP="00764D0D">
      <w:pPr>
        <w:pStyle w:val="NormalnyIn"/>
      </w:pPr>
    </w:p>
    <w:p w:rsidR="00677F7F" w:rsidRDefault="00A83708" w:rsidP="00677F7F">
      <w:pPr>
        <w:pStyle w:val="NormalnyIn"/>
        <w:keepNext/>
        <w:jc w:val="center"/>
      </w:pPr>
      <w:r w:rsidRPr="00A83708">
        <w:rPr>
          <w:noProof/>
        </w:rPr>
        <w:drawing>
          <wp:inline distT="0" distB="0" distL="0" distR="0">
            <wp:extent cx="3705225" cy="2209800"/>
            <wp:effectExtent l="19050" t="0" r="9525" b="0"/>
            <wp:docPr id="26" name="Obraz 2" descr="cykl zdarze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kl zdarzenia.jpg"/>
                    <pic:cNvPicPr/>
                  </pic:nvPicPr>
                  <pic:blipFill>
                    <a:blip r:embed="rId22" cstate="print"/>
                    <a:stretch>
                      <a:fillRect/>
                    </a:stretch>
                  </pic:blipFill>
                  <pic:spPr>
                    <a:xfrm>
                      <a:off x="0" y="0"/>
                      <a:ext cx="3705225" cy="2209800"/>
                    </a:xfrm>
                    <a:prstGeom prst="rect">
                      <a:avLst/>
                    </a:prstGeom>
                  </pic:spPr>
                </pic:pic>
              </a:graphicData>
            </a:graphic>
          </wp:inline>
        </w:drawing>
      </w:r>
    </w:p>
    <w:p w:rsidR="008A2099" w:rsidRDefault="00677F7F" w:rsidP="00677F7F">
      <w:pPr>
        <w:pStyle w:val="Legenda"/>
      </w:pPr>
      <w:r>
        <w:t xml:space="preserve">Rys. </w:t>
      </w:r>
      <w:fldSimple w:instr=" STYLEREF 1 \s ">
        <w:r w:rsidR="00B32F6F">
          <w:rPr>
            <w:noProof/>
          </w:rPr>
          <w:t>5</w:t>
        </w:r>
      </w:fldSimple>
      <w:r w:rsidR="00B32F6F">
        <w:t>.</w:t>
      </w:r>
      <w:fldSimple w:instr=" SEQ Rys. \* ARABIC \s 1 ">
        <w:r w:rsidR="00B32F6F">
          <w:rPr>
            <w:noProof/>
          </w:rPr>
          <w:t>3</w:t>
        </w:r>
      </w:fldSimple>
      <w:r>
        <w:t xml:space="preserve"> </w:t>
      </w:r>
      <w:r w:rsidRPr="00E66FEB">
        <w:t>Cykl życia zdarzenia</w:t>
      </w:r>
    </w:p>
    <w:p w:rsidR="00A83708" w:rsidRDefault="00A83708">
      <w:pPr>
        <w:jc w:val="left"/>
        <w:rPr>
          <w:rFonts w:ascii="Times New Roman" w:eastAsiaTheme="majorEastAsia" w:hAnsi="Times New Roman" w:cstheme="majorBidi"/>
          <w:b/>
          <w:bCs/>
          <w:sz w:val="24"/>
          <w:szCs w:val="24"/>
          <w:highlight w:val="lightGray"/>
          <w:lang w:eastAsia="pl-PL"/>
        </w:rPr>
      </w:pPr>
      <w:r>
        <w:rPr>
          <w:highlight w:val="lightGray"/>
        </w:rPr>
        <w:br w:type="page"/>
      </w:r>
    </w:p>
    <w:p w:rsidR="00764D0D" w:rsidRDefault="00211B4B" w:rsidP="00A83708">
      <w:pPr>
        <w:pStyle w:val="Nagwek3"/>
        <w:numPr>
          <w:ilvl w:val="0"/>
          <w:numId w:val="0"/>
        </w:numPr>
      </w:pPr>
      <w:bookmarkStart w:id="1528" w:name="_Toc302857096"/>
      <w:r>
        <w:lastRenderedPageBreak/>
        <w:t>W</w:t>
      </w:r>
      <w:r w:rsidR="00E27E90">
        <w:t>prowadzanie nowej lokalizacji i znacznika</w:t>
      </w:r>
      <w:bookmarkEnd w:id="1528"/>
      <w:r w:rsidR="00E27E90">
        <w:t xml:space="preserve"> </w:t>
      </w:r>
    </w:p>
    <w:p w:rsidR="00211B4B" w:rsidRDefault="00764D0D" w:rsidP="0082106B">
      <w:pPr>
        <w:pStyle w:val="NormalnyIn"/>
        <w:ind w:firstLine="0"/>
      </w:pPr>
      <w:r>
        <w:t>Funkcj</w:t>
      </w:r>
      <w:ins w:id="1529" w:author="Sebastian Łuczak" w:date="2011-08-31T23:27:00Z">
        <w:r w:rsidR="00AB2B44">
          <w:t>a</w:t>
        </w:r>
      </w:ins>
      <w:del w:id="1530" w:author="Sebastian Łuczak" w:date="2011-08-31T23:27:00Z">
        <w:r w:rsidDel="00AB2B44">
          <w:delText>onalność</w:delText>
        </w:r>
      </w:del>
      <w:r>
        <w:t xml:space="preserve"> </w:t>
      </w:r>
      <w:r w:rsidR="00211B4B">
        <w:t xml:space="preserve">rejestracji nowej lokalizacji jest </w:t>
      </w:r>
      <w:del w:id="1531" w:author="Sebastian Łuczak" w:date="2011-08-31T23:27:00Z">
        <w:r w:rsidR="00211B4B" w:rsidDel="00AB2B44">
          <w:delText xml:space="preserve">przeznaczone </w:delText>
        </w:r>
      </w:del>
      <w:ins w:id="1532" w:author="Sebastian Łuczak" w:date="2011-08-31T23:27:00Z">
        <w:r w:rsidR="00AB2B44">
          <w:t xml:space="preserve">przeznaczona </w:t>
        </w:r>
      </w:ins>
      <w:r w:rsidR="00211B4B">
        <w:t xml:space="preserve">dla pracowników posiadających odpowiednio wysokie uprawnienia, takie jak </w:t>
      </w:r>
      <w:r w:rsidR="00211B4B" w:rsidRPr="00C31ED0">
        <w:rPr>
          <w:rFonts w:ascii="Courier New" w:hAnsi="Courier New" w:cs="Courier New"/>
          <w:sz w:val="20"/>
          <w:szCs w:val="20"/>
        </w:rPr>
        <w:t>ROLE_SUPER_USER</w:t>
      </w:r>
      <w:r w:rsidR="00211B4B">
        <w:t xml:space="preserve"> czy też </w:t>
      </w:r>
      <w:r w:rsidR="00211B4B" w:rsidRPr="00C31ED0">
        <w:rPr>
          <w:rFonts w:ascii="Courier New" w:hAnsi="Courier New" w:cs="Courier New"/>
          <w:sz w:val="20"/>
          <w:szCs w:val="20"/>
        </w:rPr>
        <w:t>ROLE_ADMIN</w:t>
      </w:r>
      <w:r w:rsidR="00211B4B">
        <w:t xml:space="preserve">. </w:t>
      </w:r>
    </w:p>
    <w:p w:rsidR="00211B4B" w:rsidRDefault="00211B4B" w:rsidP="00764D0D">
      <w:pPr>
        <w:pStyle w:val="NormalnyIn"/>
      </w:pPr>
      <w:r>
        <w:t>Mechanizm ten</w:t>
      </w:r>
      <w:del w:id="1533" w:author="Sebastian Łuczak" w:date="2011-08-31T23:27:00Z">
        <w:r w:rsidR="00FE1FE4" w:rsidDel="00AB2B44">
          <w:delText>,</w:delText>
        </w:r>
      </w:del>
      <w:r>
        <w:t xml:space="preserve"> </w:t>
      </w:r>
      <w:r w:rsidR="00FF3FB9">
        <w:t xml:space="preserve">został stworzony z myślą o potrzebie łatwej rejestracji </w:t>
      </w:r>
      <w:r w:rsidR="001417C4">
        <w:t>znaczników</w:t>
      </w:r>
      <w:r w:rsidR="00FF3FB9">
        <w:t xml:space="preserve"> </w:t>
      </w:r>
      <w:r w:rsidR="00835055">
        <w:t xml:space="preserve">bezpośrednio </w:t>
      </w:r>
      <w:r w:rsidR="00FF3FB9">
        <w:t>na miejs</w:t>
      </w:r>
      <w:r w:rsidR="004C045B">
        <w:t>c</w:t>
      </w:r>
      <w:r w:rsidR="00FF3FB9">
        <w:t>u w zdalnej loka</w:t>
      </w:r>
      <w:r w:rsidR="004C045B">
        <w:t>li</w:t>
      </w:r>
      <w:r w:rsidR="00FF3FB9">
        <w:t>z</w:t>
      </w:r>
      <w:r w:rsidR="004C045B">
        <w:t>a</w:t>
      </w:r>
      <w:r w:rsidR="00FF3FB9">
        <w:t>cji</w:t>
      </w:r>
      <w:r w:rsidR="00FE1FE4">
        <w:t>,</w:t>
      </w:r>
      <w:r w:rsidR="00FF3FB9">
        <w:t xml:space="preserve"> na przykład podczas podpisywania nowej umowy z kontrahentem. </w:t>
      </w:r>
      <w:r w:rsidR="004C045B">
        <w:t xml:space="preserve">Umożliwia ona osobie wprowadzającej nową </w:t>
      </w:r>
      <w:del w:id="1534" w:author="Sebastian Łuczak" w:date="2011-08-31T23:27:00Z">
        <w:r w:rsidR="004C045B" w:rsidDel="00AB2B44">
          <w:delText xml:space="preserve">lokalizacje </w:delText>
        </w:r>
      </w:del>
      <w:ins w:id="1535" w:author="Sebastian Łuczak" w:date="2011-08-31T23:27:00Z">
        <w:r w:rsidR="00AB2B44">
          <w:t xml:space="preserve">lokalizację </w:t>
        </w:r>
      </w:ins>
      <w:r w:rsidR="004C045B">
        <w:t xml:space="preserve">wprowadzenie podstawowych danych do zapisania jej w systemie. </w:t>
      </w:r>
    </w:p>
    <w:p w:rsidR="00764D0D" w:rsidRDefault="00764D0D" w:rsidP="00764D0D">
      <w:pPr>
        <w:pStyle w:val="NormalnyIn"/>
      </w:pPr>
      <w:r>
        <w:t>Tak</w:t>
      </w:r>
      <w:del w:id="1536" w:author="Sebastian Łuczak" w:date="2011-08-31T23:27:00Z">
        <w:r w:rsidR="00FE1FE4" w:rsidDel="00AB2B44">
          <w:delText>,</w:delText>
        </w:r>
      </w:del>
      <w:r>
        <w:t xml:space="preserve"> jak w poprzednich przypadkach</w:t>
      </w:r>
      <w:r w:rsidR="00FE1FE4">
        <w:t>,</w:t>
      </w:r>
      <w:r>
        <w:t xml:space="preserve"> </w:t>
      </w:r>
      <w:r w:rsidR="00B147A9">
        <w:t xml:space="preserve">usługa sieciowa </w:t>
      </w:r>
      <w:r>
        <w:t xml:space="preserve">obsługuje zgłoszenia przychodzące na adres </w:t>
      </w:r>
      <w:r w:rsidR="002436F7" w:rsidRPr="002436F7">
        <w:rPr>
          <w:rFonts w:ascii="Courier New" w:hAnsi="Courier New" w:cs="Courier New"/>
          <w:i/>
          <w:sz w:val="20"/>
          <w:szCs w:val="20"/>
          <w:rPrChange w:id="1537" w:author="Maciek" w:date="2011-09-02T23:25:00Z">
            <w:rPr>
              <w:color w:val="0000FF"/>
              <w:u w:val="single"/>
            </w:rPr>
          </w:rPrChange>
        </w:rPr>
        <w:t>/nfcTimeContorl/service/admin</w:t>
      </w:r>
      <w:r w:rsidR="00B147A9">
        <w:t>. Każ</w:t>
      </w:r>
      <w:r w:rsidR="00FE1FE4">
        <w:t>de zgłoszenie zawiera informację</w:t>
      </w:r>
      <w:r w:rsidR="00B147A9">
        <w:t xml:space="preserve"> na temat użytkownika służące do jego uwierzytelnienia, oraz identyfikator </w:t>
      </w:r>
      <w:r w:rsidR="001417C4">
        <w:t>znacznika</w:t>
      </w:r>
      <w:r w:rsidR="00B147A9">
        <w:t xml:space="preserve">, datę rejestracji, nazwę lokalizacji, numer seryjny urządzenia z którym będzie powiązany </w:t>
      </w:r>
      <w:r w:rsidR="001417C4">
        <w:t>znacznik</w:t>
      </w:r>
      <w:r w:rsidR="00FE1FE4">
        <w:t>,</w:t>
      </w:r>
      <w:r w:rsidR="00B147A9">
        <w:t xml:space="preserve"> a także </w:t>
      </w:r>
      <w:del w:id="1538" w:author="Sebastian Łuczak" w:date="2011-08-31T23:27:00Z">
        <w:r w:rsidR="00B147A9" w:rsidDel="00AB2B44">
          <w:delText xml:space="preserve">nip </w:delText>
        </w:r>
      </w:del>
      <w:ins w:id="1539" w:author="Sebastian Łuczak" w:date="2011-08-31T23:27:00Z">
        <w:r w:rsidR="00AB2B44">
          <w:t xml:space="preserve">NIP </w:t>
        </w:r>
      </w:ins>
      <w:r w:rsidR="00B147A9">
        <w:t xml:space="preserve">i nazwę firmy do której należy dana lokalizacja. </w:t>
      </w:r>
      <w:ins w:id="1540" w:author="Sebastian" w:date="2011-09-01T13:15:00Z">
        <w:r w:rsidR="007E0A32">
          <w:t xml:space="preserve">Ponieważ w sposób jednoznaczny identyfikuje on firmę, </w:t>
        </w:r>
      </w:ins>
      <w:ins w:id="1541" w:author="Sebastian" w:date="2011-09-01T13:13:00Z">
        <w:r w:rsidR="007E0A32">
          <w:t>Numer Identyfikacji Podat</w:t>
        </w:r>
      </w:ins>
      <w:ins w:id="1542" w:author="Sebastian" w:date="2011-09-01T13:14:00Z">
        <w:r w:rsidR="007E0A32">
          <w:t>kowej</w:t>
        </w:r>
      </w:ins>
      <w:ins w:id="1543" w:author="Sebastian" w:date="2011-09-01T13:13:00Z">
        <w:r w:rsidR="007E0A32">
          <w:t xml:space="preserve"> jest </w:t>
        </w:r>
      </w:ins>
      <w:ins w:id="1544" w:author="Sebastian" w:date="2011-09-01T13:14:00Z">
        <w:r w:rsidR="007E0A32">
          <w:t>w naszym systemie stosowany jako unikatowy identyfikator kontrahenta.</w:t>
        </w:r>
      </w:ins>
    </w:p>
    <w:p w:rsidR="00835055" w:rsidRDefault="00835055" w:rsidP="00764D0D">
      <w:pPr>
        <w:pStyle w:val="NormalnyIn"/>
      </w:pPr>
      <w:r>
        <w:t>Na podstawie przesłanych danych</w:t>
      </w:r>
      <w:r w:rsidR="00FE1FE4">
        <w:t>,</w:t>
      </w:r>
      <w:r>
        <w:t xml:space="preserve"> </w:t>
      </w:r>
      <w:del w:id="1545" w:author="Sebastian" w:date="2011-09-01T13:15:00Z">
        <w:r w:rsidDel="007E0A32">
          <w:delText xml:space="preserve">system </w:delText>
        </w:r>
      </w:del>
      <w:ins w:id="1546" w:author="Sebastian" w:date="2011-09-01T13:15:00Z">
        <w:r w:rsidR="007E0A32">
          <w:t xml:space="preserve">aplikacja </w:t>
        </w:r>
      </w:ins>
      <w:r>
        <w:t xml:space="preserve">decyduje o swoich następnych krokach. Jeżeli identyfikator </w:t>
      </w:r>
      <w:r w:rsidR="001417C4">
        <w:t>znacznika</w:t>
      </w:r>
      <w:r>
        <w:t xml:space="preserve">: </w:t>
      </w:r>
    </w:p>
    <w:p w:rsidR="00835055" w:rsidRDefault="00835055" w:rsidP="00835055">
      <w:pPr>
        <w:pStyle w:val="NormalnyIn"/>
        <w:numPr>
          <w:ilvl w:val="0"/>
          <w:numId w:val="12"/>
        </w:numPr>
      </w:pPr>
      <w:r>
        <w:t xml:space="preserve">istnieje </w:t>
      </w:r>
      <w:del w:id="1547" w:author="Maciek" w:date="2011-09-02T23:24:00Z">
        <w:r w:rsidDel="009731EF">
          <w:delText xml:space="preserve">już </w:delText>
        </w:r>
      </w:del>
      <w:r>
        <w:t>w bazie –</w:t>
      </w:r>
      <w:r w:rsidR="00DE3658">
        <w:t xml:space="preserve"> </w:t>
      </w:r>
      <w:del w:id="1548" w:author="Maciek" w:date="2011-09-02T23:24:00Z">
        <w:r w:rsidDel="009731EF">
          <w:delText xml:space="preserve"> wtedy </w:delText>
        </w:r>
      </w:del>
      <w:del w:id="1549" w:author="Sebastian" w:date="2011-09-01T13:18:00Z">
        <w:r w:rsidDel="007E0A32">
          <w:delText xml:space="preserve">aplikacja </w:delText>
        </w:r>
      </w:del>
      <w:ins w:id="1550" w:author="Sebastian" w:date="2011-09-01T13:18:00Z">
        <w:r w:rsidR="007E0A32">
          <w:t xml:space="preserve">usługa </w:t>
        </w:r>
      </w:ins>
      <w:r>
        <w:t xml:space="preserve">odmawia </w:t>
      </w:r>
      <w:del w:id="1551" w:author="Sebastian Łuczak" w:date="2011-08-31T23:28:00Z">
        <w:r w:rsidDel="00AB2B44">
          <w:delText xml:space="preserve">jej </w:delText>
        </w:r>
      </w:del>
      <w:ins w:id="1552" w:author="Sebastian Łuczak" w:date="2011-08-31T23:28:00Z">
        <w:r w:rsidR="00AB2B44">
          <w:t xml:space="preserve">jego </w:t>
        </w:r>
      </w:ins>
      <w:r>
        <w:t>rejestracji</w:t>
      </w:r>
    </w:p>
    <w:p w:rsidR="00835055" w:rsidRDefault="00835055" w:rsidP="00835055">
      <w:pPr>
        <w:pStyle w:val="NormalnyIn"/>
        <w:numPr>
          <w:ilvl w:val="0"/>
          <w:numId w:val="12"/>
        </w:numPr>
      </w:pPr>
      <w:r>
        <w:t>nie istnieje</w:t>
      </w:r>
      <w:r w:rsidR="00FE1FE4">
        <w:t>,</w:t>
      </w:r>
      <w:r>
        <w:t xml:space="preserve"> ale firma będąca jej właścicielem istnieje </w:t>
      </w:r>
      <w:r w:rsidR="00DE3658">
        <w:t>–</w:t>
      </w:r>
      <w:r w:rsidR="007908D1">
        <w:t xml:space="preserve"> </w:t>
      </w:r>
      <w:r>
        <w:t>rejestruje nową lokalizacj</w:t>
      </w:r>
      <w:r w:rsidR="009833C8">
        <w:t>ę</w:t>
      </w:r>
    </w:p>
    <w:p w:rsidR="00835055" w:rsidRDefault="00835055" w:rsidP="00835055">
      <w:pPr>
        <w:pStyle w:val="NormalnyIn"/>
        <w:numPr>
          <w:ilvl w:val="0"/>
          <w:numId w:val="12"/>
        </w:numPr>
      </w:pPr>
      <w:r>
        <w:t>nie istnieje, oraz firma</w:t>
      </w:r>
      <w:r w:rsidR="00FE1FE4">
        <w:t>,</w:t>
      </w:r>
      <w:r>
        <w:t xml:space="preserve"> do której należeć będzie lokalizacje</w:t>
      </w:r>
      <w:r w:rsidR="00FE1FE4">
        <w:t xml:space="preserve"> również</w:t>
      </w:r>
      <w:r>
        <w:t xml:space="preserve"> nie istnieje</w:t>
      </w:r>
      <w:r w:rsidR="00087B0C">
        <w:t xml:space="preserve"> – </w:t>
      </w:r>
      <w:r>
        <w:t xml:space="preserve">rejestruje najpierw nową firmę a następnie lokalizację. </w:t>
      </w:r>
    </w:p>
    <w:p w:rsidR="001417C4" w:rsidRDefault="001417C4" w:rsidP="001417C4">
      <w:pPr>
        <w:pStyle w:val="NormalnyIn"/>
        <w:ind w:left="1287" w:firstLine="0"/>
      </w:pPr>
    </w:p>
    <w:p w:rsidR="00764D0D" w:rsidRDefault="00764D0D" w:rsidP="00764D0D">
      <w:pPr>
        <w:pStyle w:val="NormalnyIn"/>
      </w:pPr>
      <w:r>
        <w:t>Uproszczony mechanizm działania tej funkcjonalności przedstawia rysunek</w:t>
      </w:r>
      <w:r w:rsidR="00677F7F">
        <w:t xml:space="preserve"> 5.4</w:t>
      </w:r>
    </w:p>
    <w:p w:rsidR="00677F7F" w:rsidRDefault="004C6799" w:rsidP="00677F7F">
      <w:pPr>
        <w:pStyle w:val="NormalnyIn"/>
        <w:keepNext/>
        <w:jc w:val="center"/>
      </w:pPr>
      <w:r>
        <w:rPr>
          <w:noProof/>
        </w:rPr>
        <w:lastRenderedPageBreak/>
        <w:drawing>
          <wp:inline distT="0" distB="0" distL="0" distR="0">
            <wp:extent cx="3905250" cy="5895975"/>
            <wp:effectExtent l="19050" t="0" r="0" b="0"/>
            <wp:docPr id="6" name="Obraz 5" descr="nowa lokalizac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wa lokalizacja.jpg"/>
                    <pic:cNvPicPr/>
                  </pic:nvPicPr>
                  <pic:blipFill>
                    <a:blip r:embed="rId23" cstate="print"/>
                    <a:stretch>
                      <a:fillRect/>
                    </a:stretch>
                  </pic:blipFill>
                  <pic:spPr>
                    <a:xfrm>
                      <a:off x="0" y="0"/>
                      <a:ext cx="3905250" cy="5895975"/>
                    </a:xfrm>
                    <a:prstGeom prst="rect">
                      <a:avLst/>
                    </a:prstGeom>
                  </pic:spPr>
                </pic:pic>
              </a:graphicData>
            </a:graphic>
          </wp:inline>
        </w:drawing>
      </w:r>
    </w:p>
    <w:p w:rsidR="00764D0D" w:rsidRDefault="00677F7F" w:rsidP="00677F7F">
      <w:pPr>
        <w:pStyle w:val="Legenda"/>
      </w:pPr>
      <w:r>
        <w:t xml:space="preserve">Rys. </w:t>
      </w:r>
      <w:fldSimple w:instr=" STYLEREF 1 \s ">
        <w:r w:rsidR="00B32F6F">
          <w:rPr>
            <w:noProof/>
          </w:rPr>
          <w:t>5</w:t>
        </w:r>
      </w:fldSimple>
      <w:r w:rsidR="00B32F6F">
        <w:t>.</w:t>
      </w:r>
      <w:fldSimple w:instr=" SEQ Rys. \* ARABIC \s 1 ">
        <w:r w:rsidR="00B32F6F">
          <w:rPr>
            <w:noProof/>
          </w:rPr>
          <w:t>4</w:t>
        </w:r>
      </w:fldSimple>
      <w:r>
        <w:t xml:space="preserve"> </w:t>
      </w:r>
      <w:r w:rsidRPr="00F95D90">
        <w:t>Algorytm rejestrowania nowej lokalizacji</w:t>
      </w:r>
    </w:p>
    <w:p w:rsidR="004C6799" w:rsidRDefault="004C6799" w:rsidP="00764D0D">
      <w:pPr>
        <w:pStyle w:val="NormalnyIn"/>
      </w:pPr>
    </w:p>
    <w:p w:rsidR="00764D0D" w:rsidRPr="00764D0D" w:rsidRDefault="00835055" w:rsidP="00764D0D">
      <w:pPr>
        <w:pStyle w:val="NormalnyIn"/>
      </w:pPr>
      <w:r>
        <w:t xml:space="preserve">Ze schematu </w:t>
      </w:r>
      <w:r w:rsidR="009E2161">
        <w:t xml:space="preserve"> można </w:t>
      </w:r>
      <w:r w:rsidR="009D55B8">
        <w:t>odczytać jak wygląda algorytm tworzenia nowej lokalizacji. Na początku</w:t>
      </w:r>
      <w:del w:id="1553" w:author="Sebastian Łuczak" w:date="2011-08-31T23:28:00Z">
        <w:r w:rsidR="00FE1FE4" w:rsidDel="000C1024">
          <w:delText>,</w:delText>
        </w:r>
      </w:del>
      <w:r w:rsidR="009D55B8">
        <w:t xml:space="preserve"> zostaje potwierdzona tożsamość użytkownika. Następnie system sp</w:t>
      </w:r>
      <w:r w:rsidR="00FE1FE4">
        <w:t xml:space="preserve">rawdzi czy dany </w:t>
      </w:r>
      <w:del w:id="1554" w:author="Sebastian Łuczak" w:date="2011-08-31T23:28:00Z">
        <w:r w:rsidR="00FE1FE4" w:rsidDel="000C1024">
          <w:delText xml:space="preserve">Tag </w:delText>
        </w:r>
      </w:del>
      <w:ins w:id="1555" w:author="Sebastian Łuczak" w:date="2011-08-31T23:28:00Z">
        <w:r w:rsidR="000C1024">
          <w:t xml:space="preserve">znacznik </w:t>
        </w:r>
      </w:ins>
      <w:r w:rsidR="00FE1FE4">
        <w:t>istnieje</w:t>
      </w:r>
      <w:r w:rsidR="009D55B8">
        <w:t xml:space="preserve"> w bazie danych. Jeżeli istnieje</w:t>
      </w:r>
      <w:r w:rsidR="009E2161">
        <w:t>,</w:t>
      </w:r>
      <w:r w:rsidR="009D55B8">
        <w:t xml:space="preserve"> użytkownikowi zostanie zwrócony odpowiedni status. W przeciwnym wypadku</w:t>
      </w:r>
      <w:r w:rsidR="00FE1FE4">
        <w:t>,</w:t>
      </w:r>
      <w:r w:rsidR="009D55B8">
        <w:t xml:space="preserve"> baza danych zostanie odpytana czy dla przychodzącego w zgłoszeniu numeru NIP</w:t>
      </w:r>
      <w:r w:rsidR="00FE1FE4">
        <w:t>,</w:t>
      </w:r>
      <w:r w:rsidR="009D55B8">
        <w:t xml:space="preserve"> istnieje firma zarejestrowana w systemie. </w:t>
      </w:r>
      <w:r w:rsidR="00465A01">
        <w:t>Jeżeli tak, nowa lokalizacja zostanie stworzona</w:t>
      </w:r>
      <w:r w:rsidR="00A747D0">
        <w:t xml:space="preserve"> i powiązana</w:t>
      </w:r>
      <w:ins w:id="1556" w:author="Maciek" w:date="2011-09-02T23:25:00Z">
        <w:r w:rsidR="009731EF">
          <w:t xml:space="preserve"> z istniejącą już firmą</w:t>
        </w:r>
      </w:ins>
      <w:del w:id="1557" w:author="Maciek" w:date="2011-09-02T23:25:00Z">
        <w:r w:rsidR="00465A01" w:rsidDel="009731EF">
          <w:delText xml:space="preserve"> i podpięta pod istniejącą już firmę,</w:delText>
        </w:r>
      </w:del>
      <w:del w:id="1558" w:author="Sebastian Łuczak" w:date="2011-08-31T23:29:00Z">
        <w:r w:rsidR="00465A01" w:rsidDel="000C1024">
          <w:delText xml:space="preserve"> </w:delText>
        </w:r>
      </w:del>
      <w:ins w:id="1559" w:author="Sebastian Łuczak" w:date="2011-08-31T23:29:00Z">
        <w:r w:rsidR="000C1024">
          <w:t xml:space="preserve">. </w:t>
        </w:r>
      </w:ins>
      <w:del w:id="1560" w:author="Sebastian Łuczak" w:date="2011-08-31T23:29:00Z">
        <w:r w:rsidR="00465A01" w:rsidDel="000C1024">
          <w:delText xml:space="preserve">w </w:delText>
        </w:r>
      </w:del>
      <w:ins w:id="1561" w:author="Sebastian Łuczak" w:date="2011-08-31T23:29:00Z">
        <w:r w:rsidR="000C1024">
          <w:t xml:space="preserve">W </w:t>
        </w:r>
      </w:ins>
      <w:r w:rsidR="00465A01">
        <w:t>przeciwnym wypadku system zarejestruje nową firmę, lokalizację</w:t>
      </w:r>
      <w:r w:rsidR="00FE1FE4">
        <w:t>,</w:t>
      </w:r>
      <w:r w:rsidR="00465A01">
        <w:t xml:space="preserve"> a następnie zwróci użytkownikowi odpowiedni status opisujący pomyślne zakończenie procesu. </w:t>
      </w:r>
    </w:p>
    <w:p w:rsidR="00D07A1D" w:rsidRDefault="00D07A1D" w:rsidP="00764D0D">
      <w:pPr>
        <w:pStyle w:val="NormalnyIn"/>
      </w:pPr>
    </w:p>
    <w:p w:rsidR="00B138EA" w:rsidRDefault="00B138EA" w:rsidP="00B138EA">
      <w:pPr>
        <w:pStyle w:val="Nagwek2"/>
      </w:pPr>
      <w:bookmarkStart w:id="1562" w:name="_Toc302291862"/>
      <w:bookmarkStart w:id="1563" w:name="_Toc302857097"/>
      <w:r>
        <w:lastRenderedPageBreak/>
        <w:t xml:space="preserve">Opis </w:t>
      </w:r>
      <w:r w:rsidRPr="008A3B8F">
        <w:t>aplikacji</w:t>
      </w:r>
      <w:r>
        <w:t xml:space="preserve"> klienckiej na telefon komórkowy</w:t>
      </w:r>
      <w:bookmarkEnd w:id="1562"/>
      <w:bookmarkEnd w:id="1563"/>
    </w:p>
    <w:p w:rsidR="00B138EA" w:rsidRPr="00591542" w:rsidRDefault="00B138EA" w:rsidP="00B138EA">
      <w:pPr>
        <w:pStyle w:val="Nagwek3"/>
      </w:pPr>
      <w:bookmarkStart w:id="1564" w:name="_Toc302857098"/>
      <w:r>
        <w:t>Cel powstania</w:t>
      </w:r>
      <w:bookmarkEnd w:id="1564"/>
    </w:p>
    <w:p w:rsidR="00B138EA" w:rsidRDefault="00B138EA" w:rsidP="00B138EA">
      <w:pPr>
        <w:pStyle w:val="NormalnyIn"/>
        <w:ind w:firstLine="0"/>
      </w:pPr>
      <w:del w:id="1565" w:author="Maciek" w:date="2011-09-02T23:26:00Z">
        <w:r w:rsidDel="009731EF">
          <w:delText xml:space="preserve">Przeznaczeniem </w:delText>
        </w:r>
      </w:del>
      <w:ins w:id="1566" w:author="Maciek" w:date="2011-09-02T23:26:00Z">
        <w:r w:rsidR="009731EF">
          <w:t>A</w:t>
        </w:r>
      </w:ins>
      <w:del w:id="1567" w:author="Maciek" w:date="2011-09-02T23:26:00Z">
        <w:r w:rsidDel="009731EF">
          <w:delText>a</w:delText>
        </w:r>
      </w:del>
      <w:r>
        <w:t>plikacj</w:t>
      </w:r>
      <w:ins w:id="1568" w:author="Maciek" w:date="2011-09-02T23:26:00Z">
        <w:r w:rsidR="009731EF">
          <w:t>a</w:t>
        </w:r>
      </w:ins>
      <w:del w:id="1569" w:author="Maciek" w:date="2011-09-02T23:26:00Z">
        <w:r w:rsidDel="009731EF">
          <w:delText>i</w:delText>
        </w:r>
      </w:del>
      <w:r>
        <w:t xml:space="preserve"> </w:t>
      </w:r>
      <w:del w:id="1570" w:author="Maciek" w:date="2011-09-02T23:26:00Z">
        <w:r w:rsidDel="009731EF">
          <w:delText xml:space="preserve">klienckiej </w:delText>
        </w:r>
      </w:del>
      <w:ins w:id="1571" w:author="Maciek" w:date="2011-09-02T23:26:00Z">
        <w:r w:rsidR="009731EF">
          <w:t xml:space="preserve">kliencka </w:t>
        </w:r>
      </w:ins>
      <w:del w:id="1572" w:author="Maciek" w:date="2011-09-02T23:26:00Z">
        <w:r w:rsidDel="009731EF">
          <w:delText xml:space="preserve">dla pracownika mobilnego jest </w:delText>
        </w:r>
      </w:del>
      <w:r>
        <w:t>pełni</w:t>
      </w:r>
      <w:del w:id="1573" w:author="Maciek" w:date="2011-09-02T23:26:00Z">
        <w:r w:rsidDel="009731EF">
          <w:delText>ć</w:delText>
        </w:r>
      </w:del>
      <w:r>
        <w:t xml:space="preserve"> funkcję intuicyjnego i prostego w obsłudze interfejsu do systemu monitorowania stanu realizacji zleceń.</w:t>
      </w:r>
    </w:p>
    <w:p w:rsidR="00B138EA" w:rsidRDefault="00B138EA" w:rsidP="00B138EA">
      <w:pPr>
        <w:pStyle w:val="Nagwek3"/>
      </w:pPr>
      <w:bookmarkStart w:id="1574" w:name="_Toc302291863"/>
      <w:bookmarkStart w:id="1575" w:name="_Toc302857099"/>
      <w:r>
        <w:t>Założenia</w:t>
      </w:r>
      <w:bookmarkEnd w:id="1574"/>
      <w:bookmarkEnd w:id="1575"/>
    </w:p>
    <w:p w:rsidR="00B138EA" w:rsidRDefault="00B138EA" w:rsidP="00B138EA">
      <w:pPr>
        <w:pStyle w:val="NormalnyIn"/>
        <w:ind w:firstLine="0"/>
      </w:pPr>
      <w:r>
        <w:t xml:space="preserve">Główne założenia które stanowiły podstawę przy projektowaniu tej części systemu to możliwie jak największa szybkość wywołania i działania aplikacji, </w:t>
      </w:r>
      <w:ins w:id="1576" w:author="Maciek" w:date="2011-09-02T23:26:00Z">
        <w:r w:rsidR="009731EF">
          <w:t>energo</w:t>
        </w:r>
      </w:ins>
      <w:r>
        <w:t>oszczędność, łatwość w obsłudze i przejrzysta dla użytkownika prezentacja danych.</w:t>
      </w:r>
    </w:p>
    <w:p w:rsidR="00B138EA" w:rsidRDefault="00B138EA" w:rsidP="00B138EA">
      <w:pPr>
        <w:pStyle w:val="NormalnyIn"/>
        <w:ind w:left="567" w:firstLine="0"/>
      </w:pPr>
      <w:r>
        <w:t>Uproszczony opis zadań powierzonych aplikacji na telefon zawiera w sobie:</w:t>
      </w:r>
    </w:p>
    <w:p w:rsidR="00B138EA" w:rsidRDefault="00B138EA" w:rsidP="00B138EA">
      <w:pPr>
        <w:pStyle w:val="NormalnyIn"/>
        <w:numPr>
          <w:ilvl w:val="0"/>
          <w:numId w:val="1"/>
        </w:numPr>
      </w:pPr>
      <w:r>
        <w:t>automatyczny odczyt zbliżonego znacznika w sytuacji w której aplikacja jest włączona</w:t>
      </w:r>
    </w:p>
    <w:p w:rsidR="00B138EA" w:rsidRDefault="00B138EA" w:rsidP="00B138EA">
      <w:pPr>
        <w:pStyle w:val="NormalnyIn"/>
        <w:numPr>
          <w:ilvl w:val="0"/>
          <w:numId w:val="1"/>
        </w:numPr>
      </w:pPr>
      <w:r>
        <w:t>zgłoszenie się do odczytu znacznika zgodnego z aplikacją z poziomu menu systemu operacyjnego</w:t>
      </w:r>
    </w:p>
    <w:p w:rsidR="00B138EA" w:rsidRDefault="00B138EA" w:rsidP="00B138EA">
      <w:pPr>
        <w:pStyle w:val="NormalnyIn"/>
        <w:numPr>
          <w:ilvl w:val="0"/>
          <w:numId w:val="1"/>
        </w:numPr>
      </w:pPr>
      <w:r>
        <w:t>uwierzytelnienie użytkownika i automatyzacja logowania z zachowaniem oczekiwanej kontroli tożsamości</w:t>
      </w:r>
    </w:p>
    <w:p w:rsidR="00B138EA" w:rsidRDefault="00EF2B5C" w:rsidP="00B138EA">
      <w:pPr>
        <w:pStyle w:val="NormalnyIn"/>
        <w:numPr>
          <w:ilvl w:val="0"/>
          <w:numId w:val="1"/>
        </w:numPr>
      </w:pPr>
      <w:r>
        <w:t>k</w:t>
      </w:r>
      <w:r w:rsidR="00B138EA">
        <w:t>omunikacj</w:t>
      </w:r>
      <w:r>
        <w:t>ę</w:t>
      </w:r>
      <w:r w:rsidR="00B138EA">
        <w:t xml:space="preserve"> z użytkownikiem w oparciu o graficzny interfejs</w:t>
      </w:r>
    </w:p>
    <w:p w:rsidR="00B138EA" w:rsidRDefault="00EF2B5C" w:rsidP="00B138EA">
      <w:pPr>
        <w:pStyle w:val="NormalnyIn"/>
        <w:numPr>
          <w:ilvl w:val="0"/>
          <w:numId w:val="1"/>
        </w:numPr>
      </w:pPr>
      <w:r>
        <w:t>d</w:t>
      </w:r>
      <w:r w:rsidR="00B138EA">
        <w:t>uż</w:t>
      </w:r>
      <w:r>
        <w:t>ą</w:t>
      </w:r>
      <w:r w:rsidR="00B138EA">
        <w:t xml:space="preserve"> szybkość reakcji na działania użytkownika</w:t>
      </w:r>
    </w:p>
    <w:p w:rsidR="00B138EA" w:rsidRDefault="00EF2B5C" w:rsidP="00B138EA">
      <w:pPr>
        <w:pStyle w:val="NormalnyIn"/>
        <w:numPr>
          <w:ilvl w:val="0"/>
          <w:numId w:val="1"/>
        </w:numPr>
      </w:pPr>
      <w:r>
        <w:t>k</w:t>
      </w:r>
      <w:r w:rsidR="00B138EA">
        <w:t>omunikacj</w:t>
      </w:r>
      <w:r>
        <w:t>ę</w:t>
      </w:r>
      <w:r w:rsidR="00B138EA">
        <w:t xml:space="preserve"> z serwerem w celu obsługi odczytanego znacznika</w:t>
      </w:r>
    </w:p>
    <w:p w:rsidR="00B138EA" w:rsidRDefault="00B138EA" w:rsidP="00B138EA">
      <w:pPr>
        <w:pStyle w:val="NormalnyIn"/>
        <w:ind w:firstLine="0"/>
      </w:pPr>
      <w:r>
        <w:t xml:space="preserve">W celu maksymalnego możliwego odciążenia aplikacji na telefon, zgodnie z ideologią pisania aplikacji na powyższy system, cała logika </w:t>
      </w:r>
      <w:r w:rsidR="00DA0773">
        <w:t xml:space="preserve">biznesowa </w:t>
      </w:r>
      <w:r>
        <w:t>zrealizowana jest w aplikacji serwerowej, telefon z kolei formułuje zapytania i przetwarza odpowiedzi. Komunikacja w architekturze REST (</w:t>
      </w:r>
      <w:ins w:id="1577" w:author="Maciek" w:date="2011-09-02T23:27:00Z">
        <w:r w:rsidR="009731EF">
          <w:t xml:space="preserve">ang. </w:t>
        </w:r>
      </w:ins>
      <w:r w:rsidR="002436F7" w:rsidRPr="002436F7">
        <w:rPr>
          <w:i/>
          <w:rPrChange w:id="1578" w:author="Maciek" w:date="2011-09-02T23:27:00Z">
            <w:rPr/>
          </w:rPrChange>
        </w:rPr>
        <w:t>Representational State Transfer</w:t>
      </w:r>
      <w:r>
        <w:t xml:space="preserve">) opiera się o zapytania w formie JSON </w:t>
      </w:r>
      <w:r w:rsidRPr="00C30DEC">
        <w:t>(</w:t>
      </w:r>
      <w:ins w:id="1579" w:author="Maciek" w:date="2011-09-02T23:27:00Z">
        <w:r w:rsidR="009731EF">
          <w:t xml:space="preserve">ang. </w:t>
        </w:r>
      </w:ins>
      <w:r w:rsidR="002436F7" w:rsidRPr="002436F7">
        <w:rPr>
          <w:rStyle w:val="apple-style-span"/>
          <w:bCs/>
          <w:i/>
          <w:color w:val="000000"/>
          <w:shd w:val="clear" w:color="auto" w:fill="FFFFFF"/>
          <w:rPrChange w:id="1580" w:author="Maciek" w:date="2011-09-02T23:27:00Z">
            <w:rPr>
              <w:rStyle w:val="apple-style-span"/>
              <w:bCs/>
              <w:color w:val="000000"/>
              <w:shd w:val="clear" w:color="auto" w:fill="FFFFFF"/>
            </w:rPr>
          </w:rPrChange>
        </w:rPr>
        <w:t>JavaScript Object Notation</w:t>
      </w:r>
      <w:r w:rsidRPr="00C30DEC">
        <w:rPr>
          <w:rStyle w:val="apple-style-span"/>
          <w:bCs/>
          <w:color w:val="000000"/>
          <w:shd w:val="clear" w:color="auto" w:fill="FFFFFF"/>
        </w:rPr>
        <w:t>)</w:t>
      </w:r>
      <w:r w:rsidRPr="00C30DEC">
        <w:t>.</w:t>
      </w:r>
      <w:r>
        <w:t xml:space="preserve"> Bezpośrednio oznacza to, że aplikacja zgłasza do serwera zapytanie w momencie gotowości do przejścia w inny stan działania (np. przedstawienie obecnego stanu zgłoszenia). Forma tego zapytania jest ściśle znana i wysyłana w </w:t>
      </w:r>
      <w:del w:id="1581" w:author="Sebastian" w:date="2011-09-01T13:18:00Z">
        <w:r w:rsidDel="007E0A32">
          <w:delText xml:space="preserve">sposób </w:delText>
        </w:r>
        <w:r w:rsidR="00853DF0" w:rsidDel="007E0A32">
          <w:delText>jawny</w:delText>
        </w:r>
        <w:r w:rsidDel="007E0A32">
          <w:delText xml:space="preserve"> w </w:delText>
        </w:r>
      </w:del>
      <w:r>
        <w:t>formacie JSON. Zaletą tego formatu jest ogólnodostępność i niezależność od języka programowania</w:t>
      </w:r>
      <w:del w:id="1582" w:author="Maciek" w:date="2011-09-02T23:26:00Z">
        <w:r w:rsidDel="009731EF">
          <w:delText>, idące jednak w parze z kompletnym wsparciem</w:delText>
        </w:r>
        <w:r w:rsidR="00DA0773" w:rsidDel="009731EF">
          <w:delText xml:space="preserve"> </w:delText>
        </w:r>
      </w:del>
      <w:sdt>
        <w:sdtPr>
          <w:id w:val="6237144"/>
          <w:citation/>
        </w:sdtPr>
        <w:sdtContent>
          <w:fldSimple w:instr=" CITATION Cro06 \l 1045 ">
            <w:r w:rsidR="00361C13">
              <w:rPr>
                <w:noProof/>
              </w:rPr>
              <w:t>[15]</w:t>
            </w:r>
          </w:fldSimple>
        </w:sdtContent>
      </w:sdt>
      <w:r>
        <w:t>.</w:t>
      </w:r>
    </w:p>
    <w:p w:rsidR="000C1024" w:rsidRDefault="000C1024" w:rsidP="00B138EA">
      <w:pPr>
        <w:jc w:val="left"/>
        <w:rPr>
          <w:ins w:id="1583" w:author="Sebastian Łuczak" w:date="2011-08-31T23:29:00Z"/>
        </w:rPr>
      </w:pPr>
    </w:p>
    <w:p w:rsidR="000C1024" w:rsidRDefault="000C1024" w:rsidP="00B138EA">
      <w:pPr>
        <w:jc w:val="left"/>
        <w:rPr>
          <w:ins w:id="1584" w:author="Sebastian Łuczak" w:date="2011-08-31T23:29:00Z"/>
        </w:rPr>
      </w:pPr>
    </w:p>
    <w:p w:rsidR="000C1024" w:rsidRDefault="000C1024" w:rsidP="00B138EA">
      <w:pPr>
        <w:jc w:val="left"/>
        <w:rPr>
          <w:ins w:id="1585" w:author="Sebastian Łuczak" w:date="2011-08-31T23:29:00Z"/>
        </w:rPr>
      </w:pPr>
    </w:p>
    <w:p w:rsidR="000C1024" w:rsidRDefault="000C1024" w:rsidP="00B138EA">
      <w:pPr>
        <w:jc w:val="left"/>
        <w:rPr>
          <w:ins w:id="1586" w:author="Sebastian Łuczak" w:date="2011-08-31T23:29:00Z"/>
        </w:rPr>
      </w:pPr>
    </w:p>
    <w:p w:rsidR="00B138EA" w:rsidRDefault="00B138EA" w:rsidP="00B138EA">
      <w:pPr>
        <w:jc w:val="left"/>
        <w:rPr>
          <w:rFonts w:ascii="Times New Roman" w:eastAsia="Times New Roman" w:hAnsi="Times New Roman"/>
          <w:sz w:val="24"/>
          <w:szCs w:val="24"/>
          <w:lang w:eastAsia="pl-PL"/>
        </w:rPr>
      </w:pPr>
      <w:r>
        <w:br w:type="page"/>
      </w:r>
    </w:p>
    <w:p w:rsidR="00B138EA" w:rsidRDefault="00B138EA" w:rsidP="00B138EA">
      <w:pPr>
        <w:pStyle w:val="Nagwek3"/>
      </w:pPr>
      <w:bookmarkStart w:id="1587" w:name="_Toc302291864"/>
      <w:bookmarkStart w:id="1588" w:name="_Toc302857100"/>
      <w:r>
        <w:lastRenderedPageBreak/>
        <w:t>Komunikacja pomiędzy usługą internetową a użytkownikiem aplikacji</w:t>
      </w:r>
      <w:bookmarkEnd w:id="1587"/>
      <w:bookmarkEnd w:id="1588"/>
    </w:p>
    <w:p w:rsidR="00B138EA" w:rsidRDefault="00B138EA" w:rsidP="00B138EA">
      <w:pPr>
        <w:pStyle w:val="NormalnyIn"/>
        <w:ind w:firstLine="0"/>
      </w:pPr>
      <w:r>
        <w:t xml:space="preserve">Na potrzeby komunikacji między aplikacją mobilną i usługą internetową stworzony został zestaw statusów przenoszonych w obiekcie </w:t>
      </w:r>
      <w:r w:rsidR="002436F7" w:rsidRPr="002436F7">
        <w:rPr>
          <w:rFonts w:ascii="Courier New" w:hAnsi="Courier New" w:cs="Courier New"/>
          <w:sz w:val="20"/>
          <w:szCs w:val="20"/>
          <w:rPrChange w:id="1589" w:author="Maciek" w:date="2011-09-02T23:28:00Z">
            <w:rPr/>
          </w:rPrChange>
        </w:rPr>
        <w:t>CResponse</w:t>
      </w:r>
      <w:r>
        <w:t xml:space="preserve"> odpowiedzi. Do zadań aplikacji należy możliwie jak najbardziej nieingerencyjne obsłużenie danego statusu, lub poinformowanie użytkownika o zaistniałej sytuacji.</w:t>
      </w:r>
    </w:p>
    <w:p w:rsidR="00B138EA" w:rsidRDefault="00B138EA" w:rsidP="00B138EA">
      <w:pPr>
        <w:pStyle w:val="NormalnyIn"/>
        <w:ind w:firstLine="0"/>
      </w:pPr>
      <w:r>
        <w:t>Do sytuacji takich należą</w:t>
      </w:r>
      <w:r w:rsidR="00B47A64">
        <w:t xml:space="preserve"> między innymi</w:t>
      </w:r>
      <w:r>
        <w:t xml:space="preserve">: </w:t>
      </w:r>
    </w:p>
    <w:p w:rsidR="00B138EA" w:rsidRPr="00B47A64" w:rsidRDefault="00B138EA" w:rsidP="00B138EA">
      <w:pPr>
        <w:pStyle w:val="NormalnyIn"/>
        <w:numPr>
          <w:ilvl w:val="0"/>
          <w:numId w:val="21"/>
        </w:numPr>
      </w:pPr>
      <w:r w:rsidRPr="00B47A64">
        <w:t xml:space="preserve">komunikaty o braku dostępu: </w:t>
      </w:r>
    </w:p>
    <w:p w:rsidR="00B138EA" w:rsidRPr="004B79D1" w:rsidRDefault="00B138EA" w:rsidP="00B138EA">
      <w:pPr>
        <w:pStyle w:val="NormalnyIn"/>
        <w:ind w:left="1776" w:firstLine="0"/>
        <w:rPr>
          <w:rFonts w:ascii="Courier New" w:hAnsi="Courier New" w:cs="Courier New"/>
          <w:sz w:val="20"/>
          <w:szCs w:val="20"/>
        </w:rPr>
      </w:pPr>
      <w:r w:rsidRPr="004B79D1">
        <w:rPr>
          <w:rFonts w:ascii="Courier New" w:hAnsi="Courier New" w:cs="Courier New"/>
          <w:sz w:val="20"/>
          <w:szCs w:val="20"/>
        </w:rPr>
        <w:t>ACCESS_DENIED,</w:t>
      </w:r>
    </w:p>
    <w:p w:rsidR="00B138EA" w:rsidRPr="004B79D1" w:rsidRDefault="00B138EA" w:rsidP="00B138EA">
      <w:pPr>
        <w:pStyle w:val="NormalnyIn"/>
        <w:ind w:left="1776" w:firstLine="0"/>
        <w:rPr>
          <w:rFonts w:ascii="Courier New" w:hAnsi="Courier New" w:cs="Courier New"/>
          <w:sz w:val="20"/>
          <w:szCs w:val="20"/>
        </w:rPr>
      </w:pPr>
      <w:r w:rsidRPr="004B79D1">
        <w:rPr>
          <w:rFonts w:ascii="Courier New" w:hAnsi="Courier New" w:cs="Courier New"/>
          <w:sz w:val="20"/>
          <w:szCs w:val="20"/>
        </w:rPr>
        <w:t xml:space="preserve">WRONG_PASSWORD_ERROR, </w:t>
      </w:r>
    </w:p>
    <w:p w:rsidR="00B138EA" w:rsidRPr="004B79D1" w:rsidRDefault="00B138EA" w:rsidP="00B138EA">
      <w:pPr>
        <w:pStyle w:val="NormalnyIn"/>
        <w:ind w:left="1776" w:firstLine="0"/>
        <w:rPr>
          <w:rFonts w:ascii="Courier New" w:hAnsi="Courier New" w:cs="Courier New"/>
          <w:sz w:val="20"/>
          <w:szCs w:val="20"/>
        </w:rPr>
      </w:pPr>
      <w:r w:rsidRPr="004B79D1">
        <w:rPr>
          <w:rFonts w:ascii="Courier New" w:hAnsi="Courier New" w:cs="Courier New"/>
          <w:sz w:val="20"/>
          <w:szCs w:val="20"/>
        </w:rPr>
        <w:t>USER_NOT_FOUND_ERROR</w:t>
      </w:r>
    </w:p>
    <w:p w:rsidR="00B138EA" w:rsidRPr="00B47A64" w:rsidRDefault="00B138EA" w:rsidP="00B138EA">
      <w:pPr>
        <w:pStyle w:val="NormalnyIn"/>
        <w:numPr>
          <w:ilvl w:val="0"/>
          <w:numId w:val="21"/>
        </w:numPr>
      </w:pPr>
      <w:r w:rsidRPr="00B47A64">
        <w:t>komunikat o nie odnalezieniu danego znacznika w bazie danych:</w:t>
      </w:r>
    </w:p>
    <w:p w:rsidR="00B138EA" w:rsidRPr="004B79D1" w:rsidRDefault="00B138EA" w:rsidP="00B138EA">
      <w:pPr>
        <w:pStyle w:val="NormalnyIn"/>
        <w:ind w:left="1776" w:firstLine="0"/>
        <w:rPr>
          <w:rFonts w:ascii="Courier New" w:hAnsi="Courier New" w:cs="Courier New"/>
          <w:sz w:val="20"/>
          <w:szCs w:val="20"/>
        </w:rPr>
      </w:pPr>
      <w:r w:rsidRPr="004B79D1">
        <w:rPr>
          <w:rFonts w:ascii="Courier New" w:hAnsi="Courier New" w:cs="Courier New"/>
          <w:sz w:val="20"/>
          <w:szCs w:val="20"/>
        </w:rPr>
        <w:t>TAG_NOT_FOUND_ERROR</w:t>
      </w:r>
    </w:p>
    <w:p w:rsidR="00B138EA" w:rsidRPr="00B47A64" w:rsidRDefault="00B138EA" w:rsidP="00B138EA">
      <w:pPr>
        <w:pStyle w:val="NormalnyIn"/>
        <w:numPr>
          <w:ilvl w:val="0"/>
          <w:numId w:val="21"/>
        </w:numPr>
      </w:pPr>
      <w:r w:rsidRPr="00B47A64">
        <w:t>komunikat informujący o fakcie uprzedniego rozpoczęcia realizacji innego zgłoszenia (przy próbie rozpoczęcia innego):</w:t>
      </w:r>
    </w:p>
    <w:p w:rsidR="00B138EA" w:rsidRPr="004B79D1" w:rsidRDefault="00B138EA" w:rsidP="00B138EA">
      <w:pPr>
        <w:pStyle w:val="NormalnyIn"/>
        <w:ind w:left="1776" w:firstLine="0"/>
        <w:rPr>
          <w:rFonts w:ascii="Courier New" w:hAnsi="Courier New" w:cs="Courier New"/>
          <w:sz w:val="20"/>
          <w:szCs w:val="20"/>
        </w:rPr>
      </w:pPr>
      <w:r w:rsidRPr="004B79D1">
        <w:rPr>
          <w:rFonts w:ascii="Courier New" w:hAnsi="Courier New" w:cs="Courier New"/>
          <w:sz w:val="20"/>
          <w:szCs w:val="20"/>
        </w:rPr>
        <w:t>EVENT_ALREADY_STARTED_ERROR</w:t>
      </w:r>
    </w:p>
    <w:p w:rsidR="00B138EA" w:rsidRDefault="00B138EA" w:rsidP="00B138EA">
      <w:pPr>
        <w:pStyle w:val="NormalnyIn"/>
        <w:ind w:firstLine="0"/>
      </w:pPr>
      <w:r>
        <w:t xml:space="preserve">W każdej z tych sytuacji aplikacja informuje użytkownika i dokonuje przekierowania interfejsu w celu ułatwienia rozwiązania sytuacji (przejście do ekranu logowania, wyświetlenie stanu obecnie wykonywanego zlecenia itp.) </w:t>
      </w:r>
    </w:p>
    <w:p w:rsidR="00B138EA" w:rsidRDefault="00B138EA" w:rsidP="00307CEA">
      <w:pPr>
        <w:pStyle w:val="Nagwek3"/>
      </w:pPr>
      <w:bookmarkStart w:id="1590" w:name="_Toc302291865"/>
      <w:bookmarkStart w:id="1591" w:name="_Toc302857101"/>
      <w:r>
        <w:t>Tryby uruchomienia</w:t>
      </w:r>
      <w:bookmarkEnd w:id="1590"/>
      <w:bookmarkEnd w:id="1591"/>
    </w:p>
    <w:p w:rsidR="00B138EA" w:rsidRDefault="00B138EA" w:rsidP="00B138EA">
      <w:pPr>
        <w:pStyle w:val="NormalnyIn"/>
        <w:ind w:firstLine="0"/>
      </w:pPr>
      <w:r>
        <w:t>Z przyczyn praktycznych aplikacja może być wywołana dwojako: przez użytkownika z poziomu menu systemu operacyjnego Android, lub automatycznie w wyniku zbliżenia telefonu do znacznika. Metody te różnią się cyklem wywołań intencji i działaniami wykonywanymi w tle.</w:t>
      </w:r>
    </w:p>
    <w:p w:rsidR="00B56B16" w:rsidRDefault="00307CEA" w:rsidP="00307CEA">
      <w:pPr>
        <w:pStyle w:val="Nagwek4"/>
      </w:pPr>
      <w:r>
        <w:t>Uruchomienie z poziomu menu</w:t>
      </w:r>
    </w:p>
    <w:p w:rsidR="00B138EA" w:rsidRDefault="00B138EA" w:rsidP="00B138EA">
      <w:pPr>
        <w:pStyle w:val="NormalnyIn"/>
        <w:ind w:firstLine="0"/>
      </w:pPr>
      <w:r>
        <w:tab/>
        <w:t xml:space="preserve">W pierwszym wypadku do obsługi znacznika stosowany jest tzw. </w:t>
      </w:r>
      <w:r w:rsidR="002436F7" w:rsidRPr="002436F7">
        <w:rPr>
          <w:i/>
          <w:rPrChange w:id="1592" w:author="Maciek" w:date="2011-09-02T23:28:00Z">
            <w:rPr/>
          </w:rPrChange>
        </w:rPr>
        <w:t>foreground dispatching</w:t>
      </w:r>
      <w:r>
        <w:t xml:space="preserve">, </w:t>
      </w:r>
      <w:r w:rsidRPr="00B47A64">
        <w:t xml:space="preserve">opisany dokładniej w podrozdziale </w:t>
      </w:r>
      <w:r w:rsidR="00B47A64">
        <w:t>5.4.6.</w:t>
      </w:r>
      <w:r>
        <w:t xml:space="preserve"> Niestety metoda ta nie działa zawsze idealnie i czasem system operacyjny pomimo tego faktu pyta się użytkownika o to której aplikacji użyć do obsłużenia danego znacznika, jednak w obecnej wersji aplikacji są to przypadki sporadyczne</w:t>
      </w:r>
      <w:r w:rsidR="00B47A64">
        <w:t xml:space="preserve"> i nie wpływają na działanie aplikacji</w:t>
      </w:r>
      <w:r>
        <w:t xml:space="preserve">. </w:t>
      </w:r>
    </w:p>
    <w:p w:rsidR="00B138EA" w:rsidRDefault="00B138EA" w:rsidP="00B138EA">
      <w:pPr>
        <w:pStyle w:val="NormalnyIn"/>
        <w:ind w:firstLine="708"/>
      </w:pPr>
      <w:r>
        <w:t xml:space="preserve">Dodatkowo aplikacja w pierwszej fazie uruchomienia sprawdza czy posiada zapisane w banku </w:t>
      </w:r>
      <w:r w:rsidR="002436F7" w:rsidRPr="002436F7">
        <w:rPr>
          <w:i/>
          <w:rPrChange w:id="1593" w:author="Maciek" w:date="2011-09-02T23:28:00Z">
            <w:rPr/>
          </w:rPrChange>
        </w:rPr>
        <w:t>SharedPreferences</w:t>
      </w:r>
      <w:customXmlDelRangeStart w:id="1594" w:author="Sebastian" w:date="2011-09-01T19:36:00Z"/>
      <w:sdt>
        <w:sdtPr>
          <w:id w:val="6237145"/>
          <w:citation/>
        </w:sdtPr>
        <w:sdtContent>
          <w:customXmlDelRangeEnd w:id="1594"/>
          <w:del w:id="1595" w:author="Sebastian" w:date="2011-09-01T11:21:00Z">
            <w:r w:rsidR="002436F7" w:rsidDel="00F51941">
              <w:fldChar w:fldCharType="begin"/>
            </w:r>
            <w:r w:rsidR="00796063" w:rsidDel="00F51941">
              <w:delInstrText xml:space="preserve"> CITATION Goo111 \l 1045 </w:delInstrText>
            </w:r>
            <w:r w:rsidR="002436F7" w:rsidDel="00F51941">
              <w:fldChar w:fldCharType="separate"/>
            </w:r>
            <w:r w:rsidR="00903DDF" w:rsidDel="00F51941">
              <w:rPr>
                <w:noProof/>
              </w:rPr>
              <w:delText>[8]</w:delText>
            </w:r>
            <w:r w:rsidR="002436F7" w:rsidDel="00F51941">
              <w:fldChar w:fldCharType="end"/>
            </w:r>
          </w:del>
          <w:customXmlDelRangeStart w:id="1596" w:author="Sebastian" w:date="2011-09-01T19:36:00Z"/>
        </w:sdtContent>
      </w:sdt>
      <w:customXmlDelRangeEnd w:id="1596"/>
      <w:r>
        <w:t xml:space="preserve"> dane logowania i jeśli nie może ich znaleźć, oferuje użytkownikowi</w:t>
      </w:r>
      <w:ins w:id="1597" w:author="Sebastian Łuczak" w:date="2011-08-31T23:30:00Z">
        <w:r w:rsidR="000C1024">
          <w:t xml:space="preserve"> możliwość</w:t>
        </w:r>
      </w:ins>
      <w:r>
        <w:t xml:space="preserve"> </w:t>
      </w:r>
      <w:del w:id="1598" w:author="Sebastian Łuczak" w:date="2011-08-31T23:30:00Z">
        <w:r w:rsidDel="000C1024">
          <w:delText xml:space="preserve">wprowadzenie </w:delText>
        </w:r>
      </w:del>
      <w:ins w:id="1599" w:author="Sebastian Łuczak" w:date="2011-08-31T23:30:00Z">
        <w:r w:rsidR="000C1024">
          <w:t xml:space="preserve">wprowadzenia </w:t>
        </w:r>
      </w:ins>
      <w:r>
        <w:t xml:space="preserve">ich bądź </w:t>
      </w:r>
      <w:del w:id="1600" w:author="Maciek" w:date="2011-09-02T23:28:00Z">
        <w:r w:rsidDel="009731EF">
          <w:delText xml:space="preserve">opuszczenie </w:delText>
        </w:r>
      </w:del>
      <w:ins w:id="1601" w:author="Maciek" w:date="2011-09-02T23:28:00Z">
        <w:r w:rsidR="009731EF">
          <w:t xml:space="preserve">wyjścia </w:t>
        </w:r>
      </w:ins>
      <w:ins w:id="1602" w:author="Maciek" w:date="2011-09-02T23:29:00Z">
        <w:r w:rsidR="009731EF">
          <w:t>z</w:t>
        </w:r>
      </w:ins>
      <w:ins w:id="1603" w:author="Maciek" w:date="2011-09-02T23:28:00Z">
        <w:r w:rsidR="009731EF">
          <w:t xml:space="preserve"> </w:t>
        </w:r>
      </w:ins>
      <w:r>
        <w:t>aplikacji</w:t>
      </w:r>
      <w:r w:rsidR="002C684C">
        <w:t xml:space="preserve"> </w:t>
      </w:r>
      <w:customXmlInsRangeStart w:id="1604" w:author="Sebastian" w:date="2011-09-01T19:36:00Z"/>
      <w:sdt>
        <w:sdtPr>
          <w:id w:val="1430514"/>
          <w:citation/>
        </w:sdtPr>
        <w:sdtContent>
          <w:customXmlInsRangeEnd w:id="1604"/>
          <w:ins w:id="1605" w:author="Sebastian" w:date="2011-09-01T19:36:00Z">
            <w:r w:rsidR="002436F7">
              <w:fldChar w:fldCharType="begin"/>
            </w:r>
            <w:r w:rsidR="002C684C">
              <w:instrText xml:space="preserve"> CITATION Goo111 \l 1045 </w:instrText>
            </w:r>
          </w:ins>
          <w:r w:rsidR="002436F7">
            <w:fldChar w:fldCharType="separate"/>
          </w:r>
          <w:r w:rsidR="00361C13">
            <w:rPr>
              <w:noProof/>
            </w:rPr>
            <w:t>[18]</w:t>
          </w:r>
          <w:ins w:id="1606" w:author="Sebastian" w:date="2011-09-01T19:36:00Z">
            <w:r w:rsidR="002436F7">
              <w:fldChar w:fldCharType="end"/>
            </w:r>
          </w:ins>
          <w:customXmlInsRangeStart w:id="1607" w:author="Sebastian" w:date="2011-09-01T19:36:00Z"/>
        </w:sdtContent>
      </w:sdt>
      <w:customXmlInsRangeEnd w:id="1607"/>
      <w:r>
        <w:t xml:space="preserve">. Ponieważ przy każdym odczytaniu znacznika dane zdarzenia transmitowane do serwera opatrzone są </w:t>
      </w:r>
      <w:r>
        <w:lastRenderedPageBreak/>
        <w:t xml:space="preserve">kompletem danych identyfikacyjnych (z racji </w:t>
      </w:r>
      <w:r w:rsidR="006B6E61">
        <w:t>przyjętej architektury</w:t>
      </w:r>
      <w:r>
        <w:t xml:space="preserve"> aplikacji typu RESTful </w:t>
      </w:r>
      <w:ins w:id="1608" w:author="Maciek" w:date="2011-09-02T23:29:00Z">
        <w:r w:rsidR="009731EF">
          <w:t xml:space="preserve">system </w:t>
        </w:r>
      </w:ins>
      <w:r>
        <w:t xml:space="preserve">nie </w:t>
      </w:r>
      <w:del w:id="1609" w:author="Maciek" w:date="2011-09-02T23:30:00Z">
        <w:r w:rsidDel="009731EF">
          <w:delText xml:space="preserve">posługujemy </w:delText>
        </w:r>
      </w:del>
      <w:ins w:id="1610" w:author="Maciek" w:date="2011-09-02T23:30:00Z">
        <w:r w:rsidR="009731EF">
          <w:t xml:space="preserve">utrzymuje </w:t>
        </w:r>
      </w:ins>
      <w:del w:id="1611" w:author="Maciek" w:date="2011-09-02T23:30:00Z">
        <w:r w:rsidDel="009731EF">
          <w:delText xml:space="preserve">się sesjami </w:delText>
        </w:r>
      </w:del>
      <w:ins w:id="1612" w:author="Maciek" w:date="2011-09-02T23:30:00Z">
        <w:r w:rsidR="009731EF">
          <w:t xml:space="preserve">sesji </w:t>
        </w:r>
      </w:ins>
      <w:del w:id="1613" w:author="Maciek" w:date="2011-09-02T23:30:00Z">
        <w:r w:rsidDel="009731EF">
          <w:delText xml:space="preserve">dla </w:delText>
        </w:r>
      </w:del>
      <w:r>
        <w:t>użytkowników tylko wymi</w:t>
      </w:r>
      <w:ins w:id="1614" w:author="Maciek" w:date="2011-09-02T23:30:00Z">
        <w:r w:rsidR="009731EF">
          <w:t>enia</w:t>
        </w:r>
      </w:ins>
      <w:del w:id="1615" w:author="Maciek" w:date="2011-09-02T23:30:00Z">
        <w:r w:rsidDel="009731EF">
          <w:delText>aną</w:delText>
        </w:r>
      </w:del>
      <w:r>
        <w:t xml:space="preserve"> zapyta</w:t>
      </w:r>
      <w:ins w:id="1616" w:author="Maciek" w:date="2011-09-02T23:30:00Z">
        <w:r w:rsidR="009731EF">
          <w:t>nia</w:t>
        </w:r>
      </w:ins>
      <w:del w:id="1617" w:author="Maciek" w:date="2011-09-02T23:30:00Z">
        <w:r w:rsidDel="009731EF">
          <w:delText>ń</w:delText>
        </w:r>
      </w:del>
      <w:r>
        <w:t xml:space="preserve"> i odpowiedzi), w sytuacji zgłoszenia jednego ze statusów braku dostępu</w:t>
      </w:r>
      <w:ins w:id="1618" w:author="Sebastian Łuczak" w:date="2011-08-31T23:32:00Z">
        <w:r w:rsidR="000C1024">
          <w:t>,</w:t>
        </w:r>
      </w:ins>
      <w:r>
        <w:t xml:space="preserve"> zachodzi </w:t>
      </w:r>
      <w:del w:id="1619" w:author="Maciek" w:date="2011-09-02T23:30:00Z">
        <w:r w:rsidDel="009731EF">
          <w:delText>przekierowanie</w:delText>
        </w:r>
      </w:del>
      <w:ins w:id="1620" w:author="Maciek" w:date="2011-09-02T23:30:00Z">
        <w:r w:rsidR="009731EF">
          <w:t>przek</w:t>
        </w:r>
      </w:ins>
      <w:r w:rsidR="002C684C">
        <w:t>i</w:t>
      </w:r>
      <w:ins w:id="1621" w:author="Maciek" w:date="2011-09-02T23:30:00Z">
        <w:r w:rsidR="009731EF">
          <w:t>erowanie</w:t>
        </w:r>
      </w:ins>
      <w:r>
        <w:t xml:space="preserve"> do aktywności wprowadzania danych logowania.</w:t>
      </w:r>
    </w:p>
    <w:p w:rsidR="00B138EA" w:rsidRDefault="00B138EA" w:rsidP="00B138EA">
      <w:pPr>
        <w:pStyle w:val="NormalnyIn"/>
        <w:ind w:firstLine="708"/>
      </w:pPr>
      <w:r>
        <w:t xml:space="preserve">Zmiana danych logowania jest </w:t>
      </w:r>
      <w:del w:id="1622" w:author="Sebastian Łuczak" w:date="2011-08-31T23:32:00Z">
        <w:r w:rsidDel="000C1024">
          <w:delText xml:space="preserve">też </w:delText>
        </w:r>
      </w:del>
      <w:r>
        <w:t xml:space="preserve">dostępna z poziomu menu aplikacji w każdej chwili. Hasło do logowania przechowywane jest w aplikacji </w:t>
      </w:r>
      <w:ins w:id="1623" w:author="Sebastian Łuczak" w:date="2011-08-31T23:32:00Z">
        <w:r w:rsidR="000C1024">
          <w:t xml:space="preserve">tylko </w:t>
        </w:r>
      </w:ins>
      <w:r>
        <w:t xml:space="preserve">w formie skrótu </w:t>
      </w:r>
      <w:r w:rsidRPr="001417C4">
        <w:rPr>
          <w:i/>
        </w:rPr>
        <w:t>SHA-1</w:t>
      </w:r>
      <w:r w:rsidR="00994639">
        <w:t xml:space="preserve"> w celu uniemożliwienia przechwycenia jego </w:t>
      </w:r>
      <w:r w:rsidR="00036146">
        <w:t xml:space="preserve">jawnej </w:t>
      </w:r>
      <w:r w:rsidR="00994639">
        <w:t>postaci.</w:t>
      </w:r>
    </w:p>
    <w:p w:rsidR="00B138EA" w:rsidRDefault="00B138EA" w:rsidP="00B138EA">
      <w:pPr>
        <w:pStyle w:val="NormalnyIn"/>
        <w:ind w:firstLine="708"/>
      </w:pPr>
      <w:r>
        <w:t>W tym wariancie</w:t>
      </w:r>
      <w:r w:rsidR="00994639">
        <w:t xml:space="preserve"> uruchomienia</w:t>
      </w:r>
      <w:r>
        <w:t xml:space="preserve"> aplikacja dokonuje również </w:t>
      </w:r>
      <w:r w:rsidR="00A94B0E">
        <w:t xml:space="preserve">synchronizacji z usługą internetową w celu pozyskania </w:t>
      </w:r>
      <w:r>
        <w:t>stanu obecnie obsługiwanego przez danego użytkownika zdarzenia, jeśli takie istnieje. Dzięki temu nawet w sytuacji odinstalowania i ponownego zainstalowania, zmiany danych logowania lub usunięcia danych użytkownika</w:t>
      </w:r>
      <w:del w:id="1624" w:author="Sebastian" w:date="2011-09-01T13:19:00Z">
        <w:r w:rsidDel="00CA1A2C">
          <w:delText xml:space="preserve">, ten ostatni </w:delText>
        </w:r>
      </w:del>
      <w:ins w:id="1625" w:author="Sebastian" w:date="2011-09-01T13:20:00Z">
        <w:r w:rsidR="00CA1A2C">
          <w:t xml:space="preserve"> </w:t>
        </w:r>
      </w:ins>
      <w:r>
        <w:t>jest</w:t>
      </w:r>
      <w:ins w:id="1626" w:author="Sebastian" w:date="2011-09-01T13:19:00Z">
        <w:r w:rsidR="00CA1A2C">
          <w:t xml:space="preserve"> on</w:t>
        </w:r>
      </w:ins>
      <w:r>
        <w:t xml:space="preserve"> zawsze poinformowany o swoim stanie zarejestrowanym w systemie.</w:t>
      </w:r>
    </w:p>
    <w:p w:rsidR="003F6E77" w:rsidRDefault="003F6E77" w:rsidP="003F6E77">
      <w:pPr>
        <w:pStyle w:val="Nagwek4"/>
      </w:pPr>
      <w:r>
        <w:t>Uruchomienie poprzez zbliżenie telefonu do znacznika</w:t>
      </w:r>
    </w:p>
    <w:p w:rsidR="00B138EA" w:rsidRDefault="00B138EA" w:rsidP="00B138EA">
      <w:pPr>
        <w:pStyle w:val="NormalnyIn"/>
        <w:ind w:firstLine="708"/>
      </w:pPr>
      <w:r>
        <w:t xml:space="preserve">Sytuacją odmienną jest zbliżenie telefonu do znacznika w stanie spoczynku (przy wyłączonej aplikacji). </w:t>
      </w:r>
      <w:del w:id="1627" w:author="Sebastian" w:date="2011-09-01T13:20:00Z">
        <w:r w:rsidDel="00CA1A2C">
          <w:delText>System operacyjny wyświetla wtedy monit z zapytaniem o aplikację która powinna zostać oddelegowana do obsłużenia znacz</w:delText>
        </w:r>
        <w:r w:rsidR="003F6E77" w:rsidDel="00CA1A2C">
          <w:delText>nika, jest to tak zwany system I</w:delText>
        </w:r>
        <w:r w:rsidDel="00CA1A2C">
          <w:delText xml:space="preserve">ntent dispatching, </w:delText>
        </w:r>
        <w:r w:rsidRPr="003F6E77" w:rsidDel="00CA1A2C">
          <w:delText xml:space="preserve">który zostanie przybliżony w podrozdziale </w:delText>
        </w:r>
        <w:r w:rsidR="003F6E77" w:rsidDel="00CA1A2C">
          <w:delText>5.4.6</w:delText>
        </w:r>
        <w:r w:rsidRPr="003F6E77" w:rsidDel="00CA1A2C">
          <w:delText>.</w:delText>
        </w:r>
        <w:r w:rsidDel="00CA1A2C">
          <w:delText xml:space="preserve"> </w:delText>
        </w:r>
      </w:del>
    </w:p>
    <w:p w:rsidR="00B138EA" w:rsidRDefault="00B138EA" w:rsidP="00B138EA">
      <w:pPr>
        <w:pStyle w:val="NormalnyIn"/>
        <w:ind w:firstLine="708"/>
      </w:pPr>
      <w:r>
        <w:t>W sytuacji takiej aplikacja uruchamia się tylko w celu odnotowania zdarzenia i po zakończeniu tego procesu i poinformowaniu użytkownika</w:t>
      </w:r>
      <w:ins w:id="1628" w:author="Sebastian Łuczak" w:date="2011-08-31T23:33:00Z">
        <w:r w:rsidR="000C1024">
          <w:t xml:space="preserve"> o efekcie</w:t>
        </w:r>
      </w:ins>
      <w:r>
        <w:t xml:space="preserve"> automatycznie się zamyka (nie wymaga to interakcji ze strony użytkownika i nie zajmuje pamięci systemu). Oczywiście w sytuacji podania niepoprawnych danych logowania, interfejs wyświetla stosowny komunikat i prowadzi do aktywności wprowadzenia danych</w:t>
      </w:r>
      <w:ins w:id="1629" w:author="Sebastian Łuczak" w:date="2011-08-31T23:33:00Z">
        <w:r w:rsidR="000C1024">
          <w:t xml:space="preserve"> użytkownika.</w:t>
        </w:r>
      </w:ins>
      <w:del w:id="1630" w:author="Sebastian Łuczak" w:date="2011-08-31T23:33:00Z">
        <w:r w:rsidDel="000C1024">
          <w:delText>.</w:delText>
        </w:r>
      </w:del>
    </w:p>
    <w:p w:rsidR="00B138EA" w:rsidRDefault="00B138EA" w:rsidP="00B138EA">
      <w:pPr>
        <w:pStyle w:val="Nagwek3"/>
      </w:pPr>
      <w:bookmarkStart w:id="1631" w:name="_Toc302291866"/>
      <w:bookmarkStart w:id="1632" w:name="_Toc302857102"/>
      <w:r>
        <w:t>Odczyt znacznika</w:t>
      </w:r>
      <w:bookmarkEnd w:id="1631"/>
      <w:bookmarkEnd w:id="1632"/>
    </w:p>
    <w:p w:rsidR="00B138EA" w:rsidDel="003B78BA" w:rsidRDefault="00B138EA" w:rsidP="00B138EA">
      <w:pPr>
        <w:pStyle w:val="NormalnyIn"/>
        <w:ind w:firstLine="0"/>
        <w:rPr>
          <w:ins w:id="1633" w:author="Maciek" w:date="2011-09-01T21:49:00Z"/>
          <w:del w:id="1634" w:author="Sebastian Łuczak" w:date="2011-09-02T17:23:00Z"/>
        </w:rPr>
      </w:pPr>
      <w:del w:id="1635" w:author="Sebastian Łuczak" w:date="2011-08-31T23:34:00Z">
        <w:r w:rsidDel="000C1024">
          <w:delText>Co prawda s</w:delText>
        </w:r>
      </w:del>
      <w:del w:id="1636" w:author="Sebastian Łuczak" w:date="2011-09-02T17:23:00Z">
        <w:r w:rsidDel="003B78BA">
          <w:delText>tandard NFC dla znaczników NFC Forum Type 2 zapewnia prędkość transmisji 106 kbit/s, a sam znacznik posiada zaledwie 384 bitów pamięci na dane użytkownika,</w:delText>
        </w:r>
      </w:del>
      <w:ins w:id="1637" w:author="Sebastian" w:date="2011-09-01T13:20:00Z">
        <w:del w:id="1638" w:author="Sebastian Łuczak" w:date="2011-09-02T17:23:00Z">
          <w:r w:rsidR="00CA1A2C" w:rsidDel="003B78BA">
            <w:delText>.</w:delText>
          </w:r>
        </w:del>
      </w:ins>
      <w:del w:id="1639" w:author="Sebastian Łuczak" w:date="2011-09-02T17:23:00Z">
        <w:r w:rsidDel="003B78BA">
          <w:delText xml:space="preserve"> na </w:delText>
        </w:r>
      </w:del>
      <w:ins w:id="1640" w:author="Sebastian" w:date="2011-09-01T13:21:00Z">
        <w:del w:id="1641" w:author="Sebastian Łuczak" w:date="2011-09-02T17:23:00Z">
          <w:r w:rsidR="00CA1A2C" w:rsidDel="003B78BA">
            <w:delText xml:space="preserve">Na </w:delText>
          </w:r>
        </w:del>
      </w:ins>
      <w:del w:id="1642" w:author="Sebastian Łuczak" w:date="2011-09-02T17:23:00Z">
        <w:r w:rsidDel="003B78BA">
          <w:delText>drodze testów okazało się</w:delText>
        </w:r>
      </w:del>
      <w:ins w:id="1643" w:author="Sebastian" w:date="2011-09-01T13:21:00Z">
        <w:del w:id="1644" w:author="Sebastian Łuczak" w:date="2011-09-02T17:23:00Z">
          <w:r w:rsidR="00CA1A2C" w:rsidDel="003B78BA">
            <w:delText>,</w:delText>
          </w:r>
        </w:del>
      </w:ins>
      <w:del w:id="1645" w:author="Sebastian Łuczak" w:date="2011-09-02T17:23:00Z">
        <w:r w:rsidDel="003B78BA">
          <w:delText>, że zapis i odczyt jakichkolwiek danych na samym znaczniku mija się z celem. Przyczyna leży w niewielkiej pojemności pamięci wybranego przez nas znacznika i unikaniu rozpraszania danych. Przechowywanie kompletu informacji w bazie danych zapewnia ich integralność</w:delText>
        </w:r>
        <w:r w:rsidR="00307CEA" w:rsidDel="003B78BA">
          <w:delText xml:space="preserve"> </w:delText>
        </w:r>
      </w:del>
      <w:customXmlDelRangeStart w:id="1646" w:author="Sebastian Łuczak" w:date="2011-09-02T17:23:00Z"/>
      <w:sdt>
        <w:sdtPr>
          <w:id w:val="6237146"/>
          <w:citation/>
        </w:sdtPr>
        <w:sdtContent>
          <w:customXmlDelRangeEnd w:id="1646"/>
          <w:del w:id="1647" w:author="Sebastian Łuczak" w:date="2011-09-02T17:23:00Z">
            <w:r w:rsidR="002436F7" w:rsidDel="003B78BA">
              <w:fldChar w:fldCharType="begin"/>
            </w:r>
            <w:r w:rsidR="00DA4D42" w:rsidDel="003B78BA">
              <w:delInstrText xml:space="preserve"> CITATION NFC11 \l 1045 </w:delInstrText>
            </w:r>
            <w:r w:rsidR="002436F7" w:rsidDel="003B78BA">
              <w:fldChar w:fldCharType="separate"/>
            </w:r>
            <w:r w:rsidR="00726470" w:rsidDel="003B78BA">
              <w:rPr>
                <w:noProof/>
              </w:rPr>
              <w:delText>[18]</w:delText>
            </w:r>
            <w:r w:rsidR="002436F7" w:rsidDel="003B78BA">
              <w:fldChar w:fldCharType="end"/>
            </w:r>
          </w:del>
          <w:customXmlDelRangeStart w:id="1648" w:author="Sebastian Łuczak" w:date="2011-09-02T17:23:00Z"/>
        </w:sdtContent>
      </w:sdt>
      <w:customXmlDelRangeEnd w:id="1648"/>
      <w:del w:id="1649" w:author="Sebastian Łuczak" w:date="2011-09-02T17:23:00Z">
        <w:r w:rsidDel="003B78BA">
          <w:delText xml:space="preserve">. </w:delText>
        </w:r>
      </w:del>
    </w:p>
    <w:p w:rsidR="00CF256A" w:rsidRDefault="00CF256A" w:rsidP="00B138EA">
      <w:pPr>
        <w:pStyle w:val="NormalnyIn"/>
        <w:ind w:firstLine="0"/>
      </w:pPr>
      <w:ins w:id="1650" w:author="Maciek" w:date="2011-09-01T21:49:00Z">
        <w:r>
          <w:t xml:space="preserve">Standard znaczników typu NFC Forum Type 2 </w:t>
        </w:r>
      </w:ins>
      <w:ins w:id="1651" w:author="Maciek" w:date="2011-09-01T21:50:00Z">
        <w:r>
          <w:t>posiada jedynie 384 bitów pamięci dostępnych do przechowywania danych użytkownika</w:t>
        </w:r>
      </w:ins>
      <w:ins w:id="1652" w:author="Sebastian Łuczak" w:date="2011-09-02T17:23:00Z">
        <w:r w:rsidR="003B78BA">
          <w:t xml:space="preserve"> </w:t>
        </w:r>
      </w:ins>
      <w:customXmlInsRangeStart w:id="1653" w:author="Sebastian Łuczak" w:date="2011-09-02T17:23:00Z"/>
      <w:sdt>
        <w:sdtPr>
          <w:id w:val="21443617"/>
          <w:citation/>
        </w:sdtPr>
        <w:sdtContent>
          <w:customXmlInsRangeEnd w:id="1653"/>
          <w:ins w:id="1654" w:author="Sebastian Łuczak" w:date="2011-09-02T17:23:00Z">
            <w:r w:rsidR="002436F7">
              <w:fldChar w:fldCharType="begin"/>
            </w:r>
            <w:r w:rsidR="003B78BA">
              <w:instrText xml:space="preserve"> CITATION NFC11 \l 1045 </w:instrText>
            </w:r>
            <w:r w:rsidR="002436F7">
              <w:fldChar w:fldCharType="separate"/>
            </w:r>
          </w:ins>
          <w:r w:rsidR="00361C13">
            <w:rPr>
              <w:noProof/>
            </w:rPr>
            <w:t>[20]</w:t>
          </w:r>
          <w:ins w:id="1655" w:author="Sebastian Łuczak" w:date="2011-09-02T17:23:00Z">
            <w:r w:rsidR="002436F7">
              <w:fldChar w:fldCharType="end"/>
            </w:r>
          </w:ins>
          <w:customXmlInsRangeStart w:id="1656" w:author="Sebastian Łuczak" w:date="2011-09-02T17:23:00Z"/>
        </w:sdtContent>
      </w:sdt>
      <w:customXmlInsRangeEnd w:id="1656"/>
      <w:ins w:id="1657" w:author="Maciek" w:date="2011-09-01T21:50:00Z">
        <w:r>
          <w:t>. Po przepr</w:t>
        </w:r>
      </w:ins>
      <w:ins w:id="1658" w:author="Maciek" w:date="2011-09-01T21:51:00Z">
        <w:r>
          <w:t xml:space="preserve">owadzeniu szeregu testów jasny stał się fakt, że </w:t>
        </w:r>
      </w:ins>
      <w:r w:rsidR="00C97021">
        <w:t>zapis</w:t>
      </w:r>
      <w:ins w:id="1659" w:author="Maciek" w:date="2011-09-01T21:51:00Z">
        <w:r>
          <w:t xml:space="preserve"> szczegółowych danych na znaczniku </w:t>
        </w:r>
      </w:ins>
      <w:ins w:id="1660" w:author="Maciek" w:date="2011-09-01T21:53:00Z">
        <w:r>
          <w:t>jest niepo</w:t>
        </w:r>
        <w:del w:id="1661" w:author="Sebastian Łuczak" w:date="2011-09-02T17:22:00Z">
          <w:r w:rsidDel="003B78BA">
            <w:delText>rz</w:delText>
          </w:r>
        </w:del>
      </w:ins>
      <w:ins w:id="1662" w:author="Sebastian Łuczak" w:date="2011-09-02T17:22:00Z">
        <w:r w:rsidR="003B78BA">
          <w:t>ż</w:t>
        </w:r>
      </w:ins>
      <w:ins w:id="1663" w:author="Maciek" w:date="2011-09-01T21:53:00Z">
        <w:r>
          <w:t>ądane z punktu widzenia założeń systemu. Chcąc zapewnić pełną integralność danych przechowujemy komplet informacji w bazie danych. Tym samym unikamy możliwości</w:t>
        </w:r>
      </w:ins>
      <w:ins w:id="1664" w:author="Maciek" w:date="2011-09-01T21:54:00Z">
        <w:r>
          <w:t xml:space="preserve"> ich udostępnienia osobom trzecim. </w:t>
        </w:r>
      </w:ins>
    </w:p>
    <w:p w:rsidR="00B138EA" w:rsidRDefault="00B138EA" w:rsidP="00B138EA">
      <w:pPr>
        <w:pStyle w:val="NormalnyIn"/>
        <w:ind w:firstLine="708"/>
        <w:rPr>
          <w:b/>
        </w:rPr>
      </w:pPr>
      <w:r>
        <w:t xml:space="preserve">System operacyjny w momencie wykrycia znacznika w obrębie pola elektromagnetycznego wytwarzanego przez telefon pobiera </w:t>
      </w:r>
      <w:del w:id="1665" w:author="Sebastian" w:date="2011-09-01T13:23:00Z">
        <w:r w:rsidDel="00CA1A2C">
          <w:delText>z niego</w:delText>
        </w:r>
      </w:del>
      <w:ins w:id="1666" w:author="Sebastian" w:date="2011-09-01T13:23:00Z">
        <w:r w:rsidR="00CA1A2C">
          <w:t>jego</w:t>
        </w:r>
      </w:ins>
      <w:r>
        <w:t xml:space="preserve"> unikatowy identyfikator </w:t>
      </w:r>
      <w:del w:id="1667" w:author="Sebastian Łuczak" w:date="2011-08-31T23:37:00Z">
        <w:r w:rsidDel="000C1024">
          <w:delText xml:space="preserve">i </w:delText>
        </w:r>
      </w:del>
      <w:ins w:id="1668" w:author="Sebastian Łuczak" w:date="2011-08-31T23:37:00Z">
        <w:r w:rsidR="000C1024">
          <w:t xml:space="preserve">oraz </w:t>
        </w:r>
      </w:ins>
      <w:r>
        <w:t>wiadomości NDEF i umieszcza w intencji, która w dalszej kolejności przekazywana jest do odpowiedniej aplikacji w celu ich przetworzenia</w:t>
      </w:r>
      <w:del w:id="1669" w:author="Sebastian" w:date="2011-09-01T19:36:00Z">
        <w:r w:rsidR="00ED5F76" w:rsidDel="003F2DDD">
          <w:delText xml:space="preserve"> </w:delText>
        </w:r>
      </w:del>
      <w:customXmlDelRangeStart w:id="1670" w:author="Sebastian" w:date="2011-09-01T19:36:00Z"/>
      <w:sdt>
        <w:sdtPr>
          <w:id w:val="6237147"/>
          <w:citation/>
        </w:sdtPr>
        <w:sdtContent>
          <w:customXmlDelRangeEnd w:id="1670"/>
          <w:del w:id="1671" w:author="Sebastian" w:date="2011-09-01T11:21:00Z">
            <w:r w:rsidR="002436F7" w:rsidDel="00F51941">
              <w:fldChar w:fldCharType="begin"/>
            </w:r>
            <w:r w:rsidR="00796063" w:rsidDel="00F51941">
              <w:delInstrText xml:space="preserve"> CITATION Goo111 \l 1045 </w:delInstrText>
            </w:r>
            <w:r w:rsidR="002436F7" w:rsidDel="00F51941">
              <w:fldChar w:fldCharType="separate"/>
            </w:r>
            <w:r w:rsidR="00903DDF" w:rsidDel="00F51941">
              <w:rPr>
                <w:noProof/>
              </w:rPr>
              <w:delText>[8]</w:delText>
            </w:r>
            <w:r w:rsidR="002436F7" w:rsidDel="00F51941">
              <w:fldChar w:fldCharType="end"/>
            </w:r>
          </w:del>
          <w:customXmlDelRangeStart w:id="1672" w:author="Sebastian" w:date="2011-09-01T19:36:00Z"/>
        </w:sdtContent>
      </w:sdt>
      <w:customXmlDelRangeEnd w:id="1672"/>
      <w:customXmlInsRangeStart w:id="1673" w:author="Sebastian" w:date="2011-09-01T19:36:00Z"/>
      <w:sdt>
        <w:sdtPr>
          <w:id w:val="1430512"/>
          <w:citation/>
        </w:sdtPr>
        <w:sdtContent>
          <w:customXmlInsRangeEnd w:id="1673"/>
          <w:ins w:id="1674" w:author="Sebastian" w:date="2011-09-01T19:36:00Z">
            <w:r w:rsidR="002436F7">
              <w:fldChar w:fldCharType="begin"/>
            </w:r>
            <w:r w:rsidR="003F2DDD">
              <w:instrText xml:space="preserve"> CITATION Goo111 \l 1045 </w:instrText>
            </w:r>
          </w:ins>
          <w:r w:rsidR="002436F7">
            <w:fldChar w:fldCharType="separate"/>
          </w:r>
          <w:r w:rsidR="00361C13">
            <w:rPr>
              <w:noProof/>
            </w:rPr>
            <w:t xml:space="preserve"> [18]</w:t>
          </w:r>
          <w:ins w:id="1675" w:author="Sebastian" w:date="2011-09-01T19:36:00Z">
            <w:r w:rsidR="002436F7">
              <w:fldChar w:fldCharType="end"/>
            </w:r>
          </w:ins>
          <w:customXmlInsRangeStart w:id="1676" w:author="Sebastian" w:date="2011-09-01T19:36:00Z"/>
        </w:sdtContent>
      </w:sdt>
      <w:customXmlInsRangeEnd w:id="1676"/>
      <w:r>
        <w:t xml:space="preserve">. </w:t>
      </w:r>
      <w:del w:id="1677" w:author="Maciek" w:date="2011-09-02T23:32:00Z">
        <w:r w:rsidDel="009731EF">
          <w:delText>W przypadku naszej a</w:delText>
        </w:r>
      </w:del>
      <w:r w:rsidR="00E2652A">
        <w:t>Spośród tych danych a</w:t>
      </w:r>
      <w:r>
        <w:t>plikacj</w:t>
      </w:r>
      <w:del w:id="1678" w:author="Maciek" w:date="2011-09-02T23:32:00Z">
        <w:r w:rsidDel="009731EF">
          <w:delText>i</w:delText>
        </w:r>
      </w:del>
      <w:ins w:id="1679" w:author="Maciek" w:date="2011-09-02T23:32:00Z">
        <w:r w:rsidR="009731EF">
          <w:t>a</w:t>
        </w:r>
      </w:ins>
      <w:r>
        <w:t xml:space="preserve"> </w:t>
      </w:r>
      <w:r w:rsidR="00E2652A">
        <w:t>wykorzystuje</w:t>
      </w:r>
      <w:r>
        <w:t xml:space="preserve"> jedynie unikatowy identyfikator znacznika, który przesyłany jest do bazy danych.</w:t>
      </w:r>
      <w:del w:id="1680" w:author="Sebastian Łuczak" w:date="2011-09-03T10:07:00Z">
        <w:r w:rsidDel="00E34E8A">
          <w:delText xml:space="preserve"> Odczyt wiadomości NDEF ma miejsce jedynie do konsoli w celach testowych. </w:delText>
        </w:r>
      </w:del>
    </w:p>
    <w:p w:rsidR="00B138EA" w:rsidRDefault="00B138EA" w:rsidP="00B138EA">
      <w:pPr>
        <w:pStyle w:val="Nagwek3"/>
      </w:pPr>
      <w:bookmarkStart w:id="1681" w:name="_Toc302291867"/>
      <w:bookmarkStart w:id="1682" w:name="_Toc302857103"/>
      <w:r>
        <w:lastRenderedPageBreak/>
        <w:t>Dobór aplikacji do obsługi znacznika</w:t>
      </w:r>
      <w:bookmarkEnd w:id="1681"/>
      <w:bookmarkEnd w:id="1682"/>
    </w:p>
    <w:p w:rsidR="00B138EA" w:rsidRDefault="00B138EA" w:rsidP="006032E0">
      <w:pPr>
        <w:pStyle w:val="NormalnyIn"/>
        <w:ind w:firstLine="0"/>
      </w:pPr>
      <w:r>
        <w:t xml:space="preserve">W wersji </w:t>
      </w:r>
      <w:r w:rsidR="00757104">
        <w:t xml:space="preserve">systemu operacyjnego </w:t>
      </w:r>
      <w:r>
        <w:t xml:space="preserve">Android </w:t>
      </w:r>
      <w:r w:rsidR="00757104">
        <w:t xml:space="preserve">Gingerbread </w:t>
      </w:r>
      <w:r>
        <w:t>2.3.4  komunikacja NFC doczekała się serii modyfikacji i rozszerzeń które pozwoliły między innymi w bardziej precyzyjny sposób delegować odpowiednią aplikację do obsługi danych zawartych na znaczniku</w:t>
      </w:r>
      <w:r w:rsidR="006032E0">
        <w:t xml:space="preserve"> </w:t>
      </w:r>
      <w:sdt>
        <w:sdtPr>
          <w:id w:val="6237148"/>
          <w:citation/>
        </w:sdtPr>
        <w:sdtContent>
          <w:fldSimple w:instr=" CITATION Med11 \l 1045 ">
            <w:r w:rsidR="00361C13">
              <w:rPr>
                <w:noProof/>
              </w:rPr>
              <w:t>[9]</w:t>
            </w:r>
          </w:fldSimple>
        </w:sdtContent>
      </w:sdt>
      <w:r>
        <w:t xml:space="preserve">. W tym celu stworzono dwa systemy wywoływania aplikacji. </w:t>
      </w:r>
    </w:p>
    <w:p w:rsidR="00FE3A86" w:rsidRDefault="00400359" w:rsidP="00FE3A86">
      <w:pPr>
        <w:pStyle w:val="Nagwek4"/>
      </w:pPr>
      <w:r>
        <w:t>Intent dispatch</w:t>
      </w:r>
    </w:p>
    <w:p w:rsidR="00B138EA" w:rsidRDefault="00B138EA" w:rsidP="00B138EA">
      <w:pPr>
        <w:pStyle w:val="NormalnyIn"/>
        <w:ind w:firstLine="708"/>
      </w:pPr>
      <w:r>
        <w:t xml:space="preserve">Pierwszym z nich jest </w:t>
      </w:r>
      <w:r w:rsidR="007D4C49">
        <w:t>I</w:t>
      </w:r>
      <w:r>
        <w:t>ntent di</w:t>
      </w:r>
      <w:ins w:id="1683" w:author="Sebastian Łuczak" w:date="2011-08-31T23:37:00Z">
        <w:r w:rsidR="000C1024">
          <w:t>s</w:t>
        </w:r>
      </w:ins>
      <w:r>
        <w:t xml:space="preserve">patch składający się z trzech następujących po sobie filtrów </w:t>
      </w:r>
      <w:r>
        <w:rPr>
          <w:i/>
        </w:rPr>
        <w:t>akcji</w:t>
      </w:r>
      <w:r>
        <w:t>, które mają na celu możliwie jak najbardziej zawężać pulę zainstalowanych aplikacji tak, aby użytkownik telefonu nie musiał podejmować żadnych decyzji tylko był obsługiwany automatycznie. Jeśli dane kryterium spełnia więcej niż jedna aplikacja, wyświetlany jest monit z prośbą o wybór odpowiedniej</w:t>
      </w:r>
      <w:del w:id="1684" w:author="Sebastian" w:date="2011-09-01T19:30:00Z">
        <w:r w:rsidR="00282E19" w:rsidDel="003F2DDD">
          <w:delText xml:space="preserve"> </w:delText>
        </w:r>
      </w:del>
      <w:ins w:id="1685" w:author="Sebastian" w:date="2011-09-01T19:30:00Z">
        <w:r w:rsidR="003F2DDD">
          <w:t xml:space="preserve"> </w:t>
        </w:r>
      </w:ins>
      <w:customXmlInsRangeStart w:id="1686" w:author="Sebastian" w:date="2011-09-01T19:34:00Z"/>
      <w:sdt>
        <w:sdtPr>
          <w:id w:val="1429947"/>
          <w:citation/>
        </w:sdtPr>
        <w:sdtContent>
          <w:customXmlInsRangeEnd w:id="1686"/>
          <w:ins w:id="1687" w:author="Sebastian" w:date="2011-09-01T19:34:00Z">
            <w:r w:rsidR="002436F7">
              <w:fldChar w:fldCharType="begin"/>
            </w:r>
            <w:r w:rsidR="003F2DDD">
              <w:instrText xml:space="preserve"> CITATION Goo11 \l 1045 </w:instrText>
            </w:r>
          </w:ins>
          <w:r w:rsidR="002436F7">
            <w:fldChar w:fldCharType="separate"/>
          </w:r>
          <w:r w:rsidR="00361C13">
            <w:rPr>
              <w:noProof/>
            </w:rPr>
            <w:t>[11]</w:t>
          </w:r>
          <w:ins w:id="1688" w:author="Sebastian" w:date="2011-09-01T19:34:00Z">
            <w:r w:rsidR="002436F7">
              <w:fldChar w:fldCharType="end"/>
            </w:r>
          </w:ins>
          <w:customXmlInsRangeStart w:id="1689" w:author="Sebastian" w:date="2011-09-01T19:34:00Z"/>
        </w:sdtContent>
      </w:sdt>
      <w:customXmlInsRangeEnd w:id="1689"/>
      <w:customXmlDelRangeStart w:id="1690" w:author="Sebastian" w:date="2011-09-01T19:30:00Z"/>
      <w:sdt>
        <w:sdtPr>
          <w:id w:val="6237149"/>
          <w:citation/>
        </w:sdtPr>
        <w:sdtContent>
          <w:customXmlDelRangeEnd w:id="1690"/>
          <w:del w:id="1691" w:author="Sebastian" w:date="2011-09-01T11:20:00Z">
            <w:r w:rsidR="002436F7" w:rsidDel="00F51941">
              <w:fldChar w:fldCharType="begin"/>
            </w:r>
            <w:r w:rsidR="00796063" w:rsidDel="00F51941">
              <w:delInstrText xml:space="preserve"> CITATION Goo11 \l 1045 </w:delInstrText>
            </w:r>
            <w:r w:rsidR="002436F7" w:rsidDel="00F51941">
              <w:fldChar w:fldCharType="separate"/>
            </w:r>
            <w:r w:rsidR="00903DDF" w:rsidDel="00F51941">
              <w:rPr>
                <w:noProof/>
              </w:rPr>
              <w:delText>[18]</w:delText>
            </w:r>
            <w:r w:rsidR="002436F7" w:rsidDel="00F51941">
              <w:fldChar w:fldCharType="end"/>
            </w:r>
          </w:del>
          <w:customXmlDelRangeStart w:id="1692" w:author="Sebastian" w:date="2011-09-01T19:30:00Z"/>
        </w:sdtContent>
      </w:sdt>
      <w:customXmlDelRangeEnd w:id="1692"/>
      <w:r>
        <w:t xml:space="preserve">. Poniżej </w:t>
      </w:r>
      <w:del w:id="1693" w:author="Maciek" w:date="2011-09-02T23:32:00Z">
        <w:r w:rsidDel="004000A1">
          <w:delText xml:space="preserve">przedstawię </w:delText>
        </w:r>
      </w:del>
      <w:ins w:id="1694" w:author="Maciek" w:date="2011-09-02T23:32:00Z">
        <w:r w:rsidR="004000A1">
          <w:t xml:space="preserve">zostaną przedstawione </w:t>
        </w:r>
      </w:ins>
      <w:del w:id="1695" w:author="Maciek" w:date="2011-09-02T23:32:00Z">
        <w:r w:rsidDel="004000A1">
          <w:delText>pokrótce</w:delText>
        </w:r>
      </w:del>
      <w:r>
        <w:t xml:space="preserve"> wspomniane typy akcji:</w:t>
      </w:r>
    </w:p>
    <w:p w:rsidR="00B138EA" w:rsidRDefault="00B138EA" w:rsidP="00B138EA">
      <w:pPr>
        <w:pStyle w:val="NormalnyIn"/>
        <w:ind w:firstLine="708"/>
      </w:pPr>
      <w:r>
        <w:rPr>
          <w:rStyle w:val="apple-style-span"/>
          <w:rFonts w:ascii="Courier New" w:hAnsi="Courier New" w:cs="Courier New"/>
          <w:color w:val="007000"/>
          <w:sz w:val="20"/>
          <w:szCs w:val="20"/>
          <w:shd w:val="clear" w:color="auto" w:fill="FFFFFF"/>
        </w:rPr>
        <w:t>android.nfc.action.NDEF_DISCOVERED</w:t>
      </w:r>
    </w:p>
    <w:p w:rsidR="00B138EA" w:rsidRDefault="00B138EA" w:rsidP="00B138EA">
      <w:pPr>
        <w:pStyle w:val="NormalnyIn"/>
        <w:ind w:firstLine="708"/>
      </w:pPr>
      <w:r>
        <w:t xml:space="preserve">Powyższa akcja opiera się na analizie typu wiadomości zamieszczonych na znaczniku. Jeśli dany typ wiadomości widnieje w pliku </w:t>
      </w:r>
      <w:r w:rsidR="002436F7" w:rsidRPr="002436F7">
        <w:rPr>
          <w:rFonts w:ascii="Courier New" w:hAnsi="Courier New" w:cs="Courier New"/>
          <w:sz w:val="20"/>
          <w:szCs w:val="20"/>
          <w:rPrChange w:id="1696" w:author="Maciek" w:date="2011-09-02T23:33:00Z">
            <w:rPr/>
          </w:rPrChange>
        </w:rPr>
        <w:t>AndroidManifest.xml</w:t>
      </w:r>
      <w:r>
        <w:t xml:space="preserve"> dowolnej aplikacji, na tym kroku przerywana jest analiza i podejmowany wybór</w:t>
      </w:r>
    </w:p>
    <w:p w:rsidR="00B138EA" w:rsidRDefault="00B138EA" w:rsidP="00B138EA">
      <w:pPr>
        <w:pStyle w:val="NormalnyIn"/>
        <w:ind w:firstLine="708"/>
        <w:rPr>
          <w:rStyle w:val="apple-style-span"/>
          <w:rFonts w:ascii="Courier New" w:hAnsi="Courier New" w:cs="Courier New"/>
          <w:color w:val="007000"/>
          <w:sz w:val="20"/>
          <w:szCs w:val="20"/>
          <w:shd w:val="clear" w:color="auto" w:fill="FFFFFF"/>
        </w:rPr>
      </w:pPr>
      <w:r>
        <w:rPr>
          <w:rStyle w:val="apple-style-span"/>
          <w:rFonts w:ascii="Courier New" w:hAnsi="Courier New" w:cs="Courier New"/>
          <w:color w:val="007000"/>
          <w:sz w:val="20"/>
          <w:szCs w:val="20"/>
          <w:shd w:val="clear" w:color="auto" w:fill="FFFFFF"/>
        </w:rPr>
        <w:t>android.nfc.action.TECH_DISCOVERED</w:t>
      </w:r>
    </w:p>
    <w:p w:rsidR="00B138EA" w:rsidRDefault="00B138EA" w:rsidP="00B138EA">
      <w:pPr>
        <w:pStyle w:val="NormalnyIn"/>
      </w:pPr>
      <w:r>
        <w:t>W sytuacji gdy poprzedni filtr zawiedzie, sprawdzany jest technologia w jakiej wykonany został znacznik.</w:t>
      </w:r>
    </w:p>
    <w:p w:rsidR="00B138EA" w:rsidRDefault="00B138EA" w:rsidP="00B138EA">
      <w:pPr>
        <w:pStyle w:val="NormalnyIn"/>
        <w:rPr>
          <w:rStyle w:val="apple-style-span"/>
          <w:rFonts w:ascii="Courier New" w:hAnsi="Courier New" w:cs="Courier New"/>
          <w:color w:val="007000"/>
          <w:sz w:val="20"/>
          <w:szCs w:val="20"/>
          <w:shd w:val="clear" w:color="auto" w:fill="FFFFFF"/>
        </w:rPr>
      </w:pPr>
      <w:r>
        <w:rPr>
          <w:rStyle w:val="apple-style-span"/>
          <w:rFonts w:ascii="Courier New" w:hAnsi="Courier New" w:cs="Courier New"/>
          <w:color w:val="007000"/>
          <w:sz w:val="20"/>
          <w:szCs w:val="20"/>
          <w:shd w:val="clear" w:color="auto" w:fill="FFFFFF"/>
        </w:rPr>
        <w:t>android.nfc.action.TAG_DISCOVERED</w:t>
      </w:r>
    </w:p>
    <w:p w:rsidR="00B138EA" w:rsidRDefault="00B138EA" w:rsidP="00B138EA">
      <w:pPr>
        <w:pStyle w:val="NormalnyIn"/>
        <w:rPr>
          <w:ins w:id="1697" w:author="Sebastian Łuczak" w:date="2011-09-02T11:00:00Z"/>
        </w:rPr>
      </w:pPr>
      <w:r>
        <w:t xml:space="preserve">Akcja ta wywoływana jest w sytuacji gdy powyższe filtry zawiodły, lub znacznik jest nieznanego typu. </w:t>
      </w:r>
    </w:p>
    <w:p w:rsidR="00261B1A" w:rsidRDefault="00261B1A">
      <w:pPr>
        <w:pStyle w:val="NormalnyIn"/>
        <w:ind w:firstLine="0"/>
        <w:rPr>
          <w:del w:id="1698" w:author="Sebastian Łuczak" w:date="2011-09-02T18:18:00Z"/>
        </w:rPr>
        <w:pPrChange w:id="1699" w:author="Sebastian Łuczak" w:date="2011-09-02T17:28:00Z">
          <w:pPr>
            <w:pStyle w:val="NormalnyIn"/>
          </w:pPr>
        </w:pPrChange>
      </w:pPr>
    </w:p>
    <w:p w:rsidR="009B7F80" w:rsidRDefault="00400359" w:rsidP="00410E8E">
      <w:pPr>
        <w:pStyle w:val="Nagwek4"/>
      </w:pPr>
      <w:r>
        <w:t xml:space="preserve">Foreground </w:t>
      </w:r>
      <w:del w:id="1700" w:author="Sebastian Łuczak" w:date="2011-08-31T23:38:00Z">
        <w:r w:rsidDel="000C1024">
          <w:delText>Dispatch</w:delText>
        </w:r>
      </w:del>
      <w:ins w:id="1701" w:author="Sebastian Łuczak" w:date="2011-08-31T23:38:00Z">
        <w:r w:rsidR="000C1024">
          <w:t>dispatch</w:t>
        </w:r>
      </w:ins>
    </w:p>
    <w:p w:rsidR="00B138EA" w:rsidRDefault="00B138EA" w:rsidP="00B138EA">
      <w:pPr>
        <w:pStyle w:val="NormalnyIn"/>
      </w:pPr>
      <w:r>
        <w:t xml:space="preserve">Druga z metod obsługi odczytanego znacznika, tzw. </w:t>
      </w:r>
      <w:r w:rsidR="00410E8E">
        <w:t>F</w:t>
      </w:r>
      <w:r w:rsidR="00400359">
        <w:t>oreground dispatch</w:t>
      </w:r>
      <w:r>
        <w:t>, wymaga od programisty samodzielnego wywołania i kontroli w cyklu życia aplikacji. Opiera się ona na narzuceniu najwyższego priorytetu obsługi znacznika aplikacji uruchomionej na pierwszym planie</w:t>
      </w:r>
      <w:del w:id="1702" w:author="Sebastian Łuczak" w:date="2011-09-02T10:19:00Z">
        <w:r w:rsidR="009B7F80" w:rsidDel="009864F9">
          <w:delText xml:space="preserve"> </w:delText>
        </w:r>
      </w:del>
      <w:customXmlDelRangeStart w:id="1703" w:author="Sebastian Łuczak" w:date="2011-09-02T10:19:00Z"/>
      <w:sdt>
        <w:sdtPr>
          <w:id w:val="6237150"/>
          <w:citation/>
        </w:sdtPr>
        <w:sdtContent>
          <w:customXmlDelRangeEnd w:id="1703"/>
          <w:ins w:id="1704" w:author="Sebastian" w:date="2011-09-01T11:20:00Z">
            <w:del w:id="1705" w:author="Sebastian Łuczak" w:date="2011-09-02T10:19:00Z">
              <w:r w:rsidR="002436F7" w:rsidDel="009864F9">
                <w:fldChar w:fldCharType="begin"/>
              </w:r>
              <w:r w:rsidR="00F51941" w:rsidDel="009864F9">
                <w:delInstrText xml:space="preserve"> CITATION Goo11 \l 1045  </w:delInstrText>
              </w:r>
            </w:del>
          </w:ins>
          <w:del w:id="1706" w:author="Sebastian Łuczak" w:date="2011-09-02T10:19:00Z">
            <w:r w:rsidR="002436F7" w:rsidDel="009864F9">
              <w:fldChar w:fldCharType="separate"/>
            </w:r>
            <w:r w:rsidR="00BA4FD2" w:rsidDel="009864F9">
              <w:rPr>
                <w:noProof/>
              </w:rPr>
              <w:delText>[18]</w:delText>
            </w:r>
          </w:del>
          <w:ins w:id="1707" w:author="Sebastian" w:date="2011-09-01T11:20:00Z">
            <w:del w:id="1708" w:author="Sebastian Łuczak" w:date="2011-09-02T10:19:00Z">
              <w:r w:rsidR="002436F7" w:rsidDel="009864F9">
                <w:fldChar w:fldCharType="end"/>
              </w:r>
            </w:del>
          </w:ins>
          <w:del w:id="1709" w:author="Sebastian Łuczak" w:date="2011-09-02T10:19:00Z">
            <w:r w:rsidR="002436F7" w:rsidDel="009864F9">
              <w:fldChar w:fldCharType="begin"/>
            </w:r>
            <w:r w:rsidR="00796063" w:rsidDel="009864F9">
              <w:delInstrText xml:space="preserve"> CITATION Goo11 \l 1045 </w:delInstrText>
            </w:r>
            <w:r w:rsidR="002436F7" w:rsidDel="009864F9">
              <w:fldChar w:fldCharType="separate"/>
            </w:r>
            <w:r w:rsidR="00903DDF" w:rsidDel="009864F9">
              <w:rPr>
                <w:noProof/>
              </w:rPr>
              <w:delText>[18]</w:delText>
            </w:r>
            <w:r w:rsidR="002436F7" w:rsidDel="009864F9">
              <w:fldChar w:fldCharType="end"/>
            </w:r>
          </w:del>
          <w:ins w:id="1710" w:author="Sebastian" w:date="2011-09-01T11:20:00Z">
            <w:del w:id="1711" w:author="Sebastian Łuczak" w:date="2011-09-02T10:19:00Z">
              <w:r w:rsidR="002436F7" w:rsidDel="009864F9">
                <w:fldChar w:fldCharType="begin"/>
              </w:r>
              <w:r w:rsidR="00F51941" w:rsidDel="009864F9">
                <w:delInstrText xml:space="preserve"> CITATION Goo11 \l 1045  </w:delInstrText>
              </w:r>
            </w:del>
          </w:ins>
          <w:del w:id="1712" w:author="Sebastian Łuczak" w:date="2011-09-02T10:19:00Z">
            <w:r w:rsidR="002436F7" w:rsidDel="009864F9">
              <w:fldChar w:fldCharType="separate"/>
            </w:r>
            <w:r w:rsidR="00BA4FD2" w:rsidDel="009864F9">
              <w:rPr>
                <w:noProof/>
              </w:rPr>
              <w:delText xml:space="preserve"> [18]</w:delText>
            </w:r>
          </w:del>
          <w:ins w:id="1713" w:author="Sebastian" w:date="2011-09-01T11:20:00Z">
            <w:del w:id="1714" w:author="Sebastian Łuczak" w:date="2011-09-02T10:19:00Z">
              <w:r w:rsidR="002436F7" w:rsidDel="009864F9">
                <w:fldChar w:fldCharType="end"/>
              </w:r>
            </w:del>
          </w:ins>
          <w:customXmlDelRangeStart w:id="1715" w:author="Sebastian Łuczak" w:date="2011-09-02T10:19:00Z"/>
        </w:sdtContent>
      </w:sdt>
      <w:customXmlDelRangeEnd w:id="1715"/>
      <w:ins w:id="1716" w:author="Sebastian Łuczak" w:date="2011-09-02T10:19:00Z">
        <w:r w:rsidR="009864F9">
          <w:t xml:space="preserve"> </w:t>
        </w:r>
      </w:ins>
      <w:customXmlInsRangeStart w:id="1717" w:author="Sebastian Łuczak" w:date="2011-09-02T10:19:00Z"/>
      <w:sdt>
        <w:sdtPr>
          <w:id w:val="2196380"/>
          <w:citation/>
        </w:sdtPr>
        <w:sdtContent>
          <w:customXmlInsRangeEnd w:id="1717"/>
          <w:ins w:id="1718" w:author="Sebastian Łuczak" w:date="2011-09-02T10:19:00Z">
            <w:r w:rsidR="002436F7">
              <w:fldChar w:fldCharType="begin"/>
            </w:r>
            <w:r w:rsidR="009864F9">
              <w:instrText xml:space="preserve"> CITATION Goo111 \l 1045 </w:instrText>
            </w:r>
          </w:ins>
          <w:r w:rsidR="002436F7">
            <w:fldChar w:fldCharType="separate"/>
          </w:r>
          <w:r w:rsidR="00361C13">
            <w:rPr>
              <w:noProof/>
            </w:rPr>
            <w:t>[18]</w:t>
          </w:r>
          <w:ins w:id="1719" w:author="Sebastian Łuczak" w:date="2011-09-02T10:19:00Z">
            <w:r w:rsidR="002436F7">
              <w:fldChar w:fldCharType="end"/>
            </w:r>
          </w:ins>
          <w:customXmlInsRangeStart w:id="1720" w:author="Sebastian Łuczak" w:date="2011-09-02T10:19:00Z"/>
        </w:sdtContent>
      </w:sdt>
      <w:customXmlInsRangeEnd w:id="1720"/>
      <w:r>
        <w:t>. Oczywiście znacznik spełniać musi wymogi określone w filtrach typu danych i technologii jego wykonania.</w:t>
      </w:r>
    </w:p>
    <w:p w:rsidR="0016603D" w:rsidRDefault="00B138EA" w:rsidP="00B138EA">
      <w:pPr>
        <w:pStyle w:val="NormalnyIn"/>
        <w:rPr>
          <w:ins w:id="1721" w:author="Sebastian Łuczak" w:date="2011-09-02T17:39:00Z"/>
        </w:rPr>
      </w:pPr>
      <w:r>
        <w:t>Jak było wspomniane wcześniej, aplikacja kliencka wykorzystuje obie te metody.</w:t>
      </w:r>
      <w:ins w:id="1722" w:author="Sebastian Łuczak" w:date="2011-09-02T17:36:00Z">
        <w:r w:rsidR="0016603D">
          <w:t xml:space="preserve"> </w:t>
        </w:r>
      </w:ins>
    </w:p>
    <w:p w:rsidR="00261B1A" w:rsidRDefault="002436F7">
      <w:pPr>
        <w:pStyle w:val="NormalnyIn"/>
        <w:ind w:firstLine="0"/>
        <w:rPr>
          <w:ins w:id="1723" w:author="Sebastian Łuczak" w:date="2011-09-02T18:18:00Z"/>
        </w:rPr>
        <w:pPrChange w:id="1724" w:author="Sebastian Łuczak" w:date="2011-09-02T17:39:00Z">
          <w:pPr>
            <w:pStyle w:val="NormalnyIn"/>
          </w:pPr>
        </w:pPrChange>
      </w:pPr>
      <w:del w:id="1725" w:author="Sebastian Łuczak" w:date="2011-09-02T17:51:00Z">
        <w:r>
          <w:rPr>
            <w:noProof/>
          </w:rPr>
          <w:pict>
            <v:roundrect id="_x0000_s1069" style="position:absolute;left:0;text-align:left;margin-left:94.2pt;margin-top:39pt;width:207.75pt;height:29.25pt;z-index:251671552" arcsize="10923f" fillcolor="white [3201]" strokecolor="#4f81bd [3204]" strokeweight="2.5pt">
              <v:shadow color="#868686"/>
              <v:textbox style="mso-next-textbox:#_x0000_s1069">
                <w:txbxContent>
                  <w:p w:rsidR="00430E2E" w:rsidRDefault="00430E2E">
                    <w:pPr>
                      <w:jc w:val="center"/>
                      <w:pPrChange w:id="1726" w:author="Sebastian Łuczak" w:date="2011-09-02T17:41:00Z">
                        <w:pPr/>
                      </w:pPrChange>
                    </w:pPr>
                    <w:ins w:id="1727" w:author="Sebastian Łuczak" w:date="2011-09-02T17:41:00Z">
                      <w:r>
                        <w:t>enaleForegroundDispatch()</w:t>
                      </w:r>
                    </w:ins>
                  </w:p>
                </w:txbxContent>
              </v:textbox>
            </v:roundrect>
          </w:pict>
        </w:r>
      </w:del>
      <w:ins w:id="1728" w:author="Sebastian Łuczak" w:date="2011-09-02T17:39:00Z">
        <w:r w:rsidR="0016603D">
          <w:t xml:space="preserve">Diagram poniżej przedstawia uproszczony schemat </w:t>
        </w:r>
      </w:ins>
      <w:ins w:id="1729" w:author="Sebastian Łuczak" w:date="2011-09-02T17:40:00Z">
        <w:r w:rsidR="0016603D">
          <w:t>działania połączonych obu wspomnianych systemów.</w:t>
        </w:r>
      </w:ins>
    </w:p>
    <w:p w:rsidR="00E92BF5" w:rsidRDefault="00E92BF5">
      <w:pPr>
        <w:pStyle w:val="NormalnyIn"/>
        <w:ind w:firstLine="0"/>
      </w:pPr>
    </w:p>
    <w:p w:rsidR="00E92BF5" w:rsidRDefault="00E92BF5">
      <w:pPr>
        <w:pStyle w:val="NormalnyIn"/>
        <w:ind w:firstLine="0"/>
      </w:pPr>
    </w:p>
    <w:p w:rsidR="00261B1A" w:rsidRDefault="002436F7">
      <w:pPr>
        <w:pStyle w:val="NormalnyIn"/>
        <w:ind w:firstLine="0"/>
        <w:pPrChange w:id="1730" w:author="Sebastian Łuczak" w:date="2011-09-02T17:39:00Z">
          <w:pPr>
            <w:pStyle w:val="NormalnyIn"/>
          </w:pPr>
        </w:pPrChange>
      </w:pPr>
      <w:r>
        <w:rPr>
          <w:noProof/>
        </w:rPr>
        <w:lastRenderedPageBreak/>
        <w:pict>
          <v:roundrect id="_x0000_s1088" style="position:absolute;left:0;text-align:left;margin-left:139.2pt;margin-top:13.8pt;width:122.25pt;height:25.5pt;z-index:251685888" arcsize="10923f" fillcolor="white [3201]" strokecolor="#4f81bd [3204]" strokeweight="2.5pt">
            <v:shadow color="#868686"/>
            <v:textbox style="mso-next-textbox:#_x0000_s1088">
              <w:txbxContent>
                <w:p w:rsidR="00430E2E" w:rsidRDefault="00430E2E">
                  <w:ins w:id="1731" w:author="Sebastian Łuczak" w:date="2011-09-02T17:52:00Z">
                    <w:r>
                      <w:t>Wykryty znacznik NFC</w:t>
                    </w:r>
                  </w:ins>
                </w:p>
              </w:txbxContent>
            </v:textbox>
          </v:roundrect>
        </w:pict>
      </w:r>
    </w:p>
    <w:p w:rsidR="00B138EA" w:rsidRDefault="002436F7" w:rsidP="00B138EA">
      <w:pPr>
        <w:pStyle w:val="NormalnyIn"/>
        <w:rPr>
          <w:ins w:id="1732" w:author="Sebastian Łuczak" w:date="2011-09-02T17:29:00Z"/>
        </w:rPr>
      </w:pPr>
      <w:r>
        <w:rPr>
          <w:noProof/>
        </w:rPr>
        <w:pict>
          <v:shape id="_x0000_s1076" type="#_x0000_t32" style="position:absolute;left:0;text-align:left;margin-left:199.6pt;margin-top:18.6pt;width:0;height:17.25pt;z-index:251676672" o:connectortype="straight" strokecolor="#4f81bd [3204]" strokeweight="2.5pt">
            <v:stroke endarrow="block"/>
            <v:shadow color="#868686"/>
          </v:shape>
        </w:pict>
      </w:r>
    </w:p>
    <w:p w:rsidR="00AE6239" w:rsidRDefault="002436F7" w:rsidP="00B138EA">
      <w:pPr>
        <w:pStyle w:val="NormalnyIn"/>
        <w:rPr>
          <w:ins w:id="1733" w:author="Sebastian Łuczak" w:date="2011-09-02T17:29:00Z"/>
        </w:rPr>
      </w:pPr>
      <w:r>
        <w:rPr>
          <w:noProof/>
        </w:rPr>
        <w:pict>
          <v:rect id="_x0000_s1089" style="position:absolute;left:0;text-align:left;margin-left:117.45pt;margin-top:15.15pt;width:163.5pt;height:33.75pt;z-index:251686912" fillcolor="white [3201]" strokecolor="#4f81bd [3204]" strokeweight="2.5pt">
            <v:shadow color="#868686"/>
            <v:textbox style="mso-next-textbox:#_x0000_s1089">
              <w:txbxContent>
                <w:p w:rsidR="00430E2E" w:rsidRDefault="00430E2E">
                  <w:ins w:id="1734" w:author="Sebastian Łuczak" w:date="2011-09-02T17:53:00Z">
                    <w:r>
                      <w:t>Dane ze znacznika przeniesione do intencji jako EXTRA_TAG</w:t>
                    </w:r>
                  </w:ins>
                </w:p>
              </w:txbxContent>
            </v:textbox>
          </v:rect>
        </w:pict>
      </w:r>
    </w:p>
    <w:p w:rsidR="00AE6239" w:rsidRDefault="00AE6239" w:rsidP="00B138EA">
      <w:pPr>
        <w:pStyle w:val="NormalnyIn"/>
        <w:rPr>
          <w:ins w:id="1735" w:author="Sebastian Łuczak" w:date="2011-09-02T17:29:00Z"/>
        </w:rPr>
      </w:pPr>
    </w:p>
    <w:p w:rsidR="00AE6239" w:rsidRDefault="002436F7" w:rsidP="00B138EA">
      <w:pPr>
        <w:pStyle w:val="NormalnyIn"/>
        <w:rPr>
          <w:ins w:id="1736" w:author="Sebastian Łuczak" w:date="2011-09-02T17:29:00Z"/>
        </w:rPr>
      </w:pPr>
      <w:ins w:id="1737" w:author="Sebastian Łuczak" w:date="2011-09-02T17:44:00Z">
        <w:r>
          <w:rPr>
            <w:noProof/>
          </w:rPr>
          <w:pict>
            <v:shape id="_x0000_s1077" type="#_x0000_t32" style="position:absolute;left:0;text-align:left;margin-left:199.6pt;margin-top:7.5pt;width:0;height:17.25pt;z-index:251677696" o:connectortype="straight" strokecolor="#4f81bd [3204]" strokeweight="2.5pt">
              <v:stroke endarrow="block"/>
              <v:shadow color="#868686"/>
            </v:shape>
          </w:pict>
        </w:r>
      </w:ins>
    </w:p>
    <w:p w:rsidR="00AE6239" w:rsidRDefault="002436F7" w:rsidP="00B138EA">
      <w:pPr>
        <w:pStyle w:val="NormalnyIn"/>
        <w:rPr>
          <w:ins w:id="1738" w:author="Sebastian Łuczak" w:date="2011-09-02T17:29:00Z"/>
        </w:rPr>
      </w:pPr>
      <w:ins w:id="1739" w:author="Sebastian Łuczak" w:date="2011-09-02T18:04:00Z">
        <w:r>
          <w:rPr>
            <w:noProof/>
          </w:rPr>
          <w:pict>
            <v:shape id="_x0000_s1107" type="#_x0000_t202" style="position:absolute;left:0;text-align:left;margin-left:287.7pt;margin-top:9.3pt;width:33pt;height:27.75pt;z-index:251703296" filled="f" stroked="f">
              <v:textbox style="mso-next-textbox:#_x0000_s1107">
                <w:txbxContent>
                  <w:p w:rsidR="00430E2E" w:rsidRPr="00B86746" w:rsidRDefault="00430E2E" w:rsidP="00313F9A">
                    <w:ins w:id="1740" w:author="Sebastian Łuczak" w:date="2011-09-02T18:04:00Z">
                      <w:r>
                        <w:t>Tak</w:t>
                      </w:r>
                    </w:ins>
                  </w:p>
                </w:txbxContent>
              </v:textbox>
            </v:shape>
          </w:pict>
        </w:r>
      </w:ins>
      <w:r>
        <w:rPr>
          <w:noProof/>
        </w:rPr>
        <w:pict>
          <v:shape id="_x0000_s1091" type="#_x0000_t202" style="position:absolute;left:0;text-align:left;margin-left:139.95pt;margin-top:16.8pt;width:124.5pt;height:31.5pt;z-index:251688960" filled="f" stroked="f">
            <v:textbox style="mso-next-textbox:#_x0000_s1091">
              <w:txbxContent>
                <w:p w:rsidR="00430E2E" w:rsidRDefault="00430E2E">
                  <w:pPr>
                    <w:jc w:val="center"/>
                    <w:rPr>
                      <w:ins w:id="1741" w:author="Sebastian Łuczak" w:date="2011-09-02T17:55:00Z"/>
                      <w:sz w:val="16"/>
                      <w:szCs w:val="16"/>
                    </w:rPr>
                    <w:pPrChange w:id="1742" w:author="Sebastian Łuczak" w:date="2011-09-02T17:55:00Z">
                      <w:pPr/>
                    </w:pPrChange>
                  </w:pPr>
                  <w:ins w:id="1743" w:author="Sebastian Łuczak" w:date="2011-09-02T17:55:00Z">
                    <w:r w:rsidRPr="00B86746">
                      <w:rPr>
                        <w:sz w:val="16"/>
                        <w:szCs w:val="16"/>
                      </w:rPr>
                      <w:t>Aplikacja pierwszego planu z foregroundDispatch?</w:t>
                    </w:r>
                  </w:ins>
                </w:p>
                <w:p w:rsidR="00430E2E" w:rsidRDefault="00430E2E">
                  <w:pPr>
                    <w:jc w:val="center"/>
                    <w:pPrChange w:id="1744" w:author="Sebastian Łuczak" w:date="2011-09-02T17:55:00Z">
                      <w:pPr/>
                    </w:pPrChange>
                  </w:pPr>
                </w:p>
              </w:txbxContent>
            </v:textbox>
          </v:shape>
        </w:pict>
      </w:r>
      <w:r>
        <w:rPr>
          <w:noProof/>
        </w:rPr>
        <w:pict>
          <v:shapetype id="_x0000_t110" coordsize="21600,21600" o:spt="110" path="m10800,l,10800,10800,21600,21600,10800xe">
            <v:stroke joinstyle="miter"/>
            <v:path gradientshapeok="t" o:connecttype="rect" textboxrect="5400,5400,16200,16200"/>
          </v:shapetype>
          <v:shape id="_x0000_s1090" type="#_x0000_t110" style="position:absolute;left:0;text-align:left;margin-left:115.2pt;margin-top:4.05pt;width:165.75pt;height:51.75pt;z-index:251687936" fillcolor="white [3201]" strokecolor="#4f81bd [3204]" strokeweight="2.5pt">
            <v:shadow color="#868686"/>
            <v:textbox style="mso-next-textbox:#_x0000_s1090">
              <w:txbxContent>
                <w:p w:rsidR="00430E2E" w:rsidRPr="00B86746" w:rsidRDefault="00430E2E" w:rsidP="00B86746">
                  <w:pPr>
                    <w:rPr>
                      <w:szCs w:val="16"/>
                    </w:rPr>
                  </w:pPr>
                </w:p>
              </w:txbxContent>
            </v:textbox>
          </v:shape>
        </w:pict>
      </w:r>
      <w:ins w:id="1745" w:author="Sebastian Łuczak" w:date="2011-09-02T18:03:00Z">
        <w:r>
          <w:rPr>
            <w:noProof/>
          </w:rPr>
          <w:pict>
            <v:roundrect id="_x0000_s1104" style="position:absolute;left:0;text-align:left;margin-left:326.7pt;margin-top:9.3pt;width:149.25pt;height:42.75pt;z-index:251700224" arcsize="10923f" fillcolor="white [3201]" strokecolor="#4f81bd [3204]" strokeweight="2.5pt">
              <v:shadow color="#868686"/>
              <v:textbox style="mso-next-textbox:#_x0000_s1104">
                <w:txbxContent>
                  <w:p w:rsidR="00430E2E" w:rsidRDefault="00430E2E">
                    <w:pPr>
                      <w:jc w:val="center"/>
                      <w:pPrChange w:id="1746" w:author="Sebastian Łuczak" w:date="2011-09-02T18:02:00Z">
                        <w:pPr/>
                      </w:pPrChange>
                    </w:pPr>
                    <w:ins w:id="1747" w:author="Sebastian Łuczak" w:date="2011-09-02T18:01:00Z">
                      <w:r>
                        <w:t>Przekaż</w:t>
                      </w:r>
                    </w:ins>
                    <w:ins w:id="1748" w:author="Sebastian Łuczak" w:date="2011-09-02T18:02:00Z">
                      <w:r>
                        <w:t xml:space="preserve"> do aktywności</w:t>
                      </w:r>
                    </w:ins>
                    <w:ins w:id="1749" w:author="Sebastian Łuczak" w:date="2011-09-02T18:01:00Z">
                      <w:r>
                        <w:t xml:space="preserve"> </w:t>
                      </w:r>
                    </w:ins>
                    <w:ins w:id="1750" w:author="Sebastian Łuczak" w:date="2011-09-02T18:03:00Z">
                      <w:r>
                        <w:t>pierwszego planu</w:t>
                      </w:r>
                    </w:ins>
                  </w:p>
                </w:txbxContent>
              </v:textbox>
            </v:roundrect>
          </w:pict>
        </w:r>
      </w:ins>
    </w:p>
    <w:p w:rsidR="00AE6239" w:rsidRDefault="002436F7" w:rsidP="00B138EA">
      <w:pPr>
        <w:pStyle w:val="NormalnyIn"/>
        <w:rPr>
          <w:ins w:id="1751" w:author="Sebastian Łuczak" w:date="2011-09-02T17:29:00Z"/>
        </w:rPr>
      </w:pPr>
      <w:ins w:id="1752" w:author="Sebastian Łuczak" w:date="2011-09-02T17:45:00Z">
        <w:r>
          <w:rPr>
            <w:noProof/>
          </w:rPr>
          <w:pict>
            <v:shape id="_x0000_s1079" type="#_x0000_t32" style="position:absolute;left:0;text-align:left;margin-left:280.95pt;margin-top:9.6pt;width:45.75pt;height:.05pt;z-index:251679744" o:connectortype="straight" strokecolor="#4f81bd [3204]" strokeweight="2.5pt">
              <v:stroke endarrow="block"/>
              <v:shadow color="#868686"/>
            </v:shape>
          </w:pict>
        </w:r>
      </w:ins>
    </w:p>
    <w:p w:rsidR="00AE6239" w:rsidRDefault="002436F7" w:rsidP="00B138EA">
      <w:pPr>
        <w:pStyle w:val="NormalnyIn"/>
        <w:rPr>
          <w:ins w:id="1753" w:author="Sebastian Łuczak" w:date="2011-09-02T17:29:00Z"/>
        </w:rPr>
      </w:pPr>
      <w:ins w:id="1754" w:author="Sebastian Łuczak" w:date="2011-09-02T17:47:00Z">
        <w:r>
          <w:rPr>
            <w:noProof/>
          </w:rPr>
          <w:pict>
            <v:shape id="_x0000_s1083" type="#_x0000_t202" style="position:absolute;left:0;text-align:left;margin-left:202.95pt;margin-top:15.15pt;width:39.75pt;height:27.75pt;z-index:251683840" filled="f" stroked="f">
              <v:textbox style="mso-next-textbox:#_x0000_s1083">
                <w:txbxContent>
                  <w:p w:rsidR="00430E2E" w:rsidRDefault="00430E2E" w:rsidP="00B86746">
                    <w:pPr>
                      <w:rPr>
                        <w:ins w:id="1755" w:author="Sebastian Łuczak" w:date="2011-09-02T17:48:00Z"/>
                      </w:rPr>
                    </w:pPr>
                    <w:ins w:id="1756" w:author="Sebastian Łuczak" w:date="2011-09-02T17:48:00Z">
                      <w:r>
                        <w:t xml:space="preserve">Nie </w:t>
                      </w:r>
                    </w:ins>
                  </w:p>
                  <w:p w:rsidR="00430E2E" w:rsidRDefault="00430E2E" w:rsidP="00B86746"/>
                </w:txbxContent>
              </v:textbox>
            </v:shape>
          </w:pict>
        </w:r>
      </w:ins>
      <w:ins w:id="1757" w:author="Sebastian Łuczak" w:date="2011-09-02T18:03:00Z">
        <w:r>
          <w:rPr>
            <w:noProof/>
          </w:rPr>
          <w:pict>
            <v:shape id="_x0000_s1078" type="#_x0000_t32" style="position:absolute;left:0;text-align:left;margin-left:199.6pt;margin-top:14.4pt;width:0;height:28.5pt;z-index:251678720" o:connectortype="straight" strokecolor="#4f81bd [3204]" strokeweight="2.5pt">
              <v:stroke endarrow="block"/>
              <v:shadow color="#868686"/>
            </v:shape>
          </w:pict>
        </w:r>
        <w:r>
          <w:rPr>
            <w:noProof/>
          </w:rPr>
          <w:pict>
            <v:shape id="_x0000_s1092" type="#_x0000_t32" style="position:absolute;left:0;text-align:left;margin-left:199.55pt;margin-top:94.65pt;width:0;height:28.5pt;z-index:251689984" o:connectortype="straight" strokecolor="#4f81bd [3204]" strokeweight="2.5pt">
              <v:stroke endarrow="block"/>
              <v:shadow color="#868686"/>
            </v:shape>
          </w:pict>
        </w:r>
        <w:r>
          <w:rPr>
            <w:noProof/>
          </w:rPr>
          <w:pict>
            <v:shape id="_x0000_s1097" type="#_x0000_t32" style="position:absolute;left:0;text-align:left;margin-left:199.55pt;margin-top:174.9pt;width:0;height:28.5pt;z-index:251693056" o:connectortype="straight" strokecolor="#4f81bd [3204]" strokeweight="2.5pt">
              <v:stroke endarrow="block"/>
              <v:shadow color="#868686"/>
            </v:shape>
          </w:pict>
        </w:r>
      </w:ins>
    </w:p>
    <w:p w:rsidR="00AE6239" w:rsidRDefault="00AE6239" w:rsidP="00B138EA">
      <w:pPr>
        <w:pStyle w:val="NormalnyIn"/>
        <w:rPr>
          <w:ins w:id="1758" w:author="Sebastian Łuczak" w:date="2011-09-02T17:29:00Z"/>
        </w:rPr>
      </w:pPr>
    </w:p>
    <w:p w:rsidR="00AE6239" w:rsidRDefault="002436F7" w:rsidP="00B138EA">
      <w:pPr>
        <w:pStyle w:val="NormalnyIn"/>
        <w:rPr>
          <w:ins w:id="1759" w:author="Sebastian Łuczak" w:date="2011-09-02T17:29:00Z"/>
        </w:rPr>
      </w:pPr>
      <w:ins w:id="1760" w:author="Sebastian Łuczak" w:date="2011-09-02T18:04:00Z">
        <w:r>
          <w:rPr>
            <w:noProof/>
          </w:rPr>
          <w:pict>
            <v:shape id="_x0000_s1106" type="#_x0000_t202" style="position:absolute;left:0;text-align:left;margin-left:287.7pt;margin-top:5.25pt;width:33pt;height:27.75pt;z-index:251702272" filled="f" stroked="f">
              <v:textbox style="mso-next-textbox:#_x0000_s1106">
                <w:txbxContent>
                  <w:p w:rsidR="00430E2E" w:rsidRPr="00B86746" w:rsidRDefault="00430E2E" w:rsidP="00313F9A">
                    <w:ins w:id="1761" w:author="Sebastian Łuczak" w:date="2011-09-02T18:04:00Z">
                      <w:r>
                        <w:t>Tak</w:t>
                      </w:r>
                    </w:ins>
                  </w:p>
                </w:txbxContent>
              </v:textbox>
            </v:shape>
          </w:pict>
        </w:r>
      </w:ins>
      <w:ins w:id="1762" w:author="Sebastian Łuczak" w:date="2011-09-02T18:02:00Z">
        <w:r>
          <w:rPr>
            <w:noProof/>
          </w:rPr>
          <w:pict>
            <v:roundrect id="_x0000_s1102" style="position:absolute;left:0;text-align:left;margin-left:326.7pt;margin-top:5.25pt;width:149.25pt;height:42.75pt;z-index:251698176" arcsize="10923f" fillcolor="white [3201]" strokecolor="#4f81bd [3204]" strokeweight="2.5pt">
              <v:shadow color="#868686"/>
              <v:textbox style="mso-next-textbox:#_x0000_s1102">
                <w:txbxContent>
                  <w:p w:rsidR="00430E2E" w:rsidRDefault="00430E2E">
                    <w:pPr>
                      <w:jc w:val="center"/>
                      <w:pPrChange w:id="1763" w:author="Sebastian Łuczak" w:date="2011-09-02T18:02:00Z">
                        <w:pPr/>
                      </w:pPrChange>
                    </w:pPr>
                    <w:ins w:id="1764" w:author="Sebastian Łuczak" w:date="2011-09-02T18:01:00Z">
                      <w:r>
                        <w:t>Przekaż</w:t>
                      </w:r>
                    </w:ins>
                    <w:ins w:id="1765" w:author="Sebastian Łuczak" w:date="2011-09-02T18:02:00Z">
                      <w:r>
                        <w:t xml:space="preserve"> do aktywności</w:t>
                      </w:r>
                    </w:ins>
                    <w:ins w:id="1766" w:author="Sebastian Łuczak" w:date="2011-09-02T18:01:00Z">
                      <w:r>
                        <w:t xml:space="preserve"> jako ACTION_</w:t>
                      </w:r>
                    </w:ins>
                    <w:ins w:id="1767" w:author="Sebastian Łuczak" w:date="2011-09-02T18:02:00Z">
                      <w:r>
                        <w:t>NDEF</w:t>
                      </w:r>
                    </w:ins>
                    <w:ins w:id="1768" w:author="Sebastian Łuczak" w:date="2011-09-02T18:01:00Z">
                      <w:r>
                        <w:t>_</w:t>
                      </w:r>
                    </w:ins>
                    <w:ins w:id="1769" w:author="Sebastian Łuczak" w:date="2011-09-02T18:02:00Z">
                      <w:r>
                        <w:t>DISCOVERED</w:t>
                      </w:r>
                    </w:ins>
                  </w:p>
                </w:txbxContent>
              </v:textbox>
            </v:roundrect>
          </w:pict>
        </w:r>
      </w:ins>
      <w:ins w:id="1770" w:author="Sebastian Łuczak" w:date="2011-09-02T17:56:00Z">
        <w:r>
          <w:rPr>
            <w:noProof/>
          </w:rPr>
          <w:pict>
            <v:shape id="_x0000_s1094" type="#_x0000_t202" style="position:absolute;left:0;text-align:left;margin-left:130.2pt;margin-top:5.25pt;width:137.25pt;height:48pt;z-index:251692032" filled="f" stroked="f">
              <v:textbox style="mso-next-textbox:#_x0000_s1094">
                <w:txbxContent>
                  <w:p w:rsidR="00430E2E" w:rsidRDefault="00430E2E">
                    <w:pPr>
                      <w:jc w:val="center"/>
                      <w:rPr>
                        <w:ins w:id="1771" w:author="Sebastian Łuczak" w:date="2011-09-02T17:56:00Z"/>
                        <w:sz w:val="16"/>
                        <w:szCs w:val="16"/>
                      </w:rPr>
                      <w:pPrChange w:id="1772" w:author="Sebastian Łuczak" w:date="2011-09-02T17:55:00Z">
                        <w:pPr/>
                      </w:pPrChange>
                    </w:pPr>
                    <w:ins w:id="1773" w:author="Sebastian Łuczak" w:date="2011-09-02T17:56:00Z">
                      <w:r>
                        <w:rPr>
                          <w:sz w:val="16"/>
                          <w:szCs w:val="16"/>
                        </w:rPr>
                        <w:t>Jakakolwiek</w:t>
                      </w:r>
                    </w:ins>
                  </w:p>
                  <w:p w:rsidR="00430E2E" w:rsidRDefault="00430E2E">
                    <w:pPr>
                      <w:jc w:val="center"/>
                      <w:rPr>
                        <w:ins w:id="1774" w:author="Sebastian Łuczak" w:date="2011-09-02T17:55:00Z"/>
                        <w:sz w:val="16"/>
                        <w:szCs w:val="16"/>
                      </w:rPr>
                      <w:pPrChange w:id="1775" w:author="Sebastian Łuczak" w:date="2011-09-02T17:55:00Z">
                        <w:pPr/>
                      </w:pPrChange>
                    </w:pPr>
                    <w:ins w:id="1776" w:author="Sebastian Łuczak" w:date="2011-09-02T17:56:00Z">
                      <w:r>
                        <w:rPr>
                          <w:sz w:val="16"/>
                          <w:szCs w:val="16"/>
                        </w:rPr>
                        <w:t>aplikacja obsługuje</w:t>
                      </w:r>
                    </w:ins>
                    <w:ins w:id="1777" w:author="Sebastian Łuczak" w:date="2011-09-02T17:57:00Z">
                      <w:r>
                        <w:rPr>
                          <w:sz w:val="16"/>
                          <w:szCs w:val="16"/>
                        </w:rPr>
                        <w:t xml:space="preserve"> taką zawartość</w:t>
                      </w:r>
                    </w:ins>
                    <w:ins w:id="1778" w:author="Sebastian Łuczak" w:date="2011-09-02T17:56:00Z">
                      <w:r>
                        <w:rPr>
                          <w:sz w:val="16"/>
                          <w:szCs w:val="16"/>
                        </w:rPr>
                        <w:t xml:space="preserve"> </w:t>
                      </w:r>
                    </w:ins>
                    <w:ins w:id="1779" w:author="Sebastian Łuczak" w:date="2011-09-02T17:58:00Z">
                      <w:r>
                        <w:rPr>
                          <w:sz w:val="16"/>
                          <w:szCs w:val="16"/>
                        </w:rPr>
                        <w:t xml:space="preserve">w </w:t>
                      </w:r>
                    </w:ins>
                    <w:ins w:id="1780" w:author="Sebastian Łuczak" w:date="2011-09-02T17:57:00Z">
                      <w:r>
                        <w:rPr>
                          <w:sz w:val="16"/>
                          <w:szCs w:val="16"/>
                        </w:rPr>
                        <w:t>ACTION_NDEF_DISCOVERED?</w:t>
                      </w:r>
                    </w:ins>
                  </w:p>
                  <w:p w:rsidR="00430E2E" w:rsidRDefault="00430E2E">
                    <w:pPr>
                      <w:jc w:val="center"/>
                      <w:pPrChange w:id="1781" w:author="Sebastian Łuczak" w:date="2011-09-02T17:55:00Z">
                        <w:pPr/>
                      </w:pPrChange>
                    </w:pPr>
                  </w:p>
                </w:txbxContent>
              </v:textbox>
            </v:shape>
          </w:pict>
        </w:r>
        <w:r>
          <w:rPr>
            <w:noProof/>
          </w:rPr>
          <w:pict>
            <v:shape id="_x0000_s1093" type="#_x0000_t110" style="position:absolute;left:0;text-align:left;margin-left:117.45pt;margin-top:1.5pt;width:165.75pt;height:51.75pt;z-index:251691008" fillcolor="white [3201]" strokecolor="#4f81bd [3204]" strokeweight="2.5pt">
              <v:shadow color="#868686"/>
              <v:textbox style="mso-next-textbox:#_x0000_s1093">
                <w:txbxContent>
                  <w:p w:rsidR="00430E2E" w:rsidRPr="00B86746" w:rsidRDefault="00430E2E" w:rsidP="00B86746">
                    <w:pPr>
                      <w:rPr>
                        <w:szCs w:val="16"/>
                      </w:rPr>
                    </w:pPr>
                  </w:p>
                </w:txbxContent>
              </v:textbox>
            </v:shape>
          </w:pict>
        </w:r>
      </w:ins>
    </w:p>
    <w:p w:rsidR="00AE6239" w:rsidRDefault="002436F7" w:rsidP="00B138EA">
      <w:pPr>
        <w:pStyle w:val="NormalnyIn"/>
        <w:rPr>
          <w:ins w:id="1782" w:author="Sebastian Łuczak" w:date="2011-09-02T17:29:00Z"/>
        </w:rPr>
      </w:pPr>
      <w:ins w:id="1783" w:author="Sebastian Łuczak" w:date="2011-09-02T17:45:00Z">
        <w:r>
          <w:rPr>
            <w:noProof/>
          </w:rPr>
          <w:pict>
            <v:shape id="_x0000_s1080" type="#_x0000_t32" style="position:absolute;left:0;text-align:left;margin-left:280.95pt;margin-top:6.35pt;width:45.75pt;height:0;z-index:251680768" o:connectortype="straight" strokecolor="#4f81bd [3204]" strokeweight="2.5pt">
              <v:stroke endarrow="block"/>
              <v:shadow color="#868686"/>
            </v:shape>
          </w:pict>
        </w:r>
      </w:ins>
    </w:p>
    <w:p w:rsidR="00AE6239" w:rsidRDefault="002436F7" w:rsidP="00B138EA">
      <w:pPr>
        <w:pStyle w:val="NormalnyIn"/>
        <w:rPr>
          <w:ins w:id="1784" w:author="Sebastian Łuczak" w:date="2011-09-02T17:29:00Z"/>
        </w:rPr>
      </w:pPr>
      <w:r>
        <w:rPr>
          <w:noProof/>
        </w:rPr>
        <w:pict>
          <v:shape id="_x0000_s1081" type="#_x0000_t202" style="position:absolute;left:0;text-align:left;margin-left:202.95pt;margin-top:12.65pt;width:34.5pt;height:27.75pt;z-index:251681792" filled="f" stroked="f">
            <v:textbox style="mso-next-textbox:#_x0000_s1081">
              <w:txbxContent>
                <w:p w:rsidR="00430E2E" w:rsidRDefault="00430E2E">
                  <w:ins w:id="1785" w:author="Sebastian Łuczak" w:date="2011-09-02T17:46:00Z">
                    <w:r>
                      <w:t>Nie</w:t>
                    </w:r>
                  </w:ins>
                </w:p>
              </w:txbxContent>
            </v:textbox>
          </v:shape>
        </w:pict>
      </w:r>
    </w:p>
    <w:p w:rsidR="00AE6239" w:rsidRDefault="002436F7" w:rsidP="00B138EA">
      <w:pPr>
        <w:pStyle w:val="NormalnyIn"/>
        <w:rPr>
          <w:ins w:id="1786" w:author="Sebastian Łuczak" w:date="2011-09-02T17:29:00Z"/>
        </w:rPr>
      </w:pPr>
      <w:ins w:id="1787" w:author="Sebastian Łuczak" w:date="2011-09-02T18:00:00Z">
        <w:r>
          <w:rPr>
            <w:noProof/>
          </w:rPr>
          <w:pict>
            <v:shape id="_x0000_s1099" type="#_x0000_t110" style="position:absolute;left:0;text-align:left;margin-left:115.2pt;margin-top:19.7pt;width:165.75pt;height:51.75pt;z-index:251695104" fillcolor="white [3201]" strokecolor="#4f81bd [3204]" strokeweight="2.5pt">
              <v:shadow color="#868686"/>
              <v:textbox style="mso-next-textbox:#_x0000_s1099">
                <w:txbxContent>
                  <w:p w:rsidR="00430E2E" w:rsidRPr="00B86746" w:rsidRDefault="00430E2E" w:rsidP="00313F9A">
                    <w:pPr>
                      <w:rPr>
                        <w:szCs w:val="16"/>
                      </w:rPr>
                    </w:pPr>
                  </w:p>
                </w:txbxContent>
              </v:textbox>
            </v:shape>
          </w:pict>
        </w:r>
        <w:r>
          <w:rPr>
            <w:noProof/>
          </w:rPr>
          <w:pict>
            <v:shape id="_x0000_s1098" type="#_x0000_t32" style="position:absolute;left:0;text-align:left;margin-left:280.95pt;margin-top:45.95pt;width:45.75pt;height:0;z-index:251694080" o:connectortype="straight" strokecolor="#4f81bd [3204]" strokeweight="2.5pt">
              <v:stroke endarrow="block"/>
              <v:shadow color="#868686"/>
            </v:shape>
          </w:pict>
        </w:r>
      </w:ins>
    </w:p>
    <w:p w:rsidR="00AE6239" w:rsidRDefault="002436F7" w:rsidP="00B138EA">
      <w:pPr>
        <w:pStyle w:val="NormalnyIn"/>
        <w:rPr>
          <w:ins w:id="1788" w:author="Sebastian Łuczak" w:date="2011-09-02T17:29:00Z"/>
        </w:rPr>
      </w:pPr>
      <w:ins w:id="1789" w:author="Sebastian Łuczak" w:date="2011-09-02T18:04:00Z">
        <w:r>
          <w:rPr>
            <w:noProof/>
          </w:rPr>
          <w:pict>
            <v:shape id="_x0000_s1105" type="#_x0000_t202" style="position:absolute;left:0;text-align:left;margin-left:283.2pt;margin-top:3.5pt;width:33pt;height:27.75pt;z-index:251701248" filled="f" stroked="f">
              <v:textbox style="mso-next-textbox:#_x0000_s1105">
                <w:txbxContent>
                  <w:p w:rsidR="00430E2E" w:rsidRPr="00B86746" w:rsidRDefault="00430E2E" w:rsidP="00313F9A">
                    <w:ins w:id="1790" w:author="Sebastian Łuczak" w:date="2011-09-02T18:04:00Z">
                      <w:r>
                        <w:t>Tak</w:t>
                      </w:r>
                    </w:ins>
                  </w:p>
                </w:txbxContent>
              </v:textbox>
            </v:shape>
          </w:pict>
        </w:r>
      </w:ins>
      <w:ins w:id="1791" w:author="Sebastian Łuczak" w:date="2011-09-02T18:02:00Z">
        <w:r>
          <w:rPr>
            <w:noProof/>
          </w:rPr>
          <w:pict>
            <v:roundrect id="_x0000_s1103" style="position:absolute;left:0;text-align:left;margin-left:326.7pt;margin-top:3.5pt;width:149.25pt;height:42.75pt;z-index:251699200" arcsize="10923f" fillcolor="white [3201]" strokecolor="#4f81bd [3204]" strokeweight="2.5pt">
              <v:shadow color="#868686"/>
              <v:textbox style="mso-next-textbox:#_x0000_s1103">
                <w:txbxContent>
                  <w:p w:rsidR="00430E2E" w:rsidRDefault="00430E2E">
                    <w:pPr>
                      <w:jc w:val="center"/>
                      <w:pPrChange w:id="1792" w:author="Sebastian Łuczak" w:date="2011-09-02T18:02:00Z">
                        <w:pPr/>
                      </w:pPrChange>
                    </w:pPr>
                    <w:ins w:id="1793" w:author="Sebastian Łuczak" w:date="2011-09-02T18:01:00Z">
                      <w:r>
                        <w:t>Przekaż</w:t>
                      </w:r>
                    </w:ins>
                    <w:ins w:id="1794" w:author="Sebastian Łuczak" w:date="2011-09-02T18:02:00Z">
                      <w:r>
                        <w:t xml:space="preserve"> do aktywności</w:t>
                      </w:r>
                    </w:ins>
                    <w:ins w:id="1795" w:author="Sebastian Łuczak" w:date="2011-09-02T18:01:00Z">
                      <w:r>
                        <w:t xml:space="preserve"> jako ACTION_T</w:t>
                      </w:r>
                    </w:ins>
                    <w:ins w:id="1796" w:author="Sebastian Łuczak" w:date="2011-09-02T18:02:00Z">
                      <w:r>
                        <w:t>ECH</w:t>
                      </w:r>
                    </w:ins>
                    <w:ins w:id="1797" w:author="Sebastian Łuczak" w:date="2011-09-02T18:01:00Z">
                      <w:r>
                        <w:t>_</w:t>
                      </w:r>
                    </w:ins>
                    <w:ins w:id="1798" w:author="Sebastian Łuczak" w:date="2011-09-02T18:02:00Z">
                      <w:r>
                        <w:t>DISCOVERED</w:t>
                      </w:r>
                    </w:ins>
                  </w:p>
                </w:txbxContent>
              </v:textbox>
            </v:roundrect>
          </w:pict>
        </w:r>
      </w:ins>
      <w:ins w:id="1799" w:author="Sebastian Łuczak" w:date="2011-09-02T18:00:00Z">
        <w:r>
          <w:rPr>
            <w:noProof/>
          </w:rPr>
          <w:pict>
            <v:shape id="_x0000_s1100" type="#_x0000_t202" style="position:absolute;left:0;text-align:left;margin-left:121.95pt;margin-top:3.5pt;width:155.25pt;height:47.25pt;z-index:251696128" filled="f" stroked="f">
              <v:textbox style="mso-next-textbox:#_x0000_s1100">
                <w:txbxContent>
                  <w:p w:rsidR="00430E2E" w:rsidRDefault="00430E2E">
                    <w:pPr>
                      <w:jc w:val="center"/>
                      <w:rPr>
                        <w:ins w:id="1800" w:author="Sebastian Łuczak" w:date="2011-09-02T18:00:00Z"/>
                        <w:sz w:val="16"/>
                        <w:szCs w:val="16"/>
                      </w:rPr>
                      <w:pPrChange w:id="1801" w:author="Sebastian Łuczak" w:date="2011-09-02T17:55:00Z">
                        <w:pPr/>
                      </w:pPrChange>
                    </w:pPr>
                    <w:ins w:id="1802" w:author="Sebastian Łuczak" w:date="2011-09-02T18:00:00Z">
                      <w:r>
                        <w:rPr>
                          <w:sz w:val="16"/>
                          <w:szCs w:val="16"/>
                        </w:rPr>
                        <w:t>Jakakolwiek</w:t>
                      </w:r>
                    </w:ins>
                  </w:p>
                  <w:p w:rsidR="00430E2E" w:rsidRDefault="00430E2E">
                    <w:pPr>
                      <w:jc w:val="center"/>
                      <w:rPr>
                        <w:ins w:id="1803" w:author="Sebastian Łuczak" w:date="2011-09-02T18:01:00Z"/>
                        <w:sz w:val="16"/>
                        <w:szCs w:val="16"/>
                      </w:rPr>
                      <w:pPrChange w:id="1804" w:author="Sebastian Łuczak" w:date="2011-09-02T17:55:00Z">
                        <w:pPr/>
                      </w:pPrChange>
                    </w:pPr>
                    <w:ins w:id="1805" w:author="Sebastian Łuczak" w:date="2011-09-02T18:00:00Z">
                      <w:r>
                        <w:rPr>
                          <w:sz w:val="16"/>
                          <w:szCs w:val="16"/>
                        </w:rPr>
                        <w:t>aplikacja obsługuje technologię znacznika</w:t>
                      </w:r>
                    </w:ins>
                  </w:p>
                  <w:p w:rsidR="00430E2E" w:rsidRDefault="00430E2E">
                    <w:pPr>
                      <w:jc w:val="center"/>
                      <w:rPr>
                        <w:ins w:id="1806" w:author="Sebastian Łuczak" w:date="2011-09-02T17:55:00Z"/>
                        <w:sz w:val="16"/>
                        <w:szCs w:val="16"/>
                      </w:rPr>
                      <w:pPrChange w:id="1807" w:author="Sebastian Łuczak" w:date="2011-09-02T17:55:00Z">
                        <w:pPr/>
                      </w:pPrChange>
                    </w:pPr>
                    <w:ins w:id="1808" w:author="Sebastian Łuczak" w:date="2011-09-02T18:01:00Z">
                      <w:r>
                        <w:rPr>
                          <w:sz w:val="16"/>
                          <w:szCs w:val="16"/>
                        </w:rPr>
                        <w:t>w ACTION_TECH_DISCOVERED?</w:t>
                      </w:r>
                    </w:ins>
                  </w:p>
                  <w:p w:rsidR="00430E2E" w:rsidRDefault="00430E2E">
                    <w:pPr>
                      <w:jc w:val="center"/>
                      <w:pPrChange w:id="1809" w:author="Sebastian Łuczak" w:date="2011-09-02T17:55:00Z">
                        <w:pPr/>
                      </w:pPrChange>
                    </w:pPr>
                  </w:p>
                </w:txbxContent>
              </v:textbox>
            </v:shape>
          </w:pict>
        </w:r>
      </w:ins>
    </w:p>
    <w:p w:rsidR="00AE6239" w:rsidRDefault="00AE6239" w:rsidP="00B138EA">
      <w:pPr>
        <w:pStyle w:val="NormalnyIn"/>
        <w:rPr>
          <w:ins w:id="1810" w:author="Sebastian Łuczak" w:date="2011-09-02T17:29:00Z"/>
        </w:rPr>
      </w:pPr>
    </w:p>
    <w:p w:rsidR="00AE6239" w:rsidRDefault="002436F7" w:rsidP="00B138EA">
      <w:pPr>
        <w:pStyle w:val="NormalnyIn"/>
        <w:rPr>
          <w:ins w:id="1811" w:author="Sebastian Łuczak" w:date="2011-09-02T17:29:00Z"/>
        </w:rPr>
      </w:pPr>
      <w:ins w:id="1812" w:author="Sebastian Łuczak" w:date="2011-09-02T17:47:00Z">
        <w:r>
          <w:rPr>
            <w:noProof/>
          </w:rPr>
          <w:pict>
            <v:shape id="_x0000_s1082" type="#_x0000_t202" style="position:absolute;left:0;text-align:left;margin-left:198.45pt;margin-top:9.35pt;width:33.75pt;height:27.75pt;z-index:251682816" filled="f" stroked="f">
              <v:textbox style="mso-next-textbox:#_x0000_s1082">
                <w:txbxContent>
                  <w:p w:rsidR="00430E2E" w:rsidRPr="00B86746" w:rsidRDefault="00430E2E" w:rsidP="00B86746">
                    <w:ins w:id="1813" w:author="Sebastian Łuczak" w:date="2011-09-02T17:48:00Z">
                      <w:r>
                        <w:t xml:space="preserve">Nie </w:t>
                      </w:r>
                    </w:ins>
                  </w:p>
                </w:txbxContent>
              </v:textbox>
            </v:shape>
          </w:pict>
        </w:r>
      </w:ins>
      <w:ins w:id="1814" w:author="Sebastian Łuczak" w:date="2011-09-02T17:59:00Z">
        <w:r w:rsidR="00313F9A">
          <w:tab/>
        </w:r>
      </w:ins>
    </w:p>
    <w:p w:rsidR="00AE6239" w:rsidRDefault="002436F7" w:rsidP="00B138EA">
      <w:pPr>
        <w:pStyle w:val="NormalnyIn"/>
        <w:rPr>
          <w:ins w:id="1815" w:author="Sebastian Łuczak" w:date="2011-09-02T17:29:00Z"/>
        </w:rPr>
      </w:pPr>
      <w:ins w:id="1816" w:author="Sebastian Łuczak" w:date="2011-09-02T18:01:00Z">
        <w:r>
          <w:rPr>
            <w:noProof/>
          </w:rPr>
          <w:pict>
            <v:roundrect id="_x0000_s1101" style="position:absolute;left:0;text-align:left;margin-left:121.95pt;margin-top:17.15pt;width:149.25pt;height:42.75pt;z-index:251697152" arcsize="10923f" fillcolor="white [3201]" strokecolor="#4f81bd [3204]" strokeweight="2.5pt">
              <v:shadow color="#868686"/>
              <v:textbox style="mso-next-textbox:#_x0000_s1101">
                <w:txbxContent>
                  <w:p w:rsidR="00430E2E" w:rsidRDefault="00430E2E">
                    <w:pPr>
                      <w:jc w:val="center"/>
                      <w:pPrChange w:id="1817" w:author="Sebastian Łuczak" w:date="2011-09-02T18:02:00Z">
                        <w:pPr/>
                      </w:pPrChange>
                    </w:pPr>
                    <w:ins w:id="1818" w:author="Sebastian Łuczak" w:date="2011-09-02T18:01:00Z">
                      <w:r>
                        <w:t>Przekaż jako ACTION_TAG_</w:t>
                      </w:r>
                    </w:ins>
                    <w:ins w:id="1819" w:author="Sebastian Łuczak" w:date="2011-09-02T18:02:00Z">
                      <w:r>
                        <w:t>DISCOVERED</w:t>
                      </w:r>
                    </w:ins>
                  </w:p>
                </w:txbxContent>
              </v:textbox>
            </v:roundrect>
          </w:pict>
        </w:r>
      </w:ins>
    </w:p>
    <w:p w:rsidR="00AE6239" w:rsidRDefault="002436F7" w:rsidP="00B138EA">
      <w:pPr>
        <w:pStyle w:val="NormalnyIn"/>
        <w:rPr>
          <w:ins w:id="1820" w:author="Sebastian Łuczak" w:date="2011-09-02T17:29:00Z"/>
        </w:rPr>
      </w:pPr>
      <w:del w:id="1821" w:author="Sebastian Łuczak" w:date="2011-09-02T18:04:00Z">
        <w:r>
          <w:rPr>
            <w:noProof/>
          </w:rPr>
          <w:pict>
            <v:shape id="_x0000_s1075" type="#_x0000_t32" style="position:absolute;left:0;text-align:left;margin-left:294.1pt;margin-top:17.45pt;width:45.75pt;height:0;z-index:251675648" o:connectortype="straight" strokecolor="#4f81bd [3204]" strokeweight="2.5pt">
              <v:stroke endarrow="block"/>
              <v:shadow color="#868686"/>
            </v:shape>
          </w:pict>
        </w:r>
      </w:del>
    </w:p>
    <w:p w:rsidR="00AE6239" w:rsidRDefault="00AE6239" w:rsidP="00B138EA">
      <w:pPr>
        <w:pStyle w:val="NormalnyIn"/>
        <w:rPr>
          <w:ins w:id="1822" w:author="Sebastian Łuczak" w:date="2011-09-02T17:29:00Z"/>
        </w:rPr>
      </w:pPr>
    </w:p>
    <w:p w:rsidR="00BF4F1C" w:rsidRDefault="00677F7F" w:rsidP="00BF4F1C">
      <w:pPr>
        <w:pStyle w:val="NormalnyIn"/>
        <w:keepNext/>
        <w:jc w:val="center"/>
      </w:pPr>
      <w:r>
        <w:rPr>
          <w:noProof/>
        </w:rPr>
        <w:drawing>
          <wp:inline distT="0" distB="0" distL="0" distR="0">
            <wp:extent cx="68146" cy="45719"/>
            <wp:effectExtent l="19050" t="0" r="8054" b="0"/>
            <wp:docPr id="3" name="Obraz 1" descr="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png"/>
                    <pic:cNvPicPr/>
                  </pic:nvPicPr>
                  <pic:blipFill>
                    <a:blip r:embed="rId24"/>
                    <a:stretch>
                      <a:fillRect/>
                    </a:stretch>
                  </pic:blipFill>
                  <pic:spPr>
                    <a:xfrm flipH="1">
                      <a:off x="0" y="0"/>
                      <a:ext cx="98946" cy="66383"/>
                    </a:xfrm>
                    <a:prstGeom prst="rect">
                      <a:avLst/>
                    </a:prstGeom>
                  </pic:spPr>
                </pic:pic>
              </a:graphicData>
            </a:graphic>
          </wp:inline>
        </w:drawing>
      </w:r>
    </w:p>
    <w:p w:rsidR="00AE6239" w:rsidRDefault="00BF4F1C" w:rsidP="00BF4F1C">
      <w:pPr>
        <w:pStyle w:val="Legenda"/>
        <w:rPr>
          <w:ins w:id="1823" w:author="Sebastian Łuczak" w:date="2011-09-02T18:05:00Z"/>
        </w:rPr>
      </w:pPr>
      <w:r>
        <w:t xml:space="preserve">Rys. </w:t>
      </w:r>
      <w:fldSimple w:instr=" STYLEREF 1 \s ">
        <w:r w:rsidR="00B32F6F">
          <w:rPr>
            <w:noProof/>
          </w:rPr>
          <w:t>5</w:t>
        </w:r>
      </w:fldSimple>
      <w:r w:rsidR="00B32F6F">
        <w:t>.</w:t>
      </w:r>
      <w:fldSimple w:instr=" SEQ Rys. \* ARABIC \s 1 ">
        <w:r w:rsidR="00B32F6F">
          <w:rPr>
            <w:noProof/>
          </w:rPr>
          <w:t>5</w:t>
        </w:r>
      </w:fldSimple>
      <w:r>
        <w:t xml:space="preserve"> Proces podejmowania decyzji o metodzie obsługi znacznika</w:t>
      </w:r>
    </w:p>
    <w:p w:rsidR="00AE6239" w:rsidRDefault="00AE6239" w:rsidP="00B138EA">
      <w:pPr>
        <w:pStyle w:val="NormalnyIn"/>
      </w:pPr>
    </w:p>
    <w:p w:rsidR="00B138EA" w:rsidRDefault="00B138EA" w:rsidP="00B138EA">
      <w:pPr>
        <w:pStyle w:val="Nagwek3"/>
      </w:pPr>
      <w:bookmarkStart w:id="1824" w:name="_Toc302291868"/>
      <w:bookmarkStart w:id="1825" w:name="_Toc302857104"/>
      <w:r>
        <w:t>Wprowadzenie danych i komunikacja z usługą internetową</w:t>
      </w:r>
      <w:bookmarkEnd w:id="1824"/>
      <w:bookmarkEnd w:id="1825"/>
    </w:p>
    <w:p w:rsidR="00B138EA" w:rsidRDefault="000E4AD5" w:rsidP="00B138EA">
      <w:pPr>
        <w:pStyle w:val="NormalnyIn"/>
        <w:ind w:firstLine="0"/>
        <w:rPr>
          <w:ins w:id="1826" w:author="Sebastian Łuczak" w:date="2011-09-02T18:18:00Z"/>
        </w:rPr>
      </w:pPr>
      <w:r w:rsidRPr="002714A2">
        <w:t>Weryfikacja autentyczności użytkownika</w:t>
      </w:r>
      <w:ins w:id="1827" w:author="Sebastian Łuczak" w:date="2011-09-03T10:08:00Z">
        <w:r w:rsidR="002436F7" w:rsidRPr="002436F7">
          <w:rPr>
            <w:rPrChange w:id="1828" w:author="Sebastian Łuczak" w:date="2011-09-03T10:17:00Z">
              <w:rPr>
                <w:highlight w:val="green"/>
              </w:rPr>
            </w:rPrChange>
          </w:rPr>
          <w:t xml:space="preserve"> </w:t>
        </w:r>
      </w:ins>
      <w:del w:id="1829" w:author="Sebastian Łuczak" w:date="2011-09-03T10:08:00Z">
        <w:r w:rsidRPr="002714A2" w:rsidDel="00F659DF">
          <w:delText xml:space="preserve">, z powodu upatrywanych zagrożeń w postaci ludzkiej pomysłowości i złej woli, </w:delText>
        </w:r>
      </w:del>
      <w:r w:rsidRPr="002714A2">
        <w:t>nie może przebiegać z użyciem samej nazwy użytkownika i hasła</w:t>
      </w:r>
      <w:ins w:id="1830" w:author="Sebastian Łuczak" w:date="2011-09-03T10:09:00Z">
        <w:r w:rsidR="002436F7" w:rsidRPr="002436F7">
          <w:rPr>
            <w:rPrChange w:id="1831" w:author="Sebastian Łuczak" w:date="2011-09-03T10:17:00Z">
              <w:rPr>
                <w:highlight w:val="green"/>
              </w:rPr>
            </w:rPrChange>
          </w:rPr>
          <w:t>.</w:t>
        </w:r>
      </w:ins>
      <w:del w:id="1832" w:author="Sebastian Łuczak" w:date="2011-09-03T10:09:00Z">
        <w:r w:rsidRPr="002714A2" w:rsidDel="00F659DF">
          <w:delText>.</w:delText>
        </w:r>
      </w:del>
      <w:r w:rsidRPr="002714A2">
        <w:t xml:space="preserve"> </w:t>
      </w:r>
      <w:del w:id="1833" w:author="Sebastian Łuczak" w:date="2011-09-03T10:09:00Z">
        <w:r w:rsidR="00B138EA" w:rsidDel="00F659DF">
          <w:delText>Z tego powodu d</w:delText>
        </w:r>
      </w:del>
      <w:ins w:id="1834" w:author="Sebastian Łuczak" w:date="2011-09-03T10:09:00Z">
        <w:r w:rsidR="00F659DF">
          <w:t>D</w:t>
        </w:r>
      </w:ins>
      <w:r w:rsidR="00B138EA">
        <w:t xml:space="preserve">o grupy danych </w:t>
      </w:r>
      <w:ins w:id="1835" w:author="Maciek" w:date="2011-09-02T23:35:00Z">
        <w:del w:id="1836" w:author="Sebastian Łuczak" w:date="2011-09-03T10:10:00Z">
          <w:r w:rsidR="004000A1" w:rsidDel="00F659DF">
            <w:delText xml:space="preserve">za pomocą </w:delText>
          </w:r>
        </w:del>
      </w:ins>
      <w:del w:id="1837" w:author="Sebastian Łuczak" w:date="2011-09-03T10:10:00Z">
        <w:r w:rsidR="00B138EA" w:rsidDel="00F659DF">
          <w:delText xml:space="preserve">którymi </w:delText>
        </w:r>
      </w:del>
      <w:ins w:id="1838" w:author="Maciek" w:date="2011-09-02T23:35:00Z">
        <w:del w:id="1839" w:author="Sebastian Łuczak" w:date="2011-09-03T10:10:00Z">
          <w:r w:rsidR="004000A1" w:rsidDel="00F659DF">
            <w:delText xml:space="preserve">których </w:delText>
          </w:r>
        </w:del>
      </w:ins>
      <w:del w:id="1840" w:author="Sebastian Łuczak" w:date="2011-09-03T10:10:00Z">
        <w:r w:rsidR="00B138EA" w:rsidDel="00F659DF">
          <w:delText>musi się uwierzytelnić</w:delText>
        </w:r>
      </w:del>
      <w:ins w:id="1841" w:author="Sebastian Łuczak" w:date="2011-09-03T10:10:00Z">
        <w:r w:rsidR="00F659DF">
          <w:t>które celem uwierzytelnienia musi przesłać aplikacja kliencka</w:t>
        </w:r>
      </w:ins>
      <w:del w:id="1842" w:author="Sebastian Łuczak" w:date="2011-09-03T10:09:00Z">
        <w:r w:rsidR="00B138EA" w:rsidDel="00F659DF">
          <w:delText xml:space="preserve"> aplikacja kliencka</w:delText>
        </w:r>
      </w:del>
      <w:ins w:id="1843" w:author="Sebastian Łuczak" w:date="2011-09-03T10:10:00Z">
        <w:r w:rsidR="00F659DF">
          <w:t xml:space="preserve"> </w:t>
        </w:r>
      </w:ins>
      <w:del w:id="1844" w:author="Sebastian Łuczak" w:date="2011-09-03T10:10:00Z">
        <w:r w:rsidR="00B138EA" w:rsidDel="00F659DF">
          <w:delText xml:space="preserve">, doszły </w:delText>
        </w:r>
      </w:del>
      <w:ins w:id="1845" w:author="Sebastian Łuczak" w:date="2011-09-03T10:10:00Z">
        <w:r w:rsidR="00F659DF">
          <w:t xml:space="preserve">dodane zostały </w:t>
        </w:r>
      </w:ins>
      <w:r w:rsidR="00B138EA">
        <w:t>numer IMEI</w:t>
      </w:r>
      <w:ins w:id="1846" w:author="Sebastian Łuczak" w:date="2011-08-31T23:39:00Z">
        <w:r w:rsidR="00FB6215">
          <w:t xml:space="preserve"> (International Mobile Equipment Identi</w:t>
        </w:r>
      </w:ins>
      <w:ins w:id="1847" w:author="Sebastian Łuczak" w:date="2011-08-31T23:40:00Z">
        <w:r w:rsidR="00FB6215">
          <w:t>ty</w:t>
        </w:r>
      </w:ins>
      <w:ins w:id="1848" w:author="Sebastian Łuczak" w:date="2011-08-31T23:39:00Z">
        <w:r w:rsidR="00FB6215">
          <w:t>)</w:t>
        </w:r>
      </w:ins>
      <w:r w:rsidR="00B138EA">
        <w:t xml:space="preserve"> oraz IMSI</w:t>
      </w:r>
      <w:ins w:id="1849" w:author="Sebastian Łuczak" w:date="2011-08-31T23:39:00Z">
        <w:r w:rsidR="00FB6215">
          <w:t xml:space="preserve"> (</w:t>
        </w:r>
      </w:ins>
      <w:ins w:id="1850" w:author="Sebastian Łuczak" w:date="2011-08-31T23:40:00Z">
        <w:r w:rsidR="00FB6215">
          <w:t>International Mobile Subscriber Identity)</w:t>
        </w:r>
      </w:ins>
      <w:del w:id="1851" w:author="Sebastian Łuczak" w:date="2011-08-31T23:39:00Z">
        <w:r w:rsidR="00B138EA" w:rsidDel="00FB6215">
          <w:delText xml:space="preserve"> (rozwinięcie skrótów)</w:delText>
        </w:r>
      </w:del>
      <w:del w:id="1852" w:author="Sebastian Łuczak" w:date="2011-09-03T10:11:00Z">
        <w:r w:rsidR="00B138EA" w:rsidDel="00F659DF">
          <w:delText>,</w:delText>
        </w:r>
      </w:del>
      <w:ins w:id="1853" w:author="Sebastian Łuczak" w:date="2011-09-03T10:11:00Z">
        <w:r w:rsidR="00F659DF">
          <w:t>.</w:t>
        </w:r>
      </w:ins>
      <w:r w:rsidR="00B138EA">
        <w:t xml:space="preserve"> </w:t>
      </w:r>
      <w:del w:id="1854" w:author="Sebastian Łuczak" w:date="2011-09-03T10:11:00Z">
        <w:r w:rsidR="00B138EA" w:rsidDel="00F659DF">
          <w:delText xml:space="preserve">dzięki </w:delText>
        </w:r>
      </w:del>
      <w:ins w:id="1855" w:author="Sebastian Łuczak" w:date="2011-09-03T10:11:00Z">
        <w:r w:rsidR="00F659DF">
          <w:t xml:space="preserve">Dzięki </w:t>
        </w:r>
      </w:ins>
      <w:del w:id="1856" w:author="Sebastian Łuczak" w:date="2011-09-03T10:11:00Z">
        <w:r w:rsidR="00B138EA" w:rsidDel="00F659DF">
          <w:delText xml:space="preserve">czemu </w:delText>
        </w:r>
      </w:del>
      <w:ins w:id="1857" w:author="Sebastian Łuczak" w:date="2011-09-03T10:11:00Z">
        <w:r w:rsidR="00F659DF">
          <w:t>temu</w:t>
        </w:r>
        <w:r w:rsidR="00C67481">
          <w:t xml:space="preserve"> </w:t>
        </w:r>
      </w:ins>
      <w:ins w:id="1858" w:author="Sebastian Łuczak" w:date="2011-09-03T10:13:00Z">
        <w:r w:rsidR="00F663D1">
          <w:t xml:space="preserve">aplikacja </w:t>
        </w:r>
      </w:ins>
      <w:ins w:id="1859" w:author="Sebastian Łuczak" w:date="2011-09-03T10:12:00Z">
        <w:r w:rsidR="00F663D1">
          <w:t>serwer</w:t>
        </w:r>
      </w:ins>
      <w:ins w:id="1860" w:author="Sebastian Łuczak" w:date="2011-09-03T10:13:00Z">
        <w:r w:rsidR="00F663D1">
          <w:t>owa</w:t>
        </w:r>
      </w:ins>
      <w:ins w:id="1861" w:author="Sebastian Łuczak" w:date="2011-09-03T10:12:00Z">
        <w:r w:rsidR="00F663D1">
          <w:t xml:space="preserve"> weryfikuje</w:t>
        </w:r>
      </w:ins>
      <w:del w:id="1862" w:author="Sebastian Łuczak" w:date="2011-09-03T10:11:00Z">
        <w:r w:rsidR="00B138EA" w:rsidDel="00C67481">
          <w:delText>upewniamy się</w:delText>
        </w:r>
      </w:del>
      <w:r w:rsidR="00B138EA">
        <w:t xml:space="preserve">, </w:t>
      </w:r>
      <w:del w:id="1863" w:author="Sebastian Łuczak" w:date="2011-09-03T10:13:00Z">
        <w:r w:rsidR="00B138EA" w:rsidDel="00F663D1">
          <w:delText xml:space="preserve">że </w:delText>
        </w:r>
      </w:del>
      <w:ins w:id="1864" w:author="Sebastian Łuczak" w:date="2011-09-03T10:13:00Z">
        <w:r w:rsidR="00F663D1">
          <w:t xml:space="preserve">czy </w:t>
        </w:r>
      </w:ins>
      <w:r w:rsidR="00B138EA">
        <w:t>użytkownik o dan</w:t>
      </w:r>
      <w:del w:id="1865" w:author="Sebastian Łuczak" w:date="2011-09-03T10:11:00Z">
        <w:r w:rsidR="00B138EA" w:rsidDel="00F659DF">
          <w:delText>y</w:delText>
        </w:r>
      </w:del>
      <w:del w:id="1866" w:author="Sebastian Łuczak" w:date="2011-09-03T10:10:00Z">
        <w:r w:rsidR="00B138EA" w:rsidDel="00F659DF">
          <w:delText>m identyfikatorze</w:delText>
        </w:r>
      </w:del>
      <w:ins w:id="1867" w:author="Sebastian Łuczak" w:date="2011-09-03T10:10:00Z">
        <w:r w:rsidR="00F659DF">
          <w:t>ej nazwie użytkownika</w:t>
        </w:r>
      </w:ins>
      <w:r w:rsidR="00B138EA">
        <w:t xml:space="preserve"> zgłasza swoją aktywność przy pomocy swojego telefonu (numer IMEI) oraz swojej karty SIM (numer IMSI</w:t>
      </w:r>
      <w:del w:id="1868" w:author="Sebastian Łuczak" w:date="2011-09-03T10:13:00Z">
        <w:r w:rsidR="00B138EA" w:rsidDel="00F663D1">
          <w:delText xml:space="preserve">), </w:delText>
        </w:r>
      </w:del>
      <w:ins w:id="1869" w:author="Sebastian Łuczak" w:date="2011-09-03T10:13:00Z">
        <w:r w:rsidR="00F663D1">
          <w:t xml:space="preserve">). </w:t>
        </w:r>
      </w:ins>
      <w:del w:id="1870" w:author="Sebastian Łuczak" w:date="2011-09-03T10:13:00Z">
        <w:r w:rsidR="00B138EA" w:rsidDel="00F663D1">
          <w:delText xml:space="preserve">co </w:delText>
        </w:r>
      </w:del>
      <w:ins w:id="1871" w:author="Sebastian Łuczak" w:date="2011-09-03T10:13:00Z">
        <w:r w:rsidR="00F663D1">
          <w:t xml:space="preserve">To założenie </w:t>
        </w:r>
      </w:ins>
      <w:r w:rsidR="00B138EA">
        <w:t xml:space="preserve">eliminuje </w:t>
      </w:r>
      <w:del w:id="1872" w:author="Sebastian Łuczak" w:date="2011-09-03T10:15:00Z">
        <w:r w:rsidR="00B138EA" w:rsidDel="00F663D1">
          <w:delText xml:space="preserve">zagrożenia </w:delText>
        </w:r>
      </w:del>
      <w:ins w:id="1873" w:author="Sebastian Łuczak" w:date="2011-09-03T10:15:00Z">
        <w:r w:rsidR="00F663D1">
          <w:t xml:space="preserve">możliwości oszukania systemu </w:t>
        </w:r>
      </w:ins>
      <w:r w:rsidR="00B138EA">
        <w:t xml:space="preserve">płynące z wymiany telefonami i danymi autoryzacyjnymi pomiędzy </w:t>
      </w:r>
      <w:ins w:id="1874" w:author="Sebastian Łuczak" w:date="2011-09-03T10:15:00Z">
        <w:r w:rsidR="00F663D1">
          <w:t xml:space="preserve">jego </w:t>
        </w:r>
      </w:ins>
      <w:r w:rsidR="00B138EA">
        <w:t>użytkownikami</w:t>
      </w:r>
      <w:del w:id="1875" w:author="Sebastian Łuczak" w:date="2011-09-03T10:15:00Z">
        <w:r w:rsidR="00B138EA" w:rsidDel="00F663D1">
          <w:delText xml:space="preserve"> systemu</w:delText>
        </w:r>
      </w:del>
      <w:r w:rsidR="00B138EA">
        <w:t xml:space="preserve">. </w:t>
      </w:r>
    </w:p>
    <w:p w:rsidR="00F822BC" w:rsidRDefault="00F822BC" w:rsidP="00B138EA">
      <w:pPr>
        <w:pStyle w:val="NormalnyIn"/>
        <w:ind w:firstLine="0"/>
        <w:rPr>
          <w:ins w:id="1876" w:author="Sebastian Łuczak" w:date="2011-09-02T18:18:00Z"/>
        </w:rPr>
      </w:pPr>
    </w:p>
    <w:p w:rsidR="00F822BC" w:rsidRDefault="00F822BC" w:rsidP="00B138EA">
      <w:pPr>
        <w:pStyle w:val="NormalnyIn"/>
        <w:ind w:firstLine="0"/>
        <w:rPr>
          <w:ins w:id="1877" w:author="Sebastian Łuczak" w:date="2011-09-03T10:07:00Z"/>
        </w:rPr>
      </w:pPr>
    </w:p>
    <w:p w:rsidR="006424C1" w:rsidRDefault="006424C1" w:rsidP="006424C1">
      <w:pPr>
        <w:pStyle w:val="Legenda"/>
        <w:framePr w:w="9113" w:hSpace="141" w:wrap="around" w:vAnchor="text" w:hAnchor="page" w:x="1585" w:y="4423"/>
      </w:pPr>
      <w:r>
        <w:lastRenderedPageBreak/>
        <w:t xml:space="preserve">Tabela  </w:t>
      </w:r>
      <w:fldSimple w:instr=" STYLEREF 1 \s ">
        <w:r>
          <w:rPr>
            <w:noProof/>
          </w:rPr>
          <w:t>5</w:t>
        </w:r>
      </w:fldSimple>
      <w:r>
        <w:t>.</w:t>
      </w:r>
      <w:fldSimple w:instr=" SEQ Tabela_ \* ARABIC \s 1 ">
        <w:r>
          <w:rPr>
            <w:noProof/>
          </w:rPr>
          <w:t>4</w:t>
        </w:r>
      </w:fldSimple>
      <w:r>
        <w:t xml:space="preserve"> Dane brane pod uwagę w procesie uwierzytelnienia</w:t>
      </w:r>
    </w:p>
    <w:p w:rsidR="00F659DF" w:rsidRDefault="00F659DF" w:rsidP="00B138EA">
      <w:pPr>
        <w:pStyle w:val="NormalnyIn"/>
        <w:ind w:firstLine="0"/>
        <w:rPr>
          <w:ins w:id="1878" w:author="Sebastian Łuczak" w:date="2011-09-02T18:18:00Z"/>
        </w:rPr>
      </w:pPr>
    </w:p>
    <w:tbl>
      <w:tblPr>
        <w:tblStyle w:val="Jasnalistaakcent11"/>
        <w:tblpPr w:leftFromText="141" w:rightFromText="141" w:vertAnchor="text" w:horzAnchor="margin" w:tblpY="-52"/>
        <w:tblW w:w="0" w:type="auto"/>
        <w:tblLook w:val="04A0"/>
      </w:tblPr>
      <w:tblGrid>
        <w:gridCol w:w="1809"/>
        <w:gridCol w:w="7402"/>
      </w:tblGrid>
      <w:tr w:rsidR="00BF4F1C" w:rsidTr="00BF4F1C">
        <w:trPr>
          <w:cnfStyle w:val="100000000000"/>
        </w:trPr>
        <w:tc>
          <w:tcPr>
            <w:cnfStyle w:val="001000000000"/>
            <w:tcW w:w="1809" w:type="dxa"/>
          </w:tcPr>
          <w:p w:rsidR="00BF4F1C" w:rsidRDefault="00BF4F1C" w:rsidP="00BF4F1C">
            <w:pPr>
              <w:pStyle w:val="NormalnyIn"/>
              <w:ind w:firstLine="0"/>
            </w:pPr>
            <w:r>
              <w:t>Parametr</w:t>
            </w:r>
          </w:p>
        </w:tc>
        <w:tc>
          <w:tcPr>
            <w:tcW w:w="7402" w:type="dxa"/>
          </w:tcPr>
          <w:p w:rsidR="00BF4F1C" w:rsidRDefault="00BF4F1C" w:rsidP="00BF4F1C">
            <w:pPr>
              <w:pStyle w:val="NormalnyIn"/>
              <w:ind w:firstLine="0"/>
              <w:cnfStyle w:val="100000000000"/>
            </w:pPr>
            <w:r>
              <w:t>Opis</w:t>
            </w:r>
          </w:p>
        </w:tc>
      </w:tr>
      <w:tr w:rsidR="00BF4F1C" w:rsidTr="00BF4F1C">
        <w:trPr>
          <w:cnfStyle w:val="000000100000"/>
        </w:trPr>
        <w:tc>
          <w:tcPr>
            <w:cnfStyle w:val="001000000000"/>
            <w:tcW w:w="1809" w:type="dxa"/>
          </w:tcPr>
          <w:p w:rsidR="00BF4F1C" w:rsidRDefault="00BF4F1C" w:rsidP="00BF4F1C">
            <w:pPr>
              <w:pStyle w:val="NormalnyIn"/>
              <w:ind w:firstLine="0"/>
            </w:pPr>
            <w:r>
              <w:t>Identyfikator użytkownika</w:t>
            </w:r>
          </w:p>
        </w:tc>
        <w:tc>
          <w:tcPr>
            <w:tcW w:w="7402" w:type="dxa"/>
          </w:tcPr>
          <w:p w:rsidR="00BF4F1C" w:rsidRDefault="00BF4F1C" w:rsidP="00BF4F1C">
            <w:pPr>
              <w:pStyle w:val="NormalnyIn"/>
              <w:ind w:firstLine="0"/>
              <w:cnfStyle w:val="000000100000"/>
            </w:pPr>
            <w:r>
              <w:t>Przydzielony przez administratora systemu, unikatowy w skali systemu</w:t>
            </w:r>
          </w:p>
        </w:tc>
      </w:tr>
      <w:tr w:rsidR="00BF4F1C" w:rsidTr="00BF4F1C">
        <w:tc>
          <w:tcPr>
            <w:cnfStyle w:val="001000000000"/>
            <w:tcW w:w="1809" w:type="dxa"/>
          </w:tcPr>
          <w:p w:rsidR="00BF4F1C" w:rsidRDefault="00BF4F1C" w:rsidP="00BF4F1C">
            <w:pPr>
              <w:pStyle w:val="NormalnyIn"/>
              <w:ind w:firstLine="0"/>
            </w:pPr>
            <w:r>
              <w:t>Hasło</w:t>
            </w:r>
          </w:p>
        </w:tc>
        <w:tc>
          <w:tcPr>
            <w:tcW w:w="7402" w:type="dxa"/>
          </w:tcPr>
          <w:p w:rsidR="00BF4F1C" w:rsidRDefault="00BF4F1C" w:rsidP="00BF4F1C">
            <w:pPr>
              <w:pStyle w:val="NormalnyIn"/>
              <w:ind w:firstLine="0"/>
              <w:cnfStyle w:val="000000000000"/>
            </w:pPr>
            <w:r>
              <w:t>Spełniające wymogi bezpieczeństwa</w:t>
            </w:r>
            <w:r>
              <w:rPr>
                <w:rStyle w:val="Odwoanieprzypisudolnego"/>
              </w:rPr>
              <w:footnoteReference w:id="4"/>
            </w:r>
          </w:p>
        </w:tc>
      </w:tr>
      <w:tr w:rsidR="00BF4F1C" w:rsidTr="00BF4F1C">
        <w:trPr>
          <w:cnfStyle w:val="000000100000"/>
        </w:trPr>
        <w:tc>
          <w:tcPr>
            <w:cnfStyle w:val="001000000000"/>
            <w:tcW w:w="1809" w:type="dxa"/>
          </w:tcPr>
          <w:p w:rsidR="00BF4F1C" w:rsidRDefault="00BF4F1C" w:rsidP="00BF4F1C">
            <w:pPr>
              <w:pStyle w:val="NormalnyIn"/>
              <w:ind w:firstLine="0"/>
            </w:pPr>
            <w:r>
              <w:t>Numer IMEI</w:t>
            </w:r>
          </w:p>
          <w:p w:rsidR="00BF4F1C" w:rsidRDefault="00BF4F1C" w:rsidP="00BF4F1C">
            <w:pPr>
              <w:pStyle w:val="NormalnyIn"/>
              <w:ind w:firstLine="0"/>
            </w:pPr>
          </w:p>
        </w:tc>
        <w:tc>
          <w:tcPr>
            <w:tcW w:w="7402" w:type="dxa"/>
          </w:tcPr>
          <w:p w:rsidR="00BF4F1C" w:rsidRDefault="00BF4F1C" w:rsidP="00BF4F1C">
            <w:pPr>
              <w:pStyle w:val="NormalnyIn"/>
              <w:ind w:firstLine="0"/>
              <w:cnfStyle w:val="000000100000"/>
            </w:pPr>
            <w:r>
              <w:t>Unikatowy, piętnasto lub siedemnastocyfrowy identyfikator urządzenia GSM lub UMTS, nie jest związany z konkretnym użytkownikiem.</w:t>
            </w:r>
          </w:p>
        </w:tc>
      </w:tr>
      <w:tr w:rsidR="00BF4F1C" w:rsidTr="00BF4F1C">
        <w:tc>
          <w:tcPr>
            <w:cnfStyle w:val="001000000000"/>
            <w:tcW w:w="1809" w:type="dxa"/>
          </w:tcPr>
          <w:p w:rsidR="00BF4F1C" w:rsidRDefault="00BF4F1C" w:rsidP="00BF4F1C">
            <w:pPr>
              <w:pStyle w:val="NormalnyIn"/>
              <w:ind w:firstLine="0"/>
            </w:pPr>
            <w:r>
              <w:t>Numer IMSI</w:t>
            </w:r>
          </w:p>
        </w:tc>
        <w:tc>
          <w:tcPr>
            <w:tcW w:w="7402" w:type="dxa"/>
          </w:tcPr>
          <w:p w:rsidR="00BF4F1C" w:rsidRDefault="00BF4F1C" w:rsidP="006424C1">
            <w:pPr>
              <w:pStyle w:val="NormalnyIn"/>
              <w:keepNext/>
              <w:ind w:firstLine="0"/>
              <w:cnfStyle w:val="000000000000"/>
            </w:pPr>
            <w:r>
              <w:t>Unikatowy numer identyfikujący kartę SIM. Stworzony na potrzeby identyfikacji abonenta na drodze radiowej w systemach GSM i UMTS.</w:t>
            </w:r>
          </w:p>
        </w:tc>
      </w:tr>
    </w:tbl>
    <w:p w:rsidR="00B138EA" w:rsidRDefault="00B138EA" w:rsidP="00B138EA">
      <w:pPr>
        <w:pStyle w:val="NormalnyIn"/>
      </w:pPr>
      <w:r>
        <w:t xml:space="preserve">Powyższy komplet danych identyfikuje użytkownika i telefon w sposób jednoznaczny. </w:t>
      </w:r>
    </w:p>
    <w:p w:rsidR="00B138EA" w:rsidRDefault="00B138EA" w:rsidP="00BF4F1C">
      <w:pPr>
        <w:pStyle w:val="NormalnyIn"/>
        <w:ind w:firstLine="0"/>
      </w:pPr>
      <w:r>
        <w:t>Numery IMSI i IMEI nie są zapisywane nigdzie w pamięci ani ustawieniach aplikacji, tylko pobierane poprzez API systemu operacyjnego każdorazowo przy uruchomieniu aplikacji.</w:t>
      </w:r>
    </w:p>
    <w:p w:rsidR="004518FD" w:rsidRDefault="004518FD" w:rsidP="00BF4F1C">
      <w:pPr>
        <w:pStyle w:val="NormalnyIn"/>
        <w:ind w:firstLine="0"/>
      </w:pPr>
    </w:p>
    <w:p w:rsidR="00B138EA" w:rsidDel="00004EDC" w:rsidRDefault="00B138EA" w:rsidP="00B138EA">
      <w:pPr>
        <w:pStyle w:val="NormalnyIn"/>
        <w:rPr>
          <w:del w:id="1879" w:author="Sebastian" w:date="2011-09-02T16:37:00Z"/>
        </w:rPr>
      </w:pPr>
      <w:del w:id="1880" w:author="Sebastian" w:date="2011-09-02T16:37:00Z">
        <w:r w:rsidDel="00004EDC">
          <w:delText xml:space="preserve">Dodatkowo dane przesyłane do serwera są poddane działaniom kryptograficznym w postaci szyfrowania symetrycznego </w:delText>
        </w:r>
        <w:r w:rsidRPr="00D441CC" w:rsidDel="00004EDC">
          <w:rPr>
            <w:i/>
          </w:rPr>
          <w:delText>AES 256bit</w:delText>
        </w:r>
        <w:r w:rsidDel="00004EDC">
          <w:delText xml:space="preserve">, dzięki czemu użytkownik nie może z poziomu innego terminala </w:delText>
        </w:r>
        <w:r w:rsidRPr="00BB6D26" w:rsidDel="00004EDC">
          <w:rPr>
            <w:i/>
          </w:rPr>
          <w:delText>udawać</w:delText>
        </w:r>
        <w:r w:rsidDel="00004EDC">
          <w:delText>, że jest użytkownikiem systemu.</w:delText>
        </w:r>
        <w:bookmarkStart w:id="1881" w:name="_Toc302751714"/>
        <w:bookmarkStart w:id="1882" w:name="_Toc302754965"/>
        <w:bookmarkStart w:id="1883" w:name="_Toc302765155"/>
        <w:bookmarkStart w:id="1884" w:name="_Toc302846173"/>
        <w:bookmarkStart w:id="1885" w:name="_Toc302856691"/>
        <w:bookmarkStart w:id="1886" w:name="_Toc302856863"/>
        <w:bookmarkStart w:id="1887" w:name="_Toc302856944"/>
        <w:bookmarkStart w:id="1888" w:name="_Toc302857025"/>
        <w:bookmarkStart w:id="1889" w:name="_Toc302857105"/>
        <w:bookmarkEnd w:id="1881"/>
        <w:bookmarkEnd w:id="1882"/>
        <w:bookmarkEnd w:id="1883"/>
        <w:bookmarkEnd w:id="1884"/>
        <w:bookmarkEnd w:id="1885"/>
        <w:bookmarkEnd w:id="1886"/>
        <w:bookmarkEnd w:id="1887"/>
        <w:bookmarkEnd w:id="1888"/>
        <w:bookmarkEnd w:id="1889"/>
      </w:del>
    </w:p>
    <w:p w:rsidR="00B138EA" w:rsidRDefault="00B138EA" w:rsidP="00B138EA">
      <w:pPr>
        <w:pStyle w:val="Nagwek3"/>
      </w:pPr>
      <w:bookmarkStart w:id="1890" w:name="_Toc302291869"/>
      <w:bookmarkStart w:id="1891" w:name="_Toc302857106"/>
      <w:r>
        <w:t>Działanie aplikacji</w:t>
      </w:r>
      <w:bookmarkEnd w:id="1890"/>
      <w:bookmarkEnd w:id="1891"/>
    </w:p>
    <w:p w:rsidR="00B138EA" w:rsidRDefault="00B138EA" w:rsidP="004470EB">
      <w:pPr>
        <w:pStyle w:val="NormalnyIn"/>
        <w:ind w:firstLine="0"/>
      </w:pPr>
      <w:r>
        <w:t>Po pierwszym uruchomieniu aplikacji użytkownik musi wprowadzić nazwę użytkownika i hasło w celu zalogowania w systemie. Jeśli proces uwierzytelnienia przebiegnie pomyślnie, dane zostaną zapisane w banku danych aplikacji systemu Android i będą od teraz używane do rejestracji zdarzeń w systemie aż do ich zmiany lub usunięcia. Wspomniane opcje dostępne są zawsze z poziomu menu podręcznego.</w:t>
      </w:r>
    </w:p>
    <w:p w:rsidR="00B138EA" w:rsidRDefault="00B138EA" w:rsidP="00B138EA">
      <w:pPr>
        <w:pStyle w:val="NormalnyIn"/>
        <w:ind w:firstLine="0"/>
      </w:pPr>
      <w:r>
        <w:tab/>
        <w:t>Główny ekran aplikacji wyświetla tekstowo i graficznie obecny stan aktywności danego użytkownika. Jest to</w:t>
      </w:r>
      <w:ins w:id="1892" w:author="Sebastian Łuczak" w:date="2011-08-31T23:41:00Z">
        <w:r w:rsidR="009A0228">
          <w:t xml:space="preserve"> „Odświeżanie…” jeśli informacje z serwera jeszcze nie dotarły,</w:t>
        </w:r>
      </w:ins>
      <w:r>
        <w:t xml:space="preserve"> „W trakcie zlecenia…” lub „Oczekiwanie</w:t>
      </w:r>
      <w:ins w:id="1893" w:author="Sebastian Łuczak" w:date="2011-08-31T23:42:00Z">
        <w:r w:rsidR="009A0228">
          <w:t>…</w:t>
        </w:r>
      </w:ins>
      <w:r>
        <w:t xml:space="preserve">” w sytuacji w której żadne zlecenie nie jest obecnie obsługiwane. Jeśli zlecenie zostało rozpoczęte, dodatkowo wyświetlany jest krótki komentarz wprowadzony przez operatora który wprowadził dane zlecenie do systemu </w:t>
      </w:r>
      <w:r w:rsidRPr="007941D2">
        <w:t xml:space="preserve">oraz </w:t>
      </w:r>
      <w:r w:rsidR="007F4E01">
        <w:t xml:space="preserve">data i </w:t>
      </w:r>
      <w:r w:rsidRPr="007941D2">
        <w:t xml:space="preserve">godzina </w:t>
      </w:r>
      <w:ins w:id="1894" w:author="Sebastian Łuczak" w:date="2011-08-31T23:42:00Z">
        <w:r w:rsidR="00BA5EEC">
          <w:t xml:space="preserve">jego </w:t>
        </w:r>
      </w:ins>
      <w:r w:rsidRPr="007941D2">
        <w:t>rozpoczęcia</w:t>
      </w:r>
      <w:r>
        <w:t>. Informację o stanie użytkownika aplikacja pozyskuje w procesie synchronizacji z usługą internetową tuż po uruchomieniu aplikacji.</w:t>
      </w:r>
    </w:p>
    <w:p w:rsidR="004470EB" w:rsidRDefault="004470EB" w:rsidP="004470EB">
      <w:pPr>
        <w:pStyle w:val="NormalnyIn"/>
        <w:ind w:firstLine="0"/>
      </w:pPr>
      <w:r>
        <w:t>Przedstawione grafiki przedstawiają dziąnie</w:t>
      </w:r>
    </w:p>
    <w:p w:rsidR="004518FD" w:rsidRDefault="004518FD" w:rsidP="00B138EA">
      <w:pPr>
        <w:pStyle w:val="NormalnyIn"/>
        <w:ind w:firstLine="0"/>
      </w:pPr>
    </w:p>
    <w:p w:rsidR="004518FD" w:rsidRDefault="004518FD" w:rsidP="00B138EA">
      <w:pPr>
        <w:pStyle w:val="NormalnyIn"/>
        <w:ind w:firstLine="0"/>
      </w:pPr>
    </w:p>
    <w:p w:rsidR="00E57B2F" w:rsidRDefault="002436F7" w:rsidP="006936BB">
      <w:pPr>
        <w:pStyle w:val="NormalnyIn"/>
        <w:keepNext/>
        <w:ind w:firstLine="284"/>
      </w:pPr>
      <w:r w:rsidRPr="002436F7">
        <w:rPr>
          <w:noProof/>
          <w:color w:val="FFFFFF" w:themeColor="background1"/>
          <w:lang w:eastAsia="en-US"/>
        </w:rPr>
        <w:lastRenderedPageBreak/>
        <w:pict>
          <v:shape id="_x0000_s1110" type="#_x0000_t202" style="position:absolute;left:0;text-align:left;margin-left:15.8pt;margin-top:211.75pt;width:32.1pt;height:23.3pt;z-index:251705344;mso-width-relative:margin;mso-height-relative:margin" fillcolor="black [3213]" stroked="f">
            <v:textbox style="mso-next-textbox:#_x0000_s1110">
              <w:txbxContent>
                <w:p w:rsidR="00430E2E" w:rsidRPr="00B04F84" w:rsidRDefault="00430E2E">
                  <w:pPr>
                    <w:rPr>
                      <w:color w:val="FFFFFF" w:themeColor="background1"/>
                    </w:rPr>
                  </w:pPr>
                  <w:r w:rsidRPr="00B04F84">
                    <w:rPr>
                      <w:color w:val="FFFFFF" w:themeColor="background1"/>
                    </w:rPr>
                    <w:t>a)</w:t>
                  </w:r>
                </w:p>
              </w:txbxContent>
            </v:textbox>
          </v:shape>
        </w:pict>
      </w:r>
      <w:r w:rsidRPr="002436F7">
        <w:rPr>
          <w:noProof/>
          <w:color w:val="FFFFFF" w:themeColor="background1"/>
        </w:rPr>
        <w:pict>
          <v:shape id="_x0000_s1112" type="#_x0000_t202" style="position:absolute;left:0;text-align:left;margin-left:297.95pt;margin-top:214.7pt;width:31.35pt;height:20.65pt;z-index:251707392;mso-height-percent:200;mso-height-percent:200;mso-width-relative:margin;mso-height-relative:margin" filled="f" stroked="f">
            <v:textbox style="mso-next-textbox:#_x0000_s1112;mso-fit-shape-to-text:t">
              <w:txbxContent>
                <w:p w:rsidR="00430E2E" w:rsidRPr="00B04F84" w:rsidRDefault="00430E2E" w:rsidP="0067425B">
                  <w:pPr>
                    <w:rPr>
                      <w:color w:val="FFFFFF" w:themeColor="background1"/>
                    </w:rPr>
                  </w:pPr>
                  <w:r w:rsidRPr="00B04F84">
                    <w:rPr>
                      <w:color w:val="FFFFFF" w:themeColor="background1"/>
                    </w:rPr>
                    <w:t>c)</w:t>
                  </w:r>
                </w:p>
              </w:txbxContent>
            </v:textbox>
          </v:shape>
        </w:pict>
      </w:r>
      <w:r w:rsidRPr="002436F7">
        <w:rPr>
          <w:noProof/>
          <w:color w:val="FFFFFF" w:themeColor="background1"/>
        </w:rPr>
        <w:pict>
          <v:shape id="_x0000_s1111" type="#_x0000_t202" style="position:absolute;left:0;text-align:left;margin-left:155.85pt;margin-top:214.7pt;width:31.35pt;height:20.65pt;z-index:251706368;mso-height-percent:200;mso-height-percent:200;mso-width-relative:margin;mso-height-relative:margin" filled="f" stroked="f">
            <v:textbox style="mso-next-textbox:#_x0000_s1111;mso-fit-shape-to-text:t">
              <w:txbxContent>
                <w:p w:rsidR="00430E2E" w:rsidRPr="00B04F84" w:rsidRDefault="00430E2E" w:rsidP="00E57B2F">
                  <w:pPr>
                    <w:rPr>
                      <w:color w:val="FFFFFF" w:themeColor="background1"/>
                    </w:rPr>
                  </w:pPr>
                  <w:r w:rsidRPr="00B04F84">
                    <w:rPr>
                      <w:color w:val="FFFFFF" w:themeColor="background1"/>
                    </w:rPr>
                    <w:t>b)</w:t>
                  </w:r>
                </w:p>
              </w:txbxContent>
            </v:textbox>
          </v:shape>
        </w:pict>
      </w:r>
      <w:r w:rsidR="004518FD">
        <w:rPr>
          <w:noProof/>
        </w:rPr>
        <w:drawing>
          <wp:inline distT="0" distB="0" distL="0" distR="0">
            <wp:extent cx="1785668" cy="2976113"/>
            <wp:effectExtent l="19050" t="0" r="5032" b="0"/>
            <wp:docPr id="39" name="Obraz 9" descr="device-2011-08-28-224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427.png"/>
                    <pic:cNvPicPr/>
                  </pic:nvPicPr>
                  <pic:blipFill>
                    <a:blip r:embed="rId25" cstate="print"/>
                    <a:stretch>
                      <a:fillRect/>
                    </a:stretch>
                  </pic:blipFill>
                  <pic:spPr>
                    <a:xfrm>
                      <a:off x="0" y="0"/>
                      <a:ext cx="1785686" cy="2976142"/>
                    </a:xfrm>
                    <a:prstGeom prst="rect">
                      <a:avLst/>
                    </a:prstGeom>
                  </pic:spPr>
                </pic:pic>
              </a:graphicData>
            </a:graphic>
          </wp:inline>
        </w:drawing>
      </w:r>
      <w:r w:rsidR="00E57B2F">
        <w:rPr>
          <w:noProof/>
        </w:rPr>
        <w:drawing>
          <wp:inline distT="0" distB="0" distL="0" distR="0">
            <wp:extent cx="1790843" cy="2984739"/>
            <wp:effectExtent l="19050" t="0" r="0" b="0"/>
            <wp:docPr id="48" name="Obraz 26" descr="device-2011-09-03-185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12.png"/>
                    <pic:cNvPicPr/>
                  </pic:nvPicPr>
                  <pic:blipFill>
                    <a:blip r:embed="rId26" cstate="print"/>
                    <a:stretch>
                      <a:fillRect/>
                    </a:stretch>
                  </pic:blipFill>
                  <pic:spPr>
                    <a:xfrm>
                      <a:off x="0" y="0"/>
                      <a:ext cx="1791668" cy="2986113"/>
                    </a:xfrm>
                    <a:prstGeom prst="rect">
                      <a:avLst/>
                    </a:prstGeom>
                  </pic:spPr>
                </pic:pic>
              </a:graphicData>
            </a:graphic>
          </wp:inline>
        </w:drawing>
      </w:r>
      <w:r w:rsidR="00E57B2F">
        <w:rPr>
          <w:noProof/>
        </w:rPr>
        <w:drawing>
          <wp:inline distT="0" distB="0" distL="0" distR="0">
            <wp:extent cx="1785667" cy="2976113"/>
            <wp:effectExtent l="19050" t="0" r="5033" b="0"/>
            <wp:docPr id="49" name="Obraz 37" descr="device-2011-09-03-18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508.png"/>
                    <pic:cNvPicPr/>
                  </pic:nvPicPr>
                  <pic:blipFill>
                    <a:blip r:embed="rId27" cstate="print"/>
                    <a:stretch>
                      <a:fillRect/>
                    </a:stretch>
                  </pic:blipFill>
                  <pic:spPr>
                    <a:xfrm>
                      <a:off x="0" y="0"/>
                      <a:ext cx="1790994" cy="2984991"/>
                    </a:xfrm>
                    <a:prstGeom prst="rect">
                      <a:avLst/>
                    </a:prstGeom>
                  </pic:spPr>
                </pic:pic>
              </a:graphicData>
            </a:graphic>
          </wp:inline>
        </w:drawing>
      </w:r>
    </w:p>
    <w:p w:rsidR="00E57B2F" w:rsidRDefault="00E57B2F" w:rsidP="00E57B2F">
      <w:pPr>
        <w:pStyle w:val="Legenda"/>
      </w:pPr>
      <w:r>
        <w:t xml:space="preserve">Rys. </w:t>
      </w:r>
      <w:fldSimple w:instr=" STYLEREF 1 \s ">
        <w:r w:rsidR="00B32F6F">
          <w:rPr>
            <w:noProof/>
          </w:rPr>
          <w:t>5</w:t>
        </w:r>
      </w:fldSimple>
      <w:r w:rsidR="00B32F6F">
        <w:t>.</w:t>
      </w:r>
      <w:fldSimple w:instr=" SEQ Rys. \* ARABIC \s 1 ">
        <w:r w:rsidR="00B32F6F">
          <w:rPr>
            <w:noProof/>
          </w:rPr>
          <w:t>6</w:t>
        </w:r>
      </w:fldSimple>
      <w:r>
        <w:t xml:space="preserve"> a) Ekran logowania b) Ekran oczekiwania c) Rozpoczęcie zlecenia</w:t>
      </w:r>
    </w:p>
    <w:p w:rsidR="00275BF1" w:rsidRDefault="00B138EA" w:rsidP="00B138EA">
      <w:pPr>
        <w:pStyle w:val="NormalnyIn"/>
        <w:ind w:firstLine="0"/>
      </w:pPr>
      <w:r>
        <w:t>W sytuacji chęci rozpoczęcia zlecenia, użytkownik musi jedynie zbliżyć telefon do znacznika</w:t>
      </w:r>
      <w:del w:id="1895" w:author="Maciek" w:date="2011-09-02T23:35:00Z">
        <w:r w:rsidDel="004000A1">
          <w:delText xml:space="preserve"> przyklejonego na obudowie urządzenia</w:delText>
        </w:r>
      </w:del>
      <w:r>
        <w:t>. Na podstawie kompletu danych użytkownika, identyfikatora i daty systemowej formułowane jest zapytanie wysyłane do usługi internetowej. Data systemowa wysyłana jest w celu porównania z datą aplikacji serwerowej w sytuacji w której pracownik mógłby mieć zastrzeżenia co do stanu rozliczenia z pracodawcą. W wiadomości zwrotnej przekazywany jest unikatowy token danego zdarzenia, niezbędny przy zgłaszaniu jego zakończenia. Rozpoczęcie zdarzenia sygnalizowane jest wibracją, dźwiękiem i odpowiednim oknem dialogowym, zawierającym komentarz wprowadzony</w:t>
      </w:r>
      <w:r w:rsidR="007941D2">
        <w:t xml:space="preserve"> wcześniej</w:t>
      </w:r>
      <w:r>
        <w:t xml:space="preserve"> przez operatora.</w:t>
      </w:r>
    </w:p>
    <w:p w:rsidR="00B04F84" w:rsidRDefault="002436F7" w:rsidP="00B04F84">
      <w:pPr>
        <w:pStyle w:val="NormalnyIn"/>
        <w:keepNext/>
        <w:ind w:firstLine="0"/>
      </w:pPr>
      <w:r>
        <w:rPr>
          <w:noProof/>
        </w:rPr>
        <w:pict>
          <v:shape id="_x0000_s1114" type="#_x0000_t202" style="position:absolute;left:0;text-align:left;margin-left:150.75pt;margin-top:223.6pt;width:31.35pt;height:20.65pt;z-index:251709440;mso-height-percent:200;mso-height-percent:200;mso-width-relative:margin;mso-height-relative:margin" filled="f" stroked="f">
            <v:textbox style="mso-next-textbox:#_x0000_s1114;mso-fit-shape-to-text:t">
              <w:txbxContent>
                <w:p w:rsidR="00430E2E" w:rsidRPr="00B04F84" w:rsidRDefault="00430E2E" w:rsidP="00B04F84">
                  <w:pPr>
                    <w:rPr>
                      <w:color w:val="FFFFFF" w:themeColor="background1"/>
                    </w:rPr>
                  </w:pPr>
                  <w:r w:rsidRPr="00B04F84">
                    <w:rPr>
                      <w:color w:val="FFFFFF" w:themeColor="background1"/>
                    </w:rPr>
                    <w:t>b)</w:t>
                  </w:r>
                </w:p>
              </w:txbxContent>
            </v:textbox>
          </v:shape>
        </w:pict>
      </w:r>
      <w:r>
        <w:rPr>
          <w:noProof/>
        </w:rPr>
        <w:pict>
          <v:shape id="_x0000_s1115" type="#_x0000_t202" style="position:absolute;left:0;text-align:left;margin-left:297.95pt;margin-top:223.6pt;width:31.35pt;height:20.65pt;z-index:251710464;mso-height-percent:200;mso-height-percent:200;mso-width-relative:margin;mso-height-relative:margin" filled="f" stroked="f">
            <v:textbox style="mso-next-textbox:#_x0000_s1115;mso-fit-shape-to-text:t">
              <w:txbxContent>
                <w:p w:rsidR="00430E2E" w:rsidRPr="00B04F84" w:rsidRDefault="00430E2E" w:rsidP="00B04F84">
                  <w:pPr>
                    <w:rPr>
                      <w:color w:val="FFFFFF" w:themeColor="background1"/>
                    </w:rPr>
                  </w:pPr>
                  <w:r w:rsidRPr="00B04F84">
                    <w:rPr>
                      <w:color w:val="FFFFFF" w:themeColor="background1"/>
                    </w:rPr>
                    <w:t>c)</w:t>
                  </w:r>
                </w:p>
              </w:txbxContent>
            </v:textbox>
          </v:shape>
        </w:pict>
      </w:r>
      <w:r>
        <w:rPr>
          <w:noProof/>
        </w:rPr>
        <w:pict>
          <v:shape id="_x0000_s1113" type="#_x0000_t202" style="position:absolute;left:0;text-align:left;margin-left:1.55pt;margin-top:223.6pt;width:31.35pt;height:20.65pt;z-index:251708416;mso-height-percent:200;mso-height-percent:200;mso-width-relative:margin;mso-height-relative:margin" filled="f" stroked="f">
            <v:textbox style="mso-next-textbox:#_x0000_s1113;mso-fit-shape-to-text:t">
              <w:txbxContent>
                <w:p w:rsidR="00430E2E" w:rsidRPr="00B04F84" w:rsidRDefault="00430E2E" w:rsidP="00B04F84">
                  <w:pPr>
                    <w:rPr>
                      <w:color w:val="FFFFFF" w:themeColor="background1"/>
                    </w:rPr>
                  </w:pPr>
                  <w:r w:rsidRPr="00B04F84">
                    <w:rPr>
                      <w:color w:val="FFFFFF" w:themeColor="background1"/>
                    </w:rPr>
                    <w:t>a)</w:t>
                  </w:r>
                </w:p>
              </w:txbxContent>
            </v:textbox>
          </v:shape>
        </w:pict>
      </w:r>
      <w:r w:rsidR="004518FD">
        <w:rPr>
          <w:noProof/>
        </w:rPr>
        <w:drawing>
          <wp:inline distT="0" distB="0" distL="0" distR="0">
            <wp:extent cx="1873545" cy="3122576"/>
            <wp:effectExtent l="19050" t="0" r="0" b="0"/>
            <wp:docPr id="42" name="Obraz 41" descr="device-2011-09-03-185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515.png"/>
                    <pic:cNvPicPr/>
                  </pic:nvPicPr>
                  <pic:blipFill>
                    <a:blip r:embed="rId28" cstate="print"/>
                    <a:stretch>
                      <a:fillRect/>
                    </a:stretch>
                  </pic:blipFill>
                  <pic:spPr>
                    <a:xfrm>
                      <a:off x="0" y="0"/>
                      <a:ext cx="1878979" cy="3131633"/>
                    </a:xfrm>
                    <a:prstGeom prst="rect">
                      <a:avLst/>
                    </a:prstGeom>
                  </pic:spPr>
                </pic:pic>
              </a:graphicData>
            </a:graphic>
          </wp:inline>
        </w:drawing>
      </w:r>
      <w:r w:rsidR="00B04F84">
        <w:rPr>
          <w:noProof/>
        </w:rPr>
        <w:drawing>
          <wp:inline distT="0" distB="0" distL="0" distR="0">
            <wp:extent cx="1866987" cy="3111648"/>
            <wp:effectExtent l="19050" t="0" r="0" b="0"/>
            <wp:docPr id="50" name="Obraz 43" descr="device-2011-09-03-185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35.png"/>
                    <pic:cNvPicPr/>
                  </pic:nvPicPr>
                  <pic:blipFill>
                    <a:blip r:embed="rId29" cstate="print"/>
                    <a:stretch>
                      <a:fillRect/>
                    </a:stretch>
                  </pic:blipFill>
                  <pic:spPr>
                    <a:xfrm>
                      <a:off x="0" y="0"/>
                      <a:ext cx="1876134" cy="3126894"/>
                    </a:xfrm>
                    <a:prstGeom prst="rect">
                      <a:avLst/>
                    </a:prstGeom>
                  </pic:spPr>
                </pic:pic>
              </a:graphicData>
            </a:graphic>
          </wp:inline>
        </w:drawing>
      </w:r>
      <w:r w:rsidR="00B04F84">
        <w:rPr>
          <w:noProof/>
        </w:rPr>
        <w:drawing>
          <wp:inline distT="0" distB="0" distL="0" distR="0">
            <wp:extent cx="1862824" cy="3104707"/>
            <wp:effectExtent l="19050" t="0" r="4076" b="0"/>
            <wp:docPr id="51" name="Obraz 44" descr="device-2011-09-03-185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185302.png"/>
                    <pic:cNvPicPr/>
                  </pic:nvPicPr>
                  <pic:blipFill>
                    <a:blip r:embed="rId30" cstate="print"/>
                    <a:stretch>
                      <a:fillRect/>
                    </a:stretch>
                  </pic:blipFill>
                  <pic:spPr>
                    <a:xfrm>
                      <a:off x="0" y="0"/>
                      <a:ext cx="1861958" cy="3103264"/>
                    </a:xfrm>
                    <a:prstGeom prst="rect">
                      <a:avLst/>
                    </a:prstGeom>
                  </pic:spPr>
                </pic:pic>
              </a:graphicData>
            </a:graphic>
          </wp:inline>
        </w:drawing>
      </w:r>
    </w:p>
    <w:p w:rsidR="00B04F84" w:rsidRDefault="00B04F84" w:rsidP="00B04F84">
      <w:pPr>
        <w:pStyle w:val="Legenda"/>
        <w:jc w:val="both"/>
      </w:pPr>
      <w:r>
        <w:t xml:space="preserve">Rys. </w:t>
      </w:r>
      <w:fldSimple w:instr=" STYLEREF 1 \s ">
        <w:r w:rsidR="00B32F6F">
          <w:rPr>
            <w:noProof/>
          </w:rPr>
          <w:t>5</w:t>
        </w:r>
      </w:fldSimple>
      <w:r w:rsidR="00B32F6F">
        <w:t>.</w:t>
      </w:r>
      <w:fldSimple w:instr=" SEQ Rys. \* ARABIC \s 1 ">
        <w:r w:rsidR="00B32F6F">
          <w:rPr>
            <w:noProof/>
          </w:rPr>
          <w:t>7</w:t>
        </w:r>
      </w:fldSimple>
      <w:r>
        <w:t xml:space="preserve"> a) Ekran statusu</w:t>
      </w:r>
      <w:r>
        <w:rPr>
          <w:noProof/>
        </w:rPr>
        <w:t xml:space="preserve"> b) Kończenie zlecenia c) Błąd związany z próbą rozpoczęcia drugiego zlecenia</w:t>
      </w:r>
    </w:p>
    <w:p w:rsidR="00B138EA" w:rsidDel="00726470" w:rsidRDefault="000734EC" w:rsidP="00B138EA">
      <w:pPr>
        <w:pStyle w:val="NormalnyIn"/>
        <w:ind w:firstLine="0"/>
        <w:rPr>
          <w:del w:id="1896" w:author="Sebastian Łuczak" w:date="2011-09-02T10:43:00Z"/>
        </w:rPr>
      </w:pPr>
      <w:r>
        <w:lastRenderedPageBreak/>
        <w:t>Z</w:t>
      </w:r>
    </w:p>
    <w:p w:rsidR="00B138EA" w:rsidRDefault="00B138EA" w:rsidP="00B138EA">
      <w:pPr>
        <w:pStyle w:val="NormalnyIn"/>
        <w:ind w:firstLine="0"/>
      </w:pPr>
      <w:r>
        <w:t xml:space="preserve"> poziomu ekranu opcji istnieje możliwość wyłączenia wszystkich metod sygnalizacji prócz okna dialogowego.</w:t>
      </w:r>
    </w:p>
    <w:p w:rsidR="004518FD" w:rsidRDefault="00B138EA" w:rsidP="00B138EA">
      <w:pPr>
        <w:pStyle w:val="NormalnyIn"/>
        <w:ind w:firstLine="0"/>
      </w:pPr>
      <w:r>
        <w:tab/>
        <w:t>Zakończenie realizacji zlecenia wykonuje się analogicznie, z tym</w:t>
      </w:r>
      <w:del w:id="1897" w:author="Sebastian Łuczak" w:date="2011-08-31T23:42:00Z">
        <w:r w:rsidDel="005E121C">
          <w:delText>,</w:delText>
        </w:r>
      </w:del>
      <w:r>
        <w:t xml:space="preserve"> że wymaga to również potwierdzenia poprzez stosowne okno dialogowe.</w:t>
      </w:r>
    </w:p>
    <w:p w:rsidR="00B138EA" w:rsidRDefault="00B138EA" w:rsidP="00B138EA">
      <w:pPr>
        <w:pStyle w:val="NormalnyIn"/>
      </w:pPr>
      <w:r>
        <w:t xml:space="preserve">Usiłowanie rozpoczęcia realizacji drugiego zlecenia przed zamknięciem poprzedniego </w:t>
      </w:r>
      <w:del w:id="1898" w:author="Maciek" w:date="2011-09-02T23:36:00Z">
        <w:r w:rsidDel="004000A1">
          <w:delText>zakończy się fiaskiem, gdyż logika aplikacji serwerowej na to nie dopuści</w:delText>
        </w:r>
      </w:del>
      <w:ins w:id="1899" w:author="Maciek" w:date="2011-09-02T23:36:00Z">
        <w:r w:rsidR="004000A1">
          <w:t>zostanie zauważon</w:t>
        </w:r>
      </w:ins>
      <w:ins w:id="1900" w:author="Maciek" w:date="2011-09-02T23:37:00Z">
        <w:r w:rsidR="004000A1">
          <w:t>e</w:t>
        </w:r>
      </w:ins>
      <w:ins w:id="1901" w:author="Maciek" w:date="2011-09-02T23:36:00Z">
        <w:r w:rsidR="004000A1">
          <w:t xml:space="preserve"> przez aplikację serwerową i</w:t>
        </w:r>
      </w:ins>
      <w:ins w:id="1902" w:author="Maciek" w:date="2011-09-02T23:37:00Z">
        <w:r w:rsidR="004000A1">
          <w:t xml:space="preserve"> odrzucone z odpowiednim statusem</w:t>
        </w:r>
      </w:ins>
      <w:r>
        <w:t>. Użytkownik zostanie poinformowany o tym fakcie poprzez stosowne okno dialogowe. Również w sytuacji wystąpienia błędu komunikacji lub wyjątku, użytkownik zostanie o tym poinformowany, a aplikacja powróci do stanu oczekiwania.</w:t>
      </w:r>
    </w:p>
    <w:p w:rsidR="00B138EA" w:rsidDel="002E623B" w:rsidRDefault="00B138EA" w:rsidP="00B138EA">
      <w:pPr>
        <w:pStyle w:val="NormalnyIn"/>
        <w:rPr>
          <w:del w:id="1903" w:author="Sebastian Łuczak" w:date="2011-09-02T11:00:00Z"/>
        </w:rPr>
      </w:pPr>
      <w:r>
        <w:t>Wszystkie procesy komunikacji z usługą internetową przeniesione są do wątku roboczego, toteż problemy z połączeniem lub wydłużony czas realizacji zapytania nie wpływa na interfejs graficzny, dzięki czemu nawet przy wystąpieniu problemów z zasięgiem nie dochodzi do zjawiska tzw. braku odpowiedzi ze strony aplikacji</w:t>
      </w:r>
      <w:ins w:id="1904" w:author="Sebastian Łuczak" w:date="2011-08-31T23:42:00Z">
        <w:r w:rsidR="00425FBC">
          <w:t xml:space="preserve"> </w:t>
        </w:r>
      </w:ins>
      <w:ins w:id="1905" w:author="Sebastian Łuczak" w:date="2011-08-31T23:43:00Z">
        <w:r w:rsidR="009F0FC0">
          <w:t xml:space="preserve">ANR </w:t>
        </w:r>
      </w:ins>
      <w:ins w:id="1906" w:author="Sebastian Łuczak" w:date="2011-08-31T23:42:00Z">
        <w:r w:rsidR="00425FBC">
          <w:t>(</w:t>
        </w:r>
      </w:ins>
      <w:r w:rsidR="009F0FC0">
        <w:t>ang.</w:t>
      </w:r>
      <w:ins w:id="1907" w:author="Sebastian Łuczak" w:date="2011-08-31T23:43:00Z">
        <w:r w:rsidR="00425FBC">
          <w:t xml:space="preserve"> </w:t>
        </w:r>
        <w:r w:rsidR="00425FBC" w:rsidRPr="009F0FC0">
          <w:rPr>
            <w:i/>
          </w:rPr>
          <w:t>Application Not Responding</w:t>
        </w:r>
      </w:ins>
      <w:ins w:id="1908" w:author="Sebastian Łuczak" w:date="2011-08-31T23:42:00Z">
        <w:r w:rsidR="00425FBC">
          <w:t>)</w:t>
        </w:r>
      </w:ins>
      <w:r>
        <w:t>.</w:t>
      </w:r>
    </w:p>
    <w:p w:rsidR="00261B1A" w:rsidRDefault="00B138EA">
      <w:pPr>
        <w:pStyle w:val="NormalnyIn"/>
        <w:rPr>
          <w:del w:id="1909" w:author="Sebastian Łuczak" w:date="2011-08-31T23:44:00Z"/>
        </w:rPr>
        <w:pPrChange w:id="1910" w:author="Sebastian Łuczak" w:date="2011-09-02T11:00:00Z">
          <w:pPr>
            <w:pStyle w:val="Nagwek3"/>
          </w:pPr>
        </w:pPrChange>
      </w:pPr>
      <w:bookmarkStart w:id="1911" w:name="_Toc302291870"/>
      <w:del w:id="1912" w:author="Sebastian Łuczak" w:date="2011-08-31T23:44:00Z">
        <w:r w:rsidDel="00940286">
          <w:delText>Wpływ na zużycie baterii</w:delText>
        </w:r>
        <w:bookmarkEnd w:id="1911"/>
      </w:del>
    </w:p>
    <w:p w:rsidR="00261B1A" w:rsidRDefault="00B138EA">
      <w:pPr>
        <w:pStyle w:val="NormalnyIn"/>
        <w:rPr>
          <w:del w:id="1913" w:author="Sebastian Łuczak" w:date="2011-08-31T23:44:00Z"/>
        </w:rPr>
        <w:pPrChange w:id="1914" w:author="Sebastian Łuczak" w:date="2011-09-02T11:00:00Z">
          <w:pPr>
            <w:pStyle w:val="NormalnyIn"/>
            <w:ind w:firstLine="0"/>
          </w:pPr>
        </w:pPrChange>
      </w:pPr>
      <w:del w:id="1915" w:author="Sebastian Łuczak" w:date="2011-08-31T23:44:00Z">
        <w:r w:rsidDel="00940286">
          <w:delText xml:space="preserve">Podczas testów </w:delText>
        </w:r>
        <w:r w:rsidDel="00BE5232">
          <w:delText xml:space="preserve">wydajnościowych </w:delText>
        </w:r>
        <w:r w:rsidDel="00940286">
          <w:delText>stwierdzono, ze ciągłe działanie aplikacji nie ma praktycznie żadnego wpływu na zużycie baterii. To samo tyczy się stale włączonego modułu NFC (zużycie poniżej 1% baterii).</w:delText>
        </w:r>
      </w:del>
    </w:p>
    <w:p w:rsidR="00261B1A" w:rsidRDefault="00B138EA">
      <w:pPr>
        <w:pStyle w:val="NormalnyIn"/>
        <w:rPr>
          <w:rFonts w:eastAsiaTheme="majorEastAsia" w:cstheme="majorBidi"/>
          <w:b/>
          <w:bCs/>
          <w:caps/>
          <w:szCs w:val="26"/>
        </w:rPr>
        <w:pPrChange w:id="1916" w:author="Sebastian Łuczak" w:date="2011-09-02T11:00:00Z">
          <w:pPr>
            <w:jc w:val="left"/>
          </w:pPr>
        </w:pPrChange>
      </w:pPr>
      <w:bookmarkStart w:id="1917" w:name="_Toc302291871"/>
      <w:del w:id="1918" w:author="Sebastian Łuczak" w:date="2011-09-02T11:00:00Z">
        <w:r w:rsidDel="002E623B">
          <w:br w:type="page"/>
        </w:r>
      </w:del>
    </w:p>
    <w:p w:rsidR="00B138EA" w:rsidRDefault="00B138EA" w:rsidP="00B138EA">
      <w:pPr>
        <w:pStyle w:val="Nagwek2"/>
      </w:pPr>
      <w:bookmarkStart w:id="1919" w:name="_Toc302857107"/>
      <w:r>
        <w:t>Opis aplikacji administracyjnej na telefon komórkowy</w:t>
      </w:r>
      <w:bookmarkEnd w:id="1917"/>
      <w:bookmarkEnd w:id="1919"/>
    </w:p>
    <w:p w:rsidR="00B138EA" w:rsidRDefault="00B138EA" w:rsidP="00B138EA">
      <w:pPr>
        <w:pStyle w:val="Nagwek3"/>
      </w:pPr>
      <w:bookmarkStart w:id="1920" w:name="_Toc302857108"/>
      <w:r>
        <w:t>Cel powstania</w:t>
      </w:r>
      <w:bookmarkEnd w:id="1920"/>
    </w:p>
    <w:p w:rsidR="00B138EA" w:rsidRDefault="00B138EA" w:rsidP="00B138EA">
      <w:pPr>
        <w:pStyle w:val="NormalnyIn"/>
        <w:ind w:firstLine="0"/>
      </w:pPr>
      <w:r>
        <w:t xml:space="preserve">Aplikacja administracyjna używana jest do rejestracji lokalizacji usługowych przez </w:t>
      </w:r>
      <w:ins w:id="1921" w:author="Sebastian" w:date="2011-09-01T11:17:00Z">
        <w:r w:rsidR="00E85A6F">
          <w:t xml:space="preserve">operatora lub </w:t>
        </w:r>
      </w:ins>
      <w:r>
        <w:t xml:space="preserve">administratora systemu. Za jej pomocą wiąże on dany znacznik z klientem i konkretnym urządzeniem. Wywoływana jest przez użytkownika z poziomu systemu operacyjnego. </w:t>
      </w:r>
    </w:p>
    <w:p w:rsidR="00B138EA" w:rsidRDefault="00B138EA" w:rsidP="00B138EA">
      <w:pPr>
        <w:pStyle w:val="Nagwek3"/>
      </w:pPr>
      <w:bookmarkStart w:id="1922" w:name="_Toc302857109"/>
      <w:r>
        <w:t>Główne założenia</w:t>
      </w:r>
      <w:bookmarkEnd w:id="1922"/>
    </w:p>
    <w:p w:rsidR="00B138EA" w:rsidRDefault="00B138EA" w:rsidP="00B138EA">
      <w:pPr>
        <w:pStyle w:val="NormalnyIn"/>
        <w:ind w:firstLine="0"/>
      </w:pPr>
      <w:r>
        <w:t xml:space="preserve">Głównym założeniem przyświecającym jej powstaniu było możliwie jak największe przyśpieszenie procesu rejestracji znaczników bezpośrednio u kontrahenta. </w:t>
      </w:r>
    </w:p>
    <w:p w:rsidR="00B138EA" w:rsidRDefault="00B138EA" w:rsidP="00B138EA">
      <w:pPr>
        <w:pStyle w:val="Nagwek3"/>
      </w:pPr>
      <w:bookmarkStart w:id="1923" w:name="_Toc302857110"/>
      <w:r>
        <w:t>Działanie aplikacji</w:t>
      </w:r>
      <w:bookmarkEnd w:id="1923"/>
    </w:p>
    <w:p w:rsidR="00B138EA" w:rsidRDefault="00B138EA" w:rsidP="00B138EA">
      <w:pPr>
        <w:pStyle w:val="NormalnyIn"/>
        <w:ind w:firstLine="0"/>
      </w:pPr>
      <w:r>
        <w:t>Po uruchomieniu aplikacji użytkownik proszony jest o wprowadzenie nazwy użytkownika i hasła. Przy procesie autoryzacji</w:t>
      </w:r>
      <w:ins w:id="1924" w:author="Sebastian" w:date="2011-09-01T11:17:00Z">
        <w:r w:rsidR="00E85A6F">
          <w:t>,</w:t>
        </w:r>
      </w:ins>
      <w:r>
        <w:t xml:space="preserve"> prócz zestawu danych wspomnianych w rozdziale opisującym aplikację kliencką, weryfikowana jest również rola przydzielona użytkownikowi w systemie. Użytkownicy typu </w:t>
      </w:r>
      <w:r w:rsidRPr="00B32863">
        <w:rPr>
          <w:rFonts w:ascii="Courier New" w:hAnsi="Courier New" w:cs="Courier New"/>
          <w:sz w:val="20"/>
          <w:szCs w:val="20"/>
        </w:rPr>
        <w:t>ROLE_USER</w:t>
      </w:r>
      <w:r>
        <w:t xml:space="preserve"> nie mogą używać tej aplikacji i ich próby są odrzucane przez system. Po poprawn</w:t>
      </w:r>
      <w:del w:id="1925" w:author="Sebastian" w:date="2011-09-01T11:17:00Z">
        <w:r w:rsidDel="00E85A6F">
          <w:delText>ej autoryzacji</w:delText>
        </w:r>
      </w:del>
      <w:ins w:id="1926" w:author="Sebastian" w:date="2011-09-01T11:17:00Z">
        <w:r w:rsidR="00E85A6F">
          <w:t>ym</w:t>
        </w:r>
      </w:ins>
      <w:ins w:id="1927" w:author="Sebastian" w:date="2011-09-01T11:18:00Z">
        <w:r w:rsidR="00E85A6F">
          <w:t xml:space="preserve"> uwierzytelnieniu</w:t>
        </w:r>
      </w:ins>
      <w:del w:id="1928" w:author="Sebastian" w:date="2011-09-01T11:17:00Z">
        <w:r w:rsidDel="00E85A6F">
          <w:delText xml:space="preserve"> </w:delText>
        </w:r>
      </w:del>
      <w:del w:id="1929" w:author="Sebastian" w:date="2011-09-01T11:18:00Z">
        <w:r w:rsidDel="00E85A6F">
          <w:delText>w systemie</w:delText>
        </w:r>
      </w:del>
      <w:ins w:id="1930" w:author="Sebastian" w:date="2011-09-01T11:18:00Z">
        <w:r w:rsidR="00E85A6F">
          <w:t>,</w:t>
        </w:r>
      </w:ins>
      <w:r>
        <w:t xml:space="preserve"> dane użytkownika zostają zapisane w systemie, można je jednak zmienić lub wyczyścić korzystając z menu podręcznego.</w:t>
      </w:r>
    </w:p>
    <w:p w:rsidR="00E85A6F" w:rsidRDefault="00B138EA" w:rsidP="00B138EA">
      <w:pPr>
        <w:pStyle w:val="NormalnyIn"/>
        <w:ind w:firstLine="0"/>
        <w:rPr>
          <w:ins w:id="1931" w:author="Sebastian" w:date="2011-09-01T11:18:00Z"/>
        </w:rPr>
      </w:pPr>
      <w:r>
        <w:lastRenderedPageBreak/>
        <w:tab/>
        <w:t xml:space="preserve">Poprawna autoryzacja przenosi użytkownika do ekranu wprowadzania danych rejestracji znacznika. W formularzu rejestracyjnym udostępnione są pola za pośrednictwem których użytkownik musi wprowadzić nazwę urządzenia, jego numer seryjny, a także </w:t>
      </w:r>
      <w:del w:id="1932" w:author="Sebastian" w:date="2011-09-01T11:18:00Z">
        <w:r w:rsidDel="00E85A6F">
          <w:delText xml:space="preserve">orientacyjną </w:delText>
        </w:r>
      </w:del>
      <w:ins w:id="1933" w:author="Sebastian" w:date="2011-09-01T11:18:00Z">
        <w:r w:rsidR="00E85A6F">
          <w:t xml:space="preserve">skrótową </w:t>
        </w:r>
      </w:ins>
      <w:r>
        <w:t xml:space="preserve">nazwę kontrahenta i jego numer NIP. Pola formularza podlegają walidacji, a </w:t>
      </w:r>
      <w:ins w:id="1934" w:author="Sebastian" w:date="2011-09-01T11:18:00Z">
        <w:r w:rsidR="00E85A6F">
          <w:t>skrótowa</w:t>
        </w:r>
      </w:ins>
      <w:del w:id="1935" w:author="Sebastian" w:date="2011-09-01T11:18:00Z">
        <w:r w:rsidDel="00E85A6F">
          <w:delText>orientacyjna</w:delText>
        </w:r>
      </w:del>
      <w:r>
        <w:t xml:space="preserve"> nazwa kontrahenta brana jest pod uwagę jedynie w sytuacji w której ma miejsce rejestracja nowego klienta. </w:t>
      </w:r>
    </w:p>
    <w:p w:rsidR="00261B1A" w:rsidRDefault="00B138EA">
      <w:pPr>
        <w:pStyle w:val="NormalnyIn"/>
        <w:ind w:firstLine="708"/>
        <w:pPrChange w:id="1936" w:author="Sebastian" w:date="2011-09-01T11:18:00Z">
          <w:pPr>
            <w:pStyle w:val="NormalnyIn"/>
            <w:ind w:firstLine="0"/>
          </w:pPr>
        </w:pPrChange>
      </w:pPr>
      <w:r>
        <w:t>Jak widać, od użytkownika oczekiwana jest wprowadzenie minimalnej liczby danych. Jest tak, ponieważ wprowadzanie tekstu na telefonie komórkowym może być uciążliwe</w:t>
      </w:r>
      <w:ins w:id="1937" w:author="Sebastian" w:date="2011-09-01T11:18:00Z">
        <w:r w:rsidR="00E85A6F">
          <w:t xml:space="preserve">, </w:t>
        </w:r>
      </w:ins>
      <w:del w:id="1938" w:author="Sebastian" w:date="2011-09-01T11:18:00Z">
        <w:r w:rsidDel="00E85A6F">
          <w:delText xml:space="preserve"> i </w:delText>
        </w:r>
      </w:del>
      <w:r>
        <w:t xml:space="preserve">co naraża dane na występowanie dużej liczby błędów. W związku z powyższym, interfejs użytkownika używany jest jedynie do przekazania danych niezbędnych do jednoznacznego skojarzenia znacznika, urządzenia i kontrahenta, a reszta pól uzupełniana jest przez </w:t>
      </w:r>
      <w:del w:id="1939" w:author="Sebastian" w:date="2011-09-01T11:19:00Z">
        <w:r w:rsidDel="00E85A6F">
          <w:delText xml:space="preserve">użytkownika </w:delText>
        </w:r>
      </w:del>
      <w:ins w:id="1940" w:author="Sebastian" w:date="2011-09-01T11:19:00Z">
        <w:r w:rsidR="00E85A6F">
          <w:t xml:space="preserve">operatora </w:t>
        </w:r>
      </w:ins>
      <w:r>
        <w:t>za pośrednictwem portalu administracyjnego z poziomu komputera.</w:t>
      </w:r>
    </w:p>
    <w:p w:rsidR="00B138EA" w:rsidRDefault="00B138EA" w:rsidP="00B138EA">
      <w:pPr>
        <w:pStyle w:val="NormalnyIn"/>
        <w:ind w:firstLine="708"/>
      </w:pPr>
      <w:r>
        <w:t xml:space="preserve">Ponieważ często może mieć miejsce rejestracja wielu urządzeń u jednego kontrahenta, pole zawierające NIP </w:t>
      </w:r>
      <w:del w:id="1941" w:author="Maciek" w:date="2011-09-02T23:38:00Z">
        <w:r w:rsidDel="004000A1">
          <w:delText xml:space="preserve">nie czyści </w:delText>
        </w:r>
      </w:del>
      <w:ins w:id="1942" w:author="Maciek" w:date="2011-09-02T23:38:00Z">
        <w:r w:rsidR="004000A1">
          <w:t>nie jest czyszczone</w:t>
        </w:r>
      </w:ins>
      <w:del w:id="1943" w:author="Maciek" w:date="2011-09-02T23:38:00Z">
        <w:r w:rsidDel="004000A1">
          <w:delText>się</w:delText>
        </w:r>
      </w:del>
      <w:r>
        <w:t xml:space="preserve"> w jednej sesji działania aplikacji, tylko po jej wyłączeniu i ponownym włączeniu. Dzięki temu proces ten podlega kolejnemu uproszczeniu. Wybranie przycisku „Zapisz</w:t>
      </w:r>
      <w:r w:rsidR="00132F5A">
        <w:t xml:space="preserve"> na </w:t>
      </w:r>
      <w:del w:id="1944" w:author="Sebastian" w:date="2011-09-01T11:19:00Z">
        <w:r w:rsidR="00132F5A" w:rsidDel="00E85A6F">
          <w:delText>Tag</w:delText>
        </w:r>
      </w:del>
      <w:ins w:id="1945" w:author="Sebastian" w:date="2011-09-01T11:19:00Z">
        <w:r w:rsidR="00E85A6F">
          <w:t>znacznik</w:t>
        </w:r>
      </w:ins>
      <w:r>
        <w:t>” rozpoczyna walidację formularza.</w:t>
      </w:r>
    </w:p>
    <w:p w:rsidR="00DF19F3" w:rsidRDefault="00B138EA" w:rsidP="00B138EA">
      <w:pPr>
        <w:pStyle w:val="NormalnyIn"/>
        <w:ind w:firstLine="708"/>
      </w:pPr>
      <w:r>
        <w:t xml:space="preserve">Po pomyślnym przejściu walidacji pól, aplikacja zwraca się do użytkownika z prośbą o zbliżenie znacznika i korzystając z systemu </w:t>
      </w:r>
      <w:del w:id="1946" w:author="Sebastian" w:date="2011-09-01T11:19:00Z">
        <w:r w:rsidDel="00E85A6F">
          <w:delText xml:space="preserve">foreground </w:delText>
        </w:r>
      </w:del>
      <w:ins w:id="1947" w:author="Sebastian" w:date="2011-09-01T11:19:00Z">
        <w:r w:rsidR="00E85A6F">
          <w:t xml:space="preserve">Foreground </w:t>
        </w:r>
      </w:ins>
      <w:r>
        <w:t>dispatch</w:t>
      </w:r>
      <w:del w:id="1948" w:author="Sebastian" w:date="2011-09-01T11:29:00Z">
        <w:r w:rsidDel="00DC5CFE">
          <w:delText>ing</w:delText>
        </w:r>
      </w:del>
      <w:ins w:id="1949" w:author="Sebastian" w:date="2011-09-01T11:22:00Z">
        <w:r w:rsidR="00B6632E">
          <w:t xml:space="preserve"> dostrojonego tak, aby reagował tylko na znaczniki typ</w:t>
        </w:r>
      </w:ins>
      <w:ins w:id="1950" w:author="Sebastian" w:date="2011-09-01T11:23:00Z">
        <w:r w:rsidR="00B6632E">
          <w:t>u Mifare Ultralight,</w:t>
        </w:r>
      </w:ins>
      <w:del w:id="1951" w:author="Sebastian" w:date="2011-09-01T11:19:00Z">
        <w:r w:rsidDel="00E85A6F">
          <w:delText>(ANDROID)</w:delText>
        </w:r>
      </w:del>
      <w:r>
        <w:t xml:space="preserve"> uzyskuje najwyższy priorytet przy jego obsłu</w:t>
      </w:r>
      <w:r w:rsidR="00075026">
        <w:t>dze</w:t>
      </w:r>
      <w:r w:rsidR="00790646">
        <w:t xml:space="preserve"> </w:t>
      </w:r>
      <w:customXmlInsRangeStart w:id="1952" w:author="Sebastian" w:date="2011-09-01T11:19:00Z"/>
      <w:sdt>
        <w:sdtPr>
          <w:id w:val="1428767"/>
          <w:citation/>
        </w:sdtPr>
        <w:sdtContent>
          <w:customXmlInsRangeEnd w:id="1952"/>
          <w:ins w:id="1953" w:author="Sebastian" w:date="2011-09-01T11:19:00Z">
            <w:r w:rsidR="002436F7">
              <w:fldChar w:fldCharType="begin"/>
            </w:r>
            <w:r w:rsidR="00790646">
              <w:instrText xml:space="preserve"> CITATION Goo11 \l 1045 </w:instrText>
            </w:r>
          </w:ins>
          <w:r w:rsidR="002436F7">
            <w:fldChar w:fldCharType="separate"/>
          </w:r>
          <w:r w:rsidR="00361C13">
            <w:rPr>
              <w:noProof/>
            </w:rPr>
            <w:t>[11]</w:t>
          </w:r>
          <w:ins w:id="1954" w:author="Sebastian" w:date="2011-09-01T11:19:00Z">
            <w:r w:rsidR="002436F7">
              <w:fldChar w:fldCharType="end"/>
            </w:r>
          </w:ins>
          <w:customXmlInsRangeStart w:id="1955" w:author="Sebastian" w:date="2011-09-01T11:19:00Z"/>
        </w:sdtContent>
      </w:sdt>
      <w:customXmlInsRangeEnd w:id="1955"/>
      <w:r w:rsidR="00075026">
        <w:t xml:space="preserve">. </w:t>
      </w:r>
    </w:p>
    <w:p w:rsidR="00B138EA" w:rsidRDefault="00B138EA" w:rsidP="006C09EF">
      <w:pPr>
        <w:pStyle w:val="NormalnyIn"/>
        <w:ind w:firstLine="708"/>
        <w:rPr>
          <w:ins w:id="1956" w:author="Sebastian" w:date="2011-09-01T11:37:00Z"/>
        </w:rPr>
      </w:pPr>
      <w:r>
        <w:t xml:space="preserve">W następnym kroku, jeśli użytkownik zbliży znacznik, </w:t>
      </w:r>
      <w:ins w:id="1957" w:author="Sebastian" w:date="2011-09-01T11:22:00Z">
        <w:r w:rsidR="00B6632E">
          <w:t xml:space="preserve">aplikacja </w:t>
        </w:r>
      </w:ins>
      <w:r>
        <w:t>odczytuje jego unikatowy identyfikator, wysyła zap</w:t>
      </w:r>
      <w:r w:rsidR="00860239">
        <w:t>ytanie do usługi internetowej i</w:t>
      </w:r>
      <w:r>
        <w:t xml:space="preserve"> jeśli operacja przebiegnie pomyślnie, </w:t>
      </w:r>
      <w:r w:rsidR="002436F7" w:rsidRPr="002436F7">
        <w:rPr>
          <w:rPrChange w:id="1958" w:author="Sebastian" w:date="2011-09-01T11:23:00Z">
            <w:rPr>
              <w:b/>
              <w:color w:val="0000FF"/>
              <w:sz w:val="16"/>
              <w:szCs w:val="16"/>
              <w:u w:val="single"/>
            </w:rPr>
          </w:rPrChange>
        </w:rPr>
        <w:t>blokuje ponowną możliwość zapisu.</w:t>
      </w:r>
      <w:r>
        <w:rPr>
          <w:b/>
        </w:rPr>
        <w:t xml:space="preserve"> </w:t>
      </w:r>
      <w:r>
        <w:t>Początkowo aplikacja ta prócz wiązania urządzenia i kontrahenta z identyfikatorem znacznika, zapisywała również część tych danych na znaczniku. W trakcie testów okazało się jednak, że jest to funkcja nadmiarowa i nie poprawia działania systemu tylko go komplikuje</w:t>
      </w:r>
      <w:ins w:id="1959" w:author="Sebastian" w:date="2011-09-01T11:24:00Z">
        <w:r w:rsidR="00DC5CFE">
          <w:t>.</w:t>
        </w:r>
        <w:r w:rsidR="00A55E3E">
          <w:t xml:space="preserve"> </w:t>
        </w:r>
      </w:ins>
      <w:ins w:id="1960" w:author="Sebastian" w:date="2011-09-01T11:25:00Z">
        <w:r w:rsidR="00DC5CFE">
          <w:t>Wniosek taki wynika z faktu, i</w:t>
        </w:r>
      </w:ins>
      <w:ins w:id="1961" w:author="Sebastian" w:date="2011-09-01T11:24:00Z">
        <w:r w:rsidR="00A55E3E">
          <w:t xml:space="preserve">ż </w:t>
        </w:r>
      </w:ins>
      <w:ins w:id="1962" w:author="Sebastian" w:date="2011-09-01T11:25:00Z">
        <w:r w:rsidR="00DC5CFE">
          <w:t>ograniczony rozmiar pamięci znacznika nie pozwalał zapisać kompletu danych, a częst</w:t>
        </w:r>
      </w:ins>
      <w:ins w:id="1963" w:author="Sebastian" w:date="2011-09-01T11:26:00Z">
        <w:r w:rsidR="00DC5CFE">
          <w:t>o nawet jednego długiego pola</w:t>
        </w:r>
      </w:ins>
      <w:r>
        <w:t>.</w:t>
      </w:r>
      <w:ins w:id="1964" w:author="Sebastian" w:date="2011-09-01T11:26:00Z">
        <w:r w:rsidR="00DC5CFE">
          <w:t xml:space="preserve"> Opieranie zatem weryfikacji danych na zawartości znacznika było zawodne</w:t>
        </w:r>
      </w:ins>
      <w:r>
        <w:t xml:space="preserve"> </w:t>
      </w:r>
      <w:r w:rsidR="006C09EF">
        <w:t>Z tego powodu r</w:t>
      </w:r>
      <w:ins w:id="1965" w:author="Sebastian" w:date="2011-09-01T11:27:00Z">
        <w:r w:rsidR="00DC5CFE">
          <w:t xml:space="preserve">ejestracja kompletu danych odbywa się po stronie usługi internetowej, </w:t>
        </w:r>
      </w:ins>
      <w:ins w:id="1966" w:author="Sebastian" w:date="2011-09-01T11:28:00Z">
        <w:r w:rsidR="00DC5CFE">
          <w:t>a</w:t>
        </w:r>
      </w:ins>
      <w:del w:id="1967" w:author="Sebastian" w:date="2011-09-01T11:28:00Z">
        <w:r w:rsidDel="00DC5CFE">
          <w:delText>w procesie rejestracji</w:delText>
        </w:r>
      </w:del>
      <w:del w:id="1968" w:author="Sebastian" w:date="2011-09-01T11:27:00Z">
        <w:r w:rsidDel="00DC5CFE">
          <w:delText>,</w:delText>
        </w:r>
      </w:del>
      <w:r>
        <w:t xml:space="preserve"> na znaczniku zapisywana jest tylko nazwa aplikacji</w:t>
      </w:r>
      <w:del w:id="1969" w:author="Sebastian" w:date="2011-09-01T11:27:00Z">
        <w:r w:rsidDel="00DC5CFE">
          <w:delText>, a cała rejestracja zachodzi po stronie usługi internetowej</w:delText>
        </w:r>
      </w:del>
      <w:r>
        <w:t>.</w:t>
      </w:r>
      <w:ins w:id="1970" w:author="Sebastian" w:date="2011-09-01T11:28:00Z">
        <w:r w:rsidR="00DC5CFE">
          <w:t xml:space="preserve"> Zapis ten</w:t>
        </w:r>
      </w:ins>
      <w:ins w:id="1971" w:author="Sebastian" w:date="2011-09-01T11:29:00Z">
        <w:r w:rsidR="00DC5CFE">
          <w:t>, choć również wydaje się zbędnym,</w:t>
        </w:r>
      </w:ins>
      <w:ins w:id="1972" w:author="Sebastian" w:date="2011-09-01T11:28:00Z">
        <w:r w:rsidR="00DC5CFE">
          <w:t xml:space="preserve"> powodowany jest przyczynami technicznymi</w:t>
        </w:r>
      </w:ins>
      <w:ins w:id="1973" w:author="Sebastian" w:date="2011-09-01T11:29:00Z">
        <w:r w:rsidR="00DC5CFE">
          <w:t>. J</w:t>
        </w:r>
      </w:ins>
      <w:ins w:id="1974" w:author="Sebastian" w:date="2011-09-01T11:28:00Z">
        <w:r w:rsidR="00DC5CFE">
          <w:t xml:space="preserve">ak </w:t>
        </w:r>
        <w:del w:id="1975" w:author="Maciek" w:date="2011-09-02T23:39:00Z">
          <w:r w:rsidR="00DC5CFE" w:rsidDel="004000A1">
            <w:delText>zaznaczyłem</w:delText>
          </w:r>
        </w:del>
      </w:ins>
      <w:ins w:id="1976" w:author="Maciek" w:date="2011-09-02T23:39:00Z">
        <w:r w:rsidR="004000A1">
          <w:t>zostało wspomniane</w:t>
        </w:r>
      </w:ins>
      <w:ins w:id="1977" w:author="Sebastian" w:date="2011-09-01T11:28:00Z">
        <w:r w:rsidR="00DC5CFE">
          <w:t xml:space="preserve"> w rozdziale opisującym aplikację kliencką, system</w:t>
        </w:r>
      </w:ins>
      <w:ins w:id="1978" w:author="Sebastian" w:date="2011-09-01T11:29:00Z">
        <w:r w:rsidR="00DC5CFE">
          <w:t xml:space="preserve"> </w:t>
        </w:r>
        <w:r w:rsidR="002436F7" w:rsidRPr="002436F7">
          <w:rPr>
            <w:i/>
            <w:rPrChange w:id="1979" w:author="Maciek" w:date="2011-09-02T23:39:00Z">
              <w:rPr>
                <w:sz w:val="16"/>
                <w:szCs w:val="16"/>
              </w:rPr>
            </w:rPrChange>
          </w:rPr>
          <w:t>Foreground dispatch</w:t>
        </w:r>
        <w:r w:rsidR="00DC5CFE">
          <w:t xml:space="preserve"> pierwszą filtrację </w:t>
        </w:r>
      </w:ins>
      <w:ins w:id="1980" w:author="Sebastian" w:date="2011-09-01T11:30:00Z">
        <w:r w:rsidR="00DC5CFE">
          <w:t xml:space="preserve">aplikacji do obsłużenia znacznika </w:t>
        </w:r>
      </w:ins>
      <w:ins w:id="1981" w:author="Sebastian" w:date="2011-09-01T11:29:00Z">
        <w:r w:rsidR="00DC5CFE">
          <w:t>wykonuje na podstawie typu danych przechowywanych przez znacznik.</w:t>
        </w:r>
      </w:ins>
      <w:ins w:id="1982" w:author="Sebastian" w:date="2011-09-01T11:30:00Z">
        <w:r w:rsidR="00DC5CFE">
          <w:t xml:space="preserve"> Jedną z możliwości jest określenie typu </w:t>
        </w:r>
      </w:ins>
      <w:ins w:id="1983" w:author="Sebastian" w:date="2011-09-01T11:31:00Z">
        <w:r w:rsidR="00DC5CFE">
          <w:t xml:space="preserve">danych </w:t>
        </w:r>
      </w:ins>
      <w:ins w:id="1984" w:author="Sebastian" w:date="2011-09-01T11:30:00Z">
        <w:r w:rsidR="00DC5CFE">
          <w:t>MI</w:t>
        </w:r>
      </w:ins>
      <w:ins w:id="1985" w:author="Sebastian" w:date="2011-09-01T11:31:00Z">
        <w:r w:rsidR="00DC5CFE">
          <w:t>ME</w:t>
        </w:r>
      </w:ins>
      <w:del w:id="1986" w:author="Sebastian" w:date="2011-09-01T11:27:00Z">
        <w:r w:rsidDel="00DC5CFE">
          <w:delText xml:space="preserve"> </w:delText>
        </w:r>
      </w:del>
      <w:ins w:id="1987" w:author="Sebastian" w:date="2011-09-01T11:31:00Z">
        <w:r w:rsidR="00DC5CFE">
          <w:t xml:space="preserve"> na jaki ma reagować </w:t>
        </w:r>
        <w:r w:rsidR="00DC5CFE">
          <w:lastRenderedPageBreak/>
          <w:t>dana aplikacja</w:t>
        </w:r>
      </w:ins>
      <w:ins w:id="1988" w:author="Sebastian" w:date="2011-09-01T11:33:00Z">
        <w:r w:rsidR="00DC5CFE">
          <w:t xml:space="preserve">. Ponieważ typy </w:t>
        </w:r>
      </w:ins>
      <w:ins w:id="1989" w:author="Sebastian" w:date="2011-09-01T11:35:00Z">
        <w:r w:rsidR="005D049A">
          <w:t xml:space="preserve">te </w:t>
        </w:r>
      </w:ins>
      <w:ins w:id="1990" w:author="Sebastian" w:date="2011-09-01T11:34:00Z">
        <w:r w:rsidR="00DC5CFE">
          <w:t xml:space="preserve">można niezwykle łatwo </w:t>
        </w:r>
      </w:ins>
      <w:r w:rsidR="00846137">
        <w:t>deklarowa</w:t>
      </w:r>
      <w:r w:rsidR="002A7E37">
        <w:t>ć</w:t>
      </w:r>
      <w:ins w:id="1991" w:author="Sebastian" w:date="2011-09-01T11:34:00Z">
        <w:r w:rsidR="00DC5CFE">
          <w:t xml:space="preserve">, </w:t>
        </w:r>
        <w:del w:id="1992" w:author="Maciek" w:date="2011-09-02T23:40:00Z">
          <w:r w:rsidR="00DC5CFE" w:rsidDel="004000A1">
            <w:delText xml:space="preserve">postanowiłem </w:delText>
          </w:r>
        </w:del>
      </w:ins>
      <w:ins w:id="1993" w:author="Sebastian" w:date="2011-09-01T11:35:00Z">
        <w:del w:id="1994" w:author="Maciek" w:date="2011-09-02T23:40:00Z">
          <w:r w:rsidR="005D049A" w:rsidDel="004000A1">
            <w:delText xml:space="preserve">zapisywać </w:delText>
          </w:r>
        </w:del>
      </w:ins>
      <w:ins w:id="1995" w:author="Sebastian" w:date="2011-09-01T11:37:00Z">
        <w:r w:rsidR="005D049A">
          <w:t>na znaczniku</w:t>
        </w:r>
      </w:ins>
      <w:ins w:id="1996" w:author="Maciek" w:date="2011-09-02T23:40:00Z">
        <w:r w:rsidR="004000A1">
          <w:t xml:space="preserve"> zapisywana jest</w:t>
        </w:r>
      </w:ins>
      <w:ins w:id="1997" w:author="Sebastian" w:date="2011-09-01T11:37:00Z">
        <w:r w:rsidR="005D049A">
          <w:t xml:space="preserve"> </w:t>
        </w:r>
      </w:ins>
      <w:ins w:id="1998" w:author="Sebastian" w:date="2011-09-01T11:35:00Z">
        <w:r w:rsidR="005D049A">
          <w:t>nazw</w:t>
        </w:r>
      </w:ins>
      <w:ins w:id="1999" w:author="Maciek" w:date="2011-09-02T23:40:00Z">
        <w:r w:rsidR="004000A1">
          <w:t>a</w:t>
        </w:r>
      </w:ins>
      <w:ins w:id="2000" w:author="Sebastian" w:date="2011-09-01T11:35:00Z">
        <w:del w:id="2001" w:author="Maciek" w:date="2011-09-02T23:40:00Z">
          <w:r w:rsidR="005D049A" w:rsidDel="004000A1">
            <w:delText>ę</w:delText>
          </w:r>
        </w:del>
        <w:r w:rsidR="005D049A">
          <w:t xml:space="preserve"> aplikacji przy użyciu własnego typu </w:t>
        </w:r>
      </w:ins>
      <w:ins w:id="2002" w:author="Sebastian" w:date="2011-09-01T11:36:00Z">
        <w:r w:rsidR="002436F7" w:rsidRPr="002436F7">
          <w:rPr>
            <w:rFonts w:ascii="Courier New" w:hAnsi="Courier New" w:cs="Courier New"/>
            <w:sz w:val="20"/>
            <w:szCs w:val="20"/>
            <w:rPrChange w:id="2003" w:author="Maciek" w:date="2011-09-02T23:40:00Z">
              <w:rPr>
                <w:color w:val="0000FF"/>
                <w:sz w:val="16"/>
                <w:szCs w:val="16"/>
                <w:u w:val="single"/>
              </w:rPr>
            </w:rPrChange>
          </w:rPr>
          <w:t>text/vnd.</w:t>
        </w:r>
      </w:ins>
      <w:ins w:id="2004" w:author="Sebastian" w:date="2011-09-01T11:37:00Z">
        <w:r w:rsidR="002436F7" w:rsidRPr="002436F7">
          <w:rPr>
            <w:rFonts w:ascii="Courier New" w:hAnsi="Courier New" w:cs="Courier New"/>
            <w:sz w:val="20"/>
            <w:szCs w:val="20"/>
            <w:rPrChange w:id="2005" w:author="Maciek" w:date="2011-09-02T23:40:00Z">
              <w:rPr>
                <w:color w:val="0000FF"/>
                <w:sz w:val="16"/>
                <w:szCs w:val="16"/>
                <w:u w:val="single"/>
              </w:rPr>
            </w:rPrChange>
          </w:rPr>
          <w:t>timecontrol.</w:t>
        </w:r>
      </w:ins>
    </w:p>
    <w:p w:rsidR="005D049A" w:rsidRPr="005D049A" w:rsidRDefault="005D049A" w:rsidP="00DC5CFE">
      <w:pPr>
        <w:pStyle w:val="NormalnyIn"/>
        <w:ind w:firstLine="708"/>
        <w:rPr>
          <w:b/>
          <w:rPrChange w:id="2006" w:author="Sebastian" w:date="2011-09-01T11:37:00Z">
            <w:rPr/>
          </w:rPrChange>
        </w:rPr>
      </w:pPr>
      <w:ins w:id="2007" w:author="Sebastian" w:date="2011-09-01T11:37:00Z">
        <w:r>
          <w:t xml:space="preserve">W efekcie jedyną aplikacją która zgłasza się do obsłużenia tego znacznika jest </w:t>
        </w:r>
        <w:del w:id="2008" w:author="Maciek" w:date="2011-09-02T23:41:00Z">
          <w:r w:rsidDel="004000A1">
            <w:delText xml:space="preserve">moja </w:delText>
          </w:r>
        </w:del>
        <w:r>
          <w:t>aplikacja kliencka</w:t>
        </w:r>
      </w:ins>
      <w:r w:rsidR="004224B1">
        <w:t xml:space="preserve"> prezentowanego systemu</w:t>
      </w:r>
      <w:ins w:id="2009" w:author="Sebastian" w:date="2011-09-01T11:37:00Z">
        <w:r>
          <w:t>. Skraca to czas wyw</w:t>
        </w:r>
      </w:ins>
      <w:ins w:id="2010" w:author="Sebastian" w:date="2011-09-01T11:38:00Z">
        <w:r>
          <w:t>ołania i powoduje, że użytkownik nie musi ręcznie wybierać aplikacji z listy.</w:t>
        </w:r>
      </w:ins>
    </w:p>
    <w:p w:rsidR="00B55E03" w:rsidRDefault="002436F7" w:rsidP="00B55E03">
      <w:pPr>
        <w:pStyle w:val="NormalnyIn"/>
        <w:keepNext/>
        <w:ind w:firstLine="0"/>
      </w:pPr>
      <w:r>
        <w:rPr>
          <w:noProof/>
        </w:rPr>
        <w:pict>
          <v:shape id="_x0000_s1128" type="#_x0000_t202" style="position:absolute;left:0;text-align:left;margin-left:142.85pt;margin-top:212.05pt;width:31.35pt;height:20.65pt;z-index:251715584;mso-height-percent:200;mso-height-percent:200;mso-width-relative:margin;mso-height-relative:margin" fillcolor="black [3213]" stroked="f">
            <v:textbox style="mso-next-textbox:#_x0000_s1128;mso-fit-shape-to-text:t">
              <w:txbxContent>
                <w:p w:rsidR="00430E2E" w:rsidRPr="00B04F84" w:rsidRDefault="00430E2E" w:rsidP="008C37D6">
                  <w:pPr>
                    <w:rPr>
                      <w:color w:val="FFFFFF" w:themeColor="background1"/>
                    </w:rPr>
                  </w:pPr>
                  <w:r w:rsidRPr="00B04F84">
                    <w:rPr>
                      <w:color w:val="FFFFFF" w:themeColor="background1"/>
                    </w:rPr>
                    <w:t>b)</w:t>
                  </w:r>
                </w:p>
              </w:txbxContent>
            </v:textbox>
          </v:shape>
        </w:pict>
      </w:r>
      <w:r>
        <w:rPr>
          <w:noProof/>
        </w:rPr>
        <w:pict>
          <v:shape id="_x0000_s1127" type="#_x0000_t202" style="position:absolute;left:0;text-align:left;margin-left:1.5pt;margin-top:211.95pt;width:31.35pt;height:20.65pt;z-index:251714560;mso-height-percent:200;mso-height-percent:200;mso-width-relative:margin;mso-height-relative:margin" fillcolor="black [3213]" stroked="f">
            <v:textbox style="mso-next-textbox:#_x0000_s1127;mso-fit-shape-to-text:t">
              <w:txbxContent>
                <w:p w:rsidR="00430E2E" w:rsidRPr="00B04F84" w:rsidRDefault="00430E2E" w:rsidP="008C37D6">
                  <w:pPr>
                    <w:rPr>
                      <w:color w:val="FFFFFF" w:themeColor="background1"/>
                    </w:rPr>
                  </w:pPr>
                  <w:r w:rsidRPr="00B04F84">
                    <w:rPr>
                      <w:color w:val="FFFFFF" w:themeColor="background1"/>
                    </w:rPr>
                    <w:t>a)</w:t>
                  </w:r>
                </w:p>
              </w:txbxContent>
            </v:textbox>
          </v:shape>
        </w:pict>
      </w:r>
      <w:r>
        <w:rPr>
          <w:noProof/>
        </w:rPr>
        <w:pict>
          <v:shape id="_x0000_s1129" type="#_x0000_t202" style="position:absolute;left:0;text-align:left;margin-left:284.45pt;margin-top:211.3pt;width:31.35pt;height:20.65pt;z-index:251716608;mso-height-percent:200;mso-height-percent:200;mso-width-relative:margin;mso-height-relative:margin" fillcolor="black [3213]" stroked="f">
            <v:textbox style="mso-next-textbox:#_x0000_s1129;mso-fit-shape-to-text:t">
              <w:txbxContent>
                <w:p w:rsidR="00430E2E" w:rsidRPr="00B04F84" w:rsidRDefault="00430E2E" w:rsidP="008C37D6">
                  <w:pPr>
                    <w:rPr>
                      <w:color w:val="FFFFFF" w:themeColor="background1"/>
                    </w:rPr>
                  </w:pPr>
                  <w:r w:rsidRPr="00B04F84">
                    <w:rPr>
                      <w:color w:val="FFFFFF" w:themeColor="background1"/>
                    </w:rPr>
                    <w:t>c)</w:t>
                  </w:r>
                </w:p>
              </w:txbxContent>
            </v:textbox>
          </v:shape>
        </w:pict>
      </w:r>
      <w:r w:rsidR="00DF19F3">
        <w:rPr>
          <w:noProof/>
        </w:rPr>
        <w:drawing>
          <wp:inline distT="0" distB="0" distL="0" distR="0">
            <wp:extent cx="1770141" cy="2950234"/>
            <wp:effectExtent l="19050" t="0" r="1509" b="0"/>
            <wp:docPr id="24" name="Obraz 23" descr="device-2011-08-28-22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8-28-224608.png"/>
                    <pic:cNvPicPr/>
                  </pic:nvPicPr>
                  <pic:blipFill>
                    <a:blip r:embed="rId31" cstate="print"/>
                    <a:stretch>
                      <a:fillRect/>
                    </a:stretch>
                  </pic:blipFill>
                  <pic:spPr>
                    <a:xfrm>
                      <a:off x="0" y="0"/>
                      <a:ext cx="1770837" cy="2951394"/>
                    </a:xfrm>
                    <a:prstGeom prst="rect">
                      <a:avLst/>
                    </a:prstGeom>
                  </pic:spPr>
                </pic:pic>
              </a:graphicData>
            </a:graphic>
          </wp:inline>
        </w:drawing>
      </w:r>
      <w:r w:rsidR="00B55E03">
        <w:rPr>
          <w:noProof/>
        </w:rPr>
        <w:drawing>
          <wp:inline distT="0" distB="0" distL="0" distR="0">
            <wp:extent cx="1772526" cy="2954210"/>
            <wp:effectExtent l="19050" t="0" r="0" b="0"/>
            <wp:docPr id="46" name="Obraz 11" descr="device-2011-09-01-230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1-230951.png"/>
                    <pic:cNvPicPr/>
                  </pic:nvPicPr>
                  <pic:blipFill>
                    <a:blip r:embed="rId32" cstate="print"/>
                    <a:stretch>
                      <a:fillRect/>
                    </a:stretch>
                  </pic:blipFill>
                  <pic:spPr>
                    <a:xfrm>
                      <a:off x="0" y="0"/>
                      <a:ext cx="1788747" cy="2981244"/>
                    </a:xfrm>
                    <a:prstGeom prst="rect">
                      <a:avLst/>
                    </a:prstGeom>
                  </pic:spPr>
                </pic:pic>
              </a:graphicData>
            </a:graphic>
          </wp:inline>
        </w:drawing>
      </w:r>
      <w:r w:rsidR="00B55E03">
        <w:rPr>
          <w:noProof/>
        </w:rPr>
        <w:drawing>
          <wp:inline distT="0" distB="0" distL="0" distR="0">
            <wp:extent cx="1774770" cy="2957950"/>
            <wp:effectExtent l="19050" t="0" r="0" b="0"/>
            <wp:docPr id="47" name="Obraz 44" descr="device-2011-09-03-232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854.png"/>
                    <pic:cNvPicPr/>
                  </pic:nvPicPr>
                  <pic:blipFill>
                    <a:blip r:embed="rId33" cstate="print"/>
                    <a:stretch>
                      <a:fillRect/>
                    </a:stretch>
                  </pic:blipFill>
                  <pic:spPr>
                    <a:xfrm>
                      <a:off x="0" y="0"/>
                      <a:ext cx="1777737" cy="2962894"/>
                    </a:xfrm>
                    <a:prstGeom prst="rect">
                      <a:avLst/>
                    </a:prstGeom>
                  </pic:spPr>
                </pic:pic>
              </a:graphicData>
            </a:graphic>
          </wp:inline>
        </w:drawing>
      </w:r>
    </w:p>
    <w:p w:rsidR="00B55E03" w:rsidRDefault="002436F7" w:rsidP="00B55E03">
      <w:pPr>
        <w:pStyle w:val="Legenda"/>
      </w:pPr>
      <w:fldSimple w:instr=" STYLEREF 1 \s ">
        <w:r w:rsidR="00B32F6F">
          <w:rPr>
            <w:noProof/>
          </w:rPr>
          <w:t>5</w:t>
        </w:r>
      </w:fldSimple>
      <w:r w:rsidR="00B32F6F">
        <w:t>.</w:t>
      </w:r>
      <w:fldSimple w:instr=" SEQ Rys. \* ARABIC \s 1 ">
        <w:r w:rsidR="00B32F6F">
          <w:rPr>
            <w:noProof/>
          </w:rPr>
          <w:t>8</w:t>
        </w:r>
      </w:fldSimple>
      <w:r w:rsidR="00B55E03">
        <w:t xml:space="preserve"> a) Logowanie b) Rejestracja znacznika c) Wprowadzenie błędnych danych</w:t>
      </w:r>
    </w:p>
    <w:p w:rsidR="00B55E03" w:rsidRDefault="00B55E03" w:rsidP="00704592">
      <w:pPr>
        <w:pStyle w:val="NormalnyIn"/>
        <w:ind w:firstLine="0"/>
      </w:pPr>
    </w:p>
    <w:p w:rsidR="00B55E03" w:rsidDel="005D049A" w:rsidRDefault="00B55E03" w:rsidP="00704592">
      <w:pPr>
        <w:pStyle w:val="NormalnyIn"/>
        <w:ind w:firstLine="0"/>
        <w:rPr>
          <w:del w:id="2011" w:author="Sebastian" w:date="2011-09-01T11:38:00Z"/>
        </w:rPr>
      </w:pPr>
    </w:p>
    <w:p w:rsidR="00B138EA" w:rsidRDefault="00B138EA" w:rsidP="00704592">
      <w:pPr>
        <w:pStyle w:val="NormalnyIn"/>
        <w:ind w:firstLine="0"/>
      </w:pPr>
      <w:del w:id="2012" w:author="Sebastian" w:date="2011-09-01T11:38:00Z">
        <w:r w:rsidDel="005D049A">
          <w:delText>W chwili obecnej, z przyczyn finansowych (nie mamy dostępu do nieograniczonej liczby znaczników), funkcja blokowania zapisu na znaczniku jest wyłączona. Za</w:delText>
        </w:r>
      </w:del>
      <w:ins w:id="2013" w:author="Sebastian" w:date="2011-09-01T11:38:00Z">
        <w:r w:rsidR="005D049A">
          <w:t>Po pomyślnej rejestracji znacznika, za</w:t>
        </w:r>
      </w:ins>
      <w:r>
        <w:t xml:space="preserve"> pośrednictwem interfejsu użytkownik otrzymuje stosowny komunikat i może kontynuować rejestrację pozostałych urządzeń. W przeciwnym wypadku system powiadamia o niepowodzeniu i jego przyczynie</w:t>
      </w:r>
      <w:del w:id="2014" w:author="Sebastian" w:date="2011-09-01T11:38:00Z">
        <w:r w:rsidDel="005D049A">
          <w:delText xml:space="preserve"> i</w:delText>
        </w:r>
      </w:del>
      <w:ins w:id="2015" w:author="Sebastian" w:date="2011-09-01T11:38:00Z">
        <w:r w:rsidR="005D049A">
          <w:t xml:space="preserve"> or</w:t>
        </w:r>
      </w:ins>
      <w:ins w:id="2016" w:author="Sebastian" w:date="2011-09-01T11:39:00Z">
        <w:r w:rsidR="005D049A">
          <w:t>az</w:t>
        </w:r>
      </w:ins>
      <w:r>
        <w:t xml:space="preserve"> odsyła do poprzedniego ekranu. </w:t>
      </w:r>
    </w:p>
    <w:p w:rsidR="00B55E03" w:rsidRDefault="002436F7" w:rsidP="00B55E03">
      <w:pPr>
        <w:keepNext/>
        <w:jc w:val="left"/>
      </w:pPr>
      <w:r>
        <w:rPr>
          <w:noProof/>
        </w:rPr>
        <w:pict>
          <v:shape id="_x0000_s1125" type="#_x0000_t202" style="position:absolute;margin-left:142.85pt;margin-top:211.1pt;width:31.35pt;height:20.65pt;z-index:251712512;mso-height-percent:200;mso-height-percent:200;mso-width-relative:margin;mso-height-relative:margin" filled="f" stroked="f">
            <v:textbox style="mso-next-textbox:#_x0000_s1125;mso-fit-shape-to-text:t">
              <w:txbxContent>
                <w:p w:rsidR="00430E2E" w:rsidRPr="00B04F84" w:rsidRDefault="00430E2E" w:rsidP="008C37D6">
                  <w:pPr>
                    <w:rPr>
                      <w:color w:val="FFFFFF" w:themeColor="background1"/>
                    </w:rPr>
                  </w:pPr>
                  <w:r w:rsidRPr="00B04F84">
                    <w:rPr>
                      <w:color w:val="FFFFFF" w:themeColor="background1"/>
                    </w:rPr>
                    <w:t>b)</w:t>
                  </w:r>
                </w:p>
              </w:txbxContent>
            </v:textbox>
          </v:shape>
        </w:pict>
      </w:r>
      <w:r>
        <w:rPr>
          <w:noProof/>
        </w:rPr>
        <w:pict>
          <v:shape id="_x0000_s1126" type="#_x0000_t202" style="position:absolute;margin-left:284.4pt;margin-top:210.35pt;width:31.35pt;height:20.65pt;z-index:251713536;mso-height-percent:200;mso-height-percent:200;mso-width-relative:margin;mso-height-relative:margin" filled="f" stroked="f">
            <v:textbox style="mso-next-textbox:#_x0000_s1126;mso-fit-shape-to-text:t">
              <w:txbxContent>
                <w:p w:rsidR="00430E2E" w:rsidRPr="00B04F84" w:rsidRDefault="00430E2E" w:rsidP="008C37D6">
                  <w:pPr>
                    <w:rPr>
                      <w:color w:val="FFFFFF" w:themeColor="background1"/>
                    </w:rPr>
                  </w:pPr>
                  <w:r w:rsidRPr="00B04F84">
                    <w:rPr>
                      <w:color w:val="FFFFFF" w:themeColor="background1"/>
                    </w:rPr>
                    <w:t>c)</w:t>
                  </w:r>
                </w:p>
              </w:txbxContent>
            </v:textbox>
          </v:shape>
        </w:pict>
      </w:r>
      <w:r>
        <w:rPr>
          <w:noProof/>
        </w:rPr>
        <w:pict>
          <v:shape id="_x0000_s1124" type="#_x0000_t202" style="position:absolute;margin-left:1.5pt;margin-top:211pt;width:31.35pt;height:20.65pt;z-index:251711488;mso-height-percent:200;mso-height-percent:200;mso-width-relative:margin;mso-height-relative:margin" filled="f" stroked="f">
            <v:textbox style="mso-next-textbox:#_x0000_s1124;mso-fit-shape-to-text:t">
              <w:txbxContent>
                <w:p w:rsidR="00430E2E" w:rsidRPr="00B04F84" w:rsidRDefault="00430E2E" w:rsidP="008C37D6">
                  <w:pPr>
                    <w:rPr>
                      <w:color w:val="FFFFFF" w:themeColor="background1"/>
                    </w:rPr>
                  </w:pPr>
                  <w:r w:rsidRPr="00B04F84">
                    <w:rPr>
                      <w:color w:val="FFFFFF" w:themeColor="background1"/>
                    </w:rPr>
                    <w:t>a)</w:t>
                  </w:r>
                </w:p>
              </w:txbxContent>
            </v:textbox>
          </v:shape>
        </w:pict>
      </w:r>
      <w:r w:rsidR="00B55E03">
        <w:rPr>
          <w:noProof/>
          <w:lang w:eastAsia="pl-PL"/>
        </w:rPr>
        <w:drawing>
          <wp:inline distT="0" distB="0" distL="0" distR="0">
            <wp:extent cx="1774731" cy="2957885"/>
            <wp:effectExtent l="19050" t="0" r="0" b="0"/>
            <wp:docPr id="43" name="Obraz 12" descr="device-2011-09-03-232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028.png"/>
                    <pic:cNvPicPr/>
                  </pic:nvPicPr>
                  <pic:blipFill>
                    <a:blip r:embed="rId34" cstate="print"/>
                    <a:stretch>
                      <a:fillRect/>
                    </a:stretch>
                  </pic:blipFill>
                  <pic:spPr>
                    <a:xfrm>
                      <a:off x="0" y="0"/>
                      <a:ext cx="1774342" cy="2957236"/>
                    </a:xfrm>
                    <a:prstGeom prst="rect">
                      <a:avLst/>
                    </a:prstGeom>
                  </pic:spPr>
                </pic:pic>
              </a:graphicData>
            </a:graphic>
          </wp:inline>
        </w:drawing>
      </w:r>
      <w:r w:rsidR="00B55E03">
        <w:rPr>
          <w:noProof/>
          <w:lang w:eastAsia="pl-PL"/>
        </w:rPr>
        <w:drawing>
          <wp:inline distT="0" distB="0" distL="0" distR="0">
            <wp:extent cx="1769959" cy="2949934"/>
            <wp:effectExtent l="19050" t="0" r="1691" b="0"/>
            <wp:docPr id="27" name="Obraz 19" descr="device-2011-09-03-23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050.png"/>
                    <pic:cNvPicPr/>
                  </pic:nvPicPr>
                  <pic:blipFill>
                    <a:blip r:embed="rId35" cstate="print"/>
                    <a:stretch>
                      <a:fillRect/>
                    </a:stretch>
                  </pic:blipFill>
                  <pic:spPr>
                    <a:xfrm>
                      <a:off x="0" y="0"/>
                      <a:ext cx="1774770" cy="2957952"/>
                    </a:xfrm>
                    <a:prstGeom prst="rect">
                      <a:avLst/>
                    </a:prstGeom>
                  </pic:spPr>
                </pic:pic>
              </a:graphicData>
            </a:graphic>
          </wp:inline>
        </w:drawing>
      </w:r>
      <w:r w:rsidR="00B55E03">
        <w:rPr>
          <w:noProof/>
          <w:lang w:eastAsia="pl-PL"/>
        </w:rPr>
        <w:drawing>
          <wp:inline distT="0" distB="0" distL="0" distR="0">
            <wp:extent cx="1768403" cy="2947338"/>
            <wp:effectExtent l="19050" t="0" r="3247" b="0"/>
            <wp:docPr id="44" name="Obraz 43" descr="device-2011-09-03-232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2011-09-03-232841.png"/>
                    <pic:cNvPicPr/>
                  </pic:nvPicPr>
                  <pic:blipFill>
                    <a:blip r:embed="rId36" cstate="print"/>
                    <a:stretch>
                      <a:fillRect/>
                    </a:stretch>
                  </pic:blipFill>
                  <pic:spPr>
                    <a:xfrm>
                      <a:off x="0" y="0"/>
                      <a:ext cx="1771283" cy="2952137"/>
                    </a:xfrm>
                    <a:prstGeom prst="rect">
                      <a:avLst/>
                    </a:prstGeom>
                  </pic:spPr>
                </pic:pic>
              </a:graphicData>
            </a:graphic>
          </wp:inline>
        </w:drawing>
      </w:r>
    </w:p>
    <w:p w:rsidR="00B55E03" w:rsidRDefault="002436F7" w:rsidP="00B55E03">
      <w:pPr>
        <w:pStyle w:val="Legenda"/>
      </w:pPr>
      <w:fldSimple w:instr=" STYLEREF 1 \s ">
        <w:r w:rsidR="00B32F6F">
          <w:rPr>
            <w:noProof/>
          </w:rPr>
          <w:t>5</w:t>
        </w:r>
      </w:fldSimple>
      <w:r w:rsidR="00B32F6F">
        <w:t>.</w:t>
      </w:r>
      <w:fldSimple w:instr=" SEQ Rys. \* ARABIC \s 1 ">
        <w:r w:rsidR="00B32F6F">
          <w:rPr>
            <w:noProof/>
          </w:rPr>
          <w:t>9</w:t>
        </w:r>
      </w:fldSimple>
      <w:r w:rsidR="00B55E03">
        <w:t xml:space="preserve"> a) Foreground dispatch – nasłuchiwanie na znacznik </w:t>
      </w:r>
      <w:r w:rsidR="00B0303E">
        <w:t>b</w:t>
      </w:r>
      <w:r w:rsidR="00B55E03">
        <w:t xml:space="preserve">) Pomyślny zapis znacznika </w:t>
      </w:r>
      <w:r w:rsidR="00B0303E">
        <w:t>c</w:t>
      </w:r>
      <w:r w:rsidR="00B55E03">
        <w:t>) Wystąpienie błędu</w:t>
      </w:r>
    </w:p>
    <w:p w:rsidR="00B138EA" w:rsidRDefault="00B138EA" w:rsidP="00B138EA">
      <w:pPr>
        <w:pStyle w:val="NormalnyIn"/>
        <w:ind w:firstLine="708"/>
      </w:pPr>
      <w:r>
        <w:lastRenderedPageBreak/>
        <w:t>Ponieważ duże powierzchnie metalowe zakłócają komunikację NFC, rejestrację znacznika należy wykonywać w bezpośredniej okolicy oklejanego urządzenia. Najlepiej wykonywać to przykładając znacznik do obudowy tak, aby ostatecznie został przyklejony w miejscu w którym komunikacja telefonu ze znacznikiem przebiega w sposób bezproblemowy.</w:t>
      </w:r>
    </w:p>
    <w:p w:rsidR="004470EB" w:rsidRDefault="004470EB">
      <w:pPr>
        <w:jc w:val="left"/>
        <w:rPr>
          <w:rFonts w:ascii="Times New Roman" w:eastAsiaTheme="majorEastAsia" w:hAnsi="Times New Roman" w:cstheme="majorBidi"/>
          <w:b/>
          <w:bCs/>
          <w:caps/>
          <w:sz w:val="24"/>
          <w:szCs w:val="26"/>
          <w:lang w:eastAsia="pl-PL"/>
        </w:rPr>
      </w:pPr>
    </w:p>
    <w:p w:rsidR="0074625B" w:rsidRDefault="0074625B" w:rsidP="008A3B8F">
      <w:pPr>
        <w:pStyle w:val="Nagwek2"/>
      </w:pPr>
      <w:bookmarkStart w:id="2017" w:name="_Toc302857111"/>
      <w:r>
        <w:t xml:space="preserve">Opis panelu </w:t>
      </w:r>
      <w:r w:rsidR="00155EC5">
        <w:t>administracyjnego</w:t>
      </w:r>
      <w:bookmarkEnd w:id="2017"/>
    </w:p>
    <w:p w:rsidR="001417C4" w:rsidRDefault="001417C4" w:rsidP="001417C4">
      <w:pPr>
        <w:pStyle w:val="Nagwek3"/>
      </w:pPr>
      <w:bookmarkStart w:id="2018" w:name="_Toc302857112"/>
      <w:r>
        <w:t>Cel powstania</w:t>
      </w:r>
      <w:bookmarkEnd w:id="2018"/>
    </w:p>
    <w:p w:rsidR="00A83708" w:rsidRPr="00A83708" w:rsidRDefault="00A83708" w:rsidP="00A83708">
      <w:pPr>
        <w:pStyle w:val="NormalnyIn"/>
        <w:ind w:firstLine="0"/>
      </w:pPr>
      <w:r w:rsidRPr="00A83708">
        <w:t xml:space="preserve">Panel administracyjny jest ostatnim a zarazem najbardziej rozbudowanym elementem systemu. Pełni kluczową rolę w zarządzaniu </w:t>
      </w:r>
      <w:del w:id="2019" w:author="Maciek" w:date="2011-09-02T23:41:00Z">
        <w:r w:rsidRPr="00A83708" w:rsidDel="004000A1">
          <w:delText xml:space="preserve">naszym </w:delText>
        </w:r>
      </w:del>
      <w:r w:rsidRPr="00A83708">
        <w:t xml:space="preserve">rozwiązaniem. </w:t>
      </w:r>
    </w:p>
    <w:p w:rsidR="00A83708" w:rsidRPr="00A83708" w:rsidRDefault="00A83708" w:rsidP="00A83708">
      <w:pPr>
        <w:pStyle w:val="NormalnyIn"/>
      </w:pPr>
      <w:r w:rsidRPr="00A83708">
        <w:t>Użytkownik</w:t>
      </w:r>
      <w:ins w:id="2020" w:author="Sebastian" w:date="2011-09-01T11:39:00Z">
        <w:r w:rsidR="005D049A">
          <w:t xml:space="preserve">ami </w:t>
        </w:r>
      </w:ins>
      <w:del w:id="2021" w:author="Sebastian" w:date="2011-09-01T11:39:00Z">
        <w:r w:rsidRPr="00A83708" w:rsidDel="005D049A">
          <w:delText xml:space="preserve">iem </w:delText>
        </w:r>
      </w:del>
      <w:r w:rsidRPr="00A83708">
        <w:t xml:space="preserve">panelu administracyjnego są osoby zarządzające czasem pracy pracowników mobilnych. Dzięki dostarczonym </w:t>
      </w:r>
      <w:del w:id="2022" w:author="Sebastian" w:date="2011-09-01T11:39:00Z">
        <w:r w:rsidRPr="00A83708" w:rsidDel="005D049A">
          <w:delText>funkcjonalnością</w:delText>
        </w:r>
      </w:del>
      <w:ins w:id="2023" w:author="Sebastian" w:date="2011-09-01T11:39:00Z">
        <w:r w:rsidR="005D049A" w:rsidRPr="00A83708">
          <w:t>funkcj</w:t>
        </w:r>
        <w:r w:rsidR="005D049A">
          <w:t>o</w:t>
        </w:r>
      </w:ins>
      <w:ins w:id="2024" w:author="Sebastian" w:date="2011-09-01T11:40:00Z">
        <w:r w:rsidR="005D049A">
          <w:t>m</w:t>
        </w:r>
      </w:ins>
      <w:r w:rsidRPr="00A83708">
        <w:t xml:space="preserve">, mogą </w:t>
      </w:r>
      <w:ins w:id="2025" w:author="Sebastian" w:date="2011-09-01T11:40:00Z">
        <w:r w:rsidR="005D049A">
          <w:t xml:space="preserve">one </w:t>
        </w:r>
      </w:ins>
      <w:r w:rsidRPr="00A83708">
        <w:t>bez  trudu kontrolować czas oraz stopień zaawansowania pracy. Aplikacja udostępnia również wgląd do informacji zgromadzonych w bazie danych. Dzięki niej</w:t>
      </w:r>
      <w:del w:id="2026" w:author="Sebastian" w:date="2011-09-01T11:40:00Z">
        <w:r w:rsidRPr="00A83708" w:rsidDel="005D049A">
          <w:delText>,</w:delText>
        </w:r>
      </w:del>
      <w:r w:rsidRPr="00A83708">
        <w:t xml:space="preserve"> możliwe jest edytowanie wpisów oraz dodawanie nowych do już istniejących. </w:t>
      </w:r>
    </w:p>
    <w:p w:rsidR="00135903" w:rsidRDefault="008A3B8F" w:rsidP="008A3B8F">
      <w:pPr>
        <w:pStyle w:val="Nagwek3"/>
      </w:pPr>
      <w:bookmarkStart w:id="2027" w:name="_Toc302857113"/>
      <w:r>
        <w:t>Szczegóły implementacyjne</w:t>
      </w:r>
      <w:bookmarkEnd w:id="2027"/>
    </w:p>
    <w:p w:rsidR="00135903" w:rsidRDefault="00135903" w:rsidP="008A3B8F">
      <w:pPr>
        <w:pStyle w:val="NormalnyIn"/>
        <w:ind w:firstLine="0"/>
      </w:pPr>
      <w:r>
        <w:t xml:space="preserve">Aplikacja webowa do poprawnego działania wymaga obecności dowolnego serwera aplikacyjnego zgodnego ze standardem Java </w:t>
      </w:r>
      <w:del w:id="2028" w:author="Sebastian" w:date="2011-09-01T11:40:00Z">
        <w:r w:rsidDel="005D049A">
          <w:delText xml:space="preserve">Enetrpriese </w:delText>
        </w:r>
      </w:del>
      <w:ins w:id="2029" w:author="Sebastian" w:date="2011-09-01T11:40:00Z">
        <w:r w:rsidR="005D049A">
          <w:t xml:space="preserve">Enterprise </w:t>
        </w:r>
      </w:ins>
      <w:r>
        <w:t>Edition. Musi być on kompa</w:t>
      </w:r>
      <w:r w:rsidR="00FE1FE4">
        <w:t>tybilny z technologią Servletów</w:t>
      </w:r>
      <w:r>
        <w:t xml:space="preserve"> oraz Java Server Pages. W </w:t>
      </w:r>
      <w:del w:id="2030" w:author="Maciek" w:date="2011-09-02T23:41:00Z">
        <w:r w:rsidDel="004000A1">
          <w:delText xml:space="preserve">naszym </w:delText>
        </w:r>
      </w:del>
      <w:r>
        <w:t>przypadku</w:t>
      </w:r>
      <w:ins w:id="2031" w:author="Maciek" w:date="2011-09-02T23:42:00Z">
        <w:r w:rsidR="004000A1">
          <w:t xml:space="preserve"> opisywanego systemu</w:t>
        </w:r>
      </w:ins>
      <w:r w:rsidR="00FE1FE4">
        <w:t>,</w:t>
      </w:r>
      <w:r>
        <w:t xml:space="preserve"> </w:t>
      </w:r>
      <w:del w:id="2032" w:author="Maciek" w:date="2011-09-02T23:42:00Z">
        <w:r w:rsidDel="004000A1">
          <w:delText xml:space="preserve">zdecydowałem się na użycie </w:delText>
        </w:r>
      </w:del>
      <w:ins w:id="2033" w:author="Maciek" w:date="2011-09-02T23:42:00Z">
        <w:r w:rsidR="004000A1">
          <w:t xml:space="preserve">użyty został </w:t>
        </w:r>
      </w:ins>
      <w:r>
        <w:t>serwer</w:t>
      </w:r>
      <w:del w:id="2034" w:author="Maciek" w:date="2011-09-02T23:42:00Z">
        <w:r w:rsidDel="004000A1">
          <w:delText>a</w:delText>
        </w:r>
      </w:del>
      <w:r>
        <w:t xml:space="preserve"> aplikacyjn</w:t>
      </w:r>
      <w:del w:id="2035" w:author="Maciek" w:date="2011-09-02T23:42:00Z">
        <w:r w:rsidDel="004000A1">
          <w:delText>ego</w:delText>
        </w:r>
      </w:del>
      <w:ins w:id="2036" w:author="Maciek" w:date="2011-09-02T23:42:00Z">
        <w:r w:rsidR="004000A1">
          <w:t>y</w:t>
        </w:r>
      </w:ins>
      <w:r>
        <w:t xml:space="preserve"> Apache Tomcat w wersji 6.0.32. Dzięki niemu </w:t>
      </w:r>
      <w:del w:id="2037" w:author="Maciek" w:date="2011-09-02T23:42:00Z">
        <w:r w:rsidDel="00056909">
          <w:delText xml:space="preserve">mogłem </w:delText>
        </w:r>
      </w:del>
      <w:ins w:id="2038" w:author="Maciek" w:date="2011-09-02T23:42:00Z">
        <w:r w:rsidR="00056909">
          <w:t xml:space="preserve">możliwe było </w:t>
        </w:r>
      </w:ins>
      <w:r>
        <w:t>stworz</w:t>
      </w:r>
      <w:del w:id="2039" w:author="Maciek" w:date="2011-09-02T23:42:00Z">
        <w:r w:rsidDel="00056909">
          <w:delText>yć</w:delText>
        </w:r>
      </w:del>
      <w:ins w:id="2040" w:author="Maciek" w:date="2011-09-02T23:42:00Z">
        <w:r w:rsidR="00056909">
          <w:t>enie</w:t>
        </w:r>
      </w:ins>
      <w:r w:rsidR="00D713C9">
        <w:t xml:space="preserve"> </w:t>
      </w:r>
      <w:del w:id="2041" w:author="Maciek" w:date="2011-09-02T23:42:00Z">
        <w:r w:rsidDel="00056909">
          <w:delText xml:space="preserve"> </w:delText>
        </w:r>
      </w:del>
      <w:r>
        <w:t>warstw</w:t>
      </w:r>
      <w:ins w:id="2042" w:author="Maciek" w:date="2011-09-02T23:42:00Z">
        <w:r w:rsidR="00056909">
          <w:t>y</w:t>
        </w:r>
      </w:ins>
      <w:del w:id="2043" w:author="Maciek" w:date="2011-09-02T23:42:00Z">
        <w:r w:rsidDel="00056909">
          <w:delText>ę</w:delText>
        </w:r>
      </w:del>
      <w:r>
        <w:t xml:space="preserve"> prezentacji opart</w:t>
      </w:r>
      <w:del w:id="2044" w:author="Maciek" w:date="2011-09-02T23:42:00Z">
        <w:r w:rsidDel="00056909">
          <w:delText>ą</w:delText>
        </w:r>
      </w:del>
      <w:ins w:id="2045" w:author="Maciek" w:date="2011-09-02T23:42:00Z">
        <w:r w:rsidR="00056909">
          <w:t>ej</w:t>
        </w:r>
      </w:ins>
      <w:r>
        <w:t xml:space="preserve"> na stronach JSP współpracujących z bibliotekami JSTL (ang. </w:t>
      </w:r>
      <w:r w:rsidR="002436F7" w:rsidRPr="002436F7">
        <w:rPr>
          <w:i/>
          <w:rPrChange w:id="2046" w:author="Maciek" w:date="2011-09-02T23:43:00Z">
            <w:rPr>
              <w:sz w:val="16"/>
              <w:szCs w:val="16"/>
            </w:rPr>
          </w:rPrChange>
        </w:rPr>
        <w:t>Java Standard Tag Library</w:t>
      </w:r>
      <w:del w:id="2047" w:author="Sebastian" w:date="2011-09-01T11:40:00Z">
        <w:r w:rsidR="002436F7" w:rsidRPr="002436F7">
          <w:rPr>
            <w:i/>
            <w:rPrChange w:id="2048" w:author="Maciek" w:date="2011-09-02T23:43:00Z">
              <w:rPr>
                <w:sz w:val="16"/>
                <w:szCs w:val="16"/>
              </w:rPr>
            </w:rPrChange>
          </w:rPr>
          <w:delText xml:space="preserve"> </w:delText>
        </w:r>
      </w:del>
      <w:r>
        <w:t xml:space="preserve">). </w:t>
      </w:r>
      <w:r w:rsidR="00FE1FE4">
        <w:t xml:space="preserve">Wykorzystując  to rozwiązanie, </w:t>
      </w:r>
      <w:r>
        <w:t xml:space="preserve">możliwe jest oddzielenie kodu źródłowego od warstwy prezentowanych danych. </w:t>
      </w:r>
    </w:p>
    <w:p w:rsidR="00A83708" w:rsidRPr="00A83708" w:rsidRDefault="00A83708" w:rsidP="00A83708">
      <w:pPr>
        <w:pStyle w:val="NormalnyIn"/>
      </w:pPr>
      <w:r w:rsidRPr="00A83708">
        <w:t>Środowiskiem programistycznym w którym został wykonany panel jest :</w:t>
      </w:r>
    </w:p>
    <w:p w:rsidR="00A83708" w:rsidRPr="00A83708" w:rsidRDefault="00A83708" w:rsidP="00A83708">
      <w:pPr>
        <w:pStyle w:val="NormalnyIn"/>
        <w:numPr>
          <w:ilvl w:val="0"/>
          <w:numId w:val="38"/>
        </w:numPr>
      </w:pPr>
      <w:r w:rsidRPr="00A83708">
        <w:t>Java SDK 1.6.0_26</w:t>
      </w:r>
    </w:p>
    <w:p w:rsidR="00A83708" w:rsidRPr="00A83708" w:rsidRDefault="00A83708" w:rsidP="00A83708">
      <w:pPr>
        <w:pStyle w:val="NormalnyIn"/>
        <w:numPr>
          <w:ilvl w:val="0"/>
          <w:numId w:val="38"/>
        </w:numPr>
      </w:pPr>
      <w:r w:rsidRPr="00A83708">
        <w:t>Tomcat 6.0.32</w:t>
      </w:r>
    </w:p>
    <w:p w:rsidR="00A83708" w:rsidRPr="00A83708" w:rsidRDefault="00A83708" w:rsidP="00A83708">
      <w:pPr>
        <w:pStyle w:val="NormalnyIn"/>
        <w:numPr>
          <w:ilvl w:val="0"/>
          <w:numId w:val="38"/>
        </w:numPr>
      </w:pPr>
      <w:r w:rsidRPr="00A83708">
        <w:t>Oracle 10g XE wraz z sterownikiem jdbc w wersji 6</w:t>
      </w:r>
    </w:p>
    <w:p w:rsidR="00674C1E" w:rsidRDefault="00A83708" w:rsidP="00056133">
      <w:pPr>
        <w:pStyle w:val="NormalnyIn"/>
        <w:numPr>
          <w:ilvl w:val="0"/>
          <w:numId w:val="38"/>
        </w:numPr>
      </w:pPr>
      <w:r w:rsidRPr="00A83708">
        <w:t>Eclipse Helios wraz z zainstalowanym pakietem Web Tools Platform</w:t>
      </w:r>
    </w:p>
    <w:p w:rsidR="00BE4FBF" w:rsidDel="005D049A" w:rsidRDefault="00BE4FBF" w:rsidP="005D049A">
      <w:pPr>
        <w:pStyle w:val="NormalnyIn"/>
        <w:rPr>
          <w:del w:id="2049" w:author="Sebastian" w:date="2011-09-01T11:41:00Z"/>
        </w:rPr>
      </w:pPr>
      <w:r>
        <w:t xml:space="preserve">Dodatkowo panel administracyjny został wykonany w oparciu o szkielet aplikacji Spring w wersji 3.0.1, pakiet Spring Security w wersji 3.0.5 oraz technologię ORM (ang. </w:t>
      </w:r>
      <w:r w:rsidR="002436F7" w:rsidRPr="002436F7">
        <w:rPr>
          <w:i/>
          <w:rPrChange w:id="2050" w:author="Maciek" w:date="2011-09-02T23:43:00Z">
            <w:rPr>
              <w:sz w:val="16"/>
              <w:szCs w:val="16"/>
            </w:rPr>
          </w:rPrChange>
        </w:rPr>
        <w:t>Object Relational Mapping</w:t>
      </w:r>
      <w:r>
        <w:t xml:space="preserve"> )</w:t>
      </w:r>
      <w:r w:rsidR="00FE1FE4">
        <w:t>,</w:t>
      </w:r>
      <w:r>
        <w:t xml:space="preserve"> którą dostarcza Hibernate 3. W celu zapewnienia poprawności </w:t>
      </w:r>
      <w:r>
        <w:lastRenderedPageBreak/>
        <w:t>logowania zdarzeń aplikacji oraz ewentualnych w</w:t>
      </w:r>
      <w:r w:rsidR="003D35E5">
        <w:t>yjątków zawarty został również f</w:t>
      </w:r>
      <w:r>
        <w:t xml:space="preserve">ramework </w:t>
      </w:r>
      <w:del w:id="2051" w:author="Sebastian" w:date="2011-09-01T11:41:00Z">
        <w:r w:rsidDel="005D049A">
          <w:delText>Log4j</w:delText>
        </w:r>
      </w:del>
      <w:ins w:id="2052" w:author="Sebastian" w:date="2011-09-01T11:41:00Z">
        <w:r w:rsidR="005D049A">
          <w:t>Log4J</w:t>
        </w:r>
      </w:ins>
      <w:r>
        <w:t xml:space="preserve">. </w:t>
      </w:r>
    </w:p>
    <w:p w:rsidR="005D049A" w:rsidRDefault="005D049A" w:rsidP="00347211">
      <w:pPr>
        <w:pStyle w:val="NormalnyIn"/>
        <w:rPr>
          <w:ins w:id="2053" w:author="Sebastian" w:date="2011-09-01T11:41:00Z"/>
        </w:rPr>
      </w:pPr>
    </w:p>
    <w:p w:rsidR="00605F72" w:rsidDel="005D049A" w:rsidRDefault="00605F72" w:rsidP="008A3B8F">
      <w:pPr>
        <w:pStyle w:val="NormalnyIn"/>
        <w:rPr>
          <w:del w:id="2054" w:author="Sebastian" w:date="2011-09-01T11:41:00Z"/>
        </w:rPr>
      </w:pPr>
    </w:p>
    <w:p w:rsidR="00D57AA2" w:rsidRDefault="00D57AA2" w:rsidP="005D049A">
      <w:pPr>
        <w:pStyle w:val="NormalnyIn"/>
      </w:pPr>
      <w:r>
        <w:t xml:space="preserve">Aplikacja webowa implementuje wzorzec MVC – Model Widok Kontroler </w:t>
      </w:r>
      <w:del w:id="2055" w:author="Maciek" w:date="2011-09-02T23:43:00Z">
        <w:r w:rsidDel="00056909">
          <w:delText xml:space="preserve">który to został już </w:delText>
        </w:r>
      </w:del>
      <w:r>
        <w:t xml:space="preserve">opisany </w:t>
      </w:r>
      <w:r w:rsidR="00FE1FE4">
        <w:t xml:space="preserve">we </w:t>
      </w:r>
      <w:r>
        <w:t>wcześni</w:t>
      </w:r>
      <w:r w:rsidR="00605F72">
        <w:t xml:space="preserve">ejszej części pracy. Poniżej </w:t>
      </w:r>
      <w:del w:id="2056" w:author="Maciek" w:date="2011-09-02T23:43:00Z">
        <w:r w:rsidR="00605F72" w:rsidDel="00056909">
          <w:delText>pre</w:delText>
        </w:r>
        <w:r w:rsidDel="00056909">
          <w:delText xml:space="preserve">zentuje </w:delText>
        </w:r>
      </w:del>
      <w:ins w:id="2057" w:author="Maciek" w:date="2011-09-02T23:43:00Z">
        <w:r w:rsidR="00056909">
          <w:t xml:space="preserve">znajduje się </w:t>
        </w:r>
      </w:ins>
      <w:r>
        <w:t xml:space="preserve">opis struktury stworzonego </w:t>
      </w:r>
      <w:del w:id="2058" w:author="Maciek" w:date="2011-09-02T23:43:00Z">
        <w:r w:rsidDel="00056909">
          <w:delText xml:space="preserve">przeze mnie </w:delText>
        </w:r>
      </w:del>
      <w:r>
        <w:t xml:space="preserve">panelu. </w:t>
      </w:r>
    </w:p>
    <w:p w:rsidR="00261B1A" w:rsidRDefault="000C1024">
      <w:pPr>
        <w:pStyle w:val="Nagwek3"/>
        <w:rPr>
          <w:ins w:id="2059" w:author="Sebastian Łuczak" w:date="2011-08-31T23:31:00Z"/>
        </w:rPr>
        <w:pPrChange w:id="2060" w:author="Sebastian Łuczak" w:date="2011-08-31T23:31:00Z">
          <w:pPr>
            <w:pStyle w:val="NormalnyIn"/>
            <w:ind w:firstLine="0"/>
          </w:pPr>
        </w:pPrChange>
      </w:pPr>
      <w:bookmarkStart w:id="2061" w:name="_Toc302857114"/>
      <w:ins w:id="2062" w:author="Sebastian Łuczak" w:date="2011-08-31T23:31:00Z">
        <w:r>
          <w:t>Warstwa biznesowa</w:t>
        </w:r>
        <w:bookmarkEnd w:id="2061"/>
      </w:ins>
    </w:p>
    <w:p w:rsidR="00D57AA2" w:rsidRPr="00EC2E89" w:rsidDel="000C1024" w:rsidRDefault="008A3B8F" w:rsidP="00EC2E89">
      <w:pPr>
        <w:pStyle w:val="Nagwek3"/>
        <w:rPr>
          <w:del w:id="2063" w:author="Sebastian Łuczak" w:date="2011-08-31T23:31:00Z"/>
        </w:rPr>
      </w:pPr>
      <w:del w:id="2064" w:author="Sebastian Łuczak" w:date="2011-08-31T23:31:00Z">
        <w:r w:rsidRPr="00EC2E89" w:rsidDel="000C1024">
          <w:delText>Warstwa</w:delText>
        </w:r>
        <w:r w:rsidR="003D6CDA" w:rsidRPr="00EC2E89" w:rsidDel="000C1024">
          <w:delText xml:space="preserve"> </w:delText>
        </w:r>
        <w:r w:rsidR="003D6CDA" w:rsidRPr="00EC2E89" w:rsidDel="000C1024">
          <w:rPr>
            <w:rStyle w:val="Nagwek2Znak"/>
            <w:caps w:val="0"/>
          </w:rPr>
          <w:delText>biznesowa</w:delText>
        </w:r>
      </w:del>
    </w:p>
    <w:p w:rsidR="00A83708" w:rsidRPr="00A83708" w:rsidRDefault="00A83708" w:rsidP="00A83708">
      <w:pPr>
        <w:pStyle w:val="NormalnyIn"/>
        <w:ind w:firstLine="0"/>
      </w:pPr>
      <w:r w:rsidRPr="00A83708">
        <w:t xml:space="preserve">Warstwę biznesową tworzą moduły zawierające klasy biorące udział w tworzeniu logiki aplikacji. Są one odpowiedzialne za pośredniczenie pomiędzy warstwą prezentacji oraz warstwą modelu biznesowego. Dokonują obróbki i walidacji informacji wpisywanych przez użytkownika końcowego przed ich utrwaleniem w bazie danych. Warstwa ta posiada także mechanizmy które umożliwiają systemowi wysyłanie wiadomości elektronicznych do użytkowników portalu zawierających listę utworzonych zdarzeń wymagających dalszej reakcji. </w:t>
      </w:r>
    </w:p>
    <w:p w:rsidR="00A83708" w:rsidRPr="00A83708" w:rsidRDefault="00A83708" w:rsidP="00A83708">
      <w:pPr>
        <w:pStyle w:val="NormalnyIn"/>
        <w:ind w:firstLine="708"/>
      </w:pPr>
      <w:r w:rsidRPr="00A83708">
        <w:t>Lista modułów została przedstawiona poniżej :</w:t>
      </w:r>
    </w:p>
    <w:p w:rsidR="00A83708" w:rsidRPr="00A26295" w:rsidRDefault="002436F7" w:rsidP="00A83708">
      <w:pPr>
        <w:pStyle w:val="NormalnyIn"/>
        <w:numPr>
          <w:ilvl w:val="0"/>
          <w:numId w:val="16"/>
        </w:numPr>
        <w:rPr>
          <w:i/>
          <w:rPrChange w:id="2065" w:author="Maciek" w:date="2011-09-01T21:46:00Z">
            <w:rPr/>
          </w:rPrChange>
        </w:rPr>
      </w:pPr>
      <w:r w:rsidRPr="002436F7">
        <w:rPr>
          <w:i/>
          <w:rPrChange w:id="2066" w:author="Maciek" w:date="2011-09-01T21:46:00Z">
            <w:rPr>
              <w:color w:val="0000FF"/>
              <w:sz w:val="16"/>
              <w:szCs w:val="16"/>
              <w:u w:val="single"/>
            </w:rPr>
          </w:rPrChange>
        </w:rPr>
        <w:t>net.nfc.web.controller</w:t>
      </w:r>
    </w:p>
    <w:p w:rsidR="00A83708" w:rsidRPr="00A26295" w:rsidRDefault="002436F7" w:rsidP="00A83708">
      <w:pPr>
        <w:pStyle w:val="NormalnyIn"/>
        <w:numPr>
          <w:ilvl w:val="0"/>
          <w:numId w:val="16"/>
        </w:numPr>
        <w:rPr>
          <w:i/>
          <w:rPrChange w:id="2067" w:author="Maciek" w:date="2011-09-01T21:46:00Z">
            <w:rPr/>
          </w:rPrChange>
        </w:rPr>
      </w:pPr>
      <w:r w:rsidRPr="002436F7">
        <w:rPr>
          <w:i/>
          <w:rPrChange w:id="2068" w:author="Maciek" w:date="2011-09-01T21:46:00Z">
            <w:rPr>
              <w:color w:val="0000FF"/>
              <w:sz w:val="16"/>
              <w:szCs w:val="16"/>
              <w:u w:val="single"/>
            </w:rPr>
          </w:rPrChange>
        </w:rPr>
        <w:t>net.nfc.web.forms</w:t>
      </w:r>
    </w:p>
    <w:p w:rsidR="00A83708" w:rsidRPr="00A26295" w:rsidRDefault="002436F7" w:rsidP="00A83708">
      <w:pPr>
        <w:pStyle w:val="NormalnyIn"/>
        <w:numPr>
          <w:ilvl w:val="0"/>
          <w:numId w:val="16"/>
        </w:numPr>
        <w:rPr>
          <w:i/>
          <w:rPrChange w:id="2069" w:author="Maciek" w:date="2011-09-01T21:46:00Z">
            <w:rPr/>
          </w:rPrChange>
        </w:rPr>
      </w:pPr>
      <w:r w:rsidRPr="002436F7">
        <w:rPr>
          <w:i/>
          <w:rPrChange w:id="2070" w:author="Maciek" w:date="2011-09-01T21:46:00Z">
            <w:rPr>
              <w:color w:val="0000FF"/>
              <w:sz w:val="16"/>
              <w:szCs w:val="16"/>
              <w:u w:val="single"/>
            </w:rPr>
          </w:rPrChange>
        </w:rPr>
        <w:t>net.nfc.web.mailservice</w:t>
      </w:r>
    </w:p>
    <w:p w:rsidR="00A83708" w:rsidRPr="00A26295" w:rsidRDefault="002436F7" w:rsidP="00A83708">
      <w:pPr>
        <w:pStyle w:val="NormalnyIn"/>
        <w:numPr>
          <w:ilvl w:val="0"/>
          <w:numId w:val="16"/>
        </w:numPr>
        <w:rPr>
          <w:i/>
          <w:rPrChange w:id="2071" w:author="Maciek" w:date="2011-09-01T21:46:00Z">
            <w:rPr/>
          </w:rPrChange>
        </w:rPr>
      </w:pPr>
      <w:r w:rsidRPr="002436F7">
        <w:rPr>
          <w:i/>
          <w:rPrChange w:id="2072" w:author="Maciek" w:date="2011-09-01T21:46:00Z">
            <w:rPr>
              <w:color w:val="0000FF"/>
              <w:sz w:val="16"/>
              <w:szCs w:val="16"/>
              <w:u w:val="single"/>
            </w:rPr>
          </w:rPrChange>
        </w:rPr>
        <w:t>net.nfc.web.scheduler</w:t>
      </w:r>
    </w:p>
    <w:p w:rsidR="00A83708" w:rsidRPr="00A26295" w:rsidRDefault="002436F7" w:rsidP="00A83708">
      <w:pPr>
        <w:pStyle w:val="NormalnyIn"/>
        <w:numPr>
          <w:ilvl w:val="0"/>
          <w:numId w:val="16"/>
        </w:numPr>
        <w:rPr>
          <w:i/>
          <w:rPrChange w:id="2073" w:author="Maciek" w:date="2011-09-01T21:46:00Z">
            <w:rPr/>
          </w:rPrChange>
        </w:rPr>
      </w:pPr>
      <w:r w:rsidRPr="002436F7">
        <w:rPr>
          <w:i/>
          <w:rPrChange w:id="2074" w:author="Maciek" w:date="2011-09-01T21:46:00Z">
            <w:rPr>
              <w:color w:val="0000FF"/>
              <w:sz w:val="16"/>
              <w:szCs w:val="16"/>
              <w:u w:val="single"/>
            </w:rPr>
          </w:rPrChange>
        </w:rPr>
        <w:t>net.nfc.web.service</w:t>
      </w:r>
    </w:p>
    <w:p w:rsidR="00A83708" w:rsidRPr="004E4FC8" w:rsidRDefault="002436F7" w:rsidP="004E4FC8">
      <w:pPr>
        <w:pStyle w:val="NormalnyIn"/>
        <w:numPr>
          <w:ilvl w:val="0"/>
          <w:numId w:val="16"/>
        </w:numPr>
        <w:rPr>
          <w:i/>
        </w:rPr>
      </w:pPr>
      <w:r w:rsidRPr="002436F7">
        <w:rPr>
          <w:i/>
          <w:rPrChange w:id="2075" w:author="Maciek" w:date="2011-09-01T21:46:00Z">
            <w:rPr>
              <w:color w:val="0000FF"/>
              <w:sz w:val="16"/>
              <w:szCs w:val="16"/>
              <w:u w:val="single"/>
            </w:rPr>
          </w:rPrChange>
        </w:rPr>
        <w:t>net.nfc.web.validator</w:t>
      </w:r>
      <w:r w:rsidR="00A83708" w:rsidRPr="00A83708">
        <w:tab/>
      </w:r>
    </w:p>
    <w:p w:rsidR="00A83708" w:rsidRPr="00A83708" w:rsidRDefault="00A83708" w:rsidP="00A83708">
      <w:pPr>
        <w:pStyle w:val="NormalnyIn"/>
      </w:pPr>
      <w:del w:id="2076" w:author="Sebastian" w:date="2011-09-01T11:41:00Z">
        <w:r w:rsidRPr="00A83708" w:rsidDel="00171D77">
          <w:delText xml:space="preserve">Moduł </w:delText>
        </w:r>
      </w:del>
      <w:r w:rsidR="002436F7" w:rsidRPr="002436F7">
        <w:rPr>
          <w:i/>
          <w:rPrChange w:id="2077" w:author="Sebastian" w:date="2011-09-01T11:41:00Z">
            <w:rPr>
              <w:color w:val="0000FF"/>
              <w:sz w:val="16"/>
              <w:szCs w:val="16"/>
              <w:u w:val="single"/>
            </w:rPr>
          </w:rPrChange>
        </w:rPr>
        <w:t xml:space="preserve">net.nfc.web.controller </w:t>
      </w:r>
      <w:r w:rsidRPr="00A83708">
        <w:t>zawiera klasy odpowiadające za odpowiednie mapowanie zapytań, przychodzących z warstwy prezentacji na odpowiednie zasoby. Zawarta jest w nich logika pozwalająca na przetwarzanie danych z formularzy oraz przesyłanie ich dalej do odpowiednich obiektów zajmujących się ich walidacją lub zapisem do bazy danych.</w:t>
      </w:r>
    </w:p>
    <w:p w:rsidR="00A83708" w:rsidRPr="00A83708" w:rsidRDefault="002436F7" w:rsidP="00A83708">
      <w:pPr>
        <w:pStyle w:val="NormalnyIn"/>
      </w:pPr>
      <w:r w:rsidRPr="002436F7">
        <w:rPr>
          <w:i/>
          <w:rPrChange w:id="2078" w:author="Sebastian" w:date="2011-09-01T11:41:00Z">
            <w:rPr>
              <w:color w:val="0000FF"/>
              <w:sz w:val="16"/>
              <w:szCs w:val="16"/>
              <w:u w:val="single"/>
            </w:rPr>
          </w:rPrChange>
        </w:rPr>
        <w:t>net.nfc.web.form</w:t>
      </w:r>
      <w:r w:rsidR="00A83708" w:rsidRPr="00A83708">
        <w:t xml:space="preserve"> grupuje klasy potrzebne do obsługi formularzy wyświetlanych na stronach JSP. </w:t>
      </w:r>
    </w:p>
    <w:p w:rsidR="00A83708" w:rsidRPr="00A83708" w:rsidRDefault="002436F7" w:rsidP="00A83708">
      <w:pPr>
        <w:pStyle w:val="NormalnyIn"/>
      </w:pPr>
      <w:r w:rsidRPr="002436F7">
        <w:rPr>
          <w:i/>
          <w:rPrChange w:id="2079" w:author="Sebastian" w:date="2011-09-01T11:41:00Z">
            <w:rPr>
              <w:color w:val="0000FF"/>
              <w:sz w:val="16"/>
              <w:szCs w:val="16"/>
              <w:u w:val="single"/>
            </w:rPr>
          </w:rPrChange>
        </w:rPr>
        <w:t>net.nfc.web.mailservice</w:t>
      </w:r>
      <w:r w:rsidR="00A83708" w:rsidRPr="00A83708">
        <w:t xml:space="preserve"> odpowiada za klasy potrzebne do obsługi wysyłki wiadomości elektronicznych, mających na celu informowanie pracowników o nowo utworzonych zdarzeniach. </w:t>
      </w:r>
    </w:p>
    <w:p w:rsidR="00A83708" w:rsidRPr="00A83708" w:rsidRDefault="002436F7" w:rsidP="00A83708">
      <w:pPr>
        <w:pStyle w:val="NormalnyIn"/>
      </w:pPr>
      <w:r w:rsidRPr="002436F7">
        <w:rPr>
          <w:i/>
          <w:rPrChange w:id="2080" w:author="Sebastian" w:date="2011-09-01T11:41:00Z">
            <w:rPr>
              <w:color w:val="0000FF"/>
              <w:sz w:val="16"/>
              <w:szCs w:val="16"/>
              <w:u w:val="single"/>
            </w:rPr>
          </w:rPrChange>
        </w:rPr>
        <w:t>net.nfc.web.scheduler</w:t>
      </w:r>
      <w:r w:rsidR="00A83708" w:rsidRPr="00A83708">
        <w:t xml:space="preserve"> jest odpowiedzialny za zarządzanie procesem wysyłki maili powiadamiających pracowników o nowo wprowadzonych do systemu zdarzeniach wymagających ich reakcji.</w:t>
      </w:r>
    </w:p>
    <w:p w:rsidR="00A83708" w:rsidRPr="00A83708" w:rsidRDefault="002436F7" w:rsidP="00A83708">
      <w:pPr>
        <w:pStyle w:val="NormalnyIn"/>
      </w:pPr>
      <w:r w:rsidRPr="002436F7">
        <w:rPr>
          <w:i/>
          <w:rPrChange w:id="2081" w:author="Sebastian" w:date="2011-09-01T11:41:00Z">
            <w:rPr>
              <w:color w:val="0000FF"/>
              <w:sz w:val="16"/>
              <w:szCs w:val="16"/>
              <w:u w:val="single"/>
            </w:rPr>
          </w:rPrChange>
        </w:rPr>
        <w:t>net.nfc.web.service</w:t>
      </w:r>
      <w:r w:rsidR="00A83708" w:rsidRPr="00A83708">
        <w:t xml:space="preserve"> jest modułem, który znajduję się na granicy pomiędzy warstwą modelu – czyli utrwalania danych, a warstwą biznesową. Jego zadaniem jest przesyłanie </w:t>
      </w:r>
      <w:r w:rsidR="00A83708" w:rsidRPr="00A83708">
        <w:lastRenderedPageBreak/>
        <w:t>obiektów do odpowiednich klas DAO (ang. Data Access Object</w:t>
      </w:r>
      <w:del w:id="2082" w:author="Sebastian" w:date="2011-09-01T11:41:00Z">
        <w:r w:rsidR="00A83708" w:rsidRPr="00A83708" w:rsidDel="00171D77">
          <w:delText xml:space="preserve"> </w:delText>
        </w:r>
      </w:del>
      <w:r w:rsidR="00A83708" w:rsidRPr="00A83708">
        <w:t>) tak, aby te zapisały informacje w bazie danych.</w:t>
      </w:r>
    </w:p>
    <w:p w:rsidR="0031211F" w:rsidRPr="003D6CDA" w:rsidRDefault="002436F7" w:rsidP="00347211">
      <w:pPr>
        <w:pStyle w:val="NormalnyIn"/>
      </w:pPr>
      <w:r w:rsidRPr="002436F7">
        <w:rPr>
          <w:i/>
          <w:rPrChange w:id="2083" w:author="Sebastian" w:date="2011-09-01T11:41:00Z">
            <w:rPr>
              <w:color w:val="0000FF"/>
              <w:sz w:val="16"/>
              <w:szCs w:val="16"/>
              <w:u w:val="single"/>
            </w:rPr>
          </w:rPrChange>
        </w:rPr>
        <w:t>net.nfc.web.validator</w:t>
      </w:r>
      <w:r w:rsidR="0031211F">
        <w:t xml:space="preserve"> zawiera klasy odpowiadające za poprawność danych przesyłanych w formularza</w:t>
      </w:r>
      <w:r w:rsidR="00FE1FE4">
        <w:t>ch</w:t>
      </w:r>
      <w:r w:rsidR="0031211F">
        <w:t xml:space="preserve"> przez użytkownika końcowego. To jego zadaniem jest powstrzymanie przed wpisaniem do bazy niepoprawnych wartości czy też zadbanie o wypełnienie wszystkich obowiązkowych pól. </w:t>
      </w:r>
    </w:p>
    <w:p w:rsidR="003D6CDA" w:rsidRDefault="0031211F" w:rsidP="002A727E">
      <w:pPr>
        <w:pStyle w:val="Nagwek3"/>
      </w:pPr>
      <w:bookmarkStart w:id="2084" w:name="_Toc302857115"/>
      <w:r>
        <w:t xml:space="preserve">Warstwa </w:t>
      </w:r>
      <w:r w:rsidR="00605F72">
        <w:t>modelu</w:t>
      </w:r>
      <w:r>
        <w:t xml:space="preserve"> danych</w:t>
      </w:r>
      <w:bookmarkEnd w:id="2084"/>
    </w:p>
    <w:p w:rsidR="0031211F" w:rsidRDefault="0031211F" w:rsidP="008A3B8F">
      <w:pPr>
        <w:pStyle w:val="NormalnyIn"/>
        <w:ind w:firstLine="0"/>
      </w:pPr>
      <w:r>
        <w:t>Warstwa ta</w:t>
      </w:r>
      <w:del w:id="2085" w:author="Sebastian" w:date="2011-09-01T11:41:00Z">
        <w:r w:rsidR="00FE1FE4" w:rsidDel="00171D77">
          <w:delText>,</w:delText>
        </w:r>
      </w:del>
      <w:r>
        <w:t xml:space="preserve"> odpowiada za poprawne pobranie, uaktualnienie lub zapis obiektów do encji bazy danych.</w:t>
      </w:r>
      <w:r w:rsidR="00115E84">
        <w:t xml:space="preserve"> Za połączenie z bazą danych oraz zarządzenie transakcjami i sesjami odpowiada pakiet Hibernate. W skład tej klasy wchodzą dwa moduły :</w:t>
      </w:r>
    </w:p>
    <w:p w:rsidR="00115E84" w:rsidRPr="00CF256A" w:rsidRDefault="002436F7" w:rsidP="00115E84">
      <w:pPr>
        <w:pStyle w:val="NormalnyIn"/>
        <w:numPr>
          <w:ilvl w:val="0"/>
          <w:numId w:val="17"/>
        </w:numPr>
        <w:rPr>
          <w:i/>
          <w:rPrChange w:id="2086" w:author="Maciek" w:date="2011-09-01T21:47:00Z">
            <w:rPr/>
          </w:rPrChange>
        </w:rPr>
      </w:pPr>
      <w:r w:rsidRPr="002436F7">
        <w:rPr>
          <w:i/>
          <w:rPrChange w:id="2087" w:author="Maciek" w:date="2011-09-01T21:47:00Z">
            <w:rPr>
              <w:color w:val="0000FF"/>
              <w:sz w:val="16"/>
              <w:szCs w:val="16"/>
              <w:u w:val="single"/>
            </w:rPr>
          </w:rPrChange>
        </w:rPr>
        <w:t xml:space="preserve">net.nfc.db.dao </w:t>
      </w:r>
    </w:p>
    <w:p w:rsidR="00CF256A" w:rsidRDefault="002436F7" w:rsidP="00CF256A">
      <w:pPr>
        <w:pStyle w:val="NormalnyIn"/>
        <w:numPr>
          <w:ilvl w:val="0"/>
          <w:numId w:val="17"/>
        </w:numPr>
        <w:rPr>
          <w:ins w:id="2088" w:author="Maciek" w:date="2011-09-01T21:47:00Z"/>
          <w:i/>
        </w:rPr>
      </w:pPr>
      <w:r w:rsidRPr="002436F7">
        <w:rPr>
          <w:i/>
          <w:rPrChange w:id="2089" w:author="Maciek" w:date="2011-09-01T21:47:00Z">
            <w:rPr>
              <w:color w:val="0000FF"/>
              <w:sz w:val="16"/>
              <w:szCs w:val="16"/>
              <w:u w:val="single"/>
            </w:rPr>
          </w:rPrChange>
        </w:rPr>
        <w:t>net.nfc.db.entity</w:t>
      </w:r>
    </w:p>
    <w:p w:rsidR="00261B1A" w:rsidRDefault="00261B1A">
      <w:pPr>
        <w:pStyle w:val="NormalnyIn"/>
        <w:ind w:firstLine="0"/>
        <w:rPr>
          <w:i/>
          <w:rPrChange w:id="2090" w:author="Maciek" w:date="2011-09-01T21:47:00Z">
            <w:rPr/>
          </w:rPrChange>
        </w:rPr>
        <w:pPrChange w:id="2091" w:author="Maciek" w:date="2011-09-01T21:48:00Z">
          <w:pPr>
            <w:pStyle w:val="NormalnyIn"/>
            <w:numPr>
              <w:numId w:val="17"/>
            </w:numPr>
            <w:ind w:left="1287" w:hanging="360"/>
          </w:pPr>
        </w:pPrChange>
      </w:pPr>
    </w:p>
    <w:p w:rsidR="00115E84" w:rsidDel="00171D77" w:rsidRDefault="00115E84" w:rsidP="00171D77">
      <w:pPr>
        <w:pStyle w:val="NormalnyIn"/>
        <w:rPr>
          <w:del w:id="2092" w:author="Sebastian" w:date="2011-09-01T11:42:00Z"/>
        </w:rPr>
      </w:pPr>
      <w:r>
        <w:t xml:space="preserve">Paczka </w:t>
      </w:r>
      <w:r w:rsidR="002436F7" w:rsidRPr="002436F7">
        <w:rPr>
          <w:i/>
          <w:rPrChange w:id="2093" w:author="Sebastian" w:date="2011-09-01T11:42:00Z">
            <w:rPr>
              <w:color w:val="0000FF"/>
              <w:sz w:val="16"/>
              <w:szCs w:val="16"/>
              <w:u w:val="single"/>
            </w:rPr>
          </w:rPrChange>
        </w:rPr>
        <w:t>net.nfc.db.dao</w:t>
      </w:r>
      <w:r>
        <w:t xml:space="preserve"> zawiera klasy bezpośrednio kontaktujące się z </w:t>
      </w:r>
      <w:r w:rsidR="002A727E">
        <w:t xml:space="preserve">bazą danych. Są w nich zawarte odpowiednie metody odpowiedzialne za pobieranie rekordów, listowanie danych, uaktualnianie bądź też wprowadzanie nowych informacji. </w:t>
      </w:r>
      <w:r w:rsidR="006240C1">
        <w:t>Obiekty DAO również odpo</w:t>
      </w:r>
      <w:r w:rsidR="00FB320D">
        <w:t xml:space="preserve">wiadają za filtrowanie wyników według odpowiednich kryteriów. </w:t>
      </w:r>
    </w:p>
    <w:p w:rsidR="006240C1" w:rsidRDefault="006240C1" w:rsidP="00171D77">
      <w:pPr>
        <w:pStyle w:val="NormalnyIn"/>
      </w:pPr>
    </w:p>
    <w:p w:rsidR="00FB320D" w:rsidRDefault="006240C1" w:rsidP="00EA1D0C">
      <w:pPr>
        <w:pStyle w:val="NormalnyIn"/>
      </w:pPr>
      <w:r>
        <w:t xml:space="preserve">Moduł </w:t>
      </w:r>
      <w:r w:rsidR="002436F7" w:rsidRPr="002436F7">
        <w:rPr>
          <w:i/>
          <w:rPrChange w:id="2094" w:author="Sebastian" w:date="2011-09-01T11:42:00Z">
            <w:rPr>
              <w:color w:val="0000FF"/>
              <w:sz w:val="16"/>
              <w:szCs w:val="16"/>
              <w:u w:val="single"/>
            </w:rPr>
          </w:rPrChange>
        </w:rPr>
        <w:t>net.nfc.db.entity</w:t>
      </w:r>
      <w:r>
        <w:t xml:space="preserve"> zawiera klasy mapowane </w:t>
      </w:r>
      <w:r w:rsidR="00FB320D">
        <w:t xml:space="preserve">na encje bazy danych. Są to podstawowe obiekty biznesowe reprezentujące np. pracownika, zdarzenie, </w:t>
      </w:r>
      <w:del w:id="2095" w:author="Sebastian" w:date="2011-09-01T11:42:00Z">
        <w:r w:rsidR="00FB320D" w:rsidDel="00171D77">
          <w:delText xml:space="preserve">lokalizacje </w:delText>
        </w:r>
      </w:del>
      <w:ins w:id="2096" w:author="Sebastian" w:date="2011-09-01T11:42:00Z">
        <w:r w:rsidR="00171D77">
          <w:t xml:space="preserve">lokalizację </w:t>
        </w:r>
      </w:ins>
      <w:r w:rsidR="00FB320D">
        <w:t xml:space="preserve">czy też </w:t>
      </w:r>
      <w:del w:id="2097" w:author="Sebastian" w:date="2011-09-01T11:42:00Z">
        <w:r w:rsidR="00FB320D" w:rsidDel="00171D77">
          <w:delText>firmę</w:delText>
        </w:r>
      </w:del>
      <w:ins w:id="2098" w:author="Sebastian" w:date="2011-09-01T11:42:00Z">
        <w:r w:rsidR="00171D77">
          <w:t>kontrahenta</w:t>
        </w:r>
      </w:ins>
      <w:r w:rsidR="00FB320D">
        <w:t xml:space="preserve">. W paczce tej zawarte są dodatkowo pliki konfiguracyjne </w:t>
      </w:r>
      <w:del w:id="2099" w:author="Sebastian" w:date="2011-09-01T11:42:00Z">
        <w:r w:rsidR="00FB320D" w:rsidDel="00171D77">
          <w:delText>hibernate</w:delText>
        </w:r>
      </w:del>
      <w:ins w:id="2100" w:author="Sebastian" w:date="2011-09-01T11:42:00Z">
        <w:r w:rsidR="00171D77">
          <w:t>Hibernate</w:t>
        </w:r>
      </w:ins>
      <w:r w:rsidR="00FB320D">
        <w:t xml:space="preserve">, dzięki którym możliwa jest odpowiednia współpraca aplikacji z bazą danych. </w:t>
      </w:r>
    </w:p>
    <w:p w:rsidR="00FB320D" w:rsidRDefault="00FB320D" w:rsidP="00FB320D">
      <w:pPr>
        <w:pStyle w:val="Nagwek3"/>
      </w:pPr>
      <w:bookmarkStart w:id="2101" w:name="_Toc302857116"/>
      <w:r>
        <w:t>Warstwa prezentacji</w:t>
      </w:r>
      <w:bookmarkEnd w:id="2101"/>
    </w:p>
    <w:p w:rsidR="00B0224E" w:rsidRDefault="00FB320D" w:rsidP="00FB320D">
      <w:pPr>
        <w:pStyle w:val="NormalnyIn"/>
        <w:ind w:firstLine="0"/>
      </w:pPr>
      <w:r>
        <w:t xml:space="preserve">Warstwa prezentacji jest odpowiedzialna za poprawne </w:t>
      </w:r>
      <w:r w:rsidR="00B30D0A">
        <w:t>wyświetlanie danych w ramach graficznego interfejsu użytkownika</w:t>
      </w:r>
      <w:del w:id="2102" w:author="Sebastian" w:date="2011-09-01T11:42:00Z">
        <w:r w:rsidR="00B30D0A" w:rsidDel="00171D77">
          <w:delText xml:space="preserve"> </w:delText>
        </w:r>
      </w:del>
      <w:r w:rsidR="00B30D0A">
        <w:t>. Została ona wykonana za pomocą stron JSP (ang. Java Server Pages) wraz z użyciem biblioteki JSTL (ang. Java Standard Tag Library)</w:t>
      </w:r>
      <w:r w:rsidR="00B0224E">
        <w:t>, języka HTML oraz kaskadowych arkuszy stylów CSS</w:t>
      </w:r>
      <w:r w:rsidR="00B30D0A">
        <w:t>.</w:t>
      </w:r>
      <w:r w:rsidR="00B0224E">
        <w:t xml:space="preserve"> </w:t>
      </w:r>
    </w:p>
    <w:p w:rsidR="00605F72" w:rsidRDefault="00B0224E" w:rsidP="00FB320D">
      <w:pPr>
        <w:pStyle w:val="NormalnyIn"/>
        <w:ind w:firstLine="0"/>
      </w:pPr>
      <w:r>
        <w:t xml:space="preserve"> </w:t>
      </w:r>
      <w:r w:rsidR="00605F72">
        <w:tab/>
        <w:t>War</w:t>
      </w:r>
      <w:r w:rsidR="00FE1FE4">
        <w:t xml:space="preserve">stwa prezentacji odgrywa </w:t>
      </w:r>
      <w:r w:rsidR="00605F72">
        <w:t xml:space="preserve"> istotną rolę w kontrolowaniu dostępu pracowników do funkcjonalności systemu. Są w niej zawarte mechanizmy niepozwalające na wyświetlenie bądź też </w:t>
      </w:r>
      <w:del w:id="2103" w:author="Sebastian" w:date="2011-09-01T11:43:00Z">
        <w:r w:rsidR="00605F72" w:rsidDel="00171D77">
          <w:delText xml:space="preserve">edycje </w:delText>
        </w:r>
      </w:del>
      <w:ins w:id="2104" w:author="Sebastian" w:date="2011-09-01T11:43:00Z">
        <w:r w:rsidR="00171D77">
          <w:t xml:space="preserve">edycję </w:t>
        </w:r>
      </w:ins>
      <w:r w:rsidR="00605F72">
        <w:t xml:space="preserve">danych bez odpowiednich uprawnień. </w:t>
      </w:r>
    </w:p>
    <w:p w:rsidR="00A83708" w:rsidRDefault="00A83708" w:rsidP="00FB320D">
      <w:pPr>
        <w:pStyle w:val="NormalnyIn"/>
        <w:ind w:firstLine="0"/>
      </w:pPr>
      <w:r w:rsidRPr="00A83708">
        <w:tab/>
        <w:t xml:space="preserve">Podczas jej tworzenia </w:t>
      </w:r>
      <w:del w:id="2105" w:author="Maciek" w:date="2011-09-02T23:44:00Z">
        <w:r w:rsidRPr="00A83708" w:rsidDel="00056909">
          <w:delText xml:space="preserve">położyłem </w:delText>
        </w:r>
      </w:del>
      <w:ins w:id="2106" w:author="Maciek" w:date="2011-09-02T23:44:00Z">
        <w:r w:rsidR="00056909">
          <w:t>został położony</w:t>
        </w:r>
        <w:r w:rsidR="00056909" w:rsidRPr="00A83708">
          <w:t xml:space="preserve"> </w:t>
        </w:r>
      </w:ins>
      <w:r w:rsidRPr="00A83708">
        <w:t xml:space="preserve">nacisk na wyraźnie zarysowanie linii podziału interfejsu użytkownika od rdzenia funkcjonalnego systemu. Dzięki takiemu podejściu </w:t>
      </w:r>
      <w:r w:rsidRPr="00A83708">
        <w:lastRenderedPageBreak/>
        <w:t xml:space="preserve">interfejs użytkownika może się łatwo zmieniać wraz z polepszaniem używalności systemu oraz wcielaniem nowych technologii do prezentacji danych. </w:t>
      </w:r>
    </w:p>
    <w:p w:rsidR="004470EB" w:rsidRDefault="004470EB">
      <w:pPr>
        <w:jc w:val="left"/>
        <w:rPr>
          <w:rFonts w:ascii="Times New Roman" w:eastAsiaTheme="majorEastAsia" w:hAnsi="Times New Roman" w:cstheme="majorBidi"/>
          <w:b/>
          <w:bCs/>
          <w:sz w:val="24"/>
          <w:szCs w:val="24"/>
          <w:lang w:eastAsia="pl-PL"/>
        </w:rPr>
      </w:pPr>
    </w:p>
    <w:p w:rsidR="00605F72" w:rsidRDefault="0074147F" w:rsidP="00446162">
      <w:pPr>
        <w:pStyle w:val="Nagwek3"/>
      </w:pPr>
      <w:bookmarkStart w:id="2107" w:name="_Toc302857117"/>
      <w:r>
        <w:t>Budowa panelu a</w:t>
      </w:r>
      <w:r w:rsidR="00162DB9">
        <w:t>dministracyjnego</w:t>
      </w:r>
      <w:bookmarkEnd w:id="2107"/>
    </w:p>
    <w:p w:rsidR="00A83708" w:rsidRDefault="00162DB9" w:rsidP="00A83708">
      <w:pPr>
        <w:pStyle w:val="NormalnyIn"/>
        <w:ind w:firstLine="0"/>
      </w:pPr>
      <w:r>
        <w:t xml:space="preserve">Panel </w:t>
      </w:r>
      <w:del w:id="2108" w:author="Sebastian" w:date="2011-09-01T11:43:00Z">
        <w:r w:rsidDel="00171D77">
          <w:delText xml:space="preserve">Administracyjny </w:delText>
        </w:r>
      </w:del>
      <w:ins w:id="2109" w:author="Sebastian" w:date="2011-09-01T11:43:00Z">
        <w:r w:rsidR="00171D77">
          <w:t xml:space="preserve">administracyjny </w:t>
        </w:r>
      </w:ins>
      <w:r>
        <w:t>został tak stworzony</w:t>
      </w:r>
      <w:r w:rsidR="00FE1FE4">
        <w:t>,</w:t>
      </w:r>
      <w:r>
        <w:t xml:space="preserve"> aby jego obsługa była jak najbardziej intuicyjna dla użytkownika końcowego. Poniżej został zamieszczony schemat obrazujący budowę i </w:t>
      </w:r>
      <w:del w:id="2110" w:author="Sebastian" w:date="2011-09-01T11:43:00Z">
        <w:r w:rsidDel="00171D77">
          <w:delText xml:space="preserve">funkcję </w:delText>
        </w:r>
      </w:del>
      <w:ins w:id="2111" w:author="Sebastian" w:date="2011-09-01T11:43:00Z">
        <w:r w:rsidR="00171D77">
          <w:t xml:space="preserve">funkcje </w:t>
        </w:r>
      </w:ins>
      <w:r>
        <w:t xml:space="preserve">panelu administracyjnego. </w:t>
      </w:r>
      <w:r w:rsidR="00EA1D0C">
        <w:t xml:space="preserve">Na rysunku przedstawiono mapę serwisu wraz z zaznaczonymi uprawnieniami niezbędnymi do uzyskania dostępu oraz wykonania danej akcji. </w:t>
      </w:r>
    </w:p>
    <w:p w:rsidR="004E4FC8" w:rsidRDefault="00A83708" w:rsidP="004E4FC8">
      <w:pPr>
        <w:pStyle w:val="NormalnyIn"/>
        <w:keepNext/>
        <w:ind w:firstLine="0"/>
        <w:jc w:val="center"/>
      </w:pPr>
      <w:r>
        <w:rPr>
          <w:noProof/>
        </w:rPr>
        <w:drawing>
          <wp:inline distT="0" distB="0" distL="0" distR="0">
            <wp:extent cx="3958959" cy="6063916"/>
            <wp:effectExtent l="19050" t="0" r="3441" b="0"/>
            <wp:docPr id="28" name="Obraz 1" descr="schemat w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 www.jpg"/>
                    <pic:cNvPicPr/>
                  </pic:nvPicPr>
                  <pic:blipFill>
                    <a:blip r:embed="rId37" cstate="print"/>
                    <a:stretch>
                      <a:fillRect/>
                    </a:stretch>
                  </pic:blipFill>
                  <pic:spPr>
                    <a:xfrm>
                      <a:off x="0" y="0"/>
                      <a:ext cx="3970287" cy="6081266"/>
                    </a:xfrm>
                    <a:prstGeom prst="rect">
                      <a:avLst/>
                    </a:prstGeom>
                  </pic:spPr>
                </pic:pic>
              </a:graphicData>
            </a:graphic>
          </wp:inline>
        </w:drawing>
      </w:r>
    </w:p>
    <w:p w:rsidR="00EA1D0C" w:rsidRPr="004E4FC8" w:rsidRDefault="004E4FC8" w:rsidP="004E4FC8">
      <w:pPr>
        <w:pStyle w:val="Legenda"/>
      </w:pPr>
      <w:r w:rsidRPr="004E4FC8">
        <w:t xml:space="preserve">Rys. </w:t>
      </w:r>
      <w:fldSimple w:instr=" STYLEREF 1 \s ">
        <w:r w:rsidR="00B32F6F">
          <w:rPr>
            <w:noProof/>
          </w:rPr>
          <w:t>5</w:t>
        </w:r>
      </w:fldSimple>
      <w:r w:rsidR="00B32F6F">
        <w:t>.</w:t>
      </w:r>
      <w:fldSimple w:instr=" SEQ Rys. \* ARABIC \s 1 ">
        <w:r w:rsidR="00B32F6F">
          <w:rPr>
            <w:noProof/>
          </w:rPr>
          <w:t>10</w:t>
        </w:r>
      </w:fldSimple>
      <w:r w:rsidRPr="004E4FC8">
        <w:t xml:space="preserve"> Schemat budowy panelu administracyjnego</w:t>
      </w:r>
    </w:p>
    <w:p w:rsidR="004470EB" w:rsidRDefault="004470EB">
      <w:pPr>
        <w:jc w:val="left"/>
        <w:rPr>
          <w:rFonts w:ascii="Times New Roman" w:eastAsiaTheme="majorEastAsia" w:hAnsi="Times New Roman" w:cstheme="majorBidi"/>
          <w:b/>
          <w:bCs/>
          <w:sz w:val="24"/>
          <w:szCs w:val="24"/>
          <w:lang w:eastAsia="pl-PL"/>
        </w:rPr>
      </w:pPr>
      <w:r>
        <w:br w:type="page"/>
      </w:r>
    </w:p>
    <w:p w:rsidR="005817CE" w:rsidRDefault="005817CE" w:rsidP="005817CE">
      <w:pPr>
        <w:pStyle w:val="Nagwek3"/>
      </w:pPr>
      <w:bookmarkStart w:id="2112" w:name="_Toc302857118"/>
      <w:r>
        <w:lastRenderedPageBreak/>
        <w:t>Role użytkowników oraz zabezpieczenie portalu</w:t>
      </w:r>
      <w:bookmarkEnd w:id="2112"/>
    </w:p>
    <w:p w:rsidR="005817CE" w:rsidRDefault="005817CE" w:rsidP="005817CE">
      <w:pPr>
        <w:pStyle w:val="NormalnyIn"/>
        <w:ind w:firstLine="0"/>
      </w:pPr>
      <w:r>
        <w:t xml:space="preserve">Za bezpieczeństwo portalu administracyjnego odpowiada pakiet Spring Security. Dba on o poprawne uwierzytelnienie użytkowników logujących się do panelu oraz za kontrolę dostępu do określonych zawartości panelu. Dzięki swoim zaawansowanym funkcjom dba o to aby jeden użytkownik mógł być zalogowany tylko raz do systemu. </w:t>
      </w:r>
      <w:r w:rsidR="009922FB">
        <w:t xml:space="preserve">Dodatkowo </w:t>
      </w:r>
      <w:r>
        <w:t>zaimplementowana</w:t>
      </w:r>
      <w:ins w:id="2113" w:author="Sebastian" w:date="2011-09-01T11:44:00Z">
        <w:r w:rsidR="00171D77">
          <w:t xml:space="preserve"> jest</w:t>
        </w:r>
      </w:ins>
      <w:r>
        <w:t xml:space="preserve"> funkcja</w:t>
      </w:r>
      <w:r w:rsidR="009922FB">
        <w:t>,</w:t>
      </w:r>
      <w:r w:rsidR="00E63891">
        <w:t xml:space="preserve"> która</w:t>
      </w:r>
      <w:r w:rsidR="009922FB">
        <w:t xml:space="preserve"> </w:t>
      </w:r>
      <w:r>
        <w:t xml:space="preserve">po dłuższym okresie bezczynności automatycznie wyloguje użytkownika. </w:t>
      </w:r>
    </w:p>
    <w:p w:rsidR="005817CE" w:rsidRDefault="009922FB" w:rsidP="005817CE">
      <w:pPr>
        <w:pStyle w:val="NormalnyIn"/>
        <w:ind w:firstLine="0"/>
      </w:pPr>
      <w:r>
        <w:tab/>
        <w:t>Jak już wcześniej zostało</w:t>
      </w:r>
      <w:r w:rsidR="005817CE">
        <w:t xml:space="preserve"> opisane</w:t>
      </w:r>
      <w:r>
        <w:t>,</w:t>
      </w:r>
      <w:r w:rsidR="005817CE">
        <w:t xml:space="preserve"> każdy użytkownik logujący się do portalu posiada z góry przydzieloną rolę. Dzięki takiemu rozwiązaniu możemy określić poziom dostępu pracown</w:t>
      </w:r>
      <w:r w:rsidR="00A50D88">
        <w:t>ika do danych wg poniższej schematu</w:t>
      </w:r>
      <w:r w:rsidR="005817CE">
        <w:t>:</w:t>
      </w:r>
    </w:p>
    <w:p w:rsidR="005817CE" w:rsidRDefault="00A50D88" w:rsidP="005817CE">
      <w:pPr>
        <w:pStyle w:val="NormalnyIn"/>
        <w:ind w:firstLine="0"/>
      </w:pPr>
      <w:r>
        <w:tab/>
      </w:r>
      <w:r w:rsidRPr="00E63891">
        <w:rPr>
          <w:rFonts w:ascii="Courier New" w:hAnsi="Courier New" w:cs="Courier New"/>
          <w:sz w:val="20"/>
          <w:szCs w:val="20"/>
        </w:rPr>
        <w:t>ROLE_USER</w:t>
      </w:r>
      <w:r>
        <w:t xml:space="preserve"> – posiada wgląd do danych zgromadzonych w bazie na zasadzie read-only. Użytkownik z tym uprawnieniem</w:t>
      </w:r>
      <w:del w:id="2114" w:author="Sebastian" w:date="2011-09-01T11:44:00Z">
        <w:r w:rsidR="009922FB" w:rsidDel="00171D77">
          <w:delText>,</w:delText>
        </w:r>
      </w:del>
      <w:r>
        <w:t xml:space="preserve"> może również edytować zdarzenie</w:t>
      </w:r>
      <w:r w:rsidR="009922FB">
        <w:t>,</w:t>
      </w:r>
      <w:r>
        <w:t xml:space="preserve"> którym się zajmował</w:t>
      </w:r>
      <w:ins w:id="2115" w:author="Sebastian" w:date="2011-09-01T11:44:00Z">
        <w:r w:rsidR="00171D77">
          <w:t>.</w:t>
        </w:r>
      </w:ins>
      <w:del w:id="2116" w:author="Sebastian" w:date="2011-09-01T11:44:00Z">
        <w:r w:rsidR="009922FB" w:rsidDel="00171D77">
          <w:delText>,</w:delText>
        </w:r>
      </w:del>
      <w:r>
        <w:t xml:space="preserve"> </w:t>
      </w:r>
      <w:del w:id="2117" w:author="Sebastian" w:date="2011-09-01T11:44:00Z">
        <w:r w:rsidDel="00171D77">
          <w:delText xml:space="preserve">poprzez </w:delText>
        </w:r>
      </w:del>
      <w:ins w:id="2118" w:author="Sebastian" w:date="2011-09-01T11:44:00Z">
        <w:r w:rsidR="00171D77">
          <w:t xml:space="preserve">Modyfikacja taka polega na </w:t>
        </w:r>
      </w:ins>
      <w:r>
        <w:t>ustawieni</w:t>
      </w:r>
      <w:ins w:id="2119" w:author="Sebastian" w:date="2011-09-01T11:44:00Z">
        <w:r w:rsidR="00171D77">
          <w:t>u</w:t>
        </w:r>
      </w:ins>
      <w:del w:id="2120" w:author="Sebastian" w:date="2011-09-01T11:44:00Z">
        <w:r w:rsidDel="00171D77">
          <w:delText>e</w:delText>
        </w:r>
      </w:del>
      <w:r>
        <w:t xml:space="preserve"> go w statusie </w:t>
      </w:r>
      <w:ins w:id="2121" w:author="Sebastian" w:date="2011-09-01T11:45:00Z">
        <w:r w:rsidR="00C64361">
          <w:t>„</w:t>
        </w:r>
      </w:ins>
      <w:r>
        <w:t>zamknięte</w:t>
      </w:r>
      <w:ins w:id="2122" w:author="Sebastian" w:date="2011-09-01T11:45:00Z">
        <w:r w:rsidR="00C64361">
          <w:t>”</w:t>
        </w:r>
      </w:ins>
      <w:del w:id="2123" w:author="Sebastian" w:date="2011-09-01T11:45:00Z">
        <w:r w:rsidDel="00C64361">
          <w:delText>,</w:delText>
        </w:r>
      </w:del>
      <w:ins w:id="2124" w:author="Sebastian" w:date="2011-09-01T11:45:00Z">
        <w:r w:rsidR="00C64361">
          <w:t xml:space="preserve"> i</w:t>
        </w:r>
      </w:ins>
      <w:r>
        <w:t xml:space="preserve"> doda</w:t>
      </w:r>
      <w:ins w:id="2125" w:author="Sebastian" w:date="2011-09-01T11:45:00Z">
        <w:r w:rsidR="00C64361">
          <w:t>niu</w:t>
        </w:r>
      </w:ins>
      <w:del w:id="2126" w:author="Sebastian" w:date="2011-09-01T11:45:00Z">
        <w:r w:rsidDel="00C64361">
          <w:delText>jąc</w:delText>
        </w:r>
      </w:del>
      <w:r>
        <w:t xml:space="preserve"> opcjonaln</w:t>
      </w:r>
      <w:ins w:id="2127" w:author="Sebastian" w:date="2011-09-01T11:45:00Z">
        <w:r w:rsidR="00C64361">
          <w:t>ego,</w:t>
        </w:r>
      </w:ins>
      <w:del w:id="2128" w:author="Sebastian" w:date="2011-09-01T11:45:00Z">
        <w:r w:rsidDel="00C64361">
          <w:delText>y</w:delText>
        </w:r>
      </w:del>
      <w:r>
        <w:t xml:space="preserve"> dodatkow</w:t>
      </w:r>
      <w:ins w:id="2129" w:author="Sebastian" w:date="2011-09-01T11:45:00Z">
        <w:r w:rsidR="00C64361">
          <w:t>ego</w:t>
        </w:r>
      </w:ins>
      <w:del w:id="2130" w:author="Sebastian" w:date="2011-09-01T11:45:00Z">
        <w:r w:rsidDel="00C64361">
          <w:delText>y</w:delText>
        </w:r>
      </w:del>
      <w:r>
        <w:t xml:space="preserve"> komentarz</w:t>
      </w:r>
      <w:ins w:id="2131" w:author="Sebastian" w:date="2011-09-01T11:45:00Z">
        <w:r w:rsidR="00C64361">
          <w:t>a</w:t>
        </w:r>
      </w:ins>
      <w:r>
        <w:t>.</w:t>
      </w:r>
      <w:del w:id="2132" w:author="Sebastian" w:date="2011-09-01T11:46:00Z">
        <w:r w:rsidDel="00C64361">
          <w:delText xml:space="preserve"> </w:delText>
        </w:r>
      </w:del>
    </w:p>
    <w:p w:rsidR="00A50D88" w:rsidRDefault="00A50D88" w:rsidP="005817CE">
      <w:pPr>
        <w:pStyle w:val="NormalnyIn"/>
        <w:ind w:firstLine="0"/>
      </w:pPr>
      <w:r>
        <w:tab/>
      </w:r>
      <w:r w:rsidRPr="00E63891">
        <w:rPr>
          <w:rFonts w:ascii="Courier New" w:hAnsi="Courier New" w:cs="Courier New"/>
          <w:sz w:val="20"/>
          <w:szCs w:val="20"/>
        </w:rPr>
        <w:t>ROLE_SUPER_USER</w:t>
      </w:r>
      <w:r>
        <w:t xml:space="preserve"> – jest to rola przeznaczona dla operatora panelu. Operator ma możliwość edycji prezentowanych danych, tworzenia nowych zleceń, dodawania nowych kontrahentów, lokalizacji, pracowników oraz urządzeń.</w:t>
      </w:r>
    </w:p>
    <w:p w:rsidR="00CC0B41" w:rsidRDefault="00A50D88" w:rsidP="00EE4C0E">
      <w:pPr>
        <w:pStyle w:val="NormalnyIn"/>
        <w:ind w:firstLine="0"/>
      </w:pPr>
      <w:r>
        <w:tab/>
      </w:r>
      <w:r w:rsidRPr="00E63891">
        <w:rPr>
          <w:rFonts w:ascii="Courier New" w:hAnsi="Courier New" w:cs="Courier New"/>
          <w:sz w:val="20"/>
          <w:szCs w:val="20"/>
        </w:rPr>
        <w:t>ROLE_ADMIN</w:t>
      </w:r>
      <w:r>
        <w:t xml:space="preserve"> – jest to uprawnienie przypisane administratorowi systemu. Posiada on te same uprawnienia co użytkownik z rolą </w:t>
      </w:r>
      <w:ins w:id="2133" w:author="Sebastian" w:date="2011-09-01T11:46:00Z">
        <w:r w:rsidR="00C64361" w:rsidRPr="00E63891">
          <w:rPr>
            <w:rFonts w:ascii="Courier New" w:hAnsi="Courier New" w:cs="Courier New"/>
            <w:sz w:val="20"/>
            <w:szCs w:val="20"/>
          </w:rPr>
          <w:t>ROLE_</w:t>
        </w:r>
      </w:ins>
      <w:r w:rsidRPr="00E63891">
        <w:rPr>
          <w:rFonts w:ascii="Courier New" w:hAnsi="Courier New" w:cs="Courier New"/>
          <w:sz w:val="20"/>
          <w:szCs w:val="20"/>
        </w:rPr>
        <w:t>SUPER_USER</w:t>
      </w:r>
      <w:r>
        <w:t xml:space="preserve"> i dodatkowo ma udostępnioną zakładkę „</w:t>
      </w:r>
      <w:del w:id="2134" w:author="Sebastian" w:date="2011-09-01T11:46:00Z">
        <w:r w:rsidDel="00C64361">
          <w:delText>ADMINISTRACJA</w:delText>
        </w:r>
      </w:del>
      <w:ins w:id="2135" w:author="Sebastian" w:date="2011-09-01T11:46:00Z">
        <w:r w:rsidR="00C64361">
          <w:t>Administracja</w:t>
        </w:r>
      </w:ins>
      <w:r>
        <w:t>”</w:t>
      </w:r>
      <w:r w:rsidR="009922FB">
        <w:t>,</w:t>
      </w:r>
      <w:r>
        <w:t xml:space="preserve"> w której wyświetlani są wszyscy zarejestrowaniu użytkownicy do systemu. </w:t>
      </w:r>
      <w:r w:rsidR="009922FB">
        <w:t xml:space="preserve">Istnieje </w:t>
      </w:r>
      <w:r w:rsidR="00CC0B41">
        <w:t>możliwość odblokowania/zablokowanie użytkownika</w:t>
      </w:r>
      <w:r w:rsidR="00993D3D">
        <w:t>, oraz nadania mu odpowiednich uprawnień</w:t>
      </w:r>
      <w:r w:rsidR="00CC0B41">
        <w:t xml:space="preserve">. Jego </w:t>
      </w:r>
      <w:del w:id="2136" w:author="Sebastian" w:date="2011-09-01T11:46:00Z">
        <w:r w:rsidR="00CC0B41" w:rsidDel="00C64361">
          <w:delText xml:space="preserve">uprawnieniem </w:delText>
        </w:r>
      </w:del>
      <w:ins w:id="2137" w:author="Sebastian" w:date="2011-09-01T11:46:00Z">
        <w:r w:rsidR="00C64361">
          <w:t xml:space="preserve">przywilejem </w:t>
        </w:r>
      </w:ins>
      <w:r w:rsidR="00CC0B41">
        <w:t>jest tak</w:t>
      </w:r>
      <w:r w:rsidR="00E63891">
        <w:t>że nadawanie dostępu do panelu i przydzielanie urządzeń</w:t>
      </w:r>
      <w:r w:rsidR="008223F5">
        <w:t xml:space="preserve"> pracownikom</w:t>
      </w:r>
      <w:r w:rsidR="00E63891">
        <w:t>.</w:t>
      </w:r>
    </w:p>
    <w:p w:rsidR="006F3D30" w:rsidRDefault="006F3D30">
      <w:pPr>
        <w:jc w:val="left"/>
        <w:rPr>
          <w:rFonts w:ascii="Times New Roman" w:eastAsiaTheme="majorEastAsia" w:hAnsi="Times New Roman" w:cstheme="majorBidi"/>
          <w:b/>
          <w:bCs/>
          <w:sz w:val="24"/>
          <w:szCs w:val="24"/>
          <w:lang w:eastAsia="pl-PL"/>
        </w:rPr>
      </w:pPr>
      <w:r>
        <w:br w:type="page"/>
      </w:r>
    </w:p>
    <w:p w:rsidR="00CC0B41" w:rsidRDefault="00CC0B41" w:rsidP="00CC0B41">
      <w:pPr>
        <w:pStyle w:val="Nagwek3"/>
      </w:pPr>
      <w:bookmarkStart w:id="2138" w:name="_Toc302857119"/>
      <w:r>
        <w:lastRenderedPageBreak/>
        <w:t>Opis zakładek</w:t>
      </w:r>
      <w:bookmarkEnd w:id="2138"/>
    </w:p>
    <w:p w:rsidR="00056909" w:rsidRDefault="00CC0B41" w:rsidP="00CC0B41">
      <w:pPr>
        <w:pStyle w:val="NormalnyIn"/>
        <w:ind w:firstLine="0"/>
      </w:pPr>
      <w:r>
        <w:t>Użytkownik po zalogowaniu się do systemu zostaje przeniesiony do strony startowej</w:t>
      </w:r>
      <w:r w:rsidR="009922FB">
        <w:t xml:space="preserve">, z której </w:t>
      </w:r>
      <w:r>
        <w:t xml:space="preserve">ma możliwość przejścia do dalszych części panelu. </w:t>
      </w:r>
    </w:p>
    <w:p w:rsidR="002A3F32" w:rsidRDefault="00B975F3" w:rsidP="002A3F32">
      <w:pPr>
        <w:pStyle w:val="NormalnyIn"/>
        <w:keepNext/>
        <w:ind w:firstLine="0"/>
        <w:jc w:val="center"/>
      </w:pPr>
      <w:r>
        <w:rPr>
          <w:noProof/>
        </w:rPr>
        <w:drawing>
          <wp:inline distT="0" distB="0" distL="0" distR="0">
            <wp:extent cx="5353050" cy="3011423"/>
            <wp:effectExtent l="19050" t="0" r="0" b="0"/>
            <wp:docPr id="23" name="Obraz 22" descr="panel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_main.png"/>
                    <pic:cNvPicPr/>
                  </pic:nvPicPr>
                  <pic:blipFill>
                    <a:blip r:embed="rId38" cstate="print"/>
                    <a:stretch>
                      <a:fillRect/>
                    </a:stretch>
                  </pic:blipFill>
                  <pic:spPr>
                    <a:xfrm>
                      <a:off x="0" y="0"/>
                      <a:ext cx="5366326" cy="3018892"/>
                    </a:xfrm>
                    <a:prstGeom prst="rect">
                      <a:avLst/>
                    </a:prstGeom>
                  </pic:spPr>
                </pic:pic>
              </a:graphicData>
            </a:graphic>
          </wp:inline>
        </w:drawing>
      </w:r>
    </w:p>
    <w:p w:rsidR="00B975F3" w:rsidRDefault="002A3F32" w:rsidP="002A3F32">
      <w:pPr>
        <w:pStyle w:val="Legenda"/>
        <w:rPr>
          <w:ins w:id="2139" w:author="Maciek" w:date="2011-09-02T23:45:00Z"/>
        </w:rPr>
      </w:pPr>
      <w:r>
        <w:t xml:space="preserve">Rys. </w:t>
      </w:r>
      <w:fldSimple w:instr=" STYLEREF 1 \s ">
        <w:r w:rsidR="00B32F6F">
          <w:rPr>
            <w:noProof/>
          </w:rPr>
          <w:t>5</w:t>
        </w:r>
      </w:fldSimple>
      <w:r w:rsidR="00B32F6F">
        <w:t>.</w:t>
      </w:r>
      <w:fldSimple w:instr=" SEQ Rys. \* ARABIC \s 1 ">
        <w:r w:rsidR="00B32F6F">
          <w:rPr>
            <w:noProof/>
          </w:rPr>
          <w:t>11</w:t>
        </w:r>
      </w:fldSimple>
      <w:r>
        <w:t xml:space="preserve"> Panel, strona startowa</w:t>
      </w:r>
    </w:p>
    <w:p w:rsidR="002A3F32" w:rsidRDefault="00CC0B41" w:rsidP="002A3F32">
      <w:pPr>
        <w:pStyle w:val="NormalnyIn"/>
        <w:ind w:firstLine="0"/>
      </w:pPr>
      <w:r>
        <w:t xml:space="preserve">Po wybraniu zakładki „Zdarzenia” operator zostaje przeniesiony do strony wyświetlającej wszystkie zdarzenia zarejestrowane w systemie. Możliwe jest wybranie kryteriów filtru w celu </w:t>
      </w:r>
      <w:r w:rsidR="009922FB">
        <w:t>zawęż</w:t>
      </w:r>
      <w:r w:rsidR="009F1960">
        <w:t>enia wyświetlanych wyników oraz</w:t>
      </w:r>
      <w:r w:rsidR="009922FB">
        <w:t xml:space="preserve"> </w:t>
      </w:r>
      <w:del w:id="2140" w:author="Sebastian" w:date="2011-09-01T11:47:00Z">
        <w:r w:rsidR="009922FB" w:rsidDel="00C64361">
          <w:delText xml:space="preserve">z </w:delText>
        </w:r>
        <w:r w:rsidDel="00C64361">
          <w:delText xml:space="preserve"> tego poziomu</w:delText>
        </w:r>
        <w:r w:rsidR="009922FB" w:rsidDel="00C64361">
          <w:delText>,</w:delText>
        </w:r>
        <w:r w:rsidDel="00C64361">
          <w:delText xml:space="preserve"> </w:delText>
        </w:r>
      </w:del>
      <w:r w:rsidR="009922FB">
        <w:t>dodanie nowego zdarzenia do systemu. W</w:t>
      </w:r>
      <w:r>
        <w:t xml:space="preserve"> takim przypadku</w:t>
      </w:r>
      <w:r w:rsidR="009922FB">
        <w:t>,</w:t>
      </w:r>
      <w:r>
        <w:t xml:space="preserve"> pracownik zostaje przeniesiony do formularza</w:t>
      </w:r>
      <w:r w:rsidR="009922FB">
        <w:t>,</w:t>
      </w:r>
      <w:r>
        <w:t xml:space="preserve"> przez który wprowadzi typ zdarzenia, komentarz oraz wybierze lokalizacj</w:t>
      </w:r>
      <w:ins w:id="2141" w:author="Sebastian" w:date="2011-09-01T11:47:00Z">
        <w:r w:rsidR="00C64361">
          <w:t>ę</w:t>
        </w:r>
      </w:ins>
      <w:del w:id="2142" w:author="Sebastian" w:date="2011-09-01T11:47:00Z">
        <w:r w:rsidDel="00C64361">
          <w:delText>e</w:delText>
        </w:r>
      </w:del>
      <w:r>
        <w:t xml:space="preserve"> usługi. </w:t>
      </w:r>
    </w:p>
    <w:p w:rsidR="002A3F32" w:rsidRDefault="00FB3E52" w:rsidP="002A3F32">
      <w:pPr>
        <w:pStyle w:val="NormalnyIn"/>
        <w:ind w:firstLine="0"/>
        <w:jc w:val="center"/>
      </w:pPr>
      <w:r>
        <w:rPr>
          <w:noProof/>
        </w:rPr>
        <w:drawing>
          <wp:inline distT="0" distB="0" distL="0" distR="0">
            <wp:extent cx="5591175" cy="3144765"/>
            <wp:effectExtent l="19050" t="0" r="9525" b="0"/>
            <wp:docPr id="37" name="Obraz 36" descr="lokalizacj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list.png"/>
                    <pic:cNvPicPr/>
                  </pic:nvPicPr>
                  <pic:blipFill>
                    <a:blip r:embed="rId39" cstate="print"/>
                    <a:stretch>
                      <a:fillRect/>
                    </a:stretch>
                  </pic:blipFill>
                  <pic:spPr>
                    <a:xfrm>
                      <a:off x="0" y="0"/>
                      <a:ext cx="5598556" cy="3148916"/>
                    </a:xfrm>
                    <a:prstGeom prst="rect">
                      <a:avLst/>
                    </a:prstGeom>
                  </pic:spPr>
                </pic:pic>
              </a:graphicData>
            </a:graphic>
          </wp:inline>
        </w:drawing>
      </w:r>
    </w:p>
    <w:p w:rsidR="00FB3E52" w:rsidRDefault="002A3F32" w:rsidP="002A3F32">
      <w:pPr>
        <w:pStyle w:val="Legenda"/>
      </w:pPr>
      <w:r>
        <w:t xml:space="preserve">Rys. </w:t>
      </w:r>
      <w:fldSimple w:instr=" STYLEREF 1 \s ">
        <w:r w:rsidR="00B32F6F">
          <w:rPr>
            <w:noProof/>
          </w:rPr>
          <w:t>5</w:t>
        </w:r>
      </w:fldSimple>
      <w:r w:rsidR="00B32F6F">
        <w:t>.</w:t>
      </w:r>
      <w:fldSimple w:instr=" SEQ Rys. \* ARABIC \s 1 ">
        <w:r w:rsidR="00B32F6F">
          <w:rPr>
            <w:noProof/>
          </w:rPr>
          <w:t>12</w:t>
        </w:r>
      </w:fldSimple>
      <w:r>
        <w:t xml:space="preserve"> Widok zakładki "Zdarzenia"</w:t>
      </w:r>
    </w:p>
    <w:p w:rsidR="0074625B" w:rsidRDefault="00E87AB8" w:rsidP="006F3D30">
      <w:pPr>
        <w:pStyle w:val="NormalnyIn"/>
        <w:ind w:firstLine="708"/>
      </w:pPr>
      <w:r>
        <w:lastRenderedPageBreak/>
        <w:t>Każdy wyświetlany na liście wynik</w:t>
      </w:r>
      <w:del w:id="2143" w:author="Sebastian" w:date="2011-09-01T11:47:00Z">
        <w:r w:rsidR="009922FB" w:rsidDel="00C64361">
          <w:delText>,</w:delText>
        </w:r>
      </w:del>
      <w:r>
        <w:t xml:space="preserve"> jest hiperłączem do zakładki wyświetlającej szczegółowe dane o danej pozycji z możliwością ich edycji. </w:t>
      </w:r>
      <w:ins w:id="2144" w:author="Maciek" w:date="2011-09-01T21:46:00Z">
        <w:r w:rsidR="00CF256A">
          <w:t>Operator ma możliwość wyeksportowania szczegółowych danych zdarzenia do</w:t>
        </w:r>
      </w:ins>
      <w:ins w:id="2145" w:author="Maciek" w:date="2011-09-01T21:47:00Z">
        <w:r w:rsidR="00CF256A">
          <w:t xml:space="preserve"> pliku PDF. </w:t>
        </w:r>
      </w:ins>
    </w:p>
    <w:p w:rsidR="002A3F32" w:rsidRDefault="00FB3E52" w:rsidP="002A3F32">
      <w:pPr>
        <w:pStyle w:val="NormalnyIn"/>
        <w:keepNext/>
        <w:ind w:firstLine="0"/>
        <w:jc w:val="center"/>
      </w:pPr>
      <w:r>
        <w:rPr>
          <w:noProof/>
        </w:rPr>
        <w:drawing>
          <wp:inline distT="0" distB="0" distL="0" distR="0">
            <wp:extent cx="5760085" cy="3239770"/>
            <wp:effectExtent l="19050" t="0" r="0" b="0"/>
            <wp:docPr id="36" name="Obraz 35" descr="lokalizacje_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det.png"/>
                    <pic:cNvPicPr/>
                  </pic:nvPicPr>
                  <pic:blipFill>
                    <a:blip r:embed="rId40" cstate="print"/>
                    <a:stretch>
                      <a:fillRect/>
                    </a:stretch>
                  </pic:blipFill>
                  <pic:spPr>
                    <a:xfrm>
                      <a:off x="0" y="0"/>
                      <a:ext cx="5760085" cy="3239770"/>
                    </a:xfrm>
                    <a:prstGeom prst="rect">
                      <a:avLst/>
                    </a:prstGeom>
                  </pic:spPr>
                </pic:pic>
              </a:graphicData>
            </a:graphic>
          </wp:inline>
        </w:drawing>
      </w:r>
    </w:p>
    <w:p w:rsidR="002A3F32" w:rsidRPr="002A3F32" w:rsidRDefault="002A3F32" w:rsidP="002A3F32">
      <w:pPr>
        <w:pStyle w:val="Legenda"/>
      </w:pPr>
      <w:r>
        <w:t xml:space="preserve">Rys. </w:t>
      </w:r>
      <w:fldSimple w:instr=" STYLEREF 1 \s ">
        <w:r w:rsidR="00B32F6F">
          <w:rPr>
            <w:noProof/>
          </w:rPr>
          <w:t>5</w:t>
        </w:r>
      </w:fldSimple>
      <w:r w:rsidR="00B32F6F">
        <w:t>.</w:t>
      </w:r>
      <w:fldSimple w:instr=" SEQ Rys. \* ARABIC \s 1 ">
        <w:r w:rsidR="00B32F6F">
          <w:rPr>
            <w:noProof/>
          </w:rPr>
          <w:t>13</w:t>
        </w:r>
      </w:fldSimple>
      <w:r>
        <w:t xml:space="preserve"> Szczegółowy widok z danymi zdarzenia</w:t>
      </w:r>
    </w:p>
    <w:p w:rsidR="00B975F3" w:rsidRDefault="00B975F3" w:rsidP="00B975F3">
      <w:pPr>
        <w:jc w:val="left"/>
      </w:pPr>
    </w:p>
    <w:p w:rsidR="00E87AB8" w:rsidRDefault="00E87AB8" w:rsidP="00B975F3">
      <w:pPr>
        <w:jc w:val="left"/>
      </w:pPr>
      <w:r>
        <w:t xml:space="preserve">Zakładka „Lokalizacje” </w:t>
      </w:r>
      <w:del w:id="2146" w:author="Maciek" w:date="2011-09-02T23:45:00Z">
        <w:r w:rsidDel="00056909">
          <w:delText xml:space="preserve">ma </w:delText>
        </w:r>
      </w:del>
      <w:del w:id="2147" w:author="Sebastian" w:date="2011-09-01T11:55:00Z">
        <w:r w:rsidDel="00010A89">
          <w:delText>za zadanie wyświetlenie użytkownikowi</w:delText>
        </w:r>
      </w:del>
      <w:ins w:id="2148" w:author="Maciek" w:date="2011-09-02T23:45:00Z">
        <w:r w:rsidR="00056909">
          <w:t xml:space="preserve"> przedstawi</w:t>
        </w:r>
      </w:ins>
      <w:ins w:id="2149" w:author="Maciek" w:date="2011-09-02T23:46:00Z">
        <w:r w:rsidR="00056909">
          <w:t xml:space="preserve">a </w:t>
        </w:r>
      </w:ins>
      <w:ins w:id="2150" w:author="Sebastian" w:date="2011-09-01T11:55:00Z">
        <w:r w:rsidR="00010A89">
          <w:t xml:space="preserve">użytkownikowi </w:t>
        </w:r>
        <w:del w:id="2151" w:author="Maciek" w:date="2011-09-02T23:46:00Z">
          <w:r w:rsidR="00010A89" w:rsidDel="00056909">
            <w:delText xml:space="preserve">przedstawia </w:delText>
          </w:r>
        </w:del>
        <w:r w:rsidR="00010A89">
          <w:t>listę</w:t>
        </w:r>
      </w:ins>
      <w:r>
        <w:t xml:space="preserve"> wszystkich lokalizacji wprowadzonych do systemu. Pozwala na wgląd do szczegółowych danych o wybran</w:t>
      </w:r>
      <w:ins w:id="2152" w:author="Sebastian" w:date="2011-09-01T11:55:00Z">
        <w:r w:rsidR="00010A89">
          <w:t>ej lokalizacji</w:t>
        </w:r>
      </w:ins>
      <w:del w:id="2153" w:author="Sebastian" w:date="2011-09-01T11:55:00Z">
        <w:r w:rsidDel="00010A89">
          <w:delText>ym miejscu</w:delText>
        </w:r>
      </w:del>
      <w:r>
        <w:t xml:space="preserve">. Operator ma możliwość ich edycji jak i </w:t>
      </w:r>
      <w:r w:rsidR="009922FB">
        <w:t>dodawania</w:t>
      </w:r>
      <w:r>
        <w:t xml:space="preserve"> nowej pozycji do systemu. </w:t>
      </w:r>
    </w:p>
    <w:p w:rsidR="002A3F32" w:rsidRDefault="00FB3E52" w:rsidP="002A3F32">
      <w:pPr>
        <w:pStyle w:val="NormalnyIn"/>
        <w:keepNext/>
        <w:ind w:firstLine="0"/>
        <w:jc w:val="center"/>
      </w:pPr>
      <w:r w:rsidRPr="00FB3E52">
        <w:rPr>
          <w:noProof/>
        </w:rPr>
        <w:drawing>
          <wp:inline distT="0" distB="0" distL="0" distR="0">
            <wp:extent cx="5760085" cy="3239770"/>
            <wp:effectExtent l="19050" t="0" r="0" b="0"/>
            <wp:docPr id="33" name="Obraz 31" descr="lokalizacje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alizacje_list.png"/>
                    <pic:cNvPicPr/>
                  </pic:nvPicPr>
                  <pic:blipFill>
                    <a:blip r:embed="rId41" cstate="print"/>
                    <a:stretch>
                      <a:fillRect/>
                    </a:stretch>
                  </pic:blipFill>
                  <pic:spPr>
                    <a:xfrm>
                      <a:off x="0" y="0"/>
                      <a:ext cx="5760085" cy="3239770"/>
                    </a:xfrm>
                    <a:prstGeom prst="rect">
                      <a:avLst/>
                    </a:prstGeom>
                  </pic:spPr>
                </pic:pic>
              </a:graphicData>
            </a:graphic>
          </wp:inline>
        </w:drawing>
      </w:r>
    </w:p>
    <w:p w:rsidR="00EC7C9D" w:rsidRDefault="002A3F32" w:rsidP="002A3F32">
      <w:pPr>
        <w:pStyle w:val="Legenda"/>
      </w:pPr>
      <w:r>
        <w:t xml:space="preserve">Rys. </w:t>
      </w:r>
      <w:fldSimple w:instr=" STYLEREF 1 \s ">
        <w:r w:rsidR="00B32F6F">
          <w:rPr>
            <w:noProof/>
          </w:rPr>
          <w:t>5</w:t>
        </w:r>
      </w:fldSimple>
      <w:r w:rsidR="00B32F6F">
        <w:t>.</w:t>
      </w:r>
      <w:fldSimple w:instr=" SEQ Rys. \* ARABIC \s 1 ">
        <w:r w:rsidR="00B32F6F">
          <w:rPr>
            <w:noProof/>
          </w:rPr>
          <w:t>14</w:t>
        </w:r>
      </w:fldSimple>
      <w:r>
        <w:t xml:space="preserve"> Widok </w:t>
      </w:r>
      <w:r>
        <w:rPr>
          <w:noProof/>
        </w:rPr>
        <w:t>zakładki „Lokalizacje”</w:t>
      </w:r>
    </w:p>
    <w:p w:rsidR="00EC7C9D" w:rsidRDefault="00EC7C9D" w:rsidP="00E87AB8">
      <w:pPr>
        <w:pStyle w:val="NormalnyIn"/>
        <w:ind w:firstLine="360"/>
      </w:pPr>
    </w:p>
    <w:p w:rsidR="00EC7C9D" w:rsidRDefault="00EC7C9D" w:rsidP="00E87AB8">
      <w:pPr>
        <w:pStyle w:val="NormalnyIn"/>
        <w:ind w:firstLine="360"/>
      </w:pPr>
    </w:p>
    <w:p w:rsidR="003B21BC" w:rsidRDefault="00E87AB8" w:rsidP="002A3F32">
      <w:pPr>
        <w:pStyle w:val="NormalnyIn"/>
        <w:ind w:firstLine="0"/>
      </w:pPr>
      <w:r>
        <w:lastRenderedPageBreak/>
        <w:t>Po wybraniu pozycji „Urządzenia” z menu</w:t>
      </w:r>
      <w:r w:rsidR="009922FB">
        <w:t>,</w:t>
      </w:r>
      <w:r>
        <w:t xml:space="preserve"> zostaje przedstawiona lista </w:t>
      </w:r>
      <w:del w:id="2154" w:author="Sebastian" w:date="2011-09-01T11:55:00Z">
        <w:r w:rsidDel="00010A89">
          <w:delText>urządzeń</w:delText>
        </w:r>
      </w:del>
      <w:ins w:id="2155" w:author="Sebastian" w:date="2011-09-01T11:55:00Z">
        <w:r w:rsidR="00010A89">
          <w:t>telefonów</w:t>
        </w:r>
      </w:ins>
      <w:r w:rsidR="009922FB">
        <w:t>,</w:t>
      </w:r>
      <w:r>
        <w:t xml:space="preserve"> którymi posługują się pracownicy. Tak jak w poprzednich przypadkach</w:t>
      </w:r>
      <w:r w:rsidR="009922FB">
        <w:t>,</w:t>
      </w:r>
      <w:r>
        <w:t xml:space="preserve"> możliwe jest edytowanie jak i dodawanie nowych wpisów do systemu. </w:t>
      </w:r>
    </w:p>
    <w:p w:rsidR="002A3F32" w:rsidRDefault="00261B1A" w:rsidP="002A3F32">
      <w:pPr>
        <w:pStyle w:val="NormalnyIn"/>
        <w:keepNext/>
        <w:ind w:firstLine="0"/>
        <w:jc w:val="center"/>
      </w:pPr>
      <w:ins w:id="2156" w:author="Maciek" w:date="2011-09-01T21:28:00Z">
        <w:r>
          <w:rPr>
            <w:noProof/>
            <w:rPrChange w:id="2157" w:author="Unknown">
              <w:rPr>
                <w:noProof/>
                <w:color w:val="0000FF"/>
                <w:sz w:val="16"/>
                <w:szCs w:val="16"/>
                <w:u w:val="single"/>
              </w:rPr>
            </w:rPrChange>
          </w:rPr>
          <w:drawing>
            <wp:inline distT="0" distB="0" distL="0" distR="0">
              <wp:extent cx="5553636" cy="3371850"/>
              <wp:effectExtent l="19050" t="0" r="8964" b="0"/>
              <wp:docPr id="21"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556050" cy="3373315"/>
                      </a:xfrm>
                      <a:prstGeom prst="rect">
                        <a:avLst/>
                      </a:prstGeom>
                      <a:noFill/>
                      <a:ln w="9525">
                        <a:noFill/>
                        <a:miter lim="800000"/>
                        <a:headEnd/>
                        <a:tailEnd/>
                      </a:ln>
                    </pic:spPr>
                  </pic:pic>
                </a:graphicData>
              </a:graphic>
            </wp:inline>
          </w:drawing>
        </w:r>
      </w:ins>
    </w:p>
    <w:p w:rsidR="002A3F32" w:rsidRPr="002A3F32" w:rsidRDefault="002A3F32" w:rsidP="002A3F32">
      <w:pPr>
        <w:pStyle w:val="Legenda"/>
      </w:pPr>
      <w:r w:rsidRPr="002A3F32">
        <w:t xml:space="preserve">Rys. </w:t>
      </w:r>
      <w:fldSimple w:instr=" STYLEREF 1 \s ">
        <w:r w:rsidR="00B32F6F">
          <w:rPr>
            <w:noProof/>
          </w:rPr>
          <w:t>5</w:t>
        </w:r>
      </w:fldSimple>
      <w:r w:rsidR="00B32F6F">
        <w:t>.</w:t>
      </w:r>
      <w:fldSimple w:instr=" SEQ Rys. \* ARABIC \s 1 ">
        <w:r w:rsidR="00B32F6F">
          <w:rPr>
            <w:noProof/>
          </w:rPr>
          <w:t>15</w:t>
        </w:r>
      </w:fldSimple>
      <w:r w:rsidRPr="002A3F32">
        <w:t xml:space="preserve"> Widok zakładki "Urządzenia"</w:t>
      </w:r>
    </w:p>
    <w:p w:rsidR="003B21BC" w:rsidRDefault="003B21BC" w:rsidP="002A3F32">
      <w:pPr>
        <w:pStyle w:val="NormalnyIn"/>
        <w:keepNext/>
        <w:ind w:firstLine="0"/>
        <w:jc w:val="center"/>
      </w:pPr>
    </w:p>
    <w:p w:rsidR="002A3F32" w:rsidDel="00594997" w:rsidRDefault="002A3F32" w:rsidP="002A3F32">
      <w:pPr>
        <w:pStyle w:val="Legenda"/>
        <w:rPr>
          <w:del w:id="2158" w:author="Maciek" w:date="2011-09-01T21:28:00Z"/>
        </w:rPr>
      </w:pPr>
    </w:p>
    <w:p w:rsidR="002A3F32" w:rsidRDefault="00261B1A" w:rsidP="002A3F32">
      <w:pPr>
        <w:pStyle w:val="NormalnyIn"/>
        <w:keepNext/>
        <w:ind w:firstLine="0"/>
        <w:jc w:val="center"/>
      </w:pPr>
      <w:ins w:id="2159" w:author="Maciek" w:date="2011-09-01T21:28:00Z">
        <w:r>
          <w:rPr>
            <w:noProof/>
            <w:rPrChange w:id="2160" w:author="Unknown">
              <w:rPr>
                <w:noProof/>
                <w:color w:val="0000FF"/>
                <w:sz w:val="16"/>
                <w:szCs w:val="16"/>
                <w:u w:val="single"/>
              </w:rPr>
            </w:rPrChange>
          </w:rPr>
          <w:drawing>
            <wp:inline distT="0" distB="0" distL="0" distR="0">
              <wp:extent cx="5539539" cy="3363291"/>
              <wp:effectExtent l="19050" t="0" r="4011"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5552297" cy="3371037"/>
                      </a:xfrm>
                      <a:prstGeom prst="rect">
                        <a:avLst/>
                      </a:prstGeom>
                      <a:noFill/>
                      <a:ln w="9525">
                        <a:noFill/>
                        <a:miter lim="800000"/>
                        <a:headEnd/>
                        <a:tailEnd/>
                      </a:ln>
                    </pic:spPr>
                  </pic:pic>
                </a:graphicData>
              </a:graphic>
            </wp:inline>
          </w:drawing>
        </w:r>
      </w:ins>
    </w:p>
    <w:p w:rsidR="00EC7C9D" w:rsidRDefault="002A3F32" w:rsidP="002A3F32">
      <w:pPr>
        <w:pStyle w:val="Legenda"/>
      </w:pPr>
      <w:r>
        <w:t xml:space="preserve">Rys. </w:t>
      </w:r>
      <w:fldSimple w:instr=" STYLEREF 1 \s ">
        <w:r w:rsidR="00B32F6F">
          <w:rPr>
            <w:noProof/>
          </w:rPr>
          <w:t>5</w:t>
        </w:r>
      </w:fldSimple>
      <w:r w:rsidR="00B32F6F">
        <w:t>.</w:t>
      </w:r>
      <w:fldSimple w:instr=" SEQ Rys. \* ARABIC \s 1 ">
        <w:r w:rsidR="00B32F6F">
          <w:rPr>
            <w:noProof/>
          </w:rPr>
          <w:t>16</w:t>
        </w:r>
      </w:fldSimple>
      <w:r>
        <w:t xml:space="preserve"> Szczegółowy widok danych urządzenia</w:t>
      </w:r>
    </w:p>
    <w:p w:rsidR="00261B1A" w:rsidRDefault="00261B1A">
      <w:pPr>
        <w:pStyle w:val="NormalnyIn"/>
        <w:ind w:firstLine="0"/>
        <w:rPr>
          <w:del w:id="2161" w:author="Maciek" w:date="2011-09-01T23:08:00Z"/>
        </w:rPr>
        <w:pPrChange w:id="2162" w:author="Sebastian Łuczak" w:date="2011-09-02T10:44:00Z">
          <w:pPr>
            <w:pStyle w:val="NormalnyIn"/>
            <w:ind w:firstLine="360"/>
          </w:pPr>
        </w:pPrChange>
      </w:pPr>
    </w:p>
    <w:p w:rsidR="00261B1A" w:rsidRDefault="00261B1A">
      <w:pPr>
        <w:pStyle w:val="NormalnyIn"/>
        <w:ind w:firstLine="0"/>
        <w:jc w:val="center"/>
        <w:rPr>
          <w:ins w:id="2163" w:author="Sebastian Łuczak" w:date="2011-09-02T10:44:00Z"/>
        </w:rPr>
        <w:pPrChange w:id="2164" w:author="Sebastian Łuczak" w:date="2011-09-02T10:44:00Z">
          <w:pPr>
            <w:pStyle w:val="NormalnyIn"/>
            <w:ind w:firstLine="360"/>
          </w:pPr>
        </w:pPrChange>
      </w:pPr>
    </w:p>
    <w:p w:rsidR="00261B1A" w:rsidRDefault="00261B1A">
      <w:pPr>
        <w:pStyle w:val="NormalnyIn"/>
        <w:ind w:firstLine="0"/>
        <w:rPr>
          <w:del w:id="2165" w:author="Maciek" w:date="2011-09-01T23:08:00Z"/>
        </w:rPr>
        <w:pPrChange w:id="2166" w:author="Sebastian Łuczak" w:date="2011-09-02T10:44:00Z">
          <w:pPr>
            <w:pStyle w:val="NormalnyIn"/>
            <w:ind w:firstLine="360"/>
          </w:pPr>
        </w:pPrChange>
      </w:pPr>
    </w:p>
    <w:p w:rsidR="00261B1A" w:rsidRDefault="00261B1A">
      <w:pPr>
        <w:pStyle w:val="NormalnyIn"/>
        <w:ind w:firstLine="0"/>
        <w:rPr>
          <w:del w:id="2167" w:author="Maciek" w:date="2011-09-01T23:08:00Z"/>
        </w:rPr>
        <w:pPrChange w:id="2168" w:author="Sebastian Łuczak" w:date="2011-09-02T10:44:00Z">
          <w:pPr>
            <w:pStyle w:val="NormalnyIn"/>
            <w:ind w:firstLine="360"/>
          </w:pPr>
        </w:pPrChange>
      </w:pPr>
    </w:p>
    <w:p w:rsidR="00261B1A" w:rsidRDefault="00261B1A">
      <w:pPr>
        <w:pStyle w:val="NormalnyIn"/>
        <w:ind w:firstLine="0"/>
        <w:rPr>
          <w:del w:id="2169" w:author="Maciek" w:date="2011-09-01T23:08:00Z"/>
        </w:rPr>
        <w:pPrChange w:id="2170" w:author="Sebastian Łuczak" w:date="2011-09-02T10:44:00Z">
          <w:pPr>
            <w:pStyle w:val="NormalnyIn"/>
            <w:ind w:firstLine="360"/>
          </w:pPr>
        </w:pPrChange>
      </w:pPr>
    </w:p>
    <w:p w:rsidR="00261B1A" w:rsidRDefault="00261B1A">
      <w:pPr>
        <w:pStyle w:val="NormalnyIn"/>
        <w:ind w:firstLine="0"/>
        <w:rPr>
          <w:del w:id="2171" w:author="Maciek" w:date="2011-09-01T23:08:00Z"/>
        </w:rPr>
        <w:pPrChange w:id="2172" w:author="Sebastian Łuczak" w:date="2011-09-02T10:44:00Z">
          <w:pPr>
            <w:pStyle w:val="NormalnyIn"/>
            <w:ind w:firstLine="360"/>
          </w:pPr>
        </w:pPrChange>
      </w:pPr>
    </w:p>
    <w:p w:rsidR="003B21BC" w:rsidDel="00594997" w:rsidRDefault="00993D3D" w:rsidP="001D24B9">
      <w:pPr>
        <w:pStyle w:val="NormalnyIn"/>
        <w:ind w:firstLine="0"/>
        <w:rPr>
          <w:del w:id="2173" w:author="Maciek" w:date="2011-09-01T21:23:00Z"/>
        </w:rPr>
      </w:pPr>
      <w:r>
        <w:t xml:space="preserve">Kolejną pozycją w menu jest wpis „Pracownicy”. </w:t>
      </w:r>
      <w:del w:id="2174" w:author="Sebastian" w:date="2011-09-01T11:56:00Z">
        <w:r w:rsidDel="00010A89">
          <w:delText xml:space="preserve">Po jej </w:delText>
        </w:r>
      </w:del>
      <w:ins w:id="2175" w:author="Sebastian" w:date="2011-09-01T11:56:00Z">
        <w:r w:rsidR="00010A89">
          <w:t xml:space="preserve">Jej </w:t>
        </w:r>
      </w:ins>
      <w:r>
        <w:t>wybrani</w:t>
      </w:r>
      <w:del w:id="2176" w:author="Sebastian" w:date="2011-09-01T11:56:00Z">
        <w:r w:rsidDel="00010A89">
          <w:delText>u</w:delText>
        </w:r>
      </w:del>
      <w:ins w:id="2177" w:author="Sebastian" w:date="2011-09-01T11:56:00Z">
        <w:r w:rsidR="00010A89">
          <w:t>e</w:t>
        </w:r>
      </w:ins>
      <w:r>
        <w:t xml:space="preserve"> </w:t>
      </w:r>
      <w:ins w:id="2178" w:author="Sebastian" w:date="2011-09-01T11:56:00Z">
        <w:r w:rsidR="00010A89">
          <w:t xml:space="preserve">powoduje </w:t>
        </w:r>
      </w:ins>
      <w:r>
        <w:t>wyświetl</w:t>
      </w:r>
      <w:ins w:id="2179" w:author="Sebastian" w:date="2011-09-01T11:56:00Z">
        <w:r w:rsidR="00010A89">
          <w:t>enie</w:t>
        </w:r>
      </w:ins>
      <w:del w:id="2180" w:author="Sebastian" w:date="2011-09-01T11:56:00Z">
        <w:r w:rsidDel="00010A89">
          <w:delText>ana</w:delText>
        </w:r>
      </w:del>
      <w:r>
        <w:t xml:space="preserve"> </w:t>
      </w:r>
      <w:del w:id="2181" w:author="Sebastian" w:date="2011-09-01T11:56:00Z">
        <w:r w:rsidDel="00010A89">
          <w:delText xml:space="preserve">jest </w:delText>
        </w:r>
      </w:del>
      <w:r>
        <w:t>list</w:t>
      </w:r>
      <w:del w:id="2182" w:author="Sebastian" w:date="2011-09-01T11:56:00Z">
        <w:r w:rsidDel="00010A89">
          <w:delText>a</w:delText>
        </w:r>
      </w:del>
      <w:ins w:id="2183" w:author="Sebastian" w:date="2011-09-01T11:56:00Z">
        <w:r w:rsidR="00010A89">
          <w:t>y</w:t>
        </w:r>
      </w:ins>
      <w:r>
        <w:t xml:space="preserve"> pracowników. Operator chcąc wyświetlić dane szczegółowe</w:t>
      </w:r>
      <w:r w:rsidR="009922FB">
        <w:t xml:space="preserve"> pracownika klika na odpowiednią</w:t>
      </w:r>
      <w:r>
        <w:t xml:space="preserve"> pozycję na liście. Z poziomu zakładki wyświetlającej informacje szczegółowe możliwe jest przypisanie pracownikowi urządzenia bądź też w przypadku </w:t>
      </w:r>
      <w:del w:id="2184" w:author="Sebastian" w:date="2011-09-01T11:56:00Z">
        <w:r w:rsidDel="00010A89">
          <w:delText xml:space="preserve">Administratora </w:delText>
        </w:r>
      </w:del>
      <w:ins w:id="2185" w:author="Sebastian" w:date="2011-09-01T11:56:00Z">
        <w:r w:rsidR="00010A89">
          <w:t xml:space="preserve">administratora </w:t>
        </w:r>
      </w:ins>
      <w:r>
        <w:t>nadanie dostępu</w:t>
      </w:r>
      <w:r w:rsidR="009922FB">
        <w:t xml:space="preserve"> do portalu. Wraz z</w:t>
      </w:r>
      <w:r>
        <w:t xml:space="preserve"> szczegółowymi</w:t>
      </w:r>
      <w:r w:rsidR="009922FB">
        <w:t xml:space="preserve"> danymi</w:t>
      </w:r>
      <w:r>
        <w:t xml:space="preserve"> pracownika wyświetlana jest </w:t>
      </w:r>
      <w:r w:rsidR="00DA44EE">
        <w:t>lista przypisanych mu urządzeń</w:t>
      </w:r>
      <w:ins w:id="2186" w:author="Sebastian" w:date="2011-09-01T11:56:00Z">
        <w:r w:rsidR="00010A89">
          <w:t>,</w:t>
        </w:r>
      </w:ins>
      <w:r w:rsidR="00DA44EE">
        <w:t xml:space="preserve"> dodatkowo</w:t>
      </w:r>
      <w:r>
        <w:t xml:space="preserve"> z przyciskiem umożliwiającym ich odłączenie. </w:t>
      </w:r>
    </w:p>
    <w:p w:rsidR="00EC7C9D" w:rsidDel="00594997" w:rsidRDefault="00EC7C9D" w:rsidP="001D24B9">
      <w:pPr>
        <w:pStyle w:val="NormalnyIn"/>
        <w:ind w:firstLine="0"/>
        <w:rPr>
          <w:del w:id="2187" w:author="Maciek" w:date="2011-09-01T21:23:00Z"/>
        </w:rPr>
      </w:pPr>
    </w:p>
    <w:p w:rsidR="002A3F32" w:rsidRDefault="00A76B71" w:rsidP="001D24B9">
      <w:pPr>
        <w:pStyle w:val="NormalnyIn"/>
        <w:ind w:firstLine="0"/>
      </w:pPr>
      <w:del w:id="2188" w:author="Maciek" w:date="2011-09-01T21:22:00Z">
        <w:r w:rsidDel="00594997">
          <w:delText>screen</w:delText>
        </w:r>
      </w:del>
    </w:p>
    <w:p w:rsidR="00755865" w:rsidRDefault="00261B1A" w:rsidP="00755865">
      <w:pPr>
        <w:pStyle w:val="NormalnyIn"/>
        <w:keepNext/>
        <w:ind w:firstLine="0"/>
        <w:jc w:val="center"/>
      </w:pPr>
      <w:ins w:id="2189" w:author="Maciek" w:date="2011-09-01T21:22:00Z">
        <w:r>
          <w:rPr>
            <w:noProof/>
            <w:rPrChange w:id="2190" w:author="Unknown">
              <w:rPr>
                <w:noProof/>
                <w:color w:val="0000FF"/>
                <w:sz w:val="16"/>
                <w:szCs w:val="16"/>
                <w:u w:val="single"/>
              </w:rPr>
            </w:rPrChange>
          </w:rPr>
          <w:drawing>
            <wp:inline distT="0" distB="0" distL="0" distR="0">
              <wp:extent cx="5495925" cy="3336810"/>
              <wp:effectExtent l="19050" t="0" r="9525" b="0"/>
              <wp:docPr id="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513097" cy="3347236"/>
                      </a:xfrm>
                      <a:prstGeom prst="rect">
                        <a:avLst/>
                      </a:prstGeom>
                      <a:noFill/>
                      <a:ln w="9525">
                        <a:noFill/>
                        <a:miter lim="800000"/>
                        <a:headEnd/>
                        <a:tailEnd/>
                      </a:ln>
                    </pic:spPr>
                  </pic:pic>
                </a:graphicData>
              </a:graphic>
            </wp:inline>
          </w:drawing>
        </w:r>
      </w:ins>
    </w:p>
    <w:p w:rsidR="00514440" w:rsidRDefault="00755865" w:rsidP="00755865">
      <w:pPr>
        <w:pStyle w:val="Legenda"/>
      </w:pPr>
      <w:r>
        <w:t xml:space="preserve">Rys. </w:t>
      </w:r>
      <w:fldSimple w:instr=" STYLEREF 1 \s ">
        <w:r w:rsidR="00B32F6F">
          <w:rPr>
            <w:noProof/>
          </w:rPr>
          <w:t>5</w:t>
        </w:r>
      </w:fldSimple>
      <w:r w:rsidR="00B32F6F">
        <w:t>.</w:t>
      </w:r>
      <w:fldSimple w:instr=" SEQ Rys. \* ARABIC \s 1 ">
        <w:r w:rsidR="00B32F6F">
          <w:rPr>
            <w:noProof/>
          </w:rPr>
          <w:t>17</w:t>
        </w:r>
      </w:fldSimple>
      <w:r>
        <w:t xml:space="preserve"> Widok zakładki „Pracownicy”</w:t>
      </w:r>
    </w:p>
    <w:p w:rsidR="00755865" w:rsidRPr="00755865" w:rsidRDefault="00755865" w:rsidP="00755865">
      <w:pPr>
        <w:rPr>
          <w:lang w:eastAsia="pl-PL"/>
        </w:rPr>
      </w:pPr>
    </w:p>
    <w:p w:rsidR="00261B1A" w:rsidRDefault="00261B1A">
      <w:pPr>
        <w:pStyle w:val="NormalnyIn"/>
        <w:ind w:firstLine="0"/>
        <w:jc w:val="center"/>
        <w:rPr>
          <w:del w:id="2191" w:author="Maciek" w:date="2011-09-01T21:22:00Z"/>
          <w:i/>
          <w:rPrChange w:id="2192" w:author="Maciek" w:date="2011-09-01T21:41:00Z">
            <w:rPr>
              <w:del w:id="2193" w:author="Maciek" w:date="2011-09-01T21:22:00Z"/>
            </w:rPr>
          </w:rPrChange>
        </w:rPr>
        <w:pPrChange w:id="2194" w:author="Maciek" w:date="2011-09-01T21:41:00Z">
          <w:pPr>
            <w:pStyle w:val="NormalnyIn"/>
            <w:ind w:firstLine="360"/>
          </w:pPr>
        </w:pPrChange>
      </w:pPr>
    </w:p>
    <w:p w:rsidR="00DA4D42" w:rsidRDefault="00DA4D42" w:rsidP="00C37BBB">
      <w:pPr>
        <w:pStyle w:val="NormalnyIn"/>
        <w:ind w:firstLine="0"/>
        <w:jc w:val="center"/>
        <w:rPr>
          <w:del w:id="2195" w:author="Maciek" w:date="2011-09-01T21:23:00Z"/>
        </w:rPr>
      </w:pPr>
    </w:p>
    <w:p w:rsidR="00C37BBB" w:rsidRDefault="00261B1A" w:rsidP="00C37BBB">
      <w:pPr>
        <w:pStyle w:val="NormalnyIn"/>
        <w:keepNext/>
        <w:ind w:firstLine="0"/>
        <w:jc w:val="center"/>
      </w:pPr>
      <w:ins w:id="2196" w:author="Maciek" w:date="2011-09-01T21:24:00Z">
        <w:r>
          <w:rPr>
            <w:noProof/>
            <w:rPrChange w:id="2197" w:author="Unknown">
              <w:rPr>
                <w:noProof/>
                <w:color w:val="0000FF"/>
                <w:sz w:val="16"/>
                <w:szCs w:val="16"/>
                <w:u w:val="single"/>
              </w:rPr>
            </w:rPrChange>
          </w:rPr>
          <w:drawing>
            <wp:inline distT="0" distB="0" distL="0" distR="0">
              <wp:extent cx="5522258" cy="3352800"/>
              <wp:effectExtent l="19050" t="0" r="2242" b="0"/>
              <wp:docPr id="32"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5538629" cy="3362739"/>
                      </a:xfrm>
                      <a:prstGeom prst="rect">
                        <a:avLst/>
                      </a:prstGeom>
                      <a:noFill/>
                      <a:ln w="9525">
                        <a:noFill/>
                        <a:miter lim="800000"/>
                        <a:headEnd/>
                        <a:tailEnd/>
                      </a:ln>
                    </pic:spPr>
                  </pic:pic>
                </a:graphicData>
              </a:graphic>
            </wp:inline>
          </w:drawing>
        </w:r>
      </w:ins>
    </w:p>
    <w:p w:rsidR="00755865" w:rsidRDefault="00C37BBB" w:rsidP="00C37BBB">
      <w:pPr>
        <w:pStyle w:val="Legenda"/>
      </w:pPr>
      <w:r>
        <w:t xml:space="preserve">Rys. </w:t>
      </w:r>
      <w:fldSimple w:instr=" STYLEREF 1 \s ">
        <w:r w:rsidR="00B32F6F">
          <w:rPr>
            <w:noProof/>
          </w:rPr>
          <w:t>5</w:t>
        </w:r>
      </w:fldSimple>
      <w:r w:rsidR="00B32F6F">
        <w:t>.</w:t>
      </w:r>
      <w:fldSimple w:instr=" SEQ Rys. \* ARABIC \s 1 ">
        <w:r w:rsidR="00B32F6F">
          <w:rPr>
            <w:noProof/>
          </w:rPr>
          <w:t>18</w:t>
        </w:r>
      </w:fldSimple>
      <w:r>
        <w:t xml:space="preserve"> Szczegółowy widok danych pracownika</w:t>
      </w:r>
    </w:p>
    <w:p w:rsidR="00261B1A" w:rsidRDefault="0094614B">
      <w:pPr>
        <w:pStyle w:val="NormalnyIn"/>
        <w:ind w:firstLine="0"/>
        <w:pPrChange w:id="2198" w:author="Sebastian Łuczak" w:date="2011-09-02T10:45:00Z">
          <w:pPr>
            <w:pStyle w:val="NormalnyIn"/>
            <w:ind w:firstLine="360"/>
          </w:pPr>
        </w:pPrChange>
      </w:pPr>
      <w:r>
        <w:lastRenderedPageBreak/>
        <w:t>O</w:t>
      </w:r>
      <w:r w:rsidR="00993D3D">
        <w:t>statnią opcją</w:t>
      </w:r>
      <w:del w:id="2199" w:author="Sebastian" w:date="2011-09-01T11:56:00Z">
        <w:r w:rsidR="00993D3D" w:rsidDel="00010A89">
          <w:delText xml:space="preserve"> wyboru</w:delText>
        </w:r>
        <w:r w:rsidR="00DA44EE" w:rsidDel="00010A89">
          <w:delText>,</w:delText>
        </w:r>
      </w:del>
      <w:ins w:id="2200" w:author="Sebastian" w:date="2011-09-01T11:56:00Z">
        <w:r w:rsidR="00010A89">
          <w:t xml:space="preserve"> </w:t>
        </w:r>
      </w:ins>
      <w:r w:rsidR="00993D3D">
        <w:t xml:space="preserve"> widoczną dla wszystkich użytkowników</w:t>
      </w:r>
      <w:r w:rsidR="00DA44EE">
        <w:t>,</w:t>
      </w:r>
      <w:r w:rsidR="00993D3D">
        <w:t xml:space="preserve"> jest zakładka „Kontrahenci”. Ma ona na celu przedstawienie listy oraz danych szczegółowych poszczególnych firm zarejestrowanych w systemie. </w:t>
      </w:r>
    </w:p>
    <w:p w:rsidR="00CF4227" w:rsidRDefault="00261B1A" w:rsidP="00CF4227">
      <w:pPr>
        <w:pStyle w:val="NormalnyIn"/>
        <w:keepNext/>
        <w:ind w:firstLine="0"/>
        <w:jc w:val="center"/>
      </w:pPr>
      <w:ins w:id="2201" w:author="Maciek" w:date="2011-09-01T21:22:00Z">
        <w:r>
          <w:rPr>
            <w:noProof/>
            <w:rPrChange w:id="2202" w:author="Unknown">
              <w:rPr>
                <w:noProof/>
                <w:color w:val="0000FF"/>
                <w:sz w:val="16"/>
                <w:szCs w:val="16"/>
                <w:u w:val="single"/>
              </w:rPr>
            </w:rPrChange>
          </w:rPr>
          <w:drawing>
            <wp:inline distT="0" distB="0" distL="0" distR="0">
              <wp:extent cx="5531920" cy="3358666"/>
              <wp:effectExtent l="19050" t="0" r="0" b="0"/>
              <wp:docPr id="2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srcRect/>
                      <a:stretch>
                        <a:fillRect/>
                      </a:stretch>
                    </pic:blipFill>
                    <pic:spPr bwMode="auto">
                      <a:xfrm>
                        <a:off x="0" y="0"/>
                        <a:ext cx="5553596" cy="3371827"/>
                      </a:xfrm>
                      <a:prstGeom prst="rect">
                        <a:avLst/>
                      </a:prstGeom>
                      <a:noFill/>
                      <a:ln w="9525">
                        <a:noFill/>
                        <a:miter lim="800000"/>
                        <a:headEnd/>
                        <a:tailEnd/>
                      </a:ln>
                    </pic:spPr>
                  </pic:pic>
                </a:graphicData>
              </a:graphic>
            </wp:inline>
          </w:drawing>
        </w:r>
      </w:ins>
    </w:p>
    <w:p w:rsidR="00261B1A" w:rsidRDefault="00CF4227">
      <w:pPr>
        <w:pStyle w:val="Legenda"/>
        <w:pPrChange w:id="2203" w:author="Sebastian Łuczak" w:date="2011-09-02T10:45:00Z">
          <w:pPr>
            <w:pStyle w:val="NormalnyIn"/>
            <w:ind w:firstLine="360"/>
          </w:pPr>
        </w:pPrChange>
      </w:pPr>
      <w:r w:rsidRPr="00CF4227">
        <w:t xml:space="preserve">Rys. </w:t>
      </w:r>
      <w:fldSimple w:instr=" STYLEREF 1 \s ">
        <w:r w:rsidR="00B32F6F">
          <w:rPr>
            <w:noProof/>
          </w:rPr>
          <w:t>5</w:t>
        </w:r>
      </w:fldSimple>
      <w:r w:rsidR="00B32F6F">
        <w:t>.</w:t>
      </w:r>
      <w:fldSimple w:instr=" SEQ Rys. \* ARABIC \s 1 ">
        <w:r w:rsidR="00B32F6F">
          <w:rPr>
            <w:noProof/>
          </w:rPr>
          <w:t>19</w:t>
        </w:r>
      </w:fldSimple>
      <w:r w:rsidRPr="00CF4227">
        <w:t xml:space="preserve"> </w:t>
      </w:r>
      <w:ins w:id="2204" w:author="Maciek" w:date="2011-09-01T21:39:00Z">
        <w:r w:rsidR="002436F7" w:rsidRPr="002436F7">
          <w:rPr>
            <w:szCs w:val="16"/>
            <w:rPrChange w:id="2205" w:author="Maciek" w:date="2011-09-01T21:42:00Z">
              <w:rPr>
                <w:color w:val="0000FF"/>
                <w:sz w:val="16"/>
                <w:szCs w:val="16"/>
                <w:u w:val="single"/>
              </w:rPr>
            </w:rPrChange>
          </w:rPr>
          <w:t xml:space="preserve">Widok zakładki </w:t>
        </w:r>
        <w:r w:rsidRPr="00CF4227">
          <w:t>„Kontrahenci”</w:t>
        </w:r>
      </w:ins>
    </w:p>
    <w:p w:rsidR="001D24B9" w:rsidRDefault="001D24B9">
      <w:pPr>
        <w:pStyle w:val="NormalnyIn"/>
        <w:ind w:firstLine="0"/>
      </w:pPr>
    </w:p>
    <w:p w:rsidR="001D24B9" w:rsidRDefault="001D24B9">
      <w:pPr>
        <w:pStyle w:val="NormalnyIn"/>
        <w:ind w:firstLine="0"/>
        <w:rPr>
          <w:del w:id="2206" w:author="Sebastian Łuczak" w:date="2011-09-02T10:44:00Z"/>
        </w:rPr>
      </w:pPr>
    </w:p>
    <w:p w:rsidR="00261B1A" w:rsidRDefault="00261B1A">
      <w:pPr>
        <w:pStyle w:val="NormalnyIn"/>
        <w:ind w:firstLine="0"/>
        <w:rPr>
          <w:del w:id="2207" w:author="Sebastian Łuczak" w:date="2011-09-02T10:45:00Z"/>
        </w:rPr>
        <w:pPrChange w:id="2208" w:author="Sebastian Łuczak" w:date="2011-09-02T10:45:00Z">
          <w:pPr>
            <w:pStyle w:val="NormalnyIn"/>
            <w:ind w:firstLine="360"/>
          </w:pPr>
        </w:pPrChange>
      </w:pPr>
    </w:p>
    <w:p w:rsidR="00261B1A" w:rsidRDefault="00261B1A">
      <w:pPr>
        <w:pStyle w:val="NormalnyIn"/>
        <w:ind w:firstLine="360"/>
        <w:jc w:val="center"/>
        <w:rPr>
          <w:del w:id="2209" w:author="Maciek" w:date="2011-09-01T21:22:00Z"/>
        </w:rPr>
        <w:pPrChange w:id="2210" w:author="Maciek" w:date="2011-09-01T21:42:00Z">
          <w:pPr>
            <w:pStyle w:val="NormalnyIn"/>
            <w:ind w:firstLine="360"/>
          </w:pPr>
        </w:pPrChange>
      </w:pPr>
    </w:p>
    <w:p w:rsidR="00CF4227" w:rsidRDefault="00261B1A" w:rsidP="00CF4227">
      <w:pPr>
        <w:pStyle w:val="NormalnyIn"/>
        <w:keepNext/>
        <w:ind w:firstLine="0"/>
        <w:jc w:val="center"/>
      </w:pPr>
      <w:ins w:id="2211" w:author="Maciek" w:date="2011-09-01T21:24:00Z">
        <w:r>
          <w:rPr>
            <w:noProof/>
            <w:rPrChange w:id="2212" w:author="Unknown">
              <w:rPr>
                <w:noProof/>
                <w:color w:val="0000FF"/>
                <w:sz w:val="16"/>
                <w:szCs w:val="16"/>
                <w:u w:val="single"/>
              </w:rPr>
            </w:rPrChange>
          </w:rPr>
          <w:drawing>
            <wp:inline distT="0" distB="0" distL="0" distR="0">
              <wp:extent cx="5501529" cy="3340213"/>
              <wp:effectExtent l="19050" t="0" r="3921" b="0"/>
              <wp:docPr id="11"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srcRect/>
                      <a:stretch>
                        <a:fillRect/>
                      </a:stretch>
                    </pic:blipFill>
                    <pic:spPr bwMode="auto">
                      <a:xfrm>
                        <a:off x="0" y="0"/>
                        <a:ext cx="5503919" cy="3341664"/>
                      </a:xfrm>
                      <a:prstGeom prst="rect">
                        <a:avLst/>
                      </a:prstGeom>
                      <a:noFill/>
                      <a:ln w="9525">
                        <a:noFill/>
                        <a:miter lim="800000"/>
                        <a:headEnd/>
                        <a:tailEnd/>
                      </a:ln>
                    </pic:spPr>
                  </pic:pic>
                </a:graphicData>
              </a:graphic>
            </wp:inline>
          </w:drawing>
        </w:r>
      </w:ins>
    </w:p>
    <w:p w:rsidR="00EC7C9D" w:rsidRPr="00CF4227" w:rsidRDefault="00CF4227" w:rsidP="00CF4227">
      <w:pPr>
        <w:pStyle w:val="Legenda"/>
      </w:pPr>
      <w:r w:rsidRPr="00CF4227">
        <w:t xml:space="preserve">Rys. </w:t>
      </w:r>
      <w:fldSimple w:instr=" STYLEREF 1 \s ">
        <w:r w:rsidR="00B32F6F">
          <w:rPr>
            <w:noProof/>
          </w:rPr>
          <w:t>5</w:t>
        </w:r>
      </w:fldSimple>
      <w:r w:rsidR="00B32F6F">
        <w:t>.</w:t>
      </w:r>
      <w:fldSimple w:instr=" SEQ Rys. \* ARABIC \s 1 ">
        <w:r w:rsidR="00B32F6F">
          <w:rPr>
            <w:noProof/>
          </w:rPr>
          <w:t>20</w:t>
        </w:r>
      </w:fldSimple>
      <w:r w:rsidRPr="00CF4227">
        <w:t xml:space="preserve"> </w:t>
      </w:r>
      <w:ins w:id="2213" w:author="Maciek" w:date="2011-09-01T21:39:00Z">
        <w:r w:rsidR="002436F7" w:rsidRPr="002436F7">
          <w:rPr>
            <w:szCs w:val="16"/>
            <w:rPrChange w:id="2214" w:author="Maciek" w:date="2011-09-01T21:42:00Z">
              <w:rPr>
                <w:color w:val="0000FF"/>
                <w:sz w:val="16"/>
                <w:szCs w:val="16"/>
                <w:u w:val="single"/>
              </w:rPr>
            </w:rPrChange>
          </w:rPr>
          <w:t>Sz</w:t>
        </w:r>
      </w:ins>
      <w:ins w:id="2215" w:author="Maciek" w:date="2011-09-01T21:40:00Z">
        <w:r w:rsidR="002436F7" w:rsidRPr="002436F7">
          <w:rPr>
            <w:szCs w:val="16"/>
            <w:rPrChange w:id="2216" w:author="Maciek" w:date="2011-09-01T21:42:00Z">
              <w:rPr>
                <w:color w:val="0000FF"/>
                <w:sz w:val="16"/>
                <w:szCs w:val="16"/>
                <w:u w:val="single"/>
              </w:rPr>
            </w:rPrChange>
          </w:rPr>
          <w:t>czegółowy widok</w:t>
        </w:r>
      </w:ins>
      <w:ins w:id="2217" w:author="Maciek" w:date="2011-09-01T21:42:00Z">
        <w:r w:rsidR="002436F7" w:rsidRPr="002436F7">
          <w:rPr>
            <w:szCs w:val="16"/>
            <w:rPrChange w:id="2218" w:author="Maciek" w:date="2011-09-01T21:42:00Z">
              <w:rPr>
                <w:color w:val="0000FF"/>
                <w:sz w:val="16"/>
                <w:szCs w:val="16"/>
                <w:u w:val="single"/>
              </w:rPr>
            </w:rPrChange>
          </w:rPr>
          <w:t xml:space="preserve"> danych</w:t>
        </w:r>
      </w:ins>
      <w:ins w:id="2219" w:author="Maciek" w:date="2011-09-01T21:40:00Z">
        <w:r w:rsidR="002436F7" w:rsidRPr="002436F7">
          <w:rPr>
            <w:szCs w:val="16"/>
            <w:rPrChange w:id="2220" w:author="Maciek" w:date="2011-09-01T21:42:00Z">
              <w:rPr>
                <w:color w:val="0000FF"/>
                <w:sz w:val="16"/>
                <w:szCs w:val="16"/>
                <w:u w:val="single"/>
              </w:rPr>
            </w:rPrChange>
          </w:rPr>
          <w:t xml:space="preserve"> kontrahenta</w:t>
        </w:r>
      </w:ins>
    </w:p>
    <w:p w:rsidR="001D24B9" w:rsidRPr="001D24B9" w:rsidRDefault="001D24B9" w:rsidP="001D24B9">
      <w:pPr>
        <w:pStyle w:val="NormalnyIn"/>
        <w:ind w:firstLine="360"/>
        <w:jc w:val="center"/>
        <w:rPr>
          <w:i/>
        </w:rPr>
      </w:pPr>
    </w:p>
    <w:p w:rsidR="00261B1A" w:rsidRDefault="00261B1A">
      <w:pPr>
        <w:pStyle w:val="NormalnyIn"/>
        <w:ind w:firstLine="0"/>
        <w:rPr>
          <w:del w:id="2221" w:author="Sebastian Łuczak" w:date="2011-09-02T10:45:00Z"/>
        </w:rPr>
        <w:pPrChange w:id="2222" w:author="Sebastian Łuczak" w:date="2011-09-02T10:45:00Z">
          <w:pPr>
            <w:pStyle w:val="NormalnyIn"/>
            <w:ind w:firstLine="360"/>
          </w:pPr>
        </w:pPrChange>
      </w:pPr>
    </w:p>
    <w:p w:rsidR="00261B1A" w:rsidRDefault="00261B1A">
      <w:pPr>
        <w:pStyle w:val="NormalnyIn"/>
        <w:ind w:firstLine="0"/>
        <w:rPr>
          <w:del w:id="2223" w:author="Sebastian Łuczak" w:date="2011-09-02T10:45:00Z"/>
        </w:rPr>
        <w:pPrChange w:id="2224" w:author="Sebastian Łuczak" w:date="2011-09-02T10:45:00Z">
          <w:pPr>
            <w:pStyle w:val="NormalnyIn"/>
            <w:ind w:firstLine="360"/>
          </w:pPr>
        </w:pPrChange>
      </w:pPr>
    </w:p>
    <w:p w:rsidR="00261B1A" w:rsidRDefault="00261B1A">
      <w:pPr>
        <w:pStyle w:val="NormalnyIn"/>
        <w:ind w:firstLine="0"/>
        <w:rPr>
          <w:del w:id="2225" w:author="Sebastian Łuczak" w:date="2011-09-02T10:45:00Z"/>
        </w:rPr>
        <w:pPrChange w:id="2226" w:author="Sebastian Łuczak" w:date="2011-09-02T10:45:00Z">
          <w:pPr>
            <w:pStyle w:val="NormalnyIn"/>
            <w:ind w:firstLine="360"/>
          </w:pPr>
        </w:pPrChange>
      </w:pPr>
    </w:p>
    <w:p w:rsidR="00261B1A" w:rsidRDefault="00261B1A">
      <w:pPr>
        <w:pStyle w:val="NormalnyIn"/>
        <w:ind w:firstLine="0"/>
        <w:rPr>
          <w:del w:id="2227" w:author="Sebastian Łuczak" w:date="2011-09-02T10:45:00Z"/>
        </w:rPr>
        <w:pPrChange w:id="2228" w:author="Sebastian Łuczak" w:date="2011-09-02T10:45:00Z">
          <w:pPr>
            <w:pStyle w:val="NormalnyIn"/>
            <w:ind w:firstLine="360"/>
          </w:pPr>
        </w:pPrChange>
      </w:pPr>
    </w:p>
    <w:p w:rsidR="00261B1A" w:rsidRDefault="00261B1A">
      <w:pPr>
        <w:pStyle w:val="NormalnyIn"/>
        <w:ind w:firstLine="0"/>
        <w:rPr>
          <w:del w:id="2229" w:author="Sebastian Łuczak" w:date="2011-09-02T10:45:00Z"/>
        </w:rPr>
        <w:pPrChange w:id="2230" w:author="Sebastian Łuczak" w:date="2011-09-02T10:45:00Z">
          <w:pPr>
            <w:pStyle w:val="NormalnyIn"/>
            <w:ind w:firstLine="360"/>
          </w:pPr>
        </w:pPrChange>
      </w:pPr>
    </w:p>
    <w:p w:rsidR="00261B1A" w:rsidRDefault="005D1C5E">
      <w:pPr>
        <w:pStyle w:val="NormalnyIn"/>
        <w:ind w:firstLine="0"/>
        <w:pPrChange w:id="2231" w:author="Sebastian Łuczak" w:date="2011-09-02T10:45:00Z">
          <w:pPr>
            <w:pStyle w:val="NormalnyIn"/>
            <w:ind w:firstLine="360"/>
          </w:pPr>
        </w:pPrChange>
      </w:pPr>
      <w:r w:rsidRPr="005D1C5E">
        <w:t xml:space="preserve">Jak już wcześniej zostało wspomniane, użytkownik z uprawnieniami </w:t>
      </w:r>
      <w:r w:rsidRPr="001D24B9">
        <w:rPr>
          <w:rFonts w:ascii="Courier New" w:hAnsi="Courier New" w:cs="Courier New"/>
          <w:sz w:val="20"/>
          <w:szCs w:val="20"/>
        </w:rPr>
        <w:t>ROLE_ADMIN</w:t>
      </w:r>
      <w:r w:rsidRPr="005D1C5E">
        <w:t xml:space="preserve"> posiada dostęp do dodatkowej zakładki „Administracja” w której </w:t>
      </w:r>
      <w:del w:id="2232" w:author="Sebastian" w:date="2011-09-01T11:56:00Z">
        <w:r w:rsidRPr="005D1C5E" w:rsidDel="00010A89">
          <w:delText xml:space="preserve">to widzi </w:delText>
        </w:r>
      </w:del>
      <w:ins w:id="2233" w:author="Sebastian" w:date="2011-09-01T11:56:00Z">
        <w:r w:rsidR="00010A89">
          <w:t xml:space="preserve">widnieje </w:t>
        </w:r>
      </w:ins>
      <w:r w:rsidRPr="005D1C5E">
        <w:t>list</w:t>
      </w:r>
      <w:ins w:id="2234" w:author="Sebastian" w:date="2011-09-01T11:56:00Z">
        <w:r w:rsidR="00010A89">
          <w:t>a</w:t>
        </w:r>
      </w:ins>
      <w:del w:id="2235" w:author="Sebastian" w:date="2011-09-01T11:56:00Z">
        <w:r w:rsidRPr="005D1C5E" w:rsidDel="00010A89">
          <w:delText>ę</w:delText>
        </w:r>
      </w:del>
      <w:r w:rsidRPr="005D1C5E">
        <w:t xml:space="preserve"> użytkowników oraz informację czy są oni aktywni. Dodatkowo administrator z tego poziomu może nadawać uprawnienia użytkownikom oraz ich </w:t>
      </w:r>
      <w:del w:id="2236" w:author="Sebastian" w:date="2011-09-01T11:56:00Z">
        <w:r w:rsidRPr="005D1C5E" w:rsidDel="00010A89">
          <w:delText>zablokowywać</w:delText>
        </w:r>
      </w:del>
      <w:ins w:id="2237" w:author="Sebastian" w:date="2011-09-01T11:56:00Z">
        <w:r w:rsidR="00010A89">
          <w:t>blokowa</w:t>
        </w:r>
      </w:ins>
      <w:ins w:id="2238" w:author="Sebastian" w:date="2011-09-01T11:57:00Z">
        <w:r w:rsidR="00010A89">
          <w:t>ć</w:t>
        </w:r>
      </w:ins>
      <w:r w:rsidRPr="005D1C5E">
        <w:t xml:space="preserve">.  </w:t>
      </w:r>
    </w:p>
    <w:p w:rsidR="003B21BC" w:rsidRDefault="003B21BC" w:rsidP="003B21BC">
      <w:pPr>
        <w:pStyle w:val="NormalnyIn"/>
        <w:ind w:firstLine="360"/>
      </w:pPr>
    </w:p>
    <w:p w:rsidR="008A7972" w:rsidRDefault="00261B1A" w:rsidP="008A7972">
      <w:pPr>
        <w:pStyle w:val="NormalnyIn"/>
        <w:keepNext/>
        <w:ind w:firstLine="0"/>
        <w:jc w:val="center"/>
      </w:pPr>
      <w:ins w:id="2239" w:author="Maciek" w:date="2011-09-01T21:23:00Z">
        <w:r>
          <w:rPr>
            <w:noProof/>
            <w:rPrChange w:id="2240" w:author="Unknown">
              <w:rPr>
                <w:noProof/>
                <w:color w:val="0000FF"/>
                <w:sz w:val="16"/>
                <w:szCs w:val="16"/>
                <w:u w:val="single"/>
              </w:rPr>
            </w:rPrChange>
          </w:rPr>
          <w:drawing>
            <wp:inline distT="0" distB="0" distL="0" distR="0">
              <wp:extent cx="5760085" cy="3497194"/>
              <wp:effectExtent l="1905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8A7972" w:rsidRDefault="008A7972" w:rsidP="008A7972">
      <w:pPr>
        <w:pStyle w:val="Legenda"/>
      </w:pPr>
      <w:r>
        <w:t xml:space="preserve">Rys. </w:t>
      </w:r>
      <w:fldSimple w:instr=" STYLEREF 1 \s ">
        <w:r w:rsidR="00B32F6F">
          <w:rPr>
            <w:noProof/>
          </w:rPr>
          <w:t>5</w:t>
        </w:r>
      </w:fldSimple>
      <w:r w:rsidR="00B32F6F">
        <w:t>.</w:t>
      </w:r>
      <w:fldSimple w:instr=" SEQ Rys. \* ARABIC \s 1 ">
        <w:r w:rsidR="00B32F6F">
          <w:rPr>
            <w:noProof/>
          </w:rPr>
          <w:t>21</w:t>
        </w:r>
      </w:fldSimple>
      <w:r>
        <w:t xml:space="preserve"> </w:t>
      </w:r>
      <w:r w:rsidRPr="00D36802">
        <w:t>Widok zakładki „Administracja”</w:t>
      </w:r>
    </w:p>
    <w:p w:rsidR="008A7972" w:rsidRPr="008A7972" w:rsidRDefault="008A7972" w:rsidP="008A7972">
      <w:pPr>
        <w:rPr>
          <w:lang w:eastAsia="pl-PL"/>
        </w:rPr>
      </w:pPr>
    </w:p>
    <w:p w:rsidR="00261B1A" w:rsidRDefault="00EC7C9D">
      <w:pPr>
        <w:pStyle w:val="NormalnyIn"/>
        <w:ind w:firstLine="0"/>
        <w:jc w:val="center"/>
        <w:rPr>
          <w:del w:id="2241" w:author="Maciek" w:date="2011-09-01T21:23:00Z"/>
        </w:rPr>
        <w:pPrChange w:id="2242" w:author="Sebastian Łuczak" w:date="2011-09-02T10:45:00Z">
          <w:pPr>
            <w:pStyle w:val="NormalnyIn"/>
            <w:ind w:firstLine="360"/>
          </w:pPr>
        </w:pPrChange>
      </w:pPr>
      <w:del w:id="2243" w:author="Maciek" w:date="2011-09-01T21:23:00Z">
        <w:r w:rsidDel="00594997">
          <w:delText>//screen</w:delText>
        </w:r>
      </w:del>
    </w:p>
    <w:p w:rsidR="008A7972" w:rsidRDefault="00261B1A" w:rsidP="008A7972">
      <w:pPr>
        <w:keepNext/>
        <w:jc w:val="center"/>
      </w:pPr>
      <w:ins w:id="2244" w:author="Maciek" w:date="2011-09-01T21:23:00Z">
        <w:r>
          <w:rPr>
            <w:noProof/>
            <w:lang w:eastAsia="pl-PL"/>
            <w:rPrChange w:id="2245" w:author="Unknown">
              <w:rPr>
                <w:noProof/>
                <w:color w:val="0000FF"/>
                <w:sz w:val="16"/>
                <w:szCs w:val="16"/>
                <w:u w:val="single"/>
                <w:lang w:eastAsia="pl-PL"/>
              </w:rPr>
            </w:rPrChange>
          </w:rPr>
          <w:drawing>
            <wp:inline distT="0" distB="0" distL="0" distR="0">
              <wp:extent cx="5760085" cy="3497194"/>
              <wp:effectExtent l="19050" t="0" r="0" b="0"/>
              <wp:docPr id="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760085" cy="3497194"/>
                      </a:xfrm>
                      <a:prstGeom prst="rect">
                        <a:avLst/>
                      </a:prstGeom>
                      <a:noFill/>
                      <a:ln w="9525">
                        <a:noFill/>
                        <a:miter lim="800000"/>
                        <a:headEnd/>
                        <a:tailEnd/>
                      </a:ln>
                    </pic:spPr>
                  </pic:pic>
                </a:graphicData>
              </a:graphic>
            </wp:inline>
          </w:drawing>
        </w:r>
      </w:ins>
    </w:p>
    <w:p w:rsidR="008A7972" w:rsidRDefault="008A7972" w:rsidP="008A7972">
      <w:pPr>
        <w:pStyle w:val="Legenda"/>
      </w:pPr>
      <w:r>
        <w:t xml:space="preserve">Rys. </w:t>
      </w:r>
      <w:fldSimple w:instr=" STYLEREF 1 \s ">
        <w:r w:rsidR="00B32F6F">
          <w:rPr>
            <w:noProof/>
          </w:rPr>
          <w:t>5</w:t>
        </w:r>
      </w:fldSimple>
      <w:r w:rsidR="00B32F6F">
        <w:t>.</w:t>
      </w:r>
      <w:fldSimple w:instr=" SEQ Rys. \* ARABIC \s 1 ">
        <w:r w:rsidR="00B32F6F">
          <w:rPr>
            <w:noProof/>
          </w:rPr>
          <w:t>22</w:t>
        </w:r>
      </w:fldSimple>
      <w:r>
        <w:t xml:space="preserve"> </w:t>
      </w:r>
      <w:r w:rsidRPr="000F2C47">
        <w:t>Szczegółowy widok danych użytkownika</w:t>
      </w:r>
    </w:p>
    <w:p w:rsidR="001D24B9" w:rsidRDefault="001D24B9">
      <w:pPr>
        <w:jc w:val="left"/>
        <w:rPr>
          <w:rFonts w:ascii="Times New Roman" w:eastAsiaTheme="majorEastAsia" w:hAnsi="Times New Roman" w:cstheme="majorBidi"/>
          <w:b/>
          <w:bCs/>
          <w:caps/>
          <w:sz w:val="32"/>
          <w:szCs w:val="28"/>
          <w:lang w:eastAsia="pl-PL"/>
        </w:rPr>
      </w:pPr>
      <w:r>
        <w:br w:type="page"/>
      </w:r>
    </w:p>
    <w:p w:rsidR="003B21BC" w:rsidRDefault="00757A52" w:rsidP="00757A52">
      <w:pPr>
        <w:pStyle w:val="Nagwek1"/>
      </w:pPr>
      <w:bookmarkStart w:id="2246" w:name="_Toc302857120"/>
      <w:r>
        <w:lastRenderedPageBreak/>
        <w:t>Testy</w:t>
      </w:r>
      <w:r w:rsidR="00B4716F">
        <w:t xml:space="preserve"> Funkcjonalne</w:t>
      </w:r>
      <w:bookmarkEnd w:id="2246"/>
    </w:p>
    <w:p w:rsidR="00B4716F" w:rsidRDefault="00B4716F" w:rsidP="00B4716F">
      <w:pPr>
        <w:pStyle w:val="Nagwek2"/>
      </w:pPr>
      <w:bookmarkStart w:id="2247" w:name="_Toc302857121"/>
      <w:r>
        <w:t>Wstęp</w:t>
      </w:r>
      <w:bookmarkEnd w:id="2247"/>
    </w:p>
    <w:p w:rsidR="00B4716F" w:rsidRDefault="00B4716F" w:rsidP="00B4716F">
      <w:pPr>
        <w:pStyle w:val="NormalnyIn"/>
        <w:ind w:firstLine="0"/>
      </w:pPr>
      <w:r>
        <w:t>Testy funkcjonalne systemu przebiegały w kilku scenariuszach, wliczając sytuacje poprawnego działania wszystkich modułów, braku dostępu do sieci, nieoczekiwanego wyłączenia serwera, błędnych dany</w:t>
      </w:r>
      <w:r w:rsidR="00EC16A0">
        <w:t xml:space="preserve">ch wprowadzanych do formularzy itp. </w:t>
      </w:r>
    </w:p>
    <w:p w:rsidR="00266A84" w:rsidRDefault="00266A84" w:rsidP="00B4716F">
      <w:pPr>
        <w:pStyle w:val="NormalnyIn"/>
        <w:ind w:firstLine="0"/>
      </w:pPr>
      <w:r>
        <w:t>We wszystkich przypadkach środowisko uruchomieniowe aplikacji stacjonarnych było następujące:</w:t>
      </w:r>
    </w:p>
    <w:p w:rsidR="00266A84" w:rsidRDefault="00A5670F" w:rsidP="00B4716F">
      <w:pPr>
        <w:pStyle w:val="NormalnyIn"/>
        <w:ind w:firstLine="0"/>
      </w:pPr>
      <w:r w:rsidRPr="004A5B46">
        <w:rPr>
          <w:highlight w:val="yellow"/>
        </w:rPr>
        <w:t>TODO</w:t>
      </w:r>
    </w:p>
    <w:p w:rsidR="007611C7" w:rsidRDefault="007611C7" w:rsidP="007611C7">
      <w:pPr>
        <w:pStyle w:val="NormalnyIn"/>
        <w:ind w:firstLine="0"/>
      </w:pPr>
      <w:r>
        <w:t>Aplikacje mobilne:</w:t>
      </w:r>
    </w:p>
    <w:p w:rsidR="007611C7" w:rsidRPr="007611C7" w:rsidRDefault="007611C7" w:rsidP="007611C7">
      <w:pPr>
        <w:pStyle w:val="NormalnyIn"/>
        <w:ind w:firstLine="0"/>
      </w:pPr>
      <w:r w:rsidRPr="007611C7">
        <w:t>Testy realizowano na telefonie Google Nexus S</w:t>
      </w:r>
      <w:r>
        <w:t xml:space="preserve"> z fabrycznie zainstalowanym systemem operacyjnym Android Gingerbread 2.3.4. Na telefonie zostały zainstalowane 3 aplikacje obsługujące komunikację NFC w celu sprawdzenia poprawności wywoływania aplikacji klienckiej do zarejestrowanych przez aplikację administracyjną znaczników.</w:t>
      </w:r>
    </w:p>
    <w:p w:rsidR="007611C7" w:rsidRDefault="00C54CEE" w:rsidP="00B4716F">
      <w:pPr>
        <w:pStyle w:val="NormalnyIn"/>
        <w:ind w:firstLine="0"/>
      </w:pPr>
      <w:r>
        <w:t>Znacznikami stosowanymi podczas testów były miękkie naklejki z prasowanym znacznikiem typu Mifare Ultralight.</w:t>
      </w:r>
    </w:p>
    <w:p w:rsidR="00C54CEE" w:rsidRDefault="00C54CEE" w:rsidP="00B4716F">
      <w:pPr>
        <w:pStyle w:val="NormalnyIn"/>
        <w:ind w:firstLine="0"/>
      </w:pPr>
      <w:r>
        <w:t>Testy przeprowadzano na urządzeniach biurowych z obudowami z tworzywa sztucznego, głośnikach z obudową drewnianą oraz urządzeniach AGD o obudowach metalowych.</w:t>
      </w:r>
    </w:p>
    <w:p w:rsidR="00C54CEE" w:rsidRDefault="00C54CEE" w:rsidP="00B4716F">
      <w:pPr>
        <w:pStyle w:val="NormalnyIn"/>
        <w:ind w:firstLine="0"/>
      </w:pPr>
    </w:p>
    <w:p w:rsidR="00A5670F" w:rsidRDefault="00BF32D3" w:rsidP="00A5670F">
      <w:pPr>
        <w:pStyle w:val="NormalnyIn"/>
        <w:ind w:firstLine="0"/>
      </w:pPr>
      <w:r>
        <w:t>Na czas testów w systemie u</w:t>
      </w:r>
      <w:r w:rsidR="00A5670F">
        <w:t>tworzeni zostali następujący użytkownicy o podanych uprawnieniach:</w:t>
      </w:r>
    </w:p>
    <w:p w:rsidR="00A5670F" w:rsidRDefault="00A5670F" w:rsidP="00A5670F">
      <w:pPr>
        <w:pStyle w:val="NormalnyIn"/>
        <w:ind w:firstLine="708"/>
      </w:pPr>
      <w:r>
        <w:t xml:space="preserve">testa - </w:t>
      </w:r>
      <w:r w:rsidRPr="00EC16A0">
        <w:rPr>
          <w:rFonts w:ascii="Courier New" w:hAnsi="Courier New" w:cs="Courier New"/>
          <w:sz w:val="20"/>
          <w:szCs w:val="20"/>
        </w:rPr>
        <w:t>ROLE_ADMIN</w:t>
      </w:r>
    </w:p>
    <w:p w:rsidR="00A5670F" w:rsidRDefault="00A5670F" w:rsidP="00A5670F">
      <w:pPr>
        <w:pStyle w:val="NormalnyIn"/>
        <w:ind w:firstLine="708"/>
      </w:pPr>
      <w:r>
        <w:t xml:space="preserve">maku – </w:t>
      </w:r>
      <w:r w:rsidRPr="00EC16A0">
        <w:rPr>
          <w:rFonts w:ascii="Courier New" w:hAnsi="Courier New" w:cs="Courier New"/>
          <w:sz w:val="20"/>
          <w:szCs w:val="20"/>
        </w:rPr>
        <w:t>ROLE_SUPER_USER</w:t>
      </w:r>
    </w:p>
    <w:p w:rsidR="00A5670F" w:rsidRDefault="00A5670F" w:rsidP="00A5670F">
      <w:pPr>
        <w:pStyle w:val="NormalnyIn"/>
        <w:ind w:firstLine="708"/>
        <w:rPr>
          <w:rFonts w:ascii="Courier New" w:hAnsi="Courier New" w:cs="Courier New"/>
          <w:sz w:val="20"/>
          <w:szCs w:val="20"/>
        </w:rPr>
      </w:pPr>
      <w:r>
        <w:t xml:space="preserve">astarski – </w:t>
      </w:r>
      <w:r w:rsidRPr="00EC16A0">
        <w:rPr>
          <w:rFonts w:ascii="Courier New" w:hAnsi="Courier New" w:cs="Courier New"/>
          <w:sz w:val="20"/>
          <w:szCs w:val="20"/>
        </w:rPr>
        <w:t>ROLE_USER</w:t>
      </w:r>
    </w:p>
    <w:p w:rsidR="00C54CEE" w:rsidRDefault="00C54CEE" w:rsidP="00A5670F">
      <w:pPr>
        <w:pStyle w:val="NormalnyIn"/>
        <w:ind w:firstLine="708"/>
        <w:rPr>
          <w:rFonts w:ascii="Courier New" w:hAnsi="Courier New" w:cs="Courier New"/>
          <w:sz w:val="20"/>
          <w:szCs w:val="20"/>
        </w:rPr>
      </w:pPr>
    </w:p>
    <w:p w:rsidR="00A5670F" w:rsidRDefault="00A5670F" w:rsidP="00B4716F">
      <w:pPr>
        <w:pStyle w:val="NormalnyIn"/>
        <w:ind w:firstLine="0"/>
      </w:pPr>
      <w:r>
        <w:t>Poniżej sprawozdanie z ich przebiegu z rozróżnieniem</w:t>
      </w:r>
      <w:r w:rsidR="00797697">
        <w:t xml:space="preserve"> na</w:t>
      </w:r>
      <w:r>
        <w:t xml:space="preserve"> poszczegól</w:t>
      </w:r>
      <w:r w:rsidR="00E34FC1">
        <w:t>n</w:t>
      </w:r>
      <w:r w:rsidR="00797697">
        <w:t>e</w:t>
      </w:r>
      <w:r>
        <w:t xml:space="preserve"> wariant</w:t>
      </w:r>
      <w:r w:rsidR="00797697">
        <w:t>y</w:t>
      </w:r>
      <w:r>
        <w:t>.</w:t>
      </w:r>
    </w:p>
    <w:p w:rsidR="002B564E" w:rsidRDefault="002B564E">
      <w:pPr>
        <w:jc w:val="left"/>
        <w:rPr>
          <w:rFonts w:ascii="Times New Roman" w:eastAsiaTheme="majorEastAsia" w:hAnsi="Times New Roman" w:cstheme="majorBidi"/>
          <w:b/>
          <w:bCs/>
          <w:caps/>
          <w:sz w:val="24"/>
          <w:szCs w:val="26"/>
          <w:lang w:eastAsia="pl-PL"/>
        </w:rPr>
      </w:pPr>
      <w:bookmarkStart w:id="2248" w:name="_Toc302857122"/>
      <w:r>
        <w:br w:type="page"/>
      </w:r>
    </w:p>
    <w:p w:rsidR="00266A84" w:rsidRDefault="00266A84" w:rsidP="00266A84">
      <w:pPr>
        <w:pStyle w:val="Nagwek2"/>
      </w:pPr>
      <w:r>
        <w:lastRenderedPageBreak/>
        <w:t>Wariant 1</w:t>
      </w:r>
      <w:r w:rsidR="007269B4">
        <w:t xml:space="preserve"> – kontrola dostępu</w:t>
      </w:r>
      <w:bookmarkEnd w:id="2248"/>
    </w:p>
    <w:p w:rsidR="00266A84" w:rsidRDefault="00A5670F" w:rsidP="00A5670F">
      <w:pPr>
        <w:pStyle w:val="NormalnyIn"/>
        <w:ind w:firstLine="0"/>
      </w:pPr>
      <w:r>
        <w:t xml:space="preserve">Wykonano testy mające na celu weryfikację poprawności działania systemu kontroli dostępu. </w:t>
      </w:r>
    </w:p>
    <w:p w:rsidR="001D42AA" w:rsidRDefault="001D42AA" w:rsidP="001D42AA">
      <w:pPr>
        <w:pStyle w:val="Nagwek3"/>
      </w:pPr>
      <w:bookmarkStart w:id="2249" w:name="_Toc302856709"/>
      <w:bookmarkStart w:id="2250" w:name="_Toc302856962"/>
      <w:bookmarkStart w:id="2251" w:name="_Toc302857123"/>
      <w:r>
        <w:t>Portal administracyjny</w:t>
      </w:r>
      <w:bookmarkEnd w:id="2249"/>
      <w:bookmarkEnd w:id="2250"/>
      <w:bookmarkEnd w:id="2251"/>
    </w:p>
    <w:p w:rsidR="00B73B40" w:rsidRPr="00B73B40" w:rsidRDefault="00B73B40" w:rsidP="00B73B40">
      <w:pPr>
        <w:pStyle w:val="Nagwek4"/>
      </w:pPr>
      <w:r>
        <w:t>Przebieg</w:t>
      </w:r>
    </w:p>
    <w:p w:rsidR="007269B4" w:rsidRDefault="001D42AA" w:rsidP="001D42AA">
      <w:pPr>
        <w:pStyle w:val="NormalnyIn"/>
        <w:ind w:firstLine="0"/>
      </w:pPr>
      <w:r>
        <w:t>P</w:t>
      </w:r>
      <w:r w:rsidR="007269B4">
        <w:t xml:space="preserve">rzy pomocy każdego z wyżej wymienionych kont podjęto próby wyświetlenia każdej z dostępnych stron portalu administracyjnego, korzystając z łączy dostępnych po zalogowaniu. </w:t>
      </w:r>
    </w:p>
    <w:p w:rsidR="007269B4" w:rsidRDefault="007269B4" w:rsidP="007269B4">
      <w:pPr>
        <w:pStyle w:val="NormalnyIn"/>
        <w:ind w:firstLine="708"/>
        <w:rPr>
          <w:rFonts w:ascii="Courier New" w:hAnsi="Courier New" w:cs="Courier New"/>
          <w:sz w:val="20"/>
          <w:szCs w:val="20"/>
        </w:rPr>
      </w:pPr>
      <w:r>
        <w:t xml:space="preserve">Następnie przy pomocy każdego z wyżej wymienionych kont, a także bez logowania do systemu, podjęto próby wyświetlenia każdej z dostępnych stron portalu administracyjnego, ręcznie wpisując do paska adresu przeglądarki strony dostępne tylko dla użytkowników </w:t>
      </w:r>
      <w:r w:rsidRPr="00EC16A0">
        <w:rPr>
          <w:rFonts w:ascii="Courier New" w:hAnsi="Courier New" w:cs="Courier New"/>
          <w:sz w:val="20"/>
          <w:szCs w:val="20"/>
        </w:rPr>
        <w:t>ROLE_SUPER_USER</w:t>
      </w:r>
      <w:r>
        <w:rPr>
          <w:rFonts w:ascii="Courier New" w:hAnsi="Courier New" w:cs="Courier New"/>
          <w:sz w:val="20"/>
          <w:szCs w:val="20"/>
        </w:rPr>
        <w:t xml:space="preserve">, </w:t>
      </w:r>
      <w:r w:rsidRPr="007269B4">
        <w:t>a następnie</w:t>
      </w:r>
      <w:r>
        <w:rPr>
          <w:rFonts w:ascii="Courier New" w:hAnsi="Courier New" w:cs="Courier New"/>
          <w:sz w:val="20"/>
          <w:szCs w:val="20"/>
        </w:rPr>
        <w:t xml:space="preserve"> </w:t>
      </w:r>
      <w:r w:rsidRPr="00EC16A0">
        <w:rPr>
          <w:rFonts w:ascii="Courier New" w:hAnsi="Courier New" w:cs="Courier New"/>
          <w:sz w:val="20"/>
          <w:szCs w:val="20"/>
        </w:rPr>
        <w:t>ROLE_ADMIN</w:t>
      </w:r>
      <w:r>
        <w:rPr>
          <w:rFonts w:ascii="Courier New" w:hAnsi="Courier New" w:cs="Courier New"/>
          <w:sz w:val="20"/>
          <w:szCs w:val="20"/>
        </w:rPr>
        <w:t>.</w:t>
      </w:r>
    </w:p>
    <w:p w:rsidR="00B73B40" w:rsidRDefault="00B73B40" w:rsidP="00B73B40">
      <w:pPr>
        <w:pStyle w:val="Nagwek4"/>
      </w:pPr>
      <w:r>
        <w:t>Rezultat</w:t>
      </w:r>
    </w:p>
    <w:p w:rsidR="007269B4" w:rsidRDefault="007269B4" w:rsidP="003512C4">
      <w:pPr>
        <w:pStyle w:val="NormalnyIn"/>
        <w:ind w:firstLine="0"/>
      </w:pPr>
      <w:r w:rsidRPr="007269B4">
        <w:t xml:space="preserve">Zgodnie z </w:t>
      </w:r>
      <w:r>
        <w:t>oczekiwaniami aplikacja portalu udostępniała użytkownikom łącza zgodne z ich poziomem dostępu. Próby uzyskania dostępu do zabronionych obszarów serwisu poprzez ręczne wprowadzanie adresu zakończyły się fiaskiem. Za każdym razem aplikacja portalu zwracała błąd 403 Odmowa/Zakaz dostępu. W przypadku niezalogowania do systemu następowało automatyczne przekierowanie do strony logowania.</w:t>
      </w:r>
    </w:p>
    <w:p w:rsidR="001D42AA" w:rsidRDefault="001D42AA" w:rsidP="001D42AA">
      <w:pPr>
        <w:pStyle w:val="Nagwek3"/>
      </w:pPr>
      <w:bookmarkStart w:id="2252" w:name="_Toc302856710"/>
      <w:bookmarkStart w:id="2253" w:name="_Toc302856963"/>
      <w:bookmarkStart w:id="2254" w:name="_Toc302857124"/>
      <w:r>
        <w:t>Kliencka aplikacja mobilna</w:t>
      </w:r>
      <w:bookmarkEnd w:id="2252"/>
      <w:bookmarkEnd w:id="2253"/>
      <w:bookmarkEnd w:id="2254"/>
    </w:p>
    <w:p w:rsidR="00B73B40" w:rsidRPr="00B73B40" w:rsidRDefault="00B73B40" w:rsidP="00B73B40">
      <w:pPr>
        <w:pStyle w:val="Nagwek4"/>
      </w:pPr>
      <w:r>
        <w:t>Przebieg</w:t>
      </w:r>
    </w:p>
    <w:p w:rsidR="001D42AA" w:rsidRDefault="001D42AA" w:rsidP="001D42AA">
      <w:pPr>
        <w:pStyle w:val="NormalnyIn"/>
        <w:ind w:firstLine="0"/>
      </w:pPr>
      <w:r>
        <w:t xml:space="preserve">Przy pomocy każdego z wyżej wymienionych kont podjęto próbę zalogowania się do mobilnej aplikacji klienckiej. Żadne z kont nie miało przypisanego telefonu z numerami IMEI i IMSI. </w:t>
      </w:r>
    </w:p>
    <w:p w:rsidR="001D42AA" w:rsidRDefault="001D42AA" w:rsidP="00B73B40">
      <w:pPr>
        <w:pStyle w:val="NormalnyIn"/>
        <w:ind w:firstLine="708"/>
      </w:pPr>
      <w:r>
        <w:t>Dokonano ponowienia testów przypisując urządzenie do każdego konta z osobna.</w:t>
      </w:r>
    </w:p>
    <w:p w:rsidR="00B73B40" w:rsidRDefault="00B73B40" w:rsidP="00B73B40">
      <w:pPr>
        <w:pStyle w:val="Nagwek4"/>
      </w:pPr>
      <w:r>
        <w:t>Rezultat</w:t>
      </w:r>
    </w:p>
    <w:p w:rsidR="00B73B40" w:rsidRDefault="00B73B40" w:rsidP="001D42AA">
      <w:pPr>
        <w:pStyle w:val="NormalnyIn"/>
        <w:ind w:firstLine="0"/>
      </w:pPr>
      <w:r>
        <w:t>Zgodnie z oczekiwaniami, przy braku przypisanego urządzenia, aplikacja kliencka informowała o braku dostępu i nie pozwalała na korzystanie z jej funkcji.</w:t>
      </w:r>
    </w:p>
    <w:p w:rsidR="00B73B40" w:rsidRDefault="008D18DA" w:rsidP="001D42AA">
      <w:pPr>
        <w:pStyle w:val="NormalnyIn"/>
        <w:ind w:firstLine="0"/>
      </w:pPr>
      <w:r>
        <w:tab/>
        <w:t>Po ponowieniu próby z poprawnie przypisanym urządzeniem, każdy z użytkowników otrzymał dostęp do funkcji aplikacji.</w:t>
      </w:r>
    </w:p>
    <w:p w:rsidR="00B73B40" w:rsidRDefault="00B73B40" w:rsidP="00B73B40">
      <w:pPr>
        <w:pStyle w:val="Nagwek3"/>
      </w:pPr>
      <w:bookmarkStart w:id="2255" w:name="_Toc302856711"/>
      <w:bookmarkStart w:id="2256" w:name="_Toc302856964"/>
      <w:bookmarkStart w:id="2257" w:name="_Toc302857125"/>
      <w:r>
        <w:lastRenderedPageBreak/>
        <w:t>Kliencka aplikacja administracyjna</w:t>
      </w:r>
      <w:bookmarkEnd w:id="2255"/>
      <w:bookmarkEnd w:id="2256"/>
      <w:bookmarkEnd w:id="2257"/>
    </w:p>
    <w:p w:rsidR="00B73B40" w:rsidRPr="00B73B40" w:rsidRDefault="00B73B40" w:rsidP="00B73B40">
      <w:pPr>
        <w:pStyle w:val="Nagwek4"/>
      </w:pPr>
      <w:r>
        <w:t>Przebieg</w:t>
      </w:r>
    </w:p>
    <w:p w:rsidR="00B73B40" w:rsidRDefault="00B73B40" w:rsidP="00B73B40">
      <w:pPr>
        <w:pStyle w:val="NormalnyIn"/>
        <w:ind w:firstLine="0"/>
      </w:pPr>
      <w:r>
        <w:t xml:space="preserve">Przy pomocy każdego z wyżej wymienionych kont podjęto próbę zalogowania się do mobilnej aplikacji administracyjnej. Żadne z kont nie miało przypisanego telefonu z numerami IMEI i IMSI. </w:t>
      </w:r>
    </w:p>
    <w:p w:rsidR="00B73B40" w:rsidRDefault="00B73B40" w:rsidP="00B73B40">
      <w:pPr>
        <w:pStyle w:val="NormalnyIn"/>
        <w:ind w:firstLine="708"/>
      </w:pPr>
      <w:r>
        <w:t>Dokonano ponowienia testów przypisując urządzenie do każdego konta z osobna.</w:t>
      </w:r>
    </w:p>
    <w:p w:rsidR="00B73B40" w:rsidRDefault="00B73B40" w:rsidP="00B73B40">
      <w:pPr>
        <w:pStyle w:val="Nagwek4"/>
      </w:pPr>
      <w:r>
        <w:t>Rezultat</w:t>
      </w:r>
    </w:p>
    <w:p w:rsidR="00B73B40" w:rsidRDefault="00B73B40" w:rsidP="00B73B40">
      <w:pPr>
        <w:pStyle w:val="NormalnyIn"/>
        <w:ind w:firstLine="0"/>
      </w:pPr>
      <w:r>
        <w:t>Zgodnie z oczekiwaniami, przy braku przypisanego urządzenia, aplikacja kliencka informowała o braku dostępu i nie pozwalała na korzystanie z jej funkcji.</w:t>
      </w:r>
      <w:r w:rsidR="008D18DA">
        <w:t xml:space="preserve"> </w:t>
      </w:r>
    </w:p>
    <w:p w:rsidR="008D18DA" w:rsidRDefault="008D18DA" w:rsidP="000210F2">
      <w:pPr>
        <w:pStyle w:val="NormalnyIn"/>
        <w:ind w:firstLine="680"/>
      </w:pPr>
      <w:r>
        <w:t>Po ponowieniu próby z poprawnie przypisanym urządzeniem, użytkownik astarski (ROLE_</w:t>
      </w:r>
      <w:r w:rsidR="00515155">
        <w:t xml:space="preserve">USER) nie został dopuszczony do </w:t>
      </w:r>
      <w:r w:rsidR="00B23FEC">
        <w:t>aplikacji</w:t>
      </w:r>
      <w:r w:rsidR="00515155">
        <w:t xml:space="preserve">, z kolei użytkownicy testa (ROLE_ADMIN) i maku (ROLE_SUPER_USER) uzyskali </w:t>
      </w:r>
      <w:r w:rsidR="00B23FEC">
        <w:t>do niej dostęp</w:t>
      </w:r>
      <w:r w:rsidR="00515155">
        <w:t>.</w:t>
      </w:r>
    </w:p>
    <w:p w:rsidR="000210F2" w:rsidRDefault="000210F2" w:rsidP="000210F2">
      <w:pPr>
        <w:pStyle w:val="Nagwek3"/>
      </w:pPr>
      <w:bookmarkStart w:id="2258" w:name="_Toc302856712"/>
      <w:bookmarkStart w:id="2259" w:name="_Toc302856965"/>
      <w:bookmarkStart w:id="2260" w:name="_Toc302857126"/>
      <w:r>
        <w:t>Podsumowanie</w:t>
      </w:r>
      <w:bookmarkEnd w:id="2258"/>
      <w:bookmarkEnd w:id="2259"/>
      <w:bookmarkEnd w:id="2260"/>
    </w:p>
    <w:p w:rsidR="00100AE4" w:rsidRDefault="000210F2" w:rsidP="003512C4">
      <w:pPr>
        <w:pStyle w:val="NormalnyIn"/>
        <w:ind w:firstLine="0"/>
      </w:pPr>
      <w:r>
        <w:t>Test funkcjonalny kontroli dostępu w systemie został przeprowadzony z wynikiem pozytywnym.</w:t>
      </w:r>
    </w:p>
    <w:p w:rsidR="00100AE4" w:rsidRDefault="00100AE4" w:rsidP="00100AE4">
      <w:pPr>
        <w:pStyle w:val="Nagwek2"/>
      </w:pPr>
      <w:bookmarkStart w:id="2261" w:name="_Toc302856715"/>
      <w:bookmarkStart w:id="2262" w:name="_Toc302856968"/>
      <w:bookmarkStart w:id="2263" w:name="_Toc302857129"/>
      <w:bookmarkStart w:id="2264" w:name="_Toc302857127"/>
      <w:r>
        <w:t>Wariant 2 – Używanie aplikacji mobilnych w obrębie sieci UMTS lub WiFi</w:t>
      </w:r>
      <w:bookmarkEnd w:id="2264"/>
    </w:p>
    <w:p w:rsidR="00100AE4" w:rsidRDefault="003512C4" w:rsidP="00100AE4">
      <w:pPr>
        <w:pStyle w:val="NormalnyIn"/>
        <w:ind w:firstLine="0"/>
      </w:pPr>
      <w:r>
        <w:t>Przeprowadzono testy</w:t>
      </w:r>
      <w:r w:rsidR="00100AE4">
        <w:t xml:space="preserve"> działania aplikacji mobilnych w obrębie sieci UMTS</w:t>
      </w:r>
      <w:r w:rsidR="00FF38C9">
        <w:t xml:space="preserve"> i WiFi</w:t>
      </w:r>
      <w:r w:rsidR="00100AE4">
        <w:t xml:space="preserve">. Scenariusz zakłada korzystanie z kont uprawnionych do użytkowania </w:t>
      </w:r>
      <w:r w:rsidR="00FF38C9">
        <w:t>obu</w:t>
      </w:r>
      <w:r w:rsidR="00100AE4">
        <w:t xml:space="preserve"> aplikacji i poprawne działanie usługi sieciowej przez cały czas trwania testu.</w:t>
      </w:r>
    </w:p>
    <w:p w:rsidR="00100AE4" w:rsidRDefault="00100AE4" w:rsidP="00100AE4">
      <w:pPr>
        <w:pStyle w:val="Nagwek3"/>
      </w:pPr>
      <w:bookmarkStart w:id="2265" w:name="_Toc302856714"/>
      <w:bookmarkStart w:id="2266" w:name="_Toc302856967"/>
      <w:bookmarkStart w:id="2267" w:name="_Toc302857128"/>
      <w:r>
        <w:t>Aplikacja administracyjna</w:t>
      </w:r>
      <w:bookmarkEnd w:id="2265"/>
      <w:bookmarkEnd w:id="2266"/>
      <w:bookmarkEnd w:id="2267"/>
    </w:p>
    <w:p w:rsidR="00100AE4" w:rsidRDefault="00100AE4" w:rsidP="00100AE4">
      <w:pPr>
        <w:pStyle w:val="Nagwek4"/>
      </w:pPr>
      <w:r>
        <w:t>Przebieg</w:t>
      </w:r>
    </w:p>
    <w:p w:rsidR="00100AE4" w:rsidRDefault="00100AE4" w:rsidP="003512C4">
      <w:pPr>
        <w:pStyle w:val="NormalnyIn"/>
        <w:ind w:firstLine="0"/>
      </w:pPr>
      <w:r>
        <w:t>Dokonano zalogowania do aplikacji administracyjnej przy użyciu konta testa. Wprowadzono dane lokalizacji i kontrahenta niewidniejącego jeszcze w bazie. Zgodnie z informacją wyświetloną na ekranie, zbliżono telefon do niezarejestrowanego znacznika umieszczonego na obudowie drukarki z tworzywa sztucznego. Znacznik został zarejestrowany poprawnie, o czym poinformował stosowny komunikat, a sprawdzenie zawartości bazy danych potwierdziło prawidłową rejestrację lokalizacji i nowego kontrahenta.</w:t>
      </w:r>
    </w:p>
    <w:p w:rsidR="00100AE4" w:rsidRDefault="00100AE4" w:rsidP="00100AE4">
      <w:pPr>
        <w:pStyle w:val="NormalnyIn"/>
      </w:pPr>
      <w:r>
        <w:lastRenderedPageBreak/>
        <w:t>Ponowiono próbę rejestracji znacznika przy tych samych danych lokalizacji i kontrahenta oraz po ich modyfikacji. System podwójnie zgłosił błąd spowodowany próbą rejestracji znacznika który widnieje już w bazie danych.</w:t>
      </w:r>
    </w:p>
    <w:p w:rsidR="00261B1A" w:rsidRDefault="00100AE4" w:rsidP="00FF38C9">
      <w:pPr>
        <w:pStyle w:val="NormalnyIn"/>
      </w:pPr>
      <w:r>
        <w:t>Wprowadzono dane nowej lokalizacji i kontrahenta zarejestrowanego już w bazie danych, a następnie przeprowadzono rejestrację nowego znacznika. Proces przebiegł poprawnie, wyświetlony został stosowny komunikat, a zawartość bazy danych potwierdziła powiązanie nowej lokalizacji</w:t>
      </w:r>
      <w:r w:rsidR="00FF38C9">
        <w:t xml:space="preserve"> z istniejącym już kontrahentem</w:t>
      </w:r>
    </w:p>
    <w:p w:rsidR="00261B1A" w:rsidRPr="006A7898" w:rsidRDefault="00261B1A" w:rsidP="002B564E">
      <w:pPr>
        <w:pStyle w:val="NormalnyIn"/>
      </w:pPr>
      <w:r>
        <w:t>Wszystkie trzy testy powtórzono umieszczając znacznik na metalowej</w:t>
      </w:r>
      <w:r w:rsidR="001F4798" w:rsidRPr="001F4798">
        <w:t xml:space="preserve"> </w:t>
      </w:r>
      <w:r w:rsidR="001F4798">
        <w:t>powierzchni obudowy lodówki</w:t>
      </w:r>
      <w:r>
        <w:t>. Czytnik NFC nie był w stanie skomunikować się ze znacznikiem</w:t>
      </w:r>
      <w:r w:rsidR="001F4798">
        <w:t>, z tego powodu rejestracja się nie powiodła.</w:t>
      </w:r>
    </w:p>
    <w:p w:rsidR="00100AE4" w:rsidRDefault="00100AE4" w:rsidP="00100AE4">
      <w:pPr>
        <w:pStyle w:val="Nagwek4"/>
      </w:pPr>
      <w:r>
        <w:t>Rezultat</w:t>
      </w:r>
    </w:p>
    <w:p w:rsidR="00100AE4" w:rsidRPr="00100AE4" w:rsidRDefault="001F4798" w:rsidP="003512C4">
      <w:pPr>
        <w:pStyle w:val="NormalnyIn"/>
        <w:ind w:firstLine="0"/>
      </w:pPr>
      <w:r>
        <w:t>System rejestracji znaczników funkcjonuje prawidłowo w przedstawionych warunkach. Jedyną sytuacją w której rejestracja nie przebiega poprawnie, a powinna, jest umiejscowienie znacznika na metalowej powierzchni.</w:t>
      </w:r>
    </w:p>
    <w:p w:rsidR="00100AE4" w:rsidRPr="00070B4B" w:rsidRDefault="00100AE4" w:rsidP="00100AE4">
      <w:pPr>
        <w:pStyle w:val="Nagwek3"/>
      </w:pPr>
      <w:r>
        <w:t>Aplikacja kliencka</w:t>
      </w:r>
      <w:bookmarkEnd w:id="2261"/>
      <w:bookmarkEnd w:id="2262"/>
      <w:bookmarkEnd w:id="2263"/>
    </w:p>
    <w:p w:rsidR="00100AE4" w:rsidRDefault="00100AE4" w:rsidP="00100AE4">
      <w:pPr>
        <w:pStyle w:val="Nagwek4"/>
      </w:pPr>
      <w:r>
        <w:t>Przebieg</w:t>
      </w:r>
    </w:p>
    <w:p w:rsidR="007611C7" w:rsidRPr="007611C7" w:rsidRDefault="007611C7" w:rsidP="003512C4">
      <w:pPr>
        <w:pStyle w:val="NormalnyIn"/>
        <w:ind w:firstLine="0"/>
      </w:pPr>
      <w:r>
        <w:t>Zarejestrowano poprawnie dwie lokalizacje przy użyciu dwóch znaczników Mifare Ultralight. Jeden znacznik nie został zarejestrowany.</w:t>
      </w:r>
    </w:p>
    <w:p w:rsidR="007611C7" w:rsidRDefault="007611C7" w:rsidP="007611C7">
      <w:pPr>
        <w:pStyle w:val="NormalnyIn"/>
      </w:pPr>
      <w:r>
        <w:t xml:space="preserve">Zalogowano do aplikacji klienckiej przy użyciu konta astarski. </w:t>
      </w:r>
      <w:r w:rsidR="00FA4601">
        <w:t>Na e</w:t>
      </w:r>
      <w:r>
        <w:t>kran</w:t>
      </w:r>
      <w:r w:rsidR="00FA4601">
        <w:t>ie</w:t>
      </w:r>
      <w:r>
        <w:t xml:space="preserve"> </w:t>
      </w:r>
      <w:r w:rsidR="00FA4601">
        <w:t xml:space="preserve">został wyświetlony </w:t>
      </w:r>
      <w:r>
        <w:t xml:space="preserve">status „Oczekiwanie…”. Pozostawiając aplikację uruchomioną, zbliżono telefon do zarejestrowanego znacznika. Użytkownik został poinformowany o rozpoczęciu realizacji zlecenia, a na ekranie zostały wyświetlone </w:t>
      </w:r>
      <w:r w:rsidR="00FA4601">
        <w:t xml:space="preserve">jego </w:t>
      </w:r>
      <w:r>
        <w:t>szczegóły.</w:t>
      </w:r>
    </w:p>
    <w:p w:rsidR="00FA4601" w:rsidRDefault="00FA4601" w:rsidP="007611C7">
      <w:pPr>
        <w:pStyle w:val="NormalnyIn"/>
      </w:pPr>
      <w:r>
        <w:t>Poprzez zbliżenie telefonu do drugiego znacznika, podjęta została próba rozpoczęcia drugiego zlecenia pomimo niezakończenia pierwszego. Użytkownik został poinformowany o błędzie wraz z przedstawieniem prawidłowej przyczyny.</w:t>
      </w:r>
    </w:p>
    <w:p w:rsidR="00FA4601" w:rsidRDefault="00FA4601" w:rsidP="007611C7">
      <w:pPr>
        <w:pStyle w:val="NormalnyIn"/>
      </w:pPr>
      <w:r>
        <w:t xml:space="preserve">Zbliżając telefon do pierwszego znacznika i potwierdzając swoją decyzję w oknie dialogowym, użytkownik zakończył zlecenie. </w:t>
      </w:r>
      <w:r w:rsidR="00CF3895">
        <w:t>Na e</w:t>
      </w:r>
      <w:r>
        <w:t>kran</w:t>
      </w:r>
      <w:r w:rsidR="00CF3895">
        <w:t>ie</w:t>
      </w:r>
      <w:r>
        <w:t xml:space="preserve"> aplikacji </w:t>
      </w:r>
      <w:r w:rsidR="00CF3895">
        <w:t>wyświetlony został status „Oczekiwanie…”</w:t>
      </w:r>
    </w:p>
    <w:p w:rsidR="00345614" w:rsidRDefault="00FA4601" w:rsidP="003B3C8F">
      <w:pPr>
        <w:pStyle w:val="NormalnyIn"/>
      </w:pPr>
      <w:r>
        <w:t>Próba zbliżenia telefonu do niezarejestrowanego znacznika</w:t>
      </w:r>
      <w:r w:rsidR="00CF3895">
        <w:t xml:space="preserve"> zakończyła się błędem z wyświetleniem poprawnej przyczyny („Znacznik nie zarejestrowany w bazie”).</w:t>
      </w:r>
    </w:p>
    <w:p w:rsidR="007611C7" w:rsidRDefault="00345614" w:rsidP="003512C4">
      <w:pPr>
        <w:pStyle w:val="NormalnyIn"/>
      </w:pPr>
      <w:r>
        <w:t xml:space="preserve">Wszystkie testy ponowiono w wariancie w którym aplikacja jest wyłączona. Zbliżanie telefonu do znacznika powodowało wywołanie aplikacji klienckiej i taki sam rezultat </w:t>
      </w:r>
      <w:r>
        <w:lastRenderedPageBreak/>
        <w:t>działania jak w przypadku pierwszej serii testów. Różnica polegała na tym, że aplikacja nie wracała do swojego ekranu głównego, tylko automatycznie się wyłączała.</w:t>
      </w:r>
    </w:p>
    <w:p w:rsidR="00345614" w:rsidRPr="002B564E" w:rsidRDefault="00345614" w:rsidP="002B564E">
      <w:pPr>
        <w:pStyle w:val="NormalnyIn"/>
      </w:pPr>
      <w:r>
        <w:t>T</w:t>
      </w:r>
      <w:r w:rsidR="007611C7">
        <w:t xml:space="preserve">esty powtórzono </w:t>
      </w:r>
      <w:r>
        <w:t xml:space="preserve">również </w:t>
      </w:r>
      <w:r w:rsidR="007611C7">
        <w:t>umieszczając znacznik</w:t>
      </w:r>
      <w:r>
        <w:t>i</w:t>
      </w:r>
      <w:r w:rsidR="007611C7">
        <w:t xml:space="preserve"> na metalowej</w:t>
      </w:r>
      <w:r w:rsidR="007611C7" w:rsidRPr="001F4798">
        <w:t xml:space="preserve"> </w:t>
      </w:r>
      <w:r w:rsidR="007611C7">
        <w:t xml:space="preserve">powierzchni obudowy lodówki. Czytnik NFC nie był w stanie skomunikować się ze znacznikiem, z tego powodu rejestracja </w:t>
      </w:r>
      <w:r>
        <w:t xml:space="preserve">aktywności pracownika </w:t>
      </w:r>
      <w:r w:rsidR="007611C7">
        <w:t>się nie powiodła</w:t>
      </w:r>
      <w:r>
        <w:t>.</w:t>
      </w:r>
    </w:p>
    <w:p w:rsidR="00100AE4" w:rsidRDefault="00100AE4" w:rsidP="00100AE4">
      <w:pPr>
        <w:pStyle w:val="Nagwek4"/>
      </w:pPr>
      <w:r>
        <w:t>Rezultat</w:t>
      </w:r>
    </w:p>
    <w:p w:rsidR="00345614" w:rsidRPr="00100AE4" w:rsidRDefault="00345614" w:rsidP="003512C4">
      <w:pPr>
        <w:pStyle w:val="NormalnyIn"/>
        <w:ind w:firstLine="0"/>
      </w:pPr>
      <w:bookmarkStart w:id="2268" w:name="_Toc302856716"/>
      <w:bookmarkStart w:id="2269" w:name="_Toc302856969"/>
      <w:bookmarkStart w:id="2270" w:name="_Toc302857130"/>
      <w:r>
        <w:t>System rejestracji aktywności pracownika funkcjonuje prawidłowo w przedstawionych warunkach. Jedyną sytuacją w której aplikacja kliencka nie działa poprawnie, a powinna, jest umiejscowienie znacznika na metalowej powierzchni.</w:t>
      </w:r>
    </w:p>
    <w:p w:rsidR="00100AE4" w:rsidRDefault="00100AE4" w:rsidP="00100AE4">
      <w:pPr>
        <w:pStyle w:val="Nagwek3"/>
      </w:pPr>
      <w:r>
        <w:t>Podsumowanie</w:t>
      </w:r>
      <w:bookmarkEnd w:id="2268"/>
      <w:bookmarkEnd w:id="2269"/>
      <w:bookmarkEnd w:id="2270"/>
    </w:p>
    <w:p w:rsidR="002B29DE" w:rsidRPr="002B29DE" w:rsidRDefault="002B29DE" w:rsidP="003512C4">
      <w:pPr>
        <w:pStyle w:val="NormalnyIn"/>
        <w:ind w:firstLine="0"/>
      </w:pPr>
      <w:r>
        <w:t>Testy wykazały prawidłowe działanie systemu w sytuacji w której znacznik nie jest umieszczony na metalowej powierzchni.</w:t>
      </w:r>
      <w:r w:rsidR="009F2DB9">
        <w:t xml:space="preserve"> Sprawdzona została obsługa błędów wynikających z pomyłki użytkownika przy realizacji rejestracji znaczników i własnej aktywności.</w:t>
      </w:r>
    </w:p>
    <w:p w:rsidR="00100AE4" w:rsidRDefault="00100AE4" w:rsidP="00100AE4">
      <w:pPr>
        <w:pStyle w:val="Nagwek2"/>
      </w:pPr>
      <w:bookmarkStart w:id="2271" w:name="_Toc302857131"/>
      <w:r>
        <w:t>Wariant 3 – Symulacja tymczasowych awarii usługi sieciowej</w:t>
      </w:r>
      <w:bookmarkEnd w:id="2271"/>
      <w:r w:rsidR="00243128">
        <w:t xml:space="preserve"> lub utraty zasięgu</w:t>
      </w:r>
    </w:p>
    <w:p w:rsidR="00FF38C9" w:rsidRPr="00FF38C9" w:rsidRDefault="00FF38C9" w:rsidP="003512C4">
      <w:pPr>
        <w:pStyle w:val="NormalnyIn"/>
        <w:ind w:firstLine="0"/>
      </w:pPr>
      <w:r>
        <w:t xml:space="preserve">Sprawdzono działanie aplikacji mobilnych w sytuacji awarii usługi sieciowej lub utraty zasięgu. </w:t>
      </w:r>
      <w:r w:rsidR="003B3C8F">
        <w:t>Scenariusz zakłada korzystanie z kont uprawnionych do użytkowania obu aplikacji.</w:t>
      </w:r>
    </w:p>
    <w:p w:rsidR="009F2DB9" w:rsidRDefault="009F2DB9" w:rsidP="009F2DB9">
      <w:pPr>
        <w:pStyle w:val="Nagwek3"/>
      </w:pPr>
      <w:r>
        <w:t>Aplikacja administracyjna</w:t>
      </w:r>
    </w:p>
    <w:p w:rsidR="009F2DB9" w:rsidRDefault="009F2DB9" w:rsidP="009F2DB9">
      <w:pPr>
        <w:pStyle w:val="Nagwek4"/>
      </w:pPr>
      <w:r>
        <w:t>Przebieg testów</w:t>
      </w:r>
    </w:p>
    <w:p w:rsidR="003B3C8F" w:rsidRDefault="003B3C8F" w:rsidP="00927783">
      <w:pPr>
        <w:pStyle w:val="NormalnyIn"/>
        <w:ind w:firstLine="0"/>
      </w:pPr>
      <w:r>
        <w:t>Tymczasowo wyłączono serwer usługi sieciowej</w:t>
      </w:r>
      <w:r w:rsidR="00927783">
        <w:t>. Przeprowadzono serię testów z wariantu 2.1. We wszystkich przypadkach próby komunikacji z usługą sieciową, użytkownik otrzymywał komunikat o błędzie połączenia z serwerem. Aplikacja powracała do ekranu wprowadzania danych rejestrowanego znacznika.</w:t>
      </w:r>
    </w:p>
    <w:p w:rsidR="00927783" w:rsidRPr="003B3C8F" w:rsidRDefault="00927783" w:rsidP="003B3C8F">
      <w:pPr>
        <w:pStyle w:val="NormalnyIn"/>
      </w:pPr>
      <w:r>
        <w:t>Testy ponowiono w sytuacji braku dostępu do sieci transmisji pakietów. Osiągnięty rezultat był taki sam.</w:t>
      </w:r>
    </w:p>
    <w:p w:rsidR="009F2DB9" w:rsidRDefault="009F2DB9" w:rsidP="009F2DB9">
      <w:pPr>
        <w:pStyle w:val="Nagwek4"/>
      </w:pPr>
      <w:r>
        <w:t>Rezultat</w:t>
      </w:r>
    </w:p>
    <w:p w:rsidR="00927783" w:rsidRPr="00927783" w:rsidRDefault="00927783" w:rsidP="00927783">
      <w:pPr>
        <w:pStyle w:val="NormalnyIn"/>
        <w:ind w:firstLine="0"/>
      </w:pPr>
      <w:r>
        <w:t>Aplikacja administracyjna poprawnie informuje użytkownika o wystąpieniu błędu w komunikacji, zachowując przy tym stabilność. Zgodnie z założeniami brak dostępu do sieci transmisji pakietów lub serwera, uniemożliwia poprawne działanie systemu.</w:t>
      </w:r>
    </w:p>
    <w:p w:rsidR="009F2DB9" w:rsidRDefault="009F2DB9" w:rsidP="009F2DB9">
      <w:pPr>
        <w:pStyle w:val="Nagwek3"/>
      </w:pPr>
      <w:r>
        <w:lastRenderedPageBreak/>
        <w:t>Aplikacja kliencka</w:t>
      </w:r>
    </w:p>
    <w:p w:rsidR="009F2DB9" w:rsidRDefault="009F2DB9" w:rsidP="009F2DB9">
      <w:pPr>
        <w:pStyle w:val="Nagwek4"/>
      </w:pPr>
      <w:r>
        <w:t>Przebieg testów</w:t>
      </w:r>
    </w:p>
    <w:p w:rsidR="00927783" w:rsidRDefault="00927783" w:rsidP="00927783">
      <w:pPr>
        <w:pStyle w:val="NormalnyIn"/>
        <w:ind w:firstLine="0"/>
      </w:pPr>
      <w:r>
        <w:t>Tymczasowo wyłączono serwer usługi sieciowej. Przeprowadzono serię testów z wariantu 2.2. We wszystkich przypadkach próby komunikacji z usługą sieciową, użytkownik otrzymywał komunikat o błędzie połączenia z serwerem. Aplikacja powracała do ekranu głównego.</w:t>
      </w:r>
    </w:p>
    <w:p w:rsidR="00927783" w:rsidRPr="00927783" w:rsidRDefault="00927783" w:rsidP="00927783">
      <w:pPr>
        <w:pStyle w:val="NormalnyIn"/>
      </w:pPr>
      <w:r>
        <w:t>Testy ponowiono w sytuacji braku dostępu do sieci transmisji pakietów. Osiągnięty rezultat był taki sam.</w:t>
      </w:r>
    </w:p>
    <w:p w:rsidR="009F2DB9" w:rsidRDefault="009F2DB9" w:rsidP="009F2DB9">
      <w:pPr>
        <w:pStyle w:val="Nagwek4"/>
      </w:pPr>
      <w:r>
        <w:t>Rezultat</w:t>
      </w:r>
    </w:p>
    <w:p w:rsidR="00927783" w:rsidRPr="00927783" w:rsidRDefault="00927783" w:rsidP="00927783">
      <w:pPr>
        <w:pStyle w:val="NormalnyIn"/>
        <w:ind w:firstLine="0"/>
      </w:pPr>
      <w:r>
        <w:t>Aplikacja kliencka poprawnie informuje użytkownika o wystąpieniu błędu w komunikacji, zachowując przy tym stabilność. Zgodnie z założeniami brak dostępu do sieci transmisji pakietów lub serwera, uniemożliwia poprawne działanie systemu.</w:t>
      </w:r>
    </w:p>
    <w:p w:rsidR="009F2DB9" w:rsidRDefault="009F2DB9" w:rsidP="009F2DB9">
      <w:pPr>
        <w:pStyle w:val="Nagwek3"/>
      </w:pPr>
      <w:r>
        <w:t>Podsumowanie</w:t>
      </w:r>
    </w:p>
    <w:p w:rsidR="00D53B95" w:rsidRDefault="00D53B95" w:rsidP="003512C4">
      <w:pPr>
        <w:pStyle w:val="NormalnyIn"/>
        <w:ind w:firstLine="0"/>
      </w:pPr>
      <w:r>
        <w:t>Testy działania aplikacji w warunkach braku dostępu do usługi sieciowej (wywołanego przez jej awarię lub brak dostępu do sieci) wykazały, że obie aplikacje funkcjonują w tej sytuacji stabilnie, jednak zgodnie z założeniami nie zapewniają prawidłowego działania systemu.</w:t>
      </w:r>
    </w:p>
    <w:p w:rsidR="00541E42" w:rsidRDefault="00541E42" w:rsidP="00541E42">
      <w:pPr>
        <w:pStyle w:val="Nagwek2"/>
      </w:pPr>
      <w:r>
        <w:t>Testy interfejsu użytkownika aplikacji mobilnych</w:t>
      </w:r>
    </w:p>
    <w:p w:rsidR="003512C4" w:rsidRDefault="00541E42" w:rsidP="003512C4">
      <w:pPr>
        <w:pStyle w:val="NormalnyIn"/>
        <w:ind w:firstLine="0"/>
      </w:pPr>
      <w:r>
        <w:t>W testach interfejsu użytkownika uczestniczyło 10 osób nie związanych z realizacją pracy dyplomowej</w:t>
      </w:r>
      <w:r w:rsidR="00F17335">
        <w:t xml:space="preserve"> w wieku od 23 do 55 lat</w:t>
      </w:r>
      <w:r>
        <w:t>. Cztery spośród nich korzystają na co dzień ze stacjonarnych systemów kontroli czasu pracy. Jedna zawodowo zajmuje się koordynacją czasu pracy pracowników mobilnych. Jedna jest pracownikiem mobilnym.</w:t>
      </w:r>
      <w:r w:rsidR="00341B2B">
        <w:t xml:space="preserve"> </w:t>
      </w:r>
    </w:p>
    <w:p w:rsidR="00F17335" w:rsidRDefault="00341B2B" w:rsidP="00F17335">
      <w:pPr>
        <w:pStyle w:val="NormalnyIn"/>
      </w:pPr>
      <w:r>
        <w:t>Podczas testów stosowane były konta uprawnione do obsługi obu aplikacji.</w:t>
      </w:r>
    </w:p>
    <w:p w:rsidR="00341B2B" w:rsidRDefault="00341B2B" w:rsidP="00341B2B">
      <w:pPr>
        <w:pStyle w:val="Nagwek3"/>
      </w:pPr>
      <w:r>
        <w:t>Aplikacja administracyjna</w:t>
      </w:r>
    </w:p>
    <w:p w:rsidR="00341B2B" w:rsidRDefault="007752B5" w:rsidP="007752B5">
      <w:pPr>
        <w:pStyle w:val="Nagwek4"/>
      </w:pPr>
      <w:r>
        <w:t>Przebieg testów</w:t>
      </w:r>
    </w:p>
    <w:p w:rsidR="007752B5" w:rsidRDefault="007752B5" w:rsidP="007752B5">
      <w:pPr>
        <w:pStyle w:val="NormalnyIn"/>
        <w:ind w:firstLine="0"/>
      </w:pPr>
      <w:r>
        <w:t>Testy z udziałem każdej osoby przebiegały niezależnie od siebie. Tester miał za zadanie bez żadnych podpowiedzi co do obsługi aplikacji zarejestrować lokalizację</w:t>
      </w:r>
      <w:r w:rsidR="00A61D8A">
        <w:t>.</w:t>
      </w:r>
    </w:p>
    <w:p w:rsidR="006F028A" w:rsidRDefault="006F028A">
      <w:pPr>
        <w:jc w:val="left"/>
        <w:rPr>
          <w:rFonts w:ascii="Times New Roman" w:eastAsia="Times New Roman" w:hAnsi="Times New Roman"/>
          <w:sz w:val="24"/>
          <w:szCs w:val="24"/>
          <w:lang w:eastAsia="pl-PL"/>
        </w:rPr>
      </w:pPr>
      <w:r>
        <w:br w:type="page"/>
      </w:r>
    </w:p>
    <w:p w:rsidR="007752B5" w:rsidRDefault="007752B5" w:rsidP="007752B5">
      <w:pPr>
        <w:pStyle w:val="NormalnyIn"/>
        <w:ind w:firstLine="0"/>
      </w:pPr>
      <w:r>
        <w:lastRenderedPageBreak/>
        <w:t>Jedyne informacje które otrzymywała każda osoba to:</w:t>
      </w:r>
    </w:p>
    <w:p w:rsidR="007752B5" w:rsidRDefault="006F028A" w:rsidP="006F028A">
      <w:pPr>
        <w:pStyle w:val="NormalnyIn"/>
        <w:numPr>
          <w:ilvl w:val="0"/>
          <w:numId w:val="21"/>
        </w:numPr>
      </w:pPr>
      <w:r>
        <w:t>Jakie urządzenie ma zarejestrować</w:t>
      </w:r>
    </w:p>
    <w:p w:rsidR="006F028A" w:rsidRDefault="006F028A" w:rsidP="006F028A">
      <w:pPr>
        <w:pStyle w:val="NormalnyIn"/>
        <w:numPr>
          <w:ilvl w:val="0"/>
          <w:numId w:val="21"/>
        </w:numPr>
      </w:pPr>
      <w:r>
        <w:t>Jakie informacje są niezbędne do rejestracji</w:t>
      </w:r>
    </w:p>
    <w:p w:rsidR="006F028A" w:rsidRPr="007752B5" w:rsidRDefault="006F028A" w:rsidP="006F028A">
      <w:pPr>
        <w:pStyle w:val="NormalnyIn"/>
        <w:numPr>
          <w:ilvl w:val="0"/>
          <w:numId w:val="21"/>
        </w:numPr>
      </w:pPr>
      <w:r>
        <w:t>Dane kontrahenta</w:t>
      </w:r>
    </w:p>
    <w:p w:rsidR="007752B5" w:rsidRPr="007752B5" w:rsidRDefault="007752B5" w:rsidP="007752B5">
      <w:pPr>
        <w:pStyle w:val="Nagwek4"/>
      </w:pPr>
      <w:r>
        <w:t>Rezultat</w:t>
      </w:r>
    </w:p>
    <w:p w:rsidR="00341B2B" w:rsidRDefault="006F028A" w:rsidP="006F028A">
      <w:pPr>
        <w:pStyle w:val="NormalnyIn"/>
        <w:ind w:firstLine="0"/>
        <w:rPr>
          <w:rFonts w:eastAsiaTheme="majorEastAsia" w:cstheme="majorBidi"/>
          <w:b/>
          <w:bCs/>
        </w:rPr>
      </w:pPr>
      <w:r>
        <w:t xml:space="preserve">Żaden tester nie zgłosił zastrzeżeń co do interfejsu użytkownika aplikacji. Niektóre osoby potrzebowały pomocy przy obsłudze dotykowej klawiatury ekranowej systemu Android Gingerbread podczas wprowadzania danych. Wszyscy testerzy zdołali pomyślnie zarejestrować lokalizację w systemie. Czas rejestracji zależał od sprawności we wprowadzaniu znaków z poziomu klawiatury ekranowej i wynosił od 1 do </w:t>
      </w:r>
      <w:r w:rsidR="008B2703">
        <w:t>4</w:t>
      </w:r>
      <w:r>
        <w:t xml:space="preserve"> minut.</w:t>
      </w:r>
    </w:p>
    <w:p w:rsidR="00F17335" w:rsidRDefault="00341B2B" w:rsidP="00F17335">
      <w:pPr>
        <w:pStyle w:val="Nagwek3"/>
      </w:pPr>
      <w:r>
        <w:t xml:space="preserve">Aplikacja </w:t>
      </w:r>
      <w:r w:rsidR="00F17335">
        <w:t>klienck</w:t>
      </w:r>
      <w:r>
        <w:t>a</w:t>
      </w:r>
    </w:p>
    <w:p w:rsidR="007752B5" w:rsidRPr="007752B5" w:rsidRDefault="007752B5" w:rsidP="007752B5">
      <w:pPr>
        <w:pStyle w:val="Nagwek4"/>
      </w:pPr>
      <w:r>
        <w:t>Przebieg testów</w:t>
      </w:r>
    </w:p>
    <w:p w:rsidR="00341B2B" w:rsidRDefault="00F17335" w:rsidP="00341B2B">
      <w:pPr>
        <w:pStyle w:val="NormalnyIn"/>
        <w:ind w:firstLine="0"/>
      </w:pPr>
      <w:r>
        <w:t xml:space="preserve">Testy z udziałem każdej osoby przebiegały niezależnie od siebie. Tester miał za zadanie bez żadnych podpowiedzi co do obsługi aplikacji zgłosić rozpoczęcie zlecenia i jego zakończenie. </w:t>
      </w:r>
    </w:p>
    <w:p w:rsidR="00F17335" w:rsidRDefault="00F17335" w:rsidP="003512C4">
      <w:pPr>
        <w:pStyle w:val="NormalnyIn"/>
        <w:ind w:firstLine="0"/>
      </w:pPr>
      <w:r>
        <w:t>Jedyne informacje które otrzymywał</w:t>
      </w:r>
      <w:r w:rsidR="00341B2B">
        <w:t>a każda osoba</w:t>
      </w:r>
      <w:r>
        <w:t xml:space="preserve"> to:</w:t>
      </w:r>
    </w:p>
    <w:p w:rsidR="00F17335" w:rsidRDefault="00F17335" w:rsidP="00F17335">
      <w:pPr>
        <w:pStyle w:val="NormalnyIn"/>
        <w:numPr>
          <w:ilvl w:val="0"/>
          <w:numId w:val="21"/>
        </w:numPr>
      </w:pPr>
      <w:r>
        <w:t>Jakie urządzenie ma serwisować</w:t>
      </w:r>
    </w:p>
    <w:p w:rsidR="00F17335" w:rsidRDefault="00F17335" w:rsidP="00F17335">
      <w:pPr>
        <w:pStyle w:val="NormalnyIn"/>
        <w:numPr>
          <w:ilvl w:val="0"/>
          <w:numId w:val="21"/>
        </w:numPr>
      </w:pPr>
      <w:r>
        <w:t xml:space="preserve">W celu wywołania aplikacji należy zbliżyć telefon do </w:t>
      </w:r>
      <w:r w:rsidR="006F028A">
        <w:t>naklejki na obudowie urządzenia</w:t>
      </w:r>
    </w:p>
    <w:p w:rsidR="007752B5" w:rsidRPr="00F17335" w:rsidRDefault="007752B5" w:rsidP="007752B5">
      <w:pPr>
        <w:pStyle w:val="Nagwek4"/>
      </w:pPr>
      <w:r>
        <w:t>Rezultat</w:t>
      </w:r>
    </w:p>
    <w:p w:rsidR="00F17335" w:rsidRDefault="003512C4" w:rsidP="003512C4">
      <w:pPr>
        <w:pStyle w:val="NormalnyIn"/>
        <w:ind w:firstLine="0"/>
      </w:pPr>
      <w:r>
        <w:t>Żaden tester nie zgłosił zastrzeżeń co do interfejsu użytkownika i nie potrzebował pomocy przy obsłudze aplikacji</w:t>
      </w:r>
      <w:r w:rsidR="002B564E">
        <w:t>.</w:t>
      </w:r>
      <w:r w:rsidR="006F028A">
        <w:t xml:space="preserve"> Wszyscy testerzy pomyślnie zarejestrowali swoją aktywność w miejscu realizacji zlecenia.</w:t>
      </w:r>
      <w:r w:rsidR="002B564E">
        <w:t xml:space="preserve"> Czas rejestracji zgłoszeń wynosił średnio poniżej 5 sekund na rozpoczęcie zlecenia i 6 sekund na jego zakończenie.</w:t>
      </w:r>
    </w:p>
    <w:p w:rsidR="007752B5" w:rsidRDefault="007752B5" w:rsidP="007752B5">
      <w:pPr>
        <w:pStyle w:val="Nagwek3"/>
      </w:pPr>
      <w:r>
        <w:t>Podsumowanie</w:t>
      </w:r>
    </w:p>
    <w:p w:rsidR="007752B5" w:rsidRDefault="00430E2E" w:rsidP="00430E2E">
      <w:pPr>
        <w:pStyle w:val="NormalnyIn"/>
        <w:ind w:firstLine="0"/>
      </w:pPr>
      <w:r>
        <w:t>Test interfejsu przebiegł pomyślnie. Użytkownicy nie zaznajomieni wcześniej z systemem nie mieli problemu z jego obsługą. Jedyne zgłoszone problemy związane były z obsługą dotykowej klawiatury ekranowej i związane były z brakiem wcześniej styczności danej osoby z telefonami o ekranach dotykowych.</w:t>
      </w:r>
    </w:p>
    <w:p w:rsidR="00430E2E" w:rsidRDefault="00430E2E" w:rsidP="00430E2E">
      <w:pPr>
        <w:pStyle w:val="NormalnyIn"/>
        <w:ind w:firstLine="0"/>
      </w:pPr>
      <w:r>
        <w:tab/>
        <w:t xml:space="preserve">Czas rejestracji zgłoszeń zawierał się w </w:t>
      </w:r>
      <w:r w:rsidR="004114A1">
        <w:t xml:space="preserve">zakresie od 3 do </w:t>
      </w:r>
      <w:r>
        <w:t xml:space="preserve">10 </w:t>
      </w:r>
      <w:r w:rsidR="004114A1">
        <w:t>sekund, co nie wpływa negatywnie na sumaryczny czas realizacji usługi.</w:t>
      </w:r>
    </w:p>
    <w:p w:rsidR="004114A1" w:rsidRPr="007752B5" w:rsidRDefault="004114A1" w:rsidP="00430E2E">
      <w:pPr>
        <w:pStyle w:val="NormalnyIn"/>
        <w:ind w:firstLine="0"/>
      </w:pPr>
      <w:r>
        <w:lastRenderedPageBreak/>
        <w:tab/>
        <w:t>Kompletne rozwiązanie spotkało się z dużym zainteresowaniem i entuzjazmem osoby zajmującej się zawodowo kontrolą czasu pracowników mobilnych.</w:t>
      </w:r>
    </w:p>
    <w:p w:rsidR="00100AE4" w:rsidRDefault="00100AE4" w:rsidP="00100AE4">
      <w:pPr>
        <w:pStyle w:val="Nagwek2"/>
        <w:rPr>
          <w:ins w:id="2272" w:author="Sebastian Łuczak" w:date="2011-08-31T23:44:00Z"/>
        </w:rPr>
      </w:pPr>
      <w:bookmarkStart w:id="2273" w:name="_Toc302857133"/>
      <w:ins w:id="2274" w:author="Sebastian Łuczak" w:date="2011-08-31T23:44:00Z">
        <w:r>
          <w:t>Wpływ</w:t>
        </w:r>
      </w:ins>
      <w:r>
        <w:t xml:space="preserve"> aplikacji mobilnych</w:t>
      </w:r>
      <w:ins w:id="2275" w:author="Sebastian Łuczak" w:date="2011-08-31T23:44:00Z">
        <w:r>
          <w:t xml:space="preserve"> na zużycie baterii</w:t>
        </w:r>
      </w:ins>
      <w:r>
        <w:t xml:space="preserve"> telefonu</w:t>
      </w:r>
      <w:bookmarkEnd w:id="2273"/>
    </w:p>
    <w:p w:rsidR="00100AE4" w:rsidRDefault="00100AE4" w:rsidP="00100AE4">
      <w:pPr>
        <w:pStyle w:val="NormalnyIn"/>
        <w:ind w:firstLine="0"/>
      </w:pPr>
      <w:ins w:id="2276" w:author="Sebastian Łuczak" w:date="2011-08-31T23:44:00Z">
        <w:r>
          <w:t>Podczas testów funkcjonalnych stwierdzono, ze ciągłe działanie aplikacji nie ma praktycznie żadnego wpływu na zużycie baterii. To samo tyczy się stale włączonego modułu NFC.</w:t>
        </w:r>
      </w:ins>
      <w:r w:rsidR="00D53B95">
        <w:t xml:space="preserve"> </w:t>
      </w:r>
      <w:r w:rsidR="004522B5">
        <w:t>Wbudowane w system operacyjny Android Gingerbread narzędzie monitorujące zużycie baterii wykazało, że poziom tego zużycia utrzymuje się poniżej jednego procenta.</w:t>
      </w:r>
    </w:p>
    <w:p w:rsidR="00552F99" w:rsidRDefault="00552F99">
      <w:pPr>
        <w:jc w:val="left"/>
        <w:rPr>
          <w:rFonts w:ascii="Times New Roman" w:eastAsiaTheme="majorEastAsia" w:hAnsi="Times New Roman" w:cstheme="majorBidi"/>
          <w:b/>
          <w:bCs/>
          <w:caps/>
          <w:sz w:val="24"/>
          <w:szCs w:val="26"/>
          <w:lang w:eastAsia="pl-PL"/>
        </w:rPr>
      </w:pPr>
    </w:p>
    <w:p w:rsidR="001A62DB" w:rsidRDefault="001A62DB" w:rsidP="001A62DB">
      <w:pPr>
        <w:pStyle w:val="Nagwek2"/>
      </w:pPr>
      <w:bookmarkStart w:id="2277" w:name="_Toc302857134"/>
      <w:r>
        <w:t>Podsumowanie</w:t>
      </w:r>
      <w:bookmarkEnd w:id="2277"/>
    </w:p>
    <w:p w:rsidR="00552F99" w:rsidRDefault="00552F99" w:rsidP="001A62DB">
      <w:pPr>
        <w:pStyle w:val="NormalnyIn"/>
        <w:ind w:firstLine="0"/>
      </w:pPr>
      <w:r>
        <w:t>System kontroli dostępu działa zgodnie z oczekiwaniami. Użytkownicy o zadanym poziomie uprawnień mają dostęp tylko do obszarów im udostępnionych.</w:t>
      </w:r>
    </w:p>
    <w:p w:rsidR="001A62DB" w:rsidRDefault="001A62DB" w:rsidP="00552F99">
      <w:pPr>
        <w:pStyle w:val="NormalnyIn"/>
        <w:ind w:firstLine="360"/>
      </w:pPr>
      <w:r>
        <w:t xml:space="preserve">Wszystkie testy funkcjonalne przeprowadzone w warunkach pełnej sprawności systemu i dostępu do usług transmisji danych przebiegły pomyślnie. </w:t>
      </w:r>
    </w:p>
    <w:p w:rsidR="001A62DB" w:rsidRDefault="001A62DB" w:rsidP="001A62DB">
      <w:pPr>
        <w:pStyle w:val="NormalnyIn"/>
        <w:ind w:firstLine="360"/>
      </w:pPr>
      <w:r>
        <w:t>W sytuacji utraty dostępu do sieci pakietowej, aplikacje mobilne nie są w stanie transmitować danych do serwera, co uniemożliwia ich poprawne działanie. Użytkownik jest jednak informowany o zaistniałej sytuacji zgodnie z założeniami.</w:t>
      </w:r>
    </w:p>
    <w:p w:rsidR="003F5F4F" w:rsidRDefault="001A62DB" w:rsidP="003F5F4F">
      <w:pPr>
        <w:pStyle w:val="NormalnyIn"/>
        <w:ind w:firstLine="360"/>
      </w:pPr>
      <w:r>
        <w:t>W przypadku awarii serwerowej usługi sieciowej aplikacje mobilne nie są w stanie działać poprawnie</w:t>
      </w:r>
      <w:r w:rsidR="008C21D4">
        <w:t>.</w:t>
      </w:r>
      <w:r>
        <w:t xml:space="preserve"> </w:t>
      </w:r>
      <w:r w:rsidR="008C21D4">
        <w:t>U</w:t>
      </w:r>
      <w:r>
        <w:t>żytkownik jest jednak informowany o przyczynie niesprawności zgodnie z założeniami.</w:t>
      </w:r>
    </w:p>
    <w:p w:rsidR="006A7898" w:rsidRDefault="00552F99" w:rsidP="001A62DB">
      <w:pPr>
        <w:pStyle w:val="NormalnyIn"/>
        <w:ind w:firstLine="360"/>
      </w:pPr>
      <w:r>
        <w:t xml:space="preserve">Komunikacja bezstykowa NFC </w:t>
      </w:r>
      <w:r w:rsidR="006A7898">
        <w:t xml:space="preserve">przy użyciu znaczników Mifare Ultralight </w:t>
      </w:r>
      <w:r>
        <w:t xml:space="preserve">nie działa prawidłowo gdy znacznik jest umieszczony na </w:t>
      </w:r>
      <w:r w:rsidR="006A7898">
        <w:t>powierzchni metalowej</w:t>
      </w:r>
      <w:r>
        <w:t xml:space="preserve">. </w:t>
      </w:r>
      <w:commentRangeStart w:id="2278"/>
      <w:r w:rsidR="006A7898">
        <w:t>Praca anteny jest wtedy zakłócona w wyniku odbić od metalowego obiektu, w wyniku czego ustanowienie prawidłowego połączenia nie jest możliwe.</w:t>
      </w:r>
      <w:commentRangeEnd w:id="2278"/>
      <w:r w:rsidR="00F91767">
        <w:rPr>
          <w:rStyle w:val="Odwoaniedokomentarza"/>
          <w:rFonts w:ascii="Calibri" w:eastAsia="Calibri" w:hAnsi="Calibri"/>
          <w:lang w:eastAsia="en-US"/>
        </w:rPr>
        <w:commentReference w:id="2278"/>
      </w:r>
    </w:p>
    <w:p w:rsidR="004114A1" w:rsidRDefault="004114A1" w:rsidP="001A62DB">
      <w:pPr>
        <w:pStyle w:val="NormalnyIn"/>
        <w:ind w:firstLine="360"/>
      </w:pPr>
      <w:r>
        <w:t xml:space="preserve">W </w:t>
      </w:r>
      <w:r w:rsidR="00A850CE">
        <w:t>opinii</w:t>
      </w:r>
      <w:r>
        <w:t xml:space="preserve"> testerów system jest intuicyjny i prosty w użytkowaniu</w:t>
      </w:r>
      <w:r w:rsidR="00A850CE">
        <w:t>, a jego obsługa nie absorbuje uwagi użytkownika.</w:t>
      </w:r>
    </w:p>
    <w:p w:rsidR="003F5F4F" w:rsidRDefault="003F5F4F" w:rsidP="001A62DB">
      <w:pPr>
        <w:pStyle w:val="NormalnyIn"/>
        <w:ind w:firstLine="360"/>
      </w:pPr>
      <w:r>
        <w:t>Zarówno aplikacje mobilne przy normalnym użytkowaniu</w:t>
      </w:r>
      <w:r>
        <w:rPr>
          <w:rStyle w:val="Odwoanieprzypisudolnego"/>
        </w:rPr>
        <w:footnoteReference w:id="5"/>
      </w:r>
      <w:r>
        <w:t xml:space="preserve"> jak i stałe działanie modułu komunikacji NFC powoduje zużycie energii baterii </w:t>
      </w:r>
      <w:r w:rsidR="002F3884">
        <w:t xml:space="preserve">telefonu </w:t>
      </w:r>
      <w:r>
        <w:t>na poziomie poniżej 1%</w:t>
      </w:r>
      <w:r w:rsidR="002F3884">
        <w:t xml:space="preserve"> sumarycznego zużycia.</w:t>
      </w:r>
    </w:p>
    <w:p w:rsidR="00757A52" w:rsidRDefault="00757A52" w:rsidP="00B138EA">
      <w:pPr>
        <w:pStyle w:val="NormalnyIn"/>
      </w:pPr>
      <w:r>
        <w:br w:type="page"/>
      </w:r>
    </w:p>
    <w:p w:rsidR="00757A52" w:rsidRDefault="00757A52" w:rsidP="00757A52">
      <w:pPr>
        <w:pStyle w:val="Nagwek1"/>
      </w:pPr>
      <w:bookmarkStart w:id="2279" w:name="_Toc302857135"/>
      <w:r>
        <w:lastRenderedPageBreak/>
        <w:t>Podsumowanie</w:t>
      </w:r>
      <w:bookmarkEnd w:id="2279"/>
    </w:p>
    <w:p w:rsidR="00F112ED" w:rsidRDefault="00F112ED" w:rsidP="00F112ED">
      <w:pPr>
        <w:pStyle w:val="Nagwek1"/>
      </w:pPr>
      <w:bookmarkStart w:id="2280" w:name="_Toc302857136"/>
      <w:r>
        <w:t>Wady i zalety rozwiązania</w:t>
      </w:r>
      <w:bookmarkEnd w:id="2280"/>
    </w:p>
    <w:p w:rsidR="00F112ED" w:rsidRDefault="00F112ED" w:rsidP="00F112ED">
      <w:pPr>
        <w:pStyle w:val="NormalnyIn"/>
        <w:ind w:firstLine="0"/>
      </w:pPr>
      <w:r>
        <w:t xml:space="preserve">Zaproponowane rozwiązanie jest odwróceniem klasycznego modelu kontroli czasu pracy. Dzięki temu możliwe jest zastosowanie go również w przypadku pracowników mobilnych. </w:t>
      </w:r>
    </w:p>
    <w:p w:rsidR="00F112ED" w:rsidRDefault="00F112ED" w:rsidP="00F112ED">
      <w:pPr>
        <w:pStyle w:val="NormalnyIn"/>
        <w:ind w:firstLine="0"/>
      </w:pPr>
      <w:r>
        <w:tab/>
        <w:t>Niewątpliwą zaletą zeń płynącą jest niski koszt implementacji, wdrożenia i utrzymania systemu. Efekt ten jest osiągany poprzez wykorzystanie telefonu jako czytnik i tanich znaczników typu Mifare Ultra</w:t>
      </w:r>
      <w:del w:id="2281" w:author="Sebastian" w:date="2011-09-01T11:57:00Z">
        <w:r w:rsidDel="00010A89">
          <w:delText>L</w:delText>
        </w:r>
      </w:del>
      <w:ins w:id="2282" w:author="Sebastian" w:date="2011-09-01T11:57:00Z">
        <w:r>
          <w:t>l</w:t>
        </w:r>
      </w:ins>
      <w:r>
        <w:t xml:space="preserve">ight. Oparcie transmisji danych o sieci pakietowe eliminuje potrzebę budowy dodatkowej infrastruktury na potrzeby identyfikacji znacznika. </w:t>
      </w:r>
    </w:p>
    <w:p w:rsidR="00F112ED" w:rsidRDefault="00F112ED" w:rsidP="00F112ED">
      <w:pPr>
        <w:pStyle w:val="NormalnyIn"/>
        <w:ind w:firstLine="0"/>
        <w:rPr>
          <w:ins w:id="2283" w:author="Sebastian" w:date="2011-09-01T11:57:00Z"/>
        </w:rPr>
      </w:pPr>
      <w:r>
        <w:tab/>
        <w:t>Dzięki przyłożeniu dużej wagi do interfejsu użytkownika, korzystanie z systemu jest intuicyjne i nie absorbujące pracownika</w:t>
      </w:r>
      <w:ins w:id="2284" w:author="Sebastian" w:date="2011-09-01T11:57:00Z">
        <w:r>
          <w:t>, co wykazały testy</w:t>
        </w:r>
      </w:ins>
      <w:r>
        <w:t xml:space="preserve">. </w:t>
      </w:r>
    </w:p>
    <w:p w:rsidR="00261B1A" w:rsidRDefault="00F112ED">
      <w:pPr>
        <w:pStyle w:val="NormalnyIn"/>
        <w:ind w:firstLine="708"/>
        <w:pPrChange w:id="2285" w:author="Sebastian" w:date="2011-09-01T11:57:00Z">
          <w:pPr>
            <w:pStyle w:val="NormalnyIn"/>
            <w:ind w:firstLine="0"/>
          </w:pPr>
        </w:pPrChange>
      </w:pPr>
      <w:r>
        <w:t>Do zalet należy również zaliczyć brak potrzeby wyposażania pracownika w dodatkowe urządzenia, gdyż funkcję czytnika pełni posiadany przez niego telefon. Wartym zauważenia jest fakt, iż stałe działanie modułu NFC i aplikacji praktycznie nie wpływa na zużycie baterii.</w:t>
      </w:r>
    </w:p>
    <w:p w:rsidR="00F112ED" w:rsidRDefault="00F112ED" w:rsidP="00F112ED">
      <w:pPr>
        <w:pStyle w:val="NormalnyIn"/>
        <w:ind w:firstLine="0"/>
      </w:pPr>
      <w:r>
        <w:tab/>
        <w:t xml:space="preserve">Kolejną zaletą jest łatwość precyzyjnej kontroli czasu jaki spędził pracownik przy świadczonej usłudze, co dotychczas praktycznie nie było możliwe. Jest to tym bardziej istotne dla pracodawców którzy rozliczają się z pracownikami przy pomocy stawek godzinowych. </w:t>
      </w:r>
    </w:p>
    <w:p w:rsidR="00F112ED" w:rsidRDefault="00F112ED" w:rsidP="00F112ED">
      <w:pPr>
        <w:pStyle w:val="NormalnyIn"/>
        <w:ind w:firstLine="0"/>
      </w:pPr>
      <w:r>
        <w:tab/>
        <w:t xml:space="preserve">Żadne rozwiązanie nie jest jednak pozbawione wad. Do prawidłowego działania systemu niezbędne jest stałe połączenie z dowolną siecią umożliwiającą transmisję pakietów. Może to być bardzo utrudnione w przypadku lokalizacji położonych z dala od aglomeracji miejskich gdzie sieć telefonii komórkowej ma słabszy zasięg lub nie </w:t>
      </w:r>
      <w:r w:rsidRPr="00574916">
        <w:t>została rozwinięta.</w:t>
      </w:r>
    </w:p>
    <w:p w:rsidR="00F112ED" w:rsidRPr="00830AAF" w:rsidRDefault="00F112ED" w:rsidP="00F112ED">
      <w:pPr>
        <w:pStyle w:val="NormalnyIn"/>
        <w:ind w:firstLine="0"/>
      </w:pPr>
      <w:r>
        <w:tab/>
        <w:t xml:space="preserve">Podczas testów okazało się również, że urządzenia o metalowych obudowach bardzo zakłócają pracę anten czytnika znajdującego się w telefonie i znacznika. </w:t>
      </w:r>
      <w:r w:rsidRPr="00574916">
        <w:t>Z</w:t>
      </w:r>
      <w:r>
        <w:t xml:space="preserve"> </w:t>
      </w:r>
      <w:r w:rsidRPr="00574916">
        <w:t>tego</w:t>
      </w:r>
      <w:r>
        <w:t xml:space="preserve"> powodu podczas rejestracji takich urządzeń niezbędne jest dobranie miejsca na obudowie skonstruowanego z innego materiału.</w:t>
      </w:r>
    </w:p>
    <w:p w:rsidR="00F112ED" w:rsidRDefault="00F112ED" w:rsidP="00F112ED">
      <w:pPr>
        <w:jc w:val="left"/>
        <w:rPr>
          <w:rFonts w:ascii="Times New Roman" w:eastAsiaTheme="majorEastAsia" w:hAnsi="Times New Roman" w:cstheme="majorBidi"/>
          <w:b/>
          <w:bCs/>
          <w:caps/>
          <w:sz w:val="32"/>
          <w:szCs w:val="28"/>
          <w:lang w:eastAsia="pl-PL"/>
        </w:rPr>
      </w:pPr>
      <w:r>
        <w:br w:type="page"/>
      </w:r>
    </w:p>
    <w:p w:rsidR="00550D2C" w:rsidRDefault="005D55E0" w:rsidP="00550D2C">
      <w:pPr>
        <w:pStyle w:val="Nagwek2"/>
      </w:pPr>
      <w:bookmarkStart w:id="2286" w:name="_Toc302857137"/>
      <w:r>
        <w:lastRenderedPageBreak/>
        <w:t>P</w:t>
      </w:r>
      <w:r w:rsidR="00550D2C">
        <w:t>erspektywy rozwoju</w:t>
      </w:r>
      <w:bookmarkEnd w:id="2286"/>
    </w:p>
    <w:p w:rsidR="007045CA" w:rsidRDefault="007045CA" w:rsidP="007045CA">
      <w:pPr>
        <w:pStyle w:val="NormalnyIn"/>
        <w:ind w:firstLine="0"/>
      </w:pPr>
      <w:r>
        <w:t>Dzięki konstrukcji przyjętej podczas budowy systemu, możliwe jest swobodne rozszerzanie jego funkcji o nowe moduły.</w:t>
      </w:r>
    </w:p>
    <w:p w:rsidR="007045CA" w:rsidRPr="007045CA" w:rsidRDefault="007045CA" w:rsidP="007045CA">
      <w:pPr>
        <w:pStyle w:val="NormalnyIn"/>
      </w:pPr>
      <w:r>
        <w:t>Przykładem możliwych propozycji rozwoju są:</w:t>
      </w:r>
    </w:p>
    <w:p w:rsidR="00550D2C" w:rsidRDefault="00550D2C" w:rsidP="007045CA">
      <w:pPr>
        <w:pStyle w:val="NormalnyIn"/>
        <w:numPr>
          <w:ilvl w:val="0"/>
          <w:numId w:val="37"/>
        </w:numPr>
      </w:pPr>
      <w:r>
        <w:t>Moduł raportowy</w:t>
      </w:r>
      <w:r w:rsidR="007045CA">
        <w:t xml:space="preserve"> – ułatwiający pracodawcy generację raportów na temat czasu reakcji i realizacji powierzonych pracownikom zadań</w:t>
      </w:r>
    </w:p>
    <w:p w:rsidR="00550D2C" w:rsidRDefault="007045CA" w:rsidP="007045CA">
      <w:pPr>
        <w:pStyle w:val="NormalnyIn"/>
        <w:numPr>
          <w:ilvl w:val="0"/>
          <w:numId w:val="37"/>
        </w:numPr>
      </w:pPr>
      <w:r>
        <w:t xml:space="preserve">Rozbudowanie istniejącego modułu automatycznego powiadamiania pracowników o utworzeniu nowych zdarzeń – </w:t>
      </w:r>
      <w:r w:rsidR="00766C80">
        <w:t>istnieje możliwość</w:t>
      </w:r>
      <w:r>
        <w:t xml:space="preserve"> usprawni</w:t>
      </w:r>
      <w:r w:rsidR="00766C80">
        <w:t>enia</w:t>
      </w:r>
      <w:r>
        <w:t xml:space="preserve"> system</w:t>
      </w:r>
      <w:r w:rsidR="00766C80">
        <w:t>u</w:t>
      </w:r>
      <w:r>
        <w:t xml:space="preserve"> rozsyłania wiadomośc</w:t>
      </w:r>
      <w:r w:rsidR="00766C80">
        <w:t>i elektronicznych oraz wprowadzenia możliwości</w:t>
      </w:r>
      <w:r>
        <w:t xml:space="preserve"> informowania</w:t>
      </w:r>
      <w:r w:rsidR="006300ED">
        <w:t xml:space="preserve"> użytkowników</w:t>
      </w:r>
      <w:r>
        <w:t xml:space="preserve"> poprzez wiadomości SMS</w:t>
      </w:r>
    </w:p>
    <w:p w:rsidR="00550D2C" w:rsidRDefault="007045CA" w:rsidP="007045CA">
      <w:pPr>
        <w:pStyle w:val="NormalnyIn"/>
        <w:numPr>
          <w:ilvl w:val="0"/>
          <w:numId w:val="37"/>
        </w:numPr>
      </w:pPr>
      <w:r>
        <w:t xml:space="preserve">Konfigurowalne </w:t>
      </w:r>
      <w:r w:rsidRPr="007045CA">
        <w:t>widoki</w:t>
      </w:r>
      <w:r>
        <w:t xml:space="preserve"> </w:t>
      </w:r>
      <w:r w:rsidR="00550D2C" w:rsidRPr="007045CA">
        <w:t>statystyk</w:t>
      </w:r>
      <w:r w:rsidR="00550D2C">
        <w:t xml:space="preserve"> i obecnego stanu pracowników</w:t>
      </w:r>
      <w:r>
        <w:t xml:space="preserve"> – przydatnym rozszerzeniem byłaby możliwość graficznej wizualizacji zajętości i lokalizacji pracowników, a także możliwość dostosowania metody prezentacji do potrzeb użytkownika</w:t>
      </w:r>
    </w:p>
    <w:p w:rsidR="00550D2C" w:rsidRDefault="00550D2C" w:rsidP="007045CA">
      <w:pPr>
        <w:pStyle w:val="NormalnyIn"/>
        <w:numPr>
          <w:ilvl w:val="0"/>
          <w:numId w:val="37"/>
        </w:numPr>
      </w:pPr>
      <w:r>
        <w:t>Wzbogacenie interfejsu użytkownika w telefonie komórkowym umożliwiające zarządzanie zdarzeniami nie tylko z poziomu portalu</w:t>
      </w:r>
      <w:r w:rsidR="007045CA">
        <w:t xml:space="preserve"> – obecnie w celu edycji bądź zamknięcia zdarzenia, użytkownik telefonu musi zalogować się na portal administracyjny</w:t>
      </w:r>
    </w:p>
    <w:p w:rsidR="00550D2C" w:rsidRDefault="00550D2C" w:rsidP="007045CA">
      <w:pPr>
        <w:pStyle w:val="NormalnyIn"/>
        <w:numPr>
          <w:ilvl w:val="0"/>
          <w:numId w:val="37"/>
        </w:numPr>
      </w:pPr>
      <w:r>
        <w:t>Zarządzanie dostępem do obszarów</w:t>
      </w:r>
      <w:r w:rsidR="00B62C48">
        <w:t xml:space="preserve"> </w:t>
      </w:r>
      <w:r w:rsidR="007045CA">
        <w:t>– obecny system można zmodyfikować tak, aby umożliwiał kontrolę nad dostępem pracowników do określonych sekcji budynków, wymagałoby to jednak stworzenia dodatkowych układów elektronicznych.</w:t>
      </w:r>
    </w:p>
    <w:p w:rsidR="006E2671" w:rsidRDefault="006E2671" w:rsidP="007045CA">
      <w:pPr>
        <w:pStyle w:val="NormalnyIn"/>
        <w:numPr>
          <w:ilvl w:val="0"/>
          <w:numId w:val="37"/>
        </w:numPr>
      </w:pPr>
      <w:r>
        <w:t>Użycie znaczników typu Label-On-Metal w celu umożliwienia poprawnej pracy systemu przy znakowaniu obiektów których obudowy są w całości metalowe.</w:t>
      </w:r>
    </w:p>
    <w:p w:rsidR="00F91767" w:rsidRDefault="00F91767" w:rsidP="007045CA">
      <w:pPr>
        <w:pStyle w:val="NormalnyIn"/>
        <w:numPr>
          <w:ilvl w:val="0"/>
          <w:numId w:val="37"/>
        </w:numPr>
      </w:pPr>
      <w:r>
        <w:t>Stworzenie modułu dostarczającego użytkownikowi aplikacji klienckiej dostępu do informacji na temat historii napraw danego urządzenia lub listy części zamiennych dla danego typu urządzenia.</w:t>
      </w:r>
    </w:p>
    <w:p w:rsidR="00550D2C" w:rsidRDefault="00550D2C" w:rsidP="00550D2C">
      <w:pPr>
        <w:pStyle w:val="Nagwek2"/>
        <w:numPr>
          <w:ilvl w:val="0"/>
          <w:numId w:val="0"/>
        </w:numPr>
        <w:ind w:left="792"/>
      </w:pPr>
    </w:p>
    <w:p w:rsidR="00A061EE" w:rsidRDefault="00A061EE">
      <w:pPr>
        <w:jc w:val="left"/>
        <w:rPr>
          <w:rFonts w:ascii="Times New Roman" w:eastAsiaTheme="majorEastAsia" w:hAnsi="Times New Roman" w:cstheme="majorBidi"/>
          <w:b/>
          <w:bCs/>
          <w:caps/>
          <w:sz w:val="24"/>
          <w:szCs w:val="26"/>
          <w:lang w:eastAsia="pl-PL"/>
        </w:rPr>
      </w:pPr>
      <w:r>
        <w:br w:type="page"/>
      </w:r>
    </w:p>
    <w:p w:rsidR="0074625B" w:rsidRDefault="00757A52" w:rsidP="00757A52">
      <w:pPr>
        <w:pStyle w:val="Nagwek2"/>
      </w:pPr>
      <w:bookmarkStart w:id="2287" w:name="_Toc302857138"/>
      <w:r>
        <w:lastRenderedPageBreak/>
        <w:t>Wnioski</w:t>
      </w:r>
      <w:bookmarkEnd w:id="2287"/>
    </w:p>
    <w:p w:rsidR="006300ED" w:rsidRDefault="006300ED" w:rsidP="006300ED">
      <w:pPr>
        <w:pStyle w:val="NormalnyIn"/>
        <w:ind w:firstLine="0"/>
      </w:pPr>
      <w:r w:rsidRPr="006300ED">
        <w:t xml:space="preserve">Przedstawiona praca dowodzi, </w:t>
      </w:r>
      <w:r w:rsidR="001644E5">
        <w:t xml:space="preserve">że możliwe </w:t>
      </w:r>
      <w:r w:rsidRPr="006300ED">
        <w:t>jest zbudowanie rozproszonego systemu kontroli czasu pracy dla pracowników mobilnych z wykorzystaniem nowych technologii, ze szczególnym uwzględnieniem N</w:t>
      </w:r>
      <w:r>
        <w:t xml:space="preserve">ear </w:t>
      </w:r>
      <w:r w:rsidRPr="006300ED">
        <w:t>F</w:t>
      </w:r>
      <w:r>
        <w:t xml:space="preserve">ield </w:t>
      </w:r>
      <w:r w:rsidRPr="006300ED">
        <w:t>C</w:t>
      </w:r>
      <w:r>
        <w:t>ommunication</w:t>
      </w:r>
      <w:r w:rsidRPr="006300ED">
        <w:t xml:space="preserve">. </w:t>
      </w:r>
    </w:p>
    <w:p w:rsidR="00BE19AE" w:rsidRDefault="00771AA2" w:rsidP="000A4A9E">
      <w:pPr>
        <w:pStyle w:val="NormalnyIn"/>
      </w:pPr>
      <w:r>
        <w:tab/>
      </w:r>
      <w:r w:rsidR="00BE19AE">
        <w:t>Cel zrealizowania systemu ułatwiającego nadzór nad pracownikami mobilnymi poprzez umożliwienie rzetelnego rozliczenia ich czasu pracy został osiągnięty. Ł</w:t>
      </w:r>
      <w:r>
        <w:t xml:space="preserve">ączy </w:t>
      </w:r>
      <w:r w:rsidR="00BE19AE">
        <w:t xml:space="preserve">on </w:t>
      </w:r>
      <w:r>
        <w:t xml:space="preserve">w sobie funkcjonalność i atrakcyjność w sensie ekonomicznym, jednocześnie zapewniając dotychczas niedostępne możliwości kontroli czasu pracy. </w:t>
      </w:r>
      <w:r w:rsidR="000A4A9E">
        <w:t>Zastosowane technologie pozwoliły osiągnąć bardzo niski koszt wdrożenia i utrzymania, dzięki czemu system może znaleźć zastosowanie w małych i średnich przedsiębiorstwach których profil zakłada zatrudnienie pracowników realizujących zadania w terenie. Proponowane rozwiązanie pozwala takim firmom efektywniej wykorzystywać dostępne środki i działa dyscyplinująco na pracowników, co ostatecznie zwiększyć może wydajność ich pracy. Jednocześnie, klarowna prezentacja danych odnoszących się do realnego czasu poświęconego na dane zadanie, umożliwia bardziej pr</w:t>
      </w:r>
      <w:r w:rsidR="00541E42">
        <w:t xml:space="preserve">ecyzyjne ustalenie cen usług, </w:t>
      </w:r>
      <w:r w:rsidR="000A4A9E">
        <w:t>adekwatn</w:t>
      </w:r>
      <w:r w:rsidR="00541E42">
        <w:t>ie do ponoszonych przez pracodawcę koszt</w:t>
      </w:r>
      <w:r w:rsidR="000A4A9E">
        <w:t>ów.</w:t>
      </w:r>
    </w:p>
    <w:p w:rsidR="000A4A9E" w:rsidRDefault="000A4A9E" w:rsidP="000A4A9E">
      <w:pPr>
        <w:pStyle w:val="NormalnyIn"/>
      </w:pPr>
      <w:r>
        <w:t xml:space="preserve">Co prawda do działania systemu nie jest angażowana lokalizacja satelitarna GPS, jednak powiązanie znaczników z </w:t>
      </w:r>
      <w:r w:rsidR="00541E42">
        <w:t xml:space="preserve">fizycznymi </w:t>
      </w:r>
      <w:r>
        <w:t xml:space="preserve">lokalizacjami </w:t>
      </w:r>
      <w:r w:rsidR="00541E42">
        <w:t>urządze</w:t>
      </w:r>
      <w:r w:rsidR="00A850CE">
        <w:t>ń</w:t>
      </w:r>
      <w:r>
        <w:t xml:space="preserve">, pozwala stworzyć mapę aktywności zatrudnionych osób w oparciu o adresy lokalizacji. Działanie takie pozwala monitorować </w:t>
      </w:r>
      <w:r w:rsidR="00541E42">
        <w:t xml:space="preserve">obecną </w:t>
      </w:r>
      <w:r>
        <w:t xml:space="preserve">lokalizację pracowników nie angażując dodatkowych, </w:t>
      </w:r>
      <w:r w:rsidRPr="000A4A9E">
        <w:rPr>
          <w:color w:val="FF0000"/>
          <w:highlight w:val="yellow"/>
        </w:rPr>
        <w:t>energochłonnych</w:t>
      </w:r>
      <w:r>
        <w:t xml:space="preserve"> rozwiązań, a w konsekwencji lepiej zarządzać do</w:t>
      </w:r>
      <w:r w:rsidR="00541E42">
        <w:t>borem zadań tak, aby minimalizować dystanse jakie każdy pracownik musi pokonać pomiędzy punktami realizacji kolejnych zleceń. W efekcie pracodawca uzyskuje kolejne oszczędności opierające się na kosztach transportu i poprawia jakość obsługi klienta, zapewniając krótszy czas oczekiwania na usługę.</w:t>
      </w:r>
    </w:p>
    <w:p w:rsidR="0049530C" w:rsidRDefault="00BE19AE" w:rsidP="00BE19AE">
      <w:pPr>
        <w:pStyle w:val="NormalnyIn"/>
      </w:pPr>
      <w:r>
        <w:t>Jak wykazały testy, interfejs aplikacji mobilnych zapewnia niemal całkowitą transparentość systemu dla użytkownika</w:t>
      </w:r>
      <w:r w:rsidR="00556A6C">
        <w:t xml:space="preserve"> i jego użytkowanie nie przeszkadza w realizacji obowiązków.</w:t>
      </w:r>
    </w:p>
    <w:p w:rsidR="00A850CE" w:rsidRDefault="006300ED" w:rsidP="00556A6C">
      <w:pPr>
        <w:pStyle w:val="NormalnyIn"/>
      </w:pPr>
      <w:r w:rsidRPr="006300ED">
        <w:t xml:space="preserve">Wykorzystanie </w:t>
      </w:r>
      <w:r>
        <w:t>telefonu w roli czytnika zbliżenioweg</w:t>
      </w:r>
      <w:r w:rsidR="00E94A87">
        <w:t>o</w:t>
      </w:r>
      <w:r>
        <w:t xml:space="preserve"> pozwoliło </w:t>
      </w:r>
      <w:r w:rsidR="00F90166">
        <w:t>na odwrócenie tradycyjnego modelu kontrolowania czasu pracy w oparciu o czytniki stacjonarne.</w:t>
      </w:r>
      <w:r w:rsidR="00D869DD">
        <w:t xml:space="preserve"> Dzięki temu nie ma potrzeby wyposażania pracownika w dodatkowe urządzenia komunikujące się z systemem</w:t>
      </w:r>
      <w:r w:rsidR="00BE19AE">
        <w:t xml:space="preserve">. </w:t>
      </w:r>
    </w:p>
    <w:p w:rsidR="00556A6C" w:rsidRDefault="00BE19AE" w:rsidP="00556A6C">
      <w:pPr>
        <w:pStyle w:val="NormalnyIn"/>
      </w:pPr>
      <w:r>
        <w:t>Zastąpienie</w:t>
      </w:r>
      <w:r w:rsidR="00CC1AB2">
        <w:t xml:space="preserve"> tanimi,</w:t>
      </w:r>
      <w:r>
        <w:t xml:space="preserve"> pasywnymi znacznikami Mifare Ultralight kosztownych punktów kontroli, które są </w:t>
      </w:r>
      <w:r w:rsidR="00CC1AB2">
        <w:t xml:space="preserve">zazwyczaj </w:t>
      </w:r>
      <w:r>
        <w:t>wymagającymi zasilania urządzeniami aktywnymi</w:t>
      </w:r>
      <w:r w:rsidR="00411B8A">
        <w:t>,</w:t>
      </w:r>
      <w:r>
        <w:t xml:space="preserve"> </w:t>
      </w:r>
      <w:r w:rsidR="00CC1AB2">
        <w:t xml:space="preserve">zwiększyło niezawodność systemu przy jednoczesnej redukcji </w:t>
      </w:r>
      <w:r w:rsidR="00A850CE">
        <w:t xml:space="preserve">jego </w:t>
      </w:r>
      <w:r w:rsidR="00CC1AB2">
        <w:t>kosztów.</w:t>
      </w:r>
      <w:r w:rsidR="00556A6C">
        <w:t xml:space="preserve"> </w:t>
      </w:r>
    </w:p>
    <w:p w:rsidR="00D869DD" w:rsidRDefault="00BF7AF3" w:rsidP="00556A6C">
      <w:pPr>
        <w:pStyle w:val="NormalnyIn"/>
      </w:pPr>
      <w:r>
        <w:lastRenderedPageBreak/>
        <w:t xml:space="preserve">Oparcie komunikacji </w:t>
      </w:r>
      <w:r w:rsidR="00F40627">
        <w:t xml:space="preserve">pomiędzy telefonem a serwerem </w:t>
      </w:r>
      <w:r>
        <w:t>na sieci Internet zapewnił</w:t>
      </w:r>
      <w:r w:rsidR="00F40627">
        <w:t>o</w:t>
      </w:r>
      <w:r>
        <w:t xml:space="preserve"> ogólnodostępność i elastyczność stworzonego rozwiązania</w:t>
      </w:r>
      <w:r w:rsidR="00F40627">
        <w:t xml:space="preserve">, a także możliwość jego </w:t>
      </w:r>
      <w:r w:rsidR="00556A6C">
        <w:t xml:space="preserve">rozproszenia. </w:t>
      </w:r>
      <w:r w:rsidR="00A850CE">
        <w:t xml:space="preserve">Ponieważ rozmiar danych transmitowanych pomiędzy serwerem a aplikacją mobilną jest bardzo niewielki </w:t>
      </w:r>
      <w:r w:rsidR="00EF351B">
        <w:rPr>
          <w:rStyle w:val="Odwoanieprzypisudolnego"/>
        </w:rPr>
        <w:footnoteReference w:id="6"/>
      </w:r>
      <w:r w:rsidR="00A850CE">
        <w:t>, odległość pracownika od serwera praktycznie nie wpływa na czas obsługi zgłoszenia.</w:t>
      </w:r>
    </w:p>
    <w:p w:rsidR="00525644" w:rsidRDefault="00556A6C" w:rsidP="00525644">
      <w:pPr>
        <w:pStyle w:val="NormalnyIn"/>
      </w:pPr>
      <w:r>
        <w:t>Użycie łatwo rozszerzalnych framework’ów do budowy portalu administracyjnego spowodowało, że aplikacja ta może być w prosty sposób rozbudowywana o kolejne funkcje w zależności od zapotrzebowania.</w:t>
      </w:r>
    </w:p>
    <w:p w:rsidR="0056690D" w:rsidRPr="00BF7AF3" w:rsidRDefault="00525644" w:rsidP="00525644">
      <w:pPr>
        <w:pStyle w:val="NormalnyIn"/>
      </w:pPr>
      <w:r>
        <w:t>Jak wykazały testy,  system jest wrażliwy na dwie niesprzyjające sytuacje. Pierwszą z nich jest znakowanie urządzeń o metalowych obudowach. Komunikacja radiowa czytnika NFC ze znacznikiem ulega zakłóceniu i zgłoszenie zdarzenia nie jest możliwe. Drugą jest fakt iż p</w:t>
      </w:r>
      <w:r w:rsidR="00556A6C">
        <w:t xml:space="preserve">oprawne działanie systemu jest uzależnione od dostępu użytkownika do sieci transmisji danych pakietowych, przez co staje się niezdatny do użycia w obszarach na których nie jest ona </w:t>
      </w:r>
      <w:r w:rsidR="004C1518">
        <w:t>obecna</w:t>
      </w:r>
      <w:r w:rsidR="00556A6C">
        <w:t>.</w:t>
      </w:r>
      <w:r>
        <w:t xml:space="preserve"> </w:t>
      </w:r>
      <w:r w:rsidR="009C404D">
        <w:t>Świadomość tych problemów pozwala na stwierdzenie iż system powinien być implementowany na terenie aglomeracji miejskich, a proces znakowania urządzeń wymaga od użytkownika aplikacji administracyjnej wyszukania obszaru obudowy urządzenia, pozbawionego elementów metalowych.</w:t>
      </w:r>
      <w:r w:rsidR="0056690D">
        <w:br w:type="page"/>
      </w:r>
    </w:p>
    <w:sdt>
      <w:sdtPr>
        <w:rPr>
          <w:rFonts w:ascii="Calibri" w:eastAsia="Calibri" w:hAnsi="Calibri" w:cs="Times New Roman"/>
          <w:b w:val="0"/>
          <w:bCs w:val="0"/>
          <w:caps w:val="0"/>
          <w:sz w:val="22"/>
          <w:szCs w:val="22"/>
          <w:lang w:eastAsia="en-US"/>
        </w:rPr>
        <w:id w:val="12457028"/>
        <w:docPartObj>
          <w:docPartGallery w:val="Bibliographies"/>
          <w:docPartUnique/>
        </w:docPartObj>
      </w:sdtPr>
      <w:sdtContent>
        <w:bookmarkStart w:id="2288" w:name="_Toc302857139" w:displacedByCustomXml="prev"/>
        <w:p w:rsidR="00EC5168" w:rsidRDefault="00EC5168">
          <w:pPr>
            <w:pStyle w:val="Nagwek1"/>
          </w:pPr>
          <w:r>
            <w:t>Bibliografia</w:t>
          </w:r>
          <w:bookmarkEnd w:id="2288"/>
        </w:p>
        <w:sdt>
          <w:sdtPr>
            <w:id w:val="111145805"/>
            <w:bibliography/>
          </w:sdtPr>
          <w:sdtContent>
            <w:p w:rsidR="00361C13" w:rsidRDefault="002436F7" w:rsidP="00361C13">
              <w:pPr>
                <w:pStyle w:val="Bibliografia"/>
                <w:rPr>
                  <w:noProof/>
                </w:rPr>
              </w:pPr>
              <w:r>
                <w:fldChar w:fldCharType="begin"/>
              </w:r>
              <w:r w:rsidR="00EC5168" w:rsidRPr="00EC5168">
                <w:rPr>
                  <w:lang w:val="en-US"/>
                </w:rPr>
                <w:instrText xml:space="preserve"> BIBLIOGRAPHY </w:instrText>
              </w:r>
              <w:r>
                <w:fldChar w:fldCharType="separate"/>
              </w:r>
              <w:r w:rsidR="00361C13" w:rsidRPr="00361C13">
                <w:rPr>
                  <w:noProof/>
                  <w:lang w:val="en-US"/>
                </w:rPr>
                <w:t xml:space="preserve">[1] </w:t>
              </w:r>
              <w:r w:rsidR="00361C13" w:rsidRPr="00361C13">
                <w:rPr>
                  <w:b/>
                  <w:bCs/>
                  <w:noProof/>
                  <w:lang w:val="en-US"/>
                </w:rPr>
                <w:t>StrongLink.</w:t>
              </w:r>
              <w:r w:rsidR="00361C13" w:rsidRPr="00361C13">
                <w:rPr>
                  <w:noProof/>
                  <w:lang w:val="en-US"/>
                </w:rPr>
                <w:t xml:space="preserve"> RFID Label SLB01. </w:t>
              </w:r>
              <w:r w:rsidR="00361C13" w:rsidRPr="00361C13">
                <w:rPr>
                  <w:i/>
                  <w:iCs/>
                  <w:noProof/>
                  <w:lang w:val="en-US"/>
                </w:rPr>
                <w:t xml:space="preserve">StrongLink. </w:t>
              </w:r>
              <w:r w:rsidR="00361C13">
                <w:rPr>
                  <w:noProof/>
                </w:rPr>
                <w:t>[Online] Sierpień 2011. [Zacytowano: 28 08 2011.] http://www.stronglink.cn/english/slb01.htm.</w:t>
              </w:r>
            </w:p>
            <w:p w:rsidR="00361C13" w:rsidRDefault="00361C13" w:rsidP="00361C13">
              <w:pPr>
                <w:pStyle w:val="Bibliografia"/>
                <w:rPr>
                  <w:noProof/>
                </w:rPr>
              </w:pPr>
              <w:r w:rsidRPr="00361C13">
                <w:rPr>
                  <w:noProof/>
                  <w:lang w:val="en-US"/>
                </w:rPr>
                <w:t xml:space="preserve">[2] </w:t>
              </w:r>
              <w:r w:rsidRPr="00361C13">
                <w:rPr>
                  <w:b/>
                  <w:bCs/>
                  <w:noProof/>
                  <w:lang w:val="en-US"/>
                </w:rPr>
                <w:t>NFC Forum.</w:t>
              </w:r>
              <w:r w:rsidRPr="00361C13">
                <w:rPr>
                  <w:noProof/>
                  <w:lang w:val="en-US"/>
                </w:rPr>
                <w:t xml:space="preserve"> NFC Forum. </w:t>
              </w:r>
              <w:r w:rsidRPr="00361C13">
                <w:rPr>
                  <w:i/>
                  <w:iCs/>
                  <w:noProof/>
                  <w:lang w:val="en-US"/>
                </w:rPr>
                <w:t xml:space="preserve">About the Forum. </w:t>
              </w:r>
              <w:r>
                <w:rPr>
                  <w:noProof/>
                </w:rPr>
                <w:t>[Online] 2011. [Zacytowano: 28 Sierpień 2011.] http://www.nfc-forum.org/aboutus/.</w:t>
              </w:r>
            </w:p>
            <w:p w:rsidR="00361C13" w:rsidRPr="00361C13" w:rsidRDefault="00361C13" w:rsidP="00361C13">
              <w:pPr>
                <w:pStyle w:val="Bibliografia"/>
                <w:rPr>
                  <w:noProof/>
                  <w:lang w:val="en-US"/>
                </w:rPr>
              </w:pPr>
              <w:r w:rsidRPr="00361C13">
                <w:rPr>
                  <w:noProof/>
                  <w:lang w:val="en-US"/>
                </w:rPr>
                <w:t xml:space="preserve">[3] </w:t>
              </w:r>
              <w:r w:rsidRPr="00361C13">
                <w:rPr>
                  <w:i/>
                  <w:iCs/>
                  <w:noProof/>
                  <w:lang w:val="en-US"/>
                </w:rPr>
                <w:t xml:space="preserve">Near Field Communication (NFC) Technology and Measurements White Paper. </w:t>
              </w:r>
              <w:r w:rsidRPr="00361C13">
                <w:rPr>
                  <w:b/>
                  <w:bCs/>
                  <w:noProof/>
                  <w:lang w:val="en-US"/>
                </w:rPr>
                <w:t>Rohde &amp; Shwarz.</w:t>
              </w:r>
              <w:r w:rsidRPr="00361C13">
                <w:rPr>
                  <w:noProof/>
                  <w:lang w:val="en-US"/>
                </w:rPr>
                <w:t xml:space="preserve"> München : Rohde &amp; Shwarz, 2011.</w:t>
              </w:r>
            </w:p>
            <w:p w:rsidR="00361C13" w:rsidRPr="00361C13" w:rsidRDefault="00361C13" w:rsidP="00361C13">
              <w:pPr>
                <w:pStyle w:val="Bibliografia"/>
                <w:rPr>
                  <w:noProof/>
                  <w:lang w:val="en-US"/>
                </w:rPr>
              </w:pPr>
              <w:r w:rsidRPr="00361C13">
                <w:rPr>
                  <w:noProof/>
                  <w:lang w:val="en-US"/>
                </w:rPr>
                <w:t xml:space="preserve">[4] </w:t>
              </w:r>
              <w:r w:rsidRPr="00361C13">
                <w:rPr>
                  <w:i/>
                  <w:iCs/>
                  <w:noProof/>
                  <w:lang w:val="en-US"/>
                </w:rPr>
                <w:t xml:space="preserve">Near Field Communication in the real world – part II. </w:t>
              </w:r>
              <w:r w:rsidRPr="00361C13">
                <w:rPr>
                  <w:b/>
                  <w:bCs/>
                  <w:noProof/>
                  <w:lang w:val="en-US"/>
                </w:rPr>
                <w:t>Innovision Research &amp; Technology plc.</w:t>
              </w:r>
              <w:r w:rsidRPr="00361C13">
                <w:rPr>
                  <w:noProof/>
                  <w:lang w:val="en-US"/>
                </w:rPr>
                <w:t xml:space="preserve"> Cirencester : Innovision Research &amp; Technology plc, 2006.</w:t>
              </w:r>
            </w:p>
            <w:p w:rsidR="00361C13" w:rsidRPr="00361C13" w:rsidRDefault="00361C13" w:rsidP="00361C13">
              <w:pPr>
                <w:pStyle w:val="Bibliografia"/>
                <w:rPr>
                  <w:noProof/>
                  <w:lang w:val="en-US"/>
                </w:rPr>
              </w:pPr>
              <w:r w:rsidRPr="00361C13">
                <w:rPr>
                  <w:noProof/>
                  <w:lang w:val="en-US"/>
                </w:rPr>
                <w:t xml:space="preserve">[5] </w:t>
              </w:r>
              <w:r w:rsidRPr="00361C13">
                <w:rPr>
                  <w:b/>
                  <w:bCs/>
                  <w:noProof/>
                  <w:lang w:val="en-US"/>
                </w:rPr>
                <w:t>NXP Semiconductors.</w:t>
              </w:r>
              <w:r w:rsidRPr="00361C13">
                <w:rPr>
                  <w:noProof/>
                  <w:lang w:val="en-US"/>
                </w:rPr>
                <w:t xml:space="preserve"> </w:t>
              </w:r>
              <w:r w:rsidRPr="00361C13">
                <w:rPr>
                  <w:i/>
                  <w:iCs/>
                  <w:noProof/>
                  <w:lang w:val="en-US"/>
                </w:rPr>
                <w:t xml:space="preserve">Mifare Ultralight Features and Hints. </w:t>
              </w:r>
              <w:r w:rsidRPr="00361C13">
                <w:rPr>
                  <w:noProof/>
                  <w:lang w:val="en-US"/>
                </w:rPr>
                <w:t>Hopewell : NXP Semiconductors, 2006. strony 11-12.</w:t>
              </w:r>
            </w:p>
            <w:p w:rsidR="00361C13" w:rsidRPr="00361C13" w:rsidRDefault="00361C13" w:rsidP="00361C13">
              <w:pPr>
                <w:pStyle w:val="Bibliografia"/>
                <w:rPr>
                  <w:noProof/>
                  <w:lang w:val="en-US"/>
                </w:rPr>
              </w:pPr>
              <w:r w:rsidRPr="00361C13">
                <w:rPr>
                  <w:noProof/>
                  <w:lang w:val="en-US"/>
                </w:rPr>
                <w:t xml:space="preserve">[6] —. MF0ICU1. </w:t>
              </w:r>
              <w:r w:rsidRPr="00361C13">
                <w:rPr>
                  <w:i/>
                  <w:iCs/>
                  <w:noProof/>
                  <w:lang w:val="en-US"/>
                </w:rPr>
                <w:t xml:space="preserve">MIFARE Ultralight contactless single-trip ticket IC. </w:t>
              </w:r>
              <w:r w:rsidRPr="00361C13">
                <w:rPr>
                  <w:noProof/>
                  <w:lang w:val="en-US"/>
                </w:rPr>
                <w:t>Gratkorn : NXP Semiconductors, 2010.</w:t>
              </w:r>
            </w:p>
            <w:p w:rsidR="00361C13" w:rsidRPr="00361C13" w:rsidRDefault="00361C13" w:rsidP="00361C13">
              <w:pPr>
                <w:pStyle w:val="Bibliografia"/>
                <w:rPr>
                  <w:noProof/>
                  <w:lang w:val="en-US"/>
                </w:rPr>
              </w:pPr>
              <w:r w:rsidRPr="00361C13">
                <w:rPr>
                  <w:noProof/>
                  <w:lang w:val="en-US"/>
                </w:rPr>
                <w:t xml:space="preserve">[7] </w:t>
              </w:r>
              <w:r w:rsidRPr="00361C13">
                <w:rPr>
                  <w:b/>
                  <w:bCs/>
                  <w:noProof/>
                  <w:lang w:val="en-US"/>
                </w:rPr>
                <w:t>Gartner.</w:t>
              </w:r>
              <w:r w:rsidRPr="00361C13">
                <w:rPr>
                  <w:noProof/>
                  <w:lang w:val="en-US"/>
                </w:rPr>
                <w:t xml:space="preserve"> </w:t>
              </w:r>
              <w:r w:rsidRPr="00361C13">
                <w:rPr>
                  <w:i/>
                  <w:iCs/>
                  <w:noProof/>
                  <w:lang w:val="en-US"/>
                </w:rPr>
                <w:t xml:space="preserve">Worldwide Smartphone Sales to End Users by Operating System in 2Q11. </w:t>
              </w:r>
              <w:r w:rsidRPr="00361C13">
                <w:rPr>
                  <w:noProof/>
                  <w:lang w:val="en-US"/>
                </w:rPr>
                <w:t>Stamford : Gartner, 2011.</w:t>
              </w:r>
            </w:p>
            <w:p w:rsidR="00361C13" w:rsidRDefault="00361C13" w:rsidP="00361C13">
              <w:pPr>
                <w:pStyle w:val="Bibliografia"/>
                <w:rPr>
                  <w:noProof/>
                </w:rPr>
              </w:pPr>
              <w:r w:rsidRPr="00361C13">
                <w:rPr>
                  <w:noProof/>
                  <w:lang w:val="en-US"/>
                </w:rPr>
                <w:t xml:space="preserve">[8] </w:t>
              </w:r>
              <w:r w:rsidRPr="00361C13">
                <w:rPr>
                  <w:b/>
                  <w:bCs/>
                  <w:noProof/>
                  <w:lang w:val="en-US"/>
                </w:rPr>
                <w:t>Hashimi, Sayed, Komatineni, Satya i MacLean, Dave.</w:t>
              </w:r>
              <w:r w:rsidRPr="00361C13">
                <w:rPr>
                  <w:noProof/>
                  <w:lang w:val="en-US"/>
                </w:rPr>
                <w:t xml:space="preserve"> </w:t>
              </w:r>
              <w:r w:rsidRPr="00361C13">
                <w:rPr>
                  <w:i/>
                  <w:iCs/>
                  <w:noProof/>
                  <w:lang w:val="en-US"/>
                </w:rPr>
                <w:t xml:space="preserve">Android 2 Tworzenie aplikacji. </w:t>
              </w:r>
              <w:r>
                <w:rPr>
                  <w:noProof/>
                </w:rPr>
                <w:t>[tłum.] Krzysztof Sawka. Gliwice : Helion, 2010.</w:t>
              </w:r>
            </w:p>
            <w:p w:rsidR="00361C13" w:rsidRPr="00361C13" w:rsidRDefault="00361C13" w:rsidP="00361C13">
              <w:pPr>
                <w:pStyle w:val="Bibliografia"/>
                <w:rPr>
                  <w:noProof/>
                  <w:lang w:val="en-US"/>
                </w:rPr>
              </w:pPr>
              <w:r>
                <w:rPr>
                  <w:noProof/>
                </w:rPr>
                <w:t xml:space="preserve">[9] </w:t>
              </w:r>
              <w:r>
                <w:rPr>
                  <w:b/>
                  <w:bCs/>
                  <w:noProof/>
                </w:rPr>
                <w:t>Mednieks, Zigurd, i inni.</w:t>
              </w:r>
              <w:r>
                <w:rPr>
                  <w:noProof/>
                </w:rPr>
                <w:t xml:space="preserve"> </w:t>
              </w:r>
              <w:r>
                <w:rPr>
                  <w:i/>
                  <w:iCs/>
                  <w:noProof/>
                </w:rPr>
                <w:t xml:space="preserve">Programming Android. </w:t>
              </w:r>
              <w:r w:rsidRPr="00361C13">
                <w:rPr>
                  <w:noProof/>
                  <w:lang w:val="en-US"/>
                </w:rPr>
                <w:t>Sebastopol : O'Reilly Media, 2011. strony 21-26, 142-154, 396-404.</w:t>
              </w:r>
            </w:p>
            <w:p w:rsidR="00361C13" w:rsidRPr="00361C13" w:rsidRDefault="00361C13" w:rsidP="00361C13">
              <w:pPr>
                <w:pStyle w:val="Bibliografia"/>
                <w:rPr>
                  <w:noProof/>
                  <w:lang w:val="en-US"/>
                </w:rPr>
              </w:pPr>
              <w:r w:rsidRPr="00361C13">
                <w:rPr>
                  <w:noProof/>
                  <w:lang w:val="en-US"/>
                </w:rPr>
                <w:t xml:space="preserve">[10] </w:t>
              </w:r>
              <w:r w:rsidRPr="00361C13">
                <w:rPr>
                  <w:b/>
                  <w:bCs/>
                  <w:noProof/>
                  <w:lang w:val="en-US"/>
                </w:rPr>
                <w:t>Google Inc.</w:t>
              </w:r>
              <w:r w:rsidRPr="00361C13">
                <w:rPr>
                  <w:noProof/>
                  <w:lang w:val="en-US"/>
                </w:rPr>
                <w:t xml:space="preserve"> Android 2.3.3 Platform. </w:t>
              </w:r>
              <w:r w:rsidRPr="00361C13">
                <w:rPr>
                  <w:i/>
                  <w:iCs/>
                  <w:noProof/>
                  <w:lang w:val="en-US"/>
                </w:rPr>
                <w:t xml:space="preserve">Android Developers. </w:t>
              </w:r>
              <w:r w:rsidRPr="00361C13">
                <w:rPr>
                  <w:noProof/>
                  <w:lang w:val="en-US"/>
                </w:rPr>
                <w:t>[Online] Google, Luty 2011. [Zacytowano: 28 Sierpień 2011.] http://developer.android.com/sdk/android-2.3.3.html.</w:t>
              </w:r>
            </w:p>
            <w:p w:rsidR="00361C13" w:rsidRPr="00361C13" w:rsidRDefault="00361C13" w:rsidP="00361C13">
              <w:pPr>
                <w:pStyle w:val="Bibliografia"/>
                <w:rPr>
                  <w:noProof/>
                  <w:lang w:val="en-US"/>
                </w:rPr>
              </w:pPr>
              <w:r w:rsidRPr="00361C13">
                <w:rPr>
                  <w:noProof/>
                  <w:lang w:val="en-US"/>
                </w:rPr>
                <w:t xml:space="preserve">[11] —. Near Field Communication. </w:t>
              </w:r>
              <w:r w:rsidRPr="00361C13">
                <w:rPr>
                  <w:i/>
                  <w:iCs/>
                  <w:noProof/>
                  <w:lang w:val="en-US"/>
                </w:rPr>
                <w:t xml:space="preserve">Android Developers. </w:t>
              </w:r>
              <w:r w:rsidRPr="00361C13">
                <w:rPr>
                  <w:noProof/>
                  <w:lang w:val="en-US"/>
                </w:rPr>
                <w:t>[Online] 12 Czerwiec 2011. [Zacytowano: 28 Sierpień 2011.] http://developer.android.com/guide/topics/nfc/index.html.</w:t>
              </w:r>
            </w:p>
            <w:p w:rsidR="00361C13" w:rsidRPr="00361C13" w:rsidRDefault="00361C13" w:rsidP="00361C13">
              <w:pPr>
                <w:pStyle w:val="Bibliografia"/>
                <w:rPr>
                  <w:noProof/>
                  <w:lang w:val="en-US"/>
                </w:rPr>
              </w:pPr>
              <w:r w:rsidRPr="00361C13">
                <w:rPr>
                  <w:noProof/>
                  <w:lang w:val="en-US"/>
                </w:rPr>
                <w:t xml:space="preserve">[12] </w:t>
              </w:r>
              <w:r w:rsidRPr="00361C13">
                <w:rPr>
                  <w:b/>
                  <w:bCs/>
                  <w:noProof/>
                  <w:lang w:val="en-US"/>
                </w:rPr>
                <w:t>SpringSource Community.</w:t>
              </w:r>
              <w:r w:rsidRPr="00361C13">
                <w:rPr>
                  <w:noProof/>
                  <w:lang w:val="en-US"/>
                </w:rPr>
                <w:t xml:space="preserve"> Reference Documentation. [Online] 01 09 2011. http://static.springsource.org/spring/docs/3.1.0.M2/spring-framework-reference/pdf/spring-framework-reference.pdf.</w:t>
              </w:r>
            </w:p>
            <w:p w:rsidR="00361C13" w:rsidRPr="00361C13" w:rsidRDefault="00361C13" w:rsidP="00361C13">
              <w:pPr>
                <w:pStyle w:val="Bibliografia"/>
                <w:rPr>
                  <w:noProof/>
                  <w:lang w:val="en-US"/>
                </w:rPr>
              </w:pPr>
              <w:r w:rsidRPr="00361C13">
                <w:rPr>
                  <w:noProof/>
                  <w:lang w:val="en-US"/>
                </w:rPr>
                <w:t xml:space="preserve">[13] </w:t>
              </w:r>
              <w:r w:rsidRPr="00361C13">
                <w:rPr>
                  <w:b/>
                  <w:bCs/>
                  <w:noProof/>
                  <w:lang w:val="en-US"/>
                </w:rPr>
                <w:t>Naci, Dai, Mandel, Lawrence i Rayman, Arthur.</w:t>
              </w:r>
              <w:r w:rsidRPr="00361C13">
                <w:rPr>
                  <w:noProof/>
                  <w:lang w:val="en-US"/>
                </w:rPr>
                <w:t xml:space="preserve"> </w:t>
              </w:r>
              <w:r>
                <w:rPr>
                  <w:i/>
                  <w:iCs/>
                  <w:noProof/>
                </w:rPr>
                <w:t xml:space="preserve">Eclipse Web Tools Platform – Tworzenie aplikacji WWW w jezyku JAVA. </w:t>
              </w:r>
              <w:r w:rsidRPr="00361C13">
                <w:rPr>
                  <w:noProof/>
                  <w:lang w:val="en-US"/>
                </w:rPr>
                <w:t>Gliwice : Helion, 2008.</w:t>
              </w:r>
            </w:p>
            <w:p w:rsidR="00361C13" w:rsidRDefault="00361C13" w:rsidP="00361C13">
              <w:pPr>
                <w:pStyle w:val="Bibliografia"/>
                <w:rPr>
                  <w:noProof/>
                </w:rPr>
              </w:pPr>
              <w:r w:rsidRPr="00361C13">
                <w:rPr>
                  <w:noProof/>
                  <w:lang w:val="en-US"/>
                </w:rPr>
                <w:t xml:space="preserve">[14] </w:t>
              </w:r>
              <w:r w:rsidRPr="00361C13">
                <w:rPr>
                  <w:b/>
                  <w:bCs/>
                  <w:noProof/>
                  <w:lang w:val="en-US"/>
                </w:rPr>
                <w:t>Mullins, Craig S.</w:t>
              </w:r>
              <w:r w:rsidRPr="00361C13">
                <w:rPr>
                  <w:noProof/>
                  <w:lang w:val="en-US"/>
                </w:rPr>
                <w:t xml:space="preserve"> The Database Report – July 2011. </w:t>
              </w:r>
              <w:r w:rsidRPr="00361C13">
                <w:rPr>
                  <w:i/>
                  <w:iCs/>
                  <w:noProof/>
                  <w:lang w:val="en-US"/>
                </w:rPr>
                <w:t xml:space="preserve">THE DATA ADMINISTRATION NEWSLETTER. </w:t>
              </w:r>
              <w:r>
                <w:rPr>
                  <w:noProof/>
                </w:rPr>
                <w:t>[Online] 1 Lipiec 2011. [Zacytowano: 28 08 2011.] http://www.tdan.com/view-featured-columns/15299.</w:t>
              </w:r>
            </w:p>
            <w:p w:rsidR="00361C13" w:rsidRPr="00361C13" w:rsidRDefault="00361C13" w:rsidP="00361C13">
              <w:pPr>
                <w:pStyle w:val="Bibliografia"/>
                <w:rPr>
                  <w:noProof/>
                  <w:lang w:val="en-US"/>
                </w:rPr>
              </w:pPr>
              <w:r w:rsidRPr="00361C13">
                <w:rPr>
                  <w:noProof/>
                  <w:lang w:val="en-US"/>
                </w:rPr>
                <w:t xml:space="preserve">[15] </w:t>
              </w:r>
              <w:r w:rsidRPr="00361C13">
                <w:rPr>
                  <w:b/>
                  <w:bCs/>
                  <w:noProof/>
                  <w:lang w:val="en-US"/>
                </w:rPr>
                <w:t>Crockford, Douglas.</w:t>
              </w:r>
              <w:r w:rsidRPr="00361C13">
                <w:rPr>
                  <w:noProof/>
                  <w:lang w:val="en-US"/>
                </w:rPr>
                <w:t xml:space="preserve"> RFC 4627. </w:t>
              </w:r>
              <w:r w:rsidRPr="00361C13">
                <w:rPr>
                  <w:i/>
                  <w:iCs/>
                  <w:noProof/>
                  <w:lang w:val="en-US"/>
                </w:rPr>
                <w:t xml:space="preserve">The application/json Media Type for JavaScript Object Notation. </w:t>
              </w:r>
              <w:r w:rsidRPr="00361C13">
                <w:rPr>
                  <w:noProof/>
                  <w:lang w:val="en-US"/>
                </w:rPr>
                <w:t>brak miejsca : Network Working Group, 2006.</w:t>
              </w:r>
            </w:p>
            <w:p w:rsidR="00361C13" w:rsidRDefault="00361C13" w:rsidP="00361C13">
              <w:pPr>
                <w:pStyle w:val="Bibliografia"/>
                <w:rPr>
                  <w:noProof/>
                </w:rPr>
              </w:pPr>
              <w:r w:rsidRPr="00361C13">
                <w:rPr>
                  <w:noProof/>
                  <w:lang w:val="en-US"/>
                </w:rPr>
                <w:t xml:space="preserve">[16] </w:t>
              </w:r>
              <w:r w:rsidRPr="00361C13">
                <w:rPr>
                  <w:b/>
                  <w:bCs/>
                  <w:noProof/>
                  <w:lang w:val="en-US"/>
                </w:rPr>
                <w:t>Singh, Inderjeet i Leitch, Joel.</w:t>
              </w:r>
              <w:r w:rsidRPr="00361C13">
                <w:rPr>
                  <w:noProof/>
                  <w:lang w:val="en-US"/>
                </w:rPr>
                <w:t xml:space="preserve"> Gson User Guide. </w:t>
              </w:r>
              <w:r w:rsidRPr="00361C13">
                <w:rPr>
                  <w:i/>
                  <w:iCs/>
                  <w:noProof/>
                  <w:lang w:val="en-US"/>
                </w:rPr>
                <w:t xml:space="preserve">gson. </w:t>
              </w:r>
              <w:r w:rsidRPr="00361C13">
                <w:rPr>
                  <w:noProof/>
                  <w:lang w:val="en-US"/>
                </w:rPr>
                <w:t xml:space="preserve">[Online] Google, 13 Lipiec 2011. </w:t>
              </w:r>
              <w:r>
                <w:rPr>
                  <w:noProof/>
                </w:rPr>
                <w:t>[Zacytowano: 25 Lipiec 2011.] https://sites.google.com/site/gson/gson-user-guide.</w:t>
              </w:r>
            </w:p>
            <w:p w:rsidR="00361C13" w:rsidRPr="00361C13" w:rsidRDefault="00361C13" w:rsidP="00361C13">
              <w:pPr>
                <w:pStyle w:val="Bibliografia"/>
                <w:rPr>
                  <w:noProof/>
                  <w:lang w:val="en-US"/>
                </w:rPr>
              </w:pPr>
              <w:r w:rsidRPr="00361C13">
                <w:rPr>
                  <w:noProof/>
                  <w:lang w:val="en-US"/>
                </w:rPr>
                <w:t xml:space="preserve">[17] </w:t>
              </w:r>
              <w:r w:rsidRPr="00361C13">
                <w:rPr>
                  <w:b/>
                  <w:bCs/>
                  <w:noProof/>
                  <w:lang w:val="en-US"/>
                </w:rPr>
                <w:t>Collins-Sussman, Ben, W. Fitzpatrick, Brian i Pilato, C. Michael.</w:t>
              </w:r>
              <w:r w:rsidRPr="00361C13">
                <w:rPr>
                  <w:noProof/>
                  <w:lang w:val="en-US"/>
                </w:rPr>
                <w:t xml:space="preserve"> </w:t>
              </w:r>
              <w:r w:rsidRPr="00361C13">
                <w:rPr>
                  <w:i/>
                  <w:iCs/>
                  <w:noProof/>
                  <w:lang w:val="en-US"/>
                </w:rPr>
                <w:t xml:space="preserve">Version Control with Subversion. </w:t>
              </w:r>
              <w:r w:rsidRPr="00361C13">
                <w:rPr>
                  <w:noProof/>
                  <w:lang w:val="en-US"/>
                </w:rPr>
                <w:t>Sebastopol CA : O'Reilly Media, 2011.</w:t>
              </w:r>
            </w:p>
            <w:p w:rsidR="00361C13" w:rsidRDefault="00361C13" w:rsidP="00361C13">
              <w:pPr>
                <w:pStyle w:val="Bibliografia"/>
                <w:rPr>
                  <w:noProof/>
                </w:rPr>
              </w:pPr>
              <w:r w:rsidRPr="00361C13">
                <w:rPr>
                  <w:noProof/>
                  <w:lang w:val="en-US"/>
                </w:rPr>
                <w:t xml:space="preserve">[18] </w:t>
              </w:r>
              <w:r w:rsidRPr="00361C13">
                <w:rPr>
                  <w:b/>
                  <w:bCs/>
                  <w:noProof/>
                  <w:lang w:val="en-US"/>
                </w:rPr>
                <w:t>Google Inc.</w:t>
              </w:r>
              <w:r w:rsidRPr="00361C13">
                <w:rPr>
                  <w:noProof/>
                  <w:lang w:val="en-US"/>
                </w:rPr>
                <w:t xml:space="preserve"> Reference. </w:t>
              </w:r>
              <w:r w:rsidRPr="00361C13">
                <w:rPr>
                  <w:i/>
                  <w:iCs/>
                  <w:noProof/>
                  <w:lang w:val="en-US"/>
                </w:rPr>
                <w:t xml:space="preserve">Android Developers. </w:t>
              </w:r>
              <w:r w:rsidRPr="00361C13">
                <w:rPr>
                  <w:noProof/>
                  <w:lang w:val="en-US"/>
                </w:rPr>
                <w:t xml:space="preserve">[Online] Google, 24 Sierpień 2011. </w:t>
              </w:r>
              <w:r>
                <w:rPr>
                  <w:noProof/>
                </w:rPr>
                <w:t>[Zacytowano: 28 Sierpień 2011.] http://developer.android.com/reference/android/package-summary.html.</w:t>
              </w:r>
            </w:p>
            <w:p w:rsidR="00361C13" w:rsidRPr="00361C13" w:rsidRDefault="00361C13" w:rsidP="00361C13">
              <w:pPr>
                <w:pStyle w:val="Bibliografia"/>
                <w:rPr>
                  <w:noProof/>
                  <w:lang w:val="en-US"/>
                </w:rPr>
              </w:pPr>
              <w:r w:rsidRPr="00361C13">
                <w:rPr>
                  <w:noProof/>
                  <w:lang w:val="en-US"/>
                </w:rPr>
                <w:t xml:space="preserve">[19] </w:t>
              </w:r>
              <w:r w:rsidRPr="00361C13">
                <w:rPr>
                  <w:b/>
                  <w:bCs/>
                  <w:noProof/>
                  <w:lang w:val="en-US"/>
                </w:rPr>
                <w:t>Codd, Edgar Frank.</w:t>
              </w:r>
              <w:r w:rsidRPr="00361C13">
                <w:rPr>
                  <w:noProof/>
                  <w:lang w:val="en-US"/>
                </w:rPr>
                <w:t xml:space="preserve"> A Relational Model of Data for Large Shared Data Banks. </w:t>
              </w:r>
              <w:r w:rsidRPr="00361C13">
                <w:rPr>
                  <w:i/>
                  <w:iCs/>
                  <w:noProof/>
                  <w:lang w:val="en-US"/>
                </w:rPr>
                <w:t xml:space="preserve">Communications of the ACM. </w:t>
              </w:r>
              <w:r w:rsidRPr="00361C13">
                <w:rPr>
                  <w:noProof/>
                  <w:lang w:val="en-US"/>
                </w:rPr>
                <w:t>1970.</w:t>
              </w:r>
            </w:p>
            <w:p w:rsidR="00361C13" w:rsidRPr="00361C13" w:rsidRDefault="00361C13" w:rsidP="00361C13">
              <w:pPr>
                <w:pStyle w:val="Bibliografia"/>
                <w:rPr>
                  <w:noProof/>
                  <w:lang w:val="en-US"/>
                </w:rPr>
              </w:pPr>
              <w:r w:rsidRPr="00361C13">
                <w:rPr>
                  <w:noProof/>
                  <w:lang w:val="en-US"/>
                </w:rPr>
                <w:t xml:space="preserve">[20] </w:t>
              </w:r>
              <w:r w:rsidRPr="00361C13">
                <w:rPr>
                  <w:b/>
                  <w:bCs/>
                  <w:noProof/>
                  <w:lang w:val="en-US"/>
                </w:rPr>
                <w:t>NFC Forum.</w:t>
              </w:r>
              <w:r w:rsidRPr="00361C13">
                <w:rPr>
                  <w:noProof/>
                  <w:lang w:val="en-US"/>
                </w:rPr>
                <w:t xml:space="preserve"> T2TOP 1.1. </w:t>
              </w:r>
              <w:r w:rsidRPr="00361C13">
                <w:rPr>
                  <w:i/>
                  <w:iCs/>
                  <w:noProof/>
                  <w:lang w:val="en-US"/>
                </w:rPr>
                <w:t xml:space="preserve">Type 2 Tag Operation Specification. </w:t>
              </w:r>
              <w:r w:rsidRPr="00361C13">
                <w:rPr>
                  <w:noProof/>
                  <w:lang w:val="en-US"/>
                </w:rPr>
                <w:t>Wakefield : NFC Forum, 2011. strony 3-6.</w:t>
              </w:r>
            </w:p>
            <w:p w:rsidR="00361C13" w:rsidRDefault="00361C13" w:rsidP="00361C13">
              <w:pPr>
                <w:pStyle w:val="Bibliografia"/>
                <w:rPr>
                  <w:noProof/>
                </w:rPr>
              </w:pPr>
              <w:r w:rsidRPr="00361C13">
                <w:rPr>
                  <w:noProof/>
                  <w:lang w:val="en-US"/>
                </w:rPr>
                <w:t xml:space="preserve">[21] </w:t>
              </w:r>
              <w:r w:rsidRPr="00361C13">
                <w:rPr>
                  <w:b/>
                  <w:bCs/>
                  <w:noProof/>
                  <w:lang w:val="en-US"/>
                </w:rPr>
                <w:t>Dave, Minter i Linwood, Jeff.</w:t>
              </w:r>
              <w:r w:rsidRPr="00361C13">
                <w:rPr>
                  <w:noProof/>
                  <w:lang w:val="en-US"/>
                </w:rPr>
                <w:t xml:space="preserve"> </w:t>
              </w:r>
              <w:r>
                <w:rPr>
                  <w:i/>
                  <w:iCs/>
                  <w:noProof/>
                </w:rPr>
                <w:t xml:space="preserve">Hibernate Od Nowicjusza do Profesjonalisty. </w:t>
              </w:r>
              <w:r>
                <w:rPr>
                  <w:noProof/>
                </w:rPr>
                <w:t>brak miejsca : Power Net, 2007.</w:t>
              </w:r>
            </w:p>
            <w:p w:rsidR="00361C13" w:rsidRPr="00361C13" w:rsidRDefault="00361C13" w:rsidP="00361C13">
              <w:pPr>
                <w:pStyle w:val="Bibliografia"/>
                <w:rPr>
                  <w:noProof/>
                  <w:lang w:val="en-US"/>
                </w:rPr>
              </w:pPr>
              <w:r w:rsidRPr="00361C13">
                <w:rPr>
                  <w:noProof/>
                  <w:lang w:val="en-US"/>
                </w:rPr>
                <w:t xml:space="preserve">[22] </w:t>
              </w:r>
              <w:r w:rsidRPr="00361C13">
                <w:rPr>
                  <w:b/>
                  <w:bCs/>
                  <w:noProof/>
                  <w:lang w:val="en-US"/>
                </w:rPr>
                <w:t>Jason, Price.</w:t>
              </w:r>
              <w:r w:rsidRPr="00361C13">
                <w:rPr>
                  <w:noProof/>
                  <w:lang w:val="en-US"/>
                </w:rPr>
                <w:t xml:space="preserve"> </w:t>
              </w:r>
              <w:r w:rsidRPr="00361C13">
                <w:rPr>
                  <w:i/>
                  <w:iCs/>
                  <w:noProof/>
                  <w:lang w:val="en-US"/>
                </w:rPr>
                <w:t xml:space="preserve">Oracle Database 11g i SQL Programowanie. </w:t>
              </w:r>
              <w:r w:rsidRPr="00361C13">
                <w:rPr>
                  <w:noProof/>
                  <w:lang w:val="en-US"/>
                </w:rPr>
                <w:t>Gliwice : Helion, 2009.</w:t>
              </w:r>
            </w:p>
            <w:p w:rsidR="00361C13" w:rsidRPr="00361C13" w:rsidRDefault="00361C13" w:rsidP="00361C13">
              <w:pPr>
                <w:pStyle w:val="Bibliografia"/>
                <w:rPr>
                  <w:noProof/>
                  <w:lang w:val="en-US"/>
                </w:rPr>
              </w:pPr>
              <w:r w:rsidRPr="00361C13">
                <w:rPr>
                  <w:noProof/>
                  <w:lang w:val="en-US"/>
                </w:rPr>
                <w:t xml:space="preserve">[23] </w:t>
              </w:r>
              <w:r w:rsidRPr="00361C13">
                <w:rPr>
                  <w:b/>
                  <w:bCs/>
                  <w:noProof/>
                  <w:lang w:val="en-US"/>
                </w:rPr>
                <w:t>Marty, Hall, Brown, Larry i Chaikin, Yaakov.</w:t>
              </w:r>
              <w:r w:rsidRPr="00361C13">
                <w:rPr>
                  <w:noProof/>
                  <w:lang w:val="en-US"/>
                </w:rPr>
                <w:t xml:space="preserve"> </w:t>
              </w:r>
              <w:r w:rsidRPr="00361C13">
                <w:rPr>
                  <w:i/>
                  <w:iCs/>
                  <w:noProof/>
                  <w:lang w:val="en-US"/>
                </w:rPr>
                <w:t xml:space="preserve">Java Servlets I JavaServer Pages . </w:t>
              </w:r>
              <w:r w:rsidRPr="00361C13">
                <w:rPr>
                  <w:noProof/>
                  <w:lang w:val="en-US"/>
                </w:rPr>
                <w:t>Gliwice : Helion, 2009. Tom II.</w:t>
              </w:r>
            </w:p>
            <w:p w:rsidR="00361C13" w:rsidRPr="00361C13" w:rsidRDefault="00361C13" w:rsidP="00361C13">
              <w:pPr>
                <w:pStyle w:val="Bibliografia"/>
                <w:rPr>
                  <w:noProof/>
                  <w:lang w:val="en-US"/>
                </w:rPr>
              </w:pPr>
              <w:r w:rsidRPr="00361C13">
                <w:rPr>
                  <w:noProof/>
                  <w:lang w:val="en-US"/>
                </w:rPr>
                <w:t xml:space="preserve">[24] </w:t>
              </w:r>
              <w:r w:rsidRPr="00361C13">
                <w:rPr>
                  <w:b/>
                  <w:bCs/>
                  <w:noProof/>
                  <w:lang w:val="en-US"/>
                </w:rPr>
                <w:t>GlassFish Community.</w:t>
              </w:r>
              <w:r w:rsidRPr="00361C13">
                <w:rPr>
                  <w:noProof/>
                  <w:lang w:val="en-US"/>
                </w:rPr>
                <w:t xml:space="preserve"> Jersey 1.8 User Guide. [Online] 01 09 2011. http://jersey.java.net/nonav/documentation/latest/index.html.</w:t>
              </w:r>
            </w:p>
            <w:p w:rsidR="00361C13" w:rsidRPr="005D4E3E" w:rsidRDefault="00361C13" w:rsidP="00361C13">
              <w:pPr>
                <w:pStyle w:val="Bibliografia"/>
                <w:rPr>
                  <w:noProof/>
                  <w:sz w:val="20"/>
                  <w:szCs w:val="20"/>
                  <w:lang w:val="en-US"/>
                </w:rPr>
              </w:pPr>
              <w:r w:rsidRPr="00361C13">
                <w:rPr>
                  <w:noProof/>
                  <w:lang w:val="en-US"/>
                </w:rPr>
                <w:lastRenderedPageBreak/>
                <w:t xml:space="preserve">[25] </w:t>
              </w:r>
              <w:r w:rsidRPr="00361C13">
                <w:rPr>
                  <w:b/>
                  <w:bCs/>
                  <w:noProof/>
                  <w:lang w:val="en-US"/>
                </w:rPr>
                <w:t>SpringSource Community.</w:t>
              </w:r>
              <w:r w:rsidRPr="00361C13">
                <w:rPr>
                  <w:noProof/>
                  <w:lang w:val="en-US"/>
                </w:rPr>
                <w:t xml:space="preserve"> Spring Security Reference Documentation. [Online] 01 09 2011. http://static.springsource.org/spring-security/site/docs/3.0.x/reference/springsecurity.pdf.</w:t>
              </w:r>
            </w:p>
            <w:p w:rsidR="00EC5168" w:rsidRDefault="002436F7" w:rsidP="00361C13">
              <w:r>
                <w:fldChar w:fldCharType="end"/>
              </w:r>
            </w:p>
          </w:sdtContent>
        </w:sdt>
      </w:sdtContent>
    </w:sdt>
    <w:p w:rsidR="005D4E3E" w:rsidRDefault="005D4E3E">
      <w:pPr>
        <w:jc w:val="left"/>
        <w:rPr>
          <w:rFonts w:ascii="Times New Roman" w:eastAsiaTheme="majorEastAsia" w:hAnsi="Times New Roman" w:cstheme="majorBidi"/>
          <w:b/>
          <w:bCs/>
          <w:caps/>
          <w:sz w:val="32"/>
          <w:szCs w:val="28"/>
          <w:lang w:eastAsia="pl-PL"/>
        </w:rPr>
      </w:pPr>
      <w:r>
        <w:br w:type="page"/>
      </w:r>
    </w:p>
    <w:p w:rsidR="006069A2" w:rsidRPr="00933D3C" w:rsidRDefault="006069A2" w:rsidP="006069A2">
      <w:pPr>
        <w:pStyle w:val="Nagwek1"/>
      </w:pPr>
      <w:bookmarkStart w:id="2289" w:name="_Toc302857140"/>
      <w:r w:rsidRPr="00933D3C">
        <w:lastRenderedPageBreak/>
        <w:t>Załącznik</w:t>
      </w:r>
      <w:r w:rsidR="00933D3C">
        <w:t>I</w:t>
      </w:r>
      <w:bookmarkEnd w:id="2289"/>
    </w:p>
    <w:p w:rsidR="00933D3C" w:rsidRPr="00933D3C" w:rsidRDefault="00933D3C" w:rsidP="00933D3C">
      <w:pPr>
        <w:pStyle w:val="Nagwek2"/>
        <w:ind w:left="792" w:hanging="792"/>
        <w:rPr>
          <w:rFonts w:eastAsia="Times New Roman"/>
        </w:rPr>
      </w:pPr>
      <w:bookmarkStart w:id="2290" w:name="_Toc302330573"/>
      <w:bookmarkStart w:id="2291" w:name="_Toc302857141"/>
      <w:r w:rsidRPr="00933D3C">
        <w:rPr>
          <w:rFonts w:eastAsia="Times New Roman"/>
        </w:rPr>
        <w:t>Dodatek A</w:t>
      </w:r>
      <w:bookmarkEnd w:id="2290"/>
      <w:bookmarkEnd w:id="2291"/>
    </w:p>
    <w:p w:rsidR="00933D3C" w:rsidRPr="00933D3C" w:rsidRDefault="00933D3C" w:rsidP="00933D3C">
      <w:pPr>
        <w:pStyle w:val="NormalnyIn"/>
        <w:ind w:firstLine="0"/>
      </w:pPr>
      <w:r w:rsidRPr="00933D3C">
        <w:t xml:space="preserve">W dodatku A został przedstawiony dokładny opis tabel znajdujących się w bazie danych. </w:t>
      </w:r>
    </w:p>
    <w:p w:rsidR="00933D3C" w:rsidRPr="00933D3C" w:rsidRDefault="00933D3C" w:rsidP="00933D3C">
      <w:pPr>
        <w:pStyle w:val="NormalnyIn"/>
      </w:pPr>
    </w:p>
    <w:p w:rsidR="00933D3C" w:rsidRPr="00933D3C" w:rsidRDefault="00933D3C" w:rsidP="00933D3C">
      <w:pPr>
        <w:pStyle w:val="NormalnyIn"/>
      </w:pPr>
      <w:r w:rsidRPr="00933D3C">
        <w:t>Tabela users zawiera dane o użytkownikach mających dostęp do systemu. Zawiera następujące pola :</w:t>
      </w:r>
    </w:p>
    <w:p w:rsidR="00933D3C" w:rsidRPr="00933D3C" w:rsidRDefault="00933D3C" w:rsidP="00933D3C">
      <w:pPr>
        <w:pStyle w:val="NormalnyIn"/>
        <w:numPr>
          <w:ilvl w:val="0"/>
          <w:numId w:val="40"/>
        </w:numPr>
      </w:pPr>
      <w:r w:rsidRPr="00933D3C">
        <w:t>ID – unikalny identyfikator wpisu tabeli – klucz główny</w:t>
      </w:r>
    </w:p>
    <w:p w:rsidR="00933D3C" w:rsidRPr="00933D3C" w:rsidRDefault="00933D3C" w:rsidP="00933D3C">
      <w:pPr>
        <w:pStyle w:val="NormalnyIn"/>
        <w:numPr>
          <w:ilvl w:val="0"/>
          <w:numId w:val="39"/>
        </w:numPr>
        <w:rPr>
          <w:lang w:val="en-US"/>
        </w:rPr>
      </w:pPr>
      <w:r w:rsidRPr="00933D3C">
        <w:rPr>
          <w:lang w:val="en-US"/>
        </w:rPr>
        <w:t>USER_NAME – nazwa użytkownika</w:t>
      </w:r>
    </w:p>
    <w:p w:rsidR="00933D3C" w:rsidRPr="00933D3C" w:rsidRDefault="00933D3C" w:rsidP="00933D3C">
      <w:pPr>
        <w:pStyle w:val="NormalnyIn"/>
        <w:numPr>
          <w:ilvl w:val="0"/>
          <w:numId w:val="39"/>
        </w:numPr>
      </w:pPr>
      <w:r w:rsidRPr="00933D3C">
        <w:t>USER_PASS – hasło użytkownika – w tabeli jest przechowywany skrót hasła</w:t>
      </w:r>
    </w:p>
    <w:p w:rsidR="00933D3C" w:rsidRPr="00933D3C" w:rsidRDefault="00933D3C" w:rsidP="00933D3C">
      <w:pPr>
        <w:pStyle w:val="NormalnyIn"/>
        <w:numPr>
          <w:ilvl w:val="0"/>
          <w:numId w:val="39"/>
        </w:numPr>
      </w:pPr>
      <w:r w:rsidRPr="00933D3C">
        <w:t>USER_CREATION_DATE – data zarejestrowania użytkownika</w:t>
      </w:r>
    </w:p>
    <w:p w:rsidR="00933D3C" w:rsidRPr="00933D3C" w:rsidRDefault="00933D3C" w:rsidP="00933D3C">
      <w:pPr>
        <w:pStyle w:val="NormalnyIn"/>
        <w:numPr>
          <w:ilvl w:val="0"/>
          <w:numId w:val="39"/>
        </w:numPr>
      </w:pPr>
      <w:r w:rsidRPr="00933D3C">
        <w:t>ACTIVE – status użytkownika – 1 to aktywny, 0 to nieaktywny</w:t>
      </w:r>
    </w:p>
    <w:p w:rsidR="00933D3C" w:rsidRPr="00933D3C" w:rsidRDefault="00933D3C" w:rsidP="00933D3C">
      <w:pPr>
        <w:jc w:val="left"/>
      </w:pPr>
    </w:p>
    <w:p w:rsidR="00933D3C" w:rsidRPr="00933D3C" w:rsidRDefault="00933D3C" w:rsidP="00933D3C">
      <w:pPr>
        <w:pStyle w:val="NormalnyIn"/>
      </w:pPr>
      <w:r w:rsidRPr="00933D3C">
        <w:t>Tabela user_privileges zawiera dane o uprawnieniach jakie posiada dany użytkownik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pPr>
      <w:r w:rsidRPr="00933D3C">
        <w:t>USER_ID – identyfikator z tabeli users identyfikujący użytkownika - klucz obcy</w:t>
      </w:r>
    </w:p>
    <w:p w:rsidR="00933D3C" w:rsidRPr="00933D3C" w:rsidRDefault="00933D3C" w:rsidP="00933D3C">
      <w:pPr>
        <w:pStyle w:val="NormalnyIn"/>
        <w:numPr>
          <w:ilvl w:val="0"/>
          <w:numId w:val="41"/>
        </w:numPr>
      </w:pPr>
      <w:r w:rsidRPr="00933D3C">
        <w:t xml:space="preserve">ROLE – rola jaka została przypisana użytkownikowi. </w:t>
      </w:r>
    </w:p>
    <w:p w:rsidR="00933D3C" w:rsidRPr="00933D3C" w:rsidRDefault="00933D3C" w:rsidP="00933D3C">
      <w:pPr>
        <w:pStyle w:val="NormalnyIn"/>
        <w:ind w:left="1282" w:firstLine="0"/>
      </w:pPr>
    </w:p>
    <w:p w:rsidR="00933D3C" w:rsidRPr="00933D3C" w:rsidRDefault="00933D3C" w:rsidP="00933D3C">
      <w:pPr>
        <w:pStyle w:val="NormalnyIn"/>
      </w:pPr>
      <w:r w:rsidRPr="00933D3C">
        <w:t xml:space="preserve">Tabela employee  zawiera szczegółowe dane na temat pracowników zarejestrowanych w systemie.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2"/>
        </w:numPr>
        <w:rPr>
          <w:lang w:val="en-US"/>
        </w:rPr>
      </w:pPr>
      <w:r w:rsidRPr="00933D3C">
        <w:rPr>
          <w:lang w:val="en-US"/>
        </w:rPr>
        <w:t>NAME – imię pracownika</w:t>
      </w:r>
    </w:p>
    <w:p w:rsidR="00933D3C" w:rsidRPr="00933D3C" w:rsidRDefault="00933D3C" w:rsidP="00933D3C">
      <w:pPr>
        <w:pStyle w:val="NormalnyIn"/>
        <w:numPr>
          <w:ilvl w:val="0"/>
          <w:numId w:val="42"/>
        </w:numPr>
        <w:rPr>
          <w:lang w:val="en-US"/>
        </w:rPr>
      </w:pPr>
      <w:r w:rsidRPr="00933D3C">
        <w:rPr>
          <w:lang w:val="en-US"/>
        </w:rPr>
        <w:t>LAST_NAME – nazwisko pracownika</w:t>
      </w:r>
    </w:p>
    <w:p w:rsidR="00933D3C" w:rsidRPr="00933D3C" w:rsidRDefault="00933D3C" w:rsidP="00933D3C">
      <w:pPr>
        <w:pStyle w:val="NormalnyIn"/>
        <w:numPr>
          <w:ilvl w:val="0"/>
          <w:numId w:val="42"/>
        </w:numPr>
        <w:rPr>
          <w:lang w:val="en-US"/>
        </w:rPr>
      </w:pPr>
      <w:r w:rsidRPr="00933D3C">
        <w:rPr>
          <w:lang w:val="en-US"/>
        </w:rPr>
        <w:t xml:space="preserve">STREET – ulica </w:t>
      </w:r>
    </w:p>
    <w:p w:rsidR="00933D3C" w:rsidRPr="00933D3C" w:rsidRDefault="00933D3C" w:rsidP="00933D3C">
      <w:pPr>
        <w:pStyle w:val="NormalnyIn"/>
        <w:numPr>
          <w:ilvl w:val="0"/>
          <w:numId w:val="42"/>
        </w:numPr>
        <w:rPr>
          <w:lang w:val="en-US"/>
        </w:rPr>
      </w:pPr>
      <w:r w:rsidRPr="00933D3C">
        <w:rPr>
          <w:lang w:val="en-US"/>
        </w:rPr>
        <w:t xml:space="preserve">CITY – miasto </w:t>
      </w:r>
    </w:p>
    <w:p w:rsidR="00933D3C" w:rsidRPr="00933D3C" w:rsidRDefault="00933D3C" w:rsidP="00933D3C">
      <w:pPr>
        <w:pStyle w:val="NormalnyIn"/>
        <w:numPr>
          <w:ilvl w:val="0"/>
          <w:numId w:val="42"/>
        </w:numPr>
        <w:rPr>
          <w:lang w:val="en-US"/>
        </w:rPr>
      </w:pPr>
      <w:r w:rsidRPr="00933D3C">
        <w:rPr>
          <w:lang w:val="en-US"/>
        </w:rPr>
        <w:t>POST_CODE – kod pocztowy</w:t>
      </w:r>
    </w:p>
    <w:p w:rsidR="00933D3C" w:rsidRPr="00933D3C" w:rsidRDefault="00933D3C" w:rsidP="00933D3C">
      <w:pPr>
        <w:pStyle w:val="NormalnyIn"/>
        <w:numPr>
          <w:ilvl w:val="0"/>
          <w:numId w:val="42"/>
        </w:numPr>
        <w:rPr>
          <w:lang w:val="en-US"/>
        </w:rPr>
      </w:pPr>
      <w:r w:rsidRPr="00933D3C">
        <w:rPr>
          <w:lang w:val="en-US"/>
        </w:rPr>
        <w:t>POSITION – stanowisko zajmowane przez pracownika</w:t>
      </w:r>
    </w:p>
    <w:p w:rsidR="00933D3C" w:rsidRPr="00933D3C" w:rsidRDefault="00933D3C" w:rsidP="00933D3C">
      <w:pPr>
        <w:pStyle w:val="NormalnyIn"/>
        <w:numPr>
          <w:ilvl w:val="0"/>
          <w:numId w:val="42"/>
        </w:numPr>
      </w:pPr>
      <w:r w:rsidRPr="00933D3C">
        <w:t>USERS_ID - identyfikator z tabeli users nadający dostęp pracownikowi - klucz obcy</w:t>
      </w:r>
    </w:p>
    <w:p w:rsidR="00933D3C" w:rsidRPr="00933D3C" w:rsidRDefault="00933D3C" w:rsidP="00933D3C">
      <w:pPr>
        <w:pStyle w:val="NormalnyIn"/>
        <w:numPr>
          <w:ilvl w:val="0"/>
          <w:numId w:val="42"/>
        </w:numPr>
        <w:rPr>
          <w:lang w:val="en-US"/>
        </w:rPr>
      </w:pPr>
      <w:r w:rsidRPr="00933D3C">
        <w:rPr>
          <w:lang w:val="en-US"/>
        </w:rPr>
        <w:t>EMAIL – adres e-mail pracownika</w:t>
      </w:r>
    </w:p>
    <w:p w:rsidR="00933D3C" w:rsidRPr="00933D3C" w:rsidRDefault="00933D3C" w:rsidP="00933D3C">
      <w:pPr>
        <w:pStyle w:val="NormalnyIn"/>
        <w:rPr>
          <w:lang w:val="en-US"/>
        </w:rPr>
      </w:pPr>
    </w:p>
    <w:p w:rsidR="00933D3C" w:rsidRPr="00933D3C" w:rsidRDefault="00933D3C" w:rsidP="00933D3C">
      <w:pPr>
        <w:pStyle w:val="NormalnyIn"/>
        <w:rPr>
          <w:lang w:val="en-US"/>
        </w:rPr>
      </w:pPr>
    </w:p>
    <w:p w:rsidR="00933D3C" w:rsidRPr="00933D3C" w:rsidRDefault="00933D3C" w:rsidP="00933D3C">
      <w:pPr>
        <w:pStyle w:val="NormalnyIn"/>
      </w:pPr>
      <w:r w:rsidRPr="00933D3C">
        <w:lastRenderedPageBreak/>
        <w:t>Tabela devices przechowuje informacje na temat urządzeń jakimi posługują się pracownicy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DEVICE_TYPE – typ urządzenia</w:t>
      </w:r>
    </w:p>
    <w:p w:rsidR="00933D3C" w:rsidRPr="00933D3C" w:rsidRDefault="00933D3C" w:rsidP="00933D3C">
      <w:pPr>
        <w:pStyle w:val="NormalnyIn"/>
        <w:numPr>
          <w:ilvl w:val="0"/>
          <w:numId w:val="41"/>
        </w:numPr>
      </w:pPr>
      <w:r w:rsidRPr="00933D3C">
        <w:t>DEVICE_SN – numer seryjny urzadzenia w przypadku telefonu jest to numer IMEI</w:t>
      </w:r>
    </w:p>
    <w:p w:rsidR="00933D3C" w:rsidRPr="00933D3C" w:rsidRDefault="00933D3C" w:rsidP="00933D3C">
      <w:pPr>
        <w:pStyle w:val="NormalnyIn"/>
        <w:numPr>
          <w:ilvl w:val="0"/>
          <w:numId w:val="41"/>
        </w:numPr>
        <w:rPr>
          <w:lang w:val="en-US"/>
        </w:rPr>
      </w:pPr>
      <w:r w:rsidRPr="00933D3C">
        <w:rPr>
          <w:lang w:val="en-US"/>
        </w:rPr>
        <w:t>EMPLOYEE_ID – identyfikator z tabeli employee – klucz obcy</w:t>
      </w:r>
    </w:p>
    <w:p w:rsidR="00933D3C" w:rsidRPr="00933D3C" w:rsidRDefault="00933D3C" w:rsidP="00933D3C">
      <w:pPr>
        <w:pStyle w:val="NormalnyIn"/>
        <w:numPr>
          <w:ilvl w:val="0"/>
          <w:numId w:val="41"/>
        </w:numPr>
        <w:rPr>
          <w:lang w:val="en-US"/>
        </w:rPr>
      </w:pPr>
      <w:r w:rsidRPr="00933D3C">
        <w:rPr>
          <w:lang w:val="en-US"/>
        </w:rPr>
        <w:t>DEVICE_STATUS – status urządzenia</w:t>
      </w:r>
    </w:p>
    <w:p w:rsidR="00933D3C" w:rsidRPr="00933D3C" w:rsidRDefault="00933D3C" w:rsidP="00933D3C">
      <w:pPr>
        <w:pStyle w:val="NormalnyIn"/>
        <w:numPr>
          <w:ilvl w:val="0"/>
          <w:numId w:val="41"/>
        </w:numPr>
      </w:pPr>
      <w:r w:rsidRPr="00933D3C">
        <w:t>PHONE_NUMBER – numer telefonu danego urzadzenia</w:t>
      </w:r>
    </w:p>
    <w:p w:rsidR="00933D3C" w:rsidRPr="00933D3C" w:rsidRDefault="00933D3C" w:rsidP="00933D3C">
      <w:pPr>
        <w:pStyle w:val="NormalnyIn"/>
        <w:numPr>
          <w:ilvl w:val="0"/>
          <w:numId w:val="41"/>
        </w:numPr>
        <w:rPr>
          <w:lang w:val="en-US"/>
        </w:rPr>
      </w:pPr>
      <w:r w:rsidRPr="00933D3C">
        <w:rPr>
          <w:lang w:val="en-US"/>
        </w:rPr>
        <w:t>DESCRIPTION – opis urządzenia</w:t>
      </w:r>
    </w:p>
    <w:p w:rsidR="00933D3C" w:rsidRPr="00933D3C" w:rsidRDefault="00933D3C" w:rsidP="00933D3C">
      <w:pPr>
        <w:pStyle w:val="NormalnyIn"/>
        <w:numPr>
          <w:ilvl w:val="0"/>
          <w:numId w:val="41"/>
        </w:numPr>
      </w:pPr>
      <w:r w:rsidRPr="00933D3C">
        <w:t>IMSI – numer IMSI karty sim przypisanej danemu urządzeniu</w:t>
      </w:r>
    </w:p>
    <w:p w:rsidR="00933D3C" w:rsidRPr="00933D3C" w:rsidRDefault="00933D3C" w:rsidP="00933D3C">
      <w:pPr>
        <w:pStyle w:val="NormalnyIn"/>
        <w:ind w:left="1282" w:firstLine="0"/>
      </w:pPr>
    </w:p>
    <w:p w:rsidR="00933D3C" w:rsidRPr="00933D3C" w:rsidRDefault="00933D3C" w:rsidP="00933D3C">
      <w:pPr>
        <w:pStyle w:val="NormalnyIn"/>
        <w:rPr>
          <w:lang w:val="en-US"/>
        </w:rPr>
      </w:pPr>
      <w:r w:rsidRPr="00933D3C">
        <w:rPr>
          <w:lang w:val="en-US"/>
        </w:rPr>
        <w:t>Tabela events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EVENT_TYPE – typ zdarzenia</w:t>
      </w:r>
    </w:p>
    <w:p w:rsidR="00933D3C" w:rsidRPr="00933D3C" w:rsidRDefault="00933D3C" w:rsidP="00933D3C">
      <w:pPr>
        <w:pStyle w:val="NormalnyIn"/>
        <w:numPr>
          <w:ilvl w:val="0"/>
          <w:numId w:val="41"/>
        </w:numPr>
        <w:rPr>
          <w:lang w:val="en-US"/>
        </w:rPr>
      </w:pPr>
      <w:r w:rsidRPr="00933D3C">
        <w:rPr>
          <w:lang w:val="en-US"/>
        </w:rPr>
        <w:t>EVENT_CREATION_DATE – data utworzenia zdarzenia</w:t>
      </w:r>
    </w:p>
    <w:p w:rsidR="00933D3C" w:rsidRPr="00933D3C" w:rsidRDefault="00933D3C" w:rsidP="00933D3C">
      <w:pPr>
        <w:pStyle w:val="NormalnyIn"/>
        <w:numPr>
          <w:ilvl w:val="0"/>
          <w:numId w:val="41"/>
        </w:numPr>
      </w:pPr>
      <w:r w:rsidRPr="00933D3C">
        <w:t>EVENT_START_DATE – data rozpoczęcia zdarzenia</w:t>
      </w:r>
    </w:p>
    <w:p w:rsidR="00933D3C" w:rsidRPr="00933D3C" w:rsidRDefault="00933D3C" w:rsidP="00933D3C">
      <w:pPr>
        <w:pStyle w:val="NormalnyIn"/>
        <w:numPr>
          <w:ilvl w:val="0"/>
          <w:numId w:val="41"/>
        </w:numPr>
      </w:pPr>
      <w:r w:rsidRPr="00933D3C">
        <w:t>EVENT_FINISH_DATE – data zakończenia zdarzenia</w:t>
      </w:r>
    </w:p>
    <w:p w:rsidR="00933D3C" w:rsidRPr="00933D3C" w:rsidRDefault="00933D3C" w:rsidP="00933D3C">
      <w:pPr>
        <w:pStyle w:val="NormalnyIn"/>
        <w:numPr>
          <w:ilvl w:val="0"/>
          <w:numId w:val="41"/>
        </w:numPr>
      </w:pPr>
      <w:r w:rsidRPr="00933D3C">
        <w:t>USER_ID – identyfikator z tabeli users reprezentujący użytkownika który obsługiwał zdarzenie – klucz obcy</w:t>
      </w:r>
    </w:p>
    <w:p w:rsidR="00933D3C" w:rsidRPr="00933D3C" w:rsidRDefault="00933D3C" w:rsidP="00933D3C">
      <w:pPr>
        <w:pStyle w:val="NormalnyIn"/>
        <w:numPr>
          <w:ilvl w:val="0"/>
          <w:numId w:val="41"/>
        </w:numPr>
        <w:rPr>
          <w:lang w:val="en-US"/>
        </w:rPr>
      </w:pPr>
      <w:r w:rsidRPr="00933D3C">
        <w:rPr>
          <w:lang w:val="en-US"/>
        </w:rPr>
        <w:t>EVENT_COMMENTS – komentarz do zdarzenia</w:t>
      </w:r>
    </w:p>
    <w:p w:rsidR="00933D3C" w:rsidRPr="00933D3C" w:rsidRDefault="00933D3C" w:rsidP="00933D3C">
      <w:pPr>
        <w:pStyle w:val="NormalnyIn"/>
        <w:numPr>
          <w:ilvl w:val="0"/>
          <w:numId w:val="41"/>
        </w:numPr>
        <w:rPr>
          <w:lang w:val="en-US"/>
        </w:rPr>
      </w:pPr>
      <w:r w:rsidRPr="00933D3C">
        <w:rPr>
          <w:lang w:val="en-US"/>
        </w:rPr>
        <w:t>STATUS – status zdarzenia</w:t>
      </w:r>
    </w:p>
    <w:p w:rsidR="00933D3C" w:rsidRPr="00933D3C" w:rsidRDefault="00933D3C" w:rsidP="00933D3C">
      <w:pPr>
        <w:pStyle w:val="NormalnyIn"/>
        <w:numPr>
          <w:ilvl w:val="0"/>
          <w:numId w:val="41"/>
        </w:numPr>
      </w:pPr>
      <w:r w:rsidRPr="00933D3C">
        <w:t>TAG_ID – identyfikator znacznika powiązanego ze zdarzeniem</w:t>
      </w:r>
    </w:p>
    <w:p w:rsidR="00933D3C" w:rsidRPr="00933D3C" w:rsidRDefault="00933D3C" w:rsidP="00933D3C">
      <w:pPr>
        <w:pStyle w:val="NormalnyIn"/>
        <w:numPr>
          <w:ilvl w:val="0"/>
          <w:numId w:val="41"/>
        </w:numPr>
      </w:pPr>
      <w:r w:rsidRPr="00933D3C">
        <w:t>CREATOR_ID - identyfikator z tabeli users reprezentujący użytkownika który zarejestrował zdarzenie – klucz obcy</w:t>
      </w:r>
    </w:p>
    <w:p w:rsidR="00933D3C" w:rsidRPr="00933D3C" w:rsidRDefault="00933D3C" w:rsidP="00933D3C">
      <w:pPr>
        <w:pStyle w:val="NormalnyIn"/>
        <w:numPr>
          <w:ilvl w:val="0"/>
          <w:numId w:val="41"/>
        </w:numPr>
        <w:rPr>
          <w:lang w:val="en-US"/>
        </w:rPr>
      </w:pPr>
      <w:r w:rsidRPr="00933D3C">
        <w:rPr>
          <w:lang w:val="en-US"/>
        </w:rPr>
        <w:t>TOKEN - token</w:t>
      </w:r>
    </w:p>
    <w:p w:rsidR="00933D3C" w:rsidRPr="00933D3C" w:rsidRDefault="00933D3C" w:rsidP="00933D3C">
      <w:pPr>
        <w:pStyle w:val="NormalnyIn"/>
        <w:numPr>
          <w:ilvl w:val="0"/>
          <w:numId w:val="41"/>
        </w:numPr>
      </w:pPr>
      <w:r w:rsidRPr="00933D3C">
        <w:t>EVENT_SYSTEM_START_DATE – data rozpoczęcia zdarzenia w systemie</w:t>
      </w:r>
    </w:p>
    <w:p w:rsidR="00933D3C" w:rsidRPr="00933D3C" w:rsidRDefault="00933D3C" w:rsidP="00933D3C">
      <w:pPr>
        <w:pStyle w:val="NormalnyIn"/>
        <w:numPr>
          <w:ilvl w:val="0"/>
          <w:numId w:val="41"/>
        </w:numPr>
      </w:pPr>
      <w:r w:rsidRPr="00933D3C">
        <w:t>EVENT_SYSTEM_FINISH_DATE – data zakończenia zdarzenia w systemie</w:t>
      </w:r>
    </w:p>
    <w:p w:rsidR="00933D3C" w:rsidRPr="00933D3C" w:rsidRDefault="00933D3C" w:rsidP="00933D3C">
      <w:pPr>
        <w:pStyle w:val="NormalnyIn"/>
        <w:numPr>
          <w:ilvl w:val="0"/>
          <w:numId w:val="41"/>
        </w:numPr>
      </w:pPr>
      <w:r w:rsidRPr="00933D3C">
        <w:t>LOCATION_ID - identyfikator z tabeli locations reprezentujący lokalizację na którą jest stworzone zdarzenie – klucz obcy</w:t>
      </w: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ind w:left="1282" w:firstLine="0"/>
      </w:pPr>
    </w:p>
    <w:p w:rsidR="00933D3C" w:rsidRPr="00933D3C" w:rsidRDefault="00933D3C" w:rsidP="00933D3C">
      <w:pPr>
        <w:pStyle w:val="NormalnyIn"/>
      </w:pPr>
      <w:r w:rsidRPr="00933D3C">
        <w:lastRenderedPageBreak/>
        <w:t>Tabela location przechowuje informacje na temat lokalizacji powiązanych z identyfikatorami znaczników :</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1"/>
        </w:numPr>
        <w:rPr>
          <w:lang w:val="en-US"/>
        </w:rPr>
      </w:pPr>
      <w:r w:rsidRPr="00933D3C">
        <w:rPr>
          <w:lang w:val="en-US"/>
        </w:rPr>
        <w:t>STREET - ulica</w:t>
      </w:r>
    </w:p>
    <w:p w:rsidR="00933D3C" w:rsidRPr="00933D3C" w:rsidRDefault="00933D3C" w:rsidP="00933D3C">
      <w:pPr>
        <w:pStyle w:val="NormalnyIn"/>
        <w:numPr>
          <w:ilvl w:val="0"/>
          <w:numId w:val="41"/>
        </w:numPr>
        <w:rPr>
          <w:lang w:val="en-US"/>
        </w:rPr>
      </w:pPr>
      <w:r w:rsidRPr="00933D3C">
        <w:rPr>
          <w:lang w:val="en-US"/>
        </w:rPr>
        <w:t>CITY - miasto</w:t>
      </w:r>
    </w:p>
    <w:p w:rsidR="00933D3C" w:rsidRPr="00933D3C" w:rsidRDefault="00933D3C" w:rsidP="00933D3C">
      <w:pPr>
        <w:pStyle w:val="NormalnyIn"/>
        <w:numPr>
          <w:ilvl w:val="0"/>
          <w:numId w:val="41"/>
        </w:numPr>
        <w:rPr>
          <w:lang w:val="en-US"/>
        </w:rPr>
      </w:pPr>
      <w:r w:rsidRPr="00933D3C">
        <w:rPr>
          <w:lang w:val="en-US"/>
        </w:rPr>
        <w:t>POST_CODE – kod pocztowy</w:t>
      </w:r>
    </w:p>
    <w:p w:rsidR="00933D3C" w:rsidRPr="00933D3C" w:rsidRDefault="00933D3C" w:rsidP="00933D3C">
      <w:pPr>
        <w:pStyle w:val="NormalnyIn"/>
        <w:numPr>
          <w:ilvl w:val="0"/>
          <w:numId w:val="41"/>
        </w:numPr>
        <w:rPr>
          <w:lang w:val="en-US"/>
        </w:rPr>
      </w:pPr>
      <w:r w:rsidRPr="00933D3C">
        <w:rPr>
          <w:lang w:val="en-US"/>
        </w:rPr>
        <w:t>DETAILS – opis lokalizacji</w:t>
      </w:r>
    </w:p>
    <w:p w:rsidR="00933D3C" w:rsidRPr="00933D3C" w:rsidRDefault="00933D3C" w:rsidP="00933D3C">
      <w:pPr>
        <w:pStyle w:val="NormalnyIn"/>
        <w:numPr>
          <w:ilvl w:val="0"/>
          <w:numId w:val="41"/>
        </w:numPr>
      </w:pPr>
      <w:r w:rsidRPr="00933D3C">
        <w:t>TAG_ID – identyfikator znacznika – unikalny w skali tabeli</w:t>
      </w:r>
    </w:p>
    <w:p w:rsidR="00933D3C" w:rsidRPr="00933D3C" w:rsidRDefault="00933D3C" w:rsidP="00933D3C">
      <w:pPr>
        <w:pStyle w:val="NormalnyIn"/>
        <w:numPr>
          <w:ilvl w:val="0"/>
          <w:numId w:val="41"/>
        </w:numPr>
        <w:rPr>
          <w:lang w:val="en-US"/>
        </w:rPr>
      </w:pPr>
      <w:r w:rsidRPr="00933D3C">
        <w:rPr>
          <w:lang w:val="en-US"/>
        </w:rPr>
        <w:t>NAME – nazwa lokalizacji</w:t>
      </w:r>
    </w:p>
    <w:p w:rsidR="00933D3C" w:rsidRPr="00933D3C" w:rsidRDefault="00933D3C" w:rsidP="00933D3C">
      <w:pPr>
        <w:pStyle w:val="NormalnyIn"/>
        <w:numPr>
          <w:ilvl w:val="0"/>
          <w:numId w:val="41"/>
        </w:numPr>
        <w:rPr>
          <w:lang w:val="en-US"/>
        </w:rPr>
      </w:pPr>
      <w:r w:rsidRPr="00933D3C">
        <w:rPr>
          <w:lang w:val="en-US"/>
        </w:rPr>
        <w:t>CREATION_DATE – data zarejestrowania lokalizacji</w:t>
      </w:r>
    </w:p>
    <w:p w:rsidR="00933D3C" w:rsidRPr="00933D3C" w:rsidRDefault="00933D3C" w:rsidP="00933D3C">
      <w:pPr>
        <w:pStyle w:val="NormalnyIn"/>
        <w:numPr>
          <w:ilvl w:val="0"/>
          <w:numId w:val="41"/>
        </w:numPr>
        <w:rPr>
          <w:lang w:val="en-US"/>
        </w:rPr>
      </w:pPr>
      <w:r w:rsidRPr="00933D3C">
        <w:rPr>
          <w:lang w:val="en-US"/>
        </w:rPr>
        <w:t>STATUS – status lokalizacji</w:t>
      </w:r>
    </w:p>
    <w:p w:rsidR="00933D3C" w:rsidRPr="00933D3C" w:rsidRDefault="00933D3C" w:rsidP="00933D3C">
      <w:pPr>
        <w:pStyle w:val="NormalnyIn"/>
        <w:numPr>
          <w:ilvl w:val="0"/>
          <w:numId w:val="41"/>
        </w:numPr>
      </w:pPr>
      <w:r w:rsidRPr="00933D3C">
        <w:t>CREATOR_ID identyfikator z tabeli users reprezentujący użytkownika który zarejestrował lokalizacje – klucz obcy</w:t>
      </w:r>
    </w:p>
    <w:p w:rsidR="00933D3C" w:rsidRPr="00933D3C" w:rsidRDefault="00933D3C" w:rsidP="00933D3C">
      <w:pPr>
        <w:pStyle w:val="NormalnyIn"/>
        <w:numPr>
          <w:ilvl w:val="0"/>
          <w:numId w:val="41"/>
        </w:numPr>
      </w:pPr>
      <w:r w:rsidRPr="00933D3C">
        <w:t>COMPANY_ID - identyfikator z tabeli company reprezentujący firmę która jest właścicielem lokalizacji – klucz obcy</w:t>
      </w:r>
    </w:p>
    <w:p w:rsidR="00933D3C" w:rsidRPr="00933D3C" w:rsidRDefault="00933D3C" w:rsidP="00933D3C">
      <w:pPr>
        <w:pStyle w:val="NormalnyIn"/>
        <w:numPr>
          <w:ilvl w:val="0"/>
          <w:numId w:val="41"/>
        </w:numPr>
      </w:pPr>
      <w:r w:rsidRPr="00933D3C">
        <w:t>OBJECT_SERIAL_NUMBER – numer seryjny urządzenia powiązanego z lokalizacją</w:t>
      </w:r>
    </w:p>
    <w:p w:rsidR="00933D3C" w:rsidRPr="00933D3C" w:rsidRDefault="00933D3C" w:rsidP="00933D3C">
      <w:pPr>
        <w:pStyle w:val="NormalnyIn"/>
      </w:pPr>
    </w:p>
    <w:p w:rsidR="00933D3C" w:rsidRPr="00933D3C" w:rsidRDefault="00933D3C" w:rsidP="00933D3C">
      <w:pPr>
        <w:pStyle w:val="NormalnyIn"/>
      </w:pPr>
      <w:r w:rsidRPr="00933D3C">
        <w:t>Tabela company przechowuje informacje na temat firm będących właścicielami lokalizacji.</w:t>
      </w:r>
    </w:p>
    <w:p w:rsidR="00933D3C" w:rsidRPr="00933D3C" w:rsidRDefault="00933D3C" w:rsidP="00933D3C">
      <w:pPr>
        <w:pStyle w:val="NormalnyIn"/>
        <w:numPr>
          <w:ilvl w:val="0"/>
          <w:numId w:val="41"/>
        </w:numPr>
      </w:pPr>
      <w:r w:rsidRPr="00933D3C">
        <w:t>ID - unikalny identyfikator wpisu tabeli – klucz główny</w:t>
      </w:r>
    </w:p>
    <w:p w:rsidR="00933D3C" w:rsidRPr="00933D3C" w:rsidRDefault="00933D3C" w:rsidP="00933D3C">
      <w:pPr>
        <w:pStyle w:val="NormalnyIn"/>
        <w:numPr>
          <w:ilvl w:val="0"/>
          <w:numId w:val="43"/>
        </w:numPr>
        <w:rPr>
          <w:lang w:val="en-US"/>
        </w:rPr>
      </w:pPr>
      <w:r w:rsidRPr="00933D3C">
        <w:rPr>
          <w:lang w:val="en-US"/>
        </w:rPr>
        <w:t>NAME – nazwa firmy</w:t>
      </w:r>
    </w:p>
    <w:p w:rsidR="00933D3C" w:rsidRPr="00933D3C" w:rsidRDefault="00933D3C" w:rsidP="00933D3C">
      <w:pPr>
        <w:pStyle w:val="NormalnyIn"/>
        <w:numPr>
          <w:ilvl w:val="0"/>
          <w:numId w:val="43"/>
        </w:numPr>
        <w:rPr>
          <w:lang w:val="en-US"/>
        </w:rPr>
      </w:pPr>
      <w:r w:rsidRPr="00933D3C">
        <w:rPr>
          <w:lang w:val="en-US"/>
        </w:rPr>
        <w:t>STREET - ulica</w:t>
      </w:r>
    </w:p>
    <w:p w:rsidR="00933D3C" w:rsidRPr="00933D3C" w:rsidRDefault="00933D3C" w:rsidP="00933D3C">
      <w:pPr>
        <w:pStyle w:val="NormalnyIn"/>
        <w:numPr>
          <w:ilvl w:val="0"/>
          <w:numId w:val="43"/>
        </w:numPr>
        <w:rPr>
          <w:lang w:val="en-US"/>
        </w:rPr>
      </w:pPr>
      <w:r w:rsidRPr="00933D3C">
        <w:rPr>
          <w:lang w:val="en-US"/>
        </w:rPr>
        <w:t>CITY - miasto</w:t>
      </w:r>
    </w:p>
    <w:p w:rsidR="00933D3C" w:rsidRPr="00933D3C" w:rsidRDefault="00933D3C" w:rsidP="00933D3C">
      <w:pPr>
        <w:pStyle w:val="NormalnyIn"/>
        <w:numPr>
          <w:ilvl w:val="0"/>
          <w:numId w:val="43"/>
        </w:numPr>
        <w:rPr>
          <w:lang w:val="en-US"/>
        </w:rPr>
      </w:pPr>
      <w:r w:rsidRPr="00933D3C">
        <w:rPr>
          <w:lang w:val="en-US"/>
        </w:rPr>
        <w:t>POST_CODE – kod pocztowy</w:t>
      </w:r>
    </w:p>
    <w:p w:rsidR="00933D3C" w:rsidRPr="00933D3C" w:rsidRDefault="00933D3C" w:rsidP="00933D3C">
      <w:pPr>
        <w:pStyle w:val="NormalnyIn"/>
        <w:numPr>
          <w:ilvl w:val="0"/>
          <w:numId w:val="43"/>
        </w:numPr>
        <w:rPr>
          <w:lang w:val="en-US"/>
        </w:rPr>
      </w:pPr>
      <w:r w:rsidRPr="00933D3C">
        <w:rPr>
          <w:lang w:val="en-US"/>
        </w:rPr>
        <w:t>COUNTRY - kraj</w:t>
      </w:r>
    </w:p>
    <w:p w:rsidR="00933D3C" w:rsidRPr="00933D3C" w:rsidRDefault="00933D3C" w:rsidP="00933D3C">
      <w:pPr>
        <w:pStyle w:val="NormalnyIn"/>
        <w:numPr>
          <w:ilvl w:val="0"/>
          <w:numId w:val="43"/>
        </w:numPr>
        <w:rPr>
          <w:lang w:val="en-US"/>
        </w:rPr>
      </w:pPr>
      <w:r w:rsidRPr="00933D3C">
        <w:rPr>
          <w:lang w:val="en-US"/>
        </w:rPr>
        <w:t>PHONE_NUMBER – numer telefonu kontakowego</w:t>
      </w:r>
    </w:p>
    <w:p w:rsidR="00933D3C" w:rsidRPr="00933D3C" w:rsidRDefault="00933D3C" w:rsidP="00933D3C">
      <w:pPr>
        <w:pStyle w:val="NormalnyIn"/>
        <w:numPr>
          <w:ilvl w:val="0"/>
          <w:numId w:val="43"/>
        </w:numPr>
      </w:pPr>
      <w:r w:rsidRPr="00933D3C">
        <w:t>CONTACT_PERSON_NAME –imię osoby kontaktowej</w:t>
      </w:r>
    </w:p>
    <w:p w:rsidR="00933D3C" w:rsidRPr="00933D3C" w:rsidRDefault="00933D3C" w:rsidP="00933D3C">
      <w:pPr>
        <w:pStyle w:val="NormalnyIn"/>
        <w:numPr>
          <w:ilvl w:val="0"/>
          <w:numId w:val="43"/>
        </w:numPr>
      </w:pPr>
      <w:r w:rsidRPr="00933D3C">
        <w:t>CONTACT_PERSON_LAST_NAME – nazwisko osoby kontaktowej</w:t>
      </w:r>
    </w:p>
    <w:p w:rsidR="00933D3C" w:rsidRPr="00933D3C" w:rsidRDefault="00933D3C" w:rsidP="00933D3C">
      <w:pPr>
        <w:pStyle w:val="NormalnyIn"/>
        <w:numPr>
          <w:ilvl w:val="0"/>
          <w:numId w:val="43"/>
        </w:numPr>
        <w:rPr>
          <w:lang w:val="en-US"/>
        </w:rPr>
      </w:pPr>
      <w:r w:rsidRPr="00933D3C">
        <w:rPr>
          <w:lang w:val="en-US"/>
        </w:rPr>
        <w:t>CONTACT_PERSON_DESCRIPTION – opis osoby kontaktowej</w:t>
      </w:r>
    </w:p>
    <w:p w:rsidR="00933D3C" w:rsidRPr="00933D3C" w:rsidRDefault="00933D3C" w:rsidP="00933D3C">
      <w:pPr>
        <w:pStyle w:val="NormalnyIn"/>
        <w:numPr>
          <w:ilvl w:val="0"/>
          <w:numId w:val="43"/>
        </w:numPr>
        <w:rPr>
          <w:lang w:val="en-US"/>
        </w:rPr>
      </w:pPr>
      <w:r w:rsidRPr="00933D3C">
        <w:rPr>
          <w:lang w:val="en-US"/>
        </w:rPr>
        <w:t>NIP – numer NIP firmy</w:t>
      </w:r>
    </w:p>
    <w:p w:rsidR="00933D3C" w:rsidRPr="00933D3C" w:rsidRDefault="00933D3C" w:rsidP="00933D3C">
      <w:pPr>
        <w:pStyle w:val="NormalnyIn"/>
        <w:numPr>
          <w:ilvl w:val="0"/>
          <w:numId w:val="43"/>
        </w:numPr>
        <w:rPr>
          <w:lang w:val="en-US"/>
        </w:rPr>
      </w:pPr>
      <w:r w:rsidRPr="00933D3C">
        <w:rPr>
          <w:lang w:val="en-US"/>
        </w:rPr>
        <w:t>EMAIL – adres e-mail firmy</w:t>
      </w:r>
    </w:p>
    <w:p w:rsidR="00757A52" w:rsidRPr="00757A52" w:rsidRDefault="00757A52" w:rsidP="008B419C">
      <w:pPr>
        <w:pStyle w:val="Nagwek1"/>
        <w:numPr>
          <w:ilvl w:val="0"/>
          <w:numId w:val="0"/>
        </w:numPr>
      </w:pPr>
    </w:p>
    <w:sectPr w:rsidR="00757A52" w:rsidRPr="00757A52" w:rsidSect="002C23AF">
      <w:footerReference w:type="default" r:id="rId50"/>
      <w:type w:val="continuous"/>
      <w:pgSz w:w="11906" w:h="16838" w:code="9"/>
      <w:pgMar w:top="1134" w:right="1134" w:bottom="1134" w:left="1701" w:header="709" w:footer="709" w:gutter="0"/>
      <w:pgBorders>
        <w:top w:val="single" w:sz="18" w:space="24" w:color="auto"/>
        <w:left w:val="single" w:sz="18" w:space="24" w:color="auto"/>
        <w:bottom w:val="single" w:sz="18" w:space="24" w:color="auto"/>
        <w:right w:val="single" w:sz="18" w:space="24" w:color="auto"/>
      </w:pgBorders>
      <w:pgNumType w:start="0"/>
      <w:cols w:space="708"/>
      <w:docGrid w:linePitch="360"/>
      <w:sectPrChange w:id="2292" w:author="Sebastian Łuczak" w:date="2011-09-03T09:27:00Z">
        <w:sectPr w:rsidR="00757A52" w:rsidRPr="00757A52" w:rsidSect="002C23AF">
          <w:type w:val="nextPage"/>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Maciek" w:date="2011-09-01T23:04:00Z" w:initials="M">
    <w:p w:rsidR="00430E2E" w:rsidRDefault="00430E2E" w:rsidP="00676162">
      <w:pPr>
        <w:pStyle w:val="Tekstkomentarza"/>
      </w:pPr>
      <w:r>
        <w:rPr>
          <w:rStyle w:val="Odwoaniedokomentarza"/>
        </w:rPr>
        <w:annotationRef/>
      </w:r>
      <w:r>
        <w:t>Myśle że więcej niż takie coś nie ma co pisąc, Z tego co widziałem w necie to jest zwykle pół strony na streszczenie polskie i pół na angielskei</w:t>
      </w:r>
    </w:p>
    <w:p w:rsidR="00430E2E" w:rsidRDefault="00430E2E" w:rsidP="00676162">
      <w:pPr>
        <w:pStyle w:val="Tekstkomentarza"/>
      </w:pPr>
    </w:p>
  </w:comment>
  <w:comment w:id="26" w:author="Maciek" w:date="2011-09-02T10:48:00Z" w:initials="M">
    <w:p w:rsidR="00430E2E" w:rsidRDefault="00430E2E" w:rsidP="00AB2A9A">
      <w:pPr>
        <w:pStyle w:val="Tekstkomentarza"/>
      </w:pPr>
      <w:r>
        <w:rPr>
          <w:rStyle w:val="Odwoaniedokomentarza"/>
        </w:rPr>
        <w:annotationRef/>
      </w:r>
      <w:r>
        <w:t>Myśle że więcej niż takie coś nie ma co pisąc, Z tego co widziałem w necie to jest zwykle pół strony na streszczenie polskie i pół na angielskei</w:t>
      </w:r>
    </w:p>
    <w:p w:rsidR="00430E2E" w:rsidRDefault="00430E2E" w:rsidP="00AB2A9A">
      <w:pPr>
        <w:pStyle w:val="Tekstkomentarza"/>
      </w:pPr>
    </w:p>
  </w:comment>
  <w:comment w:id="36" w:author="Maciek" w:date="2011-09-01T23:05:00Z" w:initials="M">
    <w:p w:rsidR="00430E2E" w:rsidRDefault="00430E2E" w:rsidP="00676162">
      <w:pPr>
        <w:pStyle w:val="Tekstkomentarza"/>
      </w:pPr>
      <w:r>
        <w:rPr>
          <w:rStyle w:val="Odwoaniedokomentarza"/>
        </w:rPr>
        <w:annotationRef/>
      </w:r>
      <w:r>
        <w:t>Nie wiem czy tu wpisywać imie i nazwisko? wystarczy chyba tylko podpis?</w:t>
      </w:r>
    </w:p>
  </w:comment>
  <w:comment w:id="94" w:author="Maciek" w:date="2011-09-02T10:07:00Z" w:initials="M">
    <w:p w:rsidR="00430E2E" w:rsidRDefault="00430E2E" w:rsidP="003B3068">
      <w:pPr>
        <w:pStyle w:val="Tekstkomentarza"/>
      </w:pPr>
      <w:r>
        <w:rPr>
          <w:rStyle w:val="Odwoaniedokomentarza"/>
        </w:rPr>
        <w:annotationRef/>
      </w:r>
      <w:r>
        <w:t>Nie wiem czy tu wpisywać imie i nazwisko? wystarczy chyba tylko podpis?</w:t>
      </w:r>
    </w:p>
  </w:comment>
  <w:comment w:id="802" w:author="Sebastian Łuczak" w:date="2011-09-03T20:57:00Z" w:initials="SŁ">
    <w:p w:rsidR="00430E2E" w:rsidRDefault="00430E2E">
      <w:pPr>
        <w:pStyle w:val="Tekstkomentarza"/>
      </w:pPr>
      <w:r>
        <w:rPr>
          <w:rStyle w:val="Odwoaniedokomentarza"/>
        </w:rPr>
        <w:annotationRef/>
      </w:r>
      <w:r>
        <w:t>SPRAWDZIĆ TO!!</w:t>
      </w:r>
    </w:p>
  </w:comment>
  <w:comment w:id="867" w:author="Sebastian Łuczak" w:date="2011-09-03T20:50:00Z" w:initials="SŁ">
    <w:p w:rsidR="00430E2E" w:rsidRDefault="00430E2E">
      <w:pPr>
        <w:pStyle w:val="Tekstkomentarza"/>
      </w:pPr>
      <w:r>
        <w:rPr>
          <w:rStyle w:val="Odwoaniedokomentarza"/>
        </w:rPr>
        <w:annotationRef/>
      </w:r>
      <w:r>
        <w:t>zrobić to</w:t>
      </w:r>
    </w:p>
  </w:comment>
  <w:comment w:id="1044" w:author="Sebastian Łuczak" w:date="2011-09-02T18:22:00Z" w:initials="SŁ">
    <w:p w:rsidR="00430E2E" w:rsidRDefault="00430E2E" w:rsidP="00791BFD">
      <w:pPr>
        <w:pStyle w:val="Tekstkomentarza"/>
      </w:pPr>
      <w:r>
        <w:rPr>
          <w:rStyle w:val="Odwoaniedokomentarza"/>
        </w:rPr>
        <w:annotationRef/>
      </w:r>
      <w:r>
        <w:t>Odwołanie?</w:t>
      </w:r>
    </w:p>
  </w:comment>
  <w:comment w:id="1045" w:author="Sebastian" w:date="2011-09-03T16:23:00Z" w:initials="S">
    <w:p w:rsidR="00430E2E" w:rsidRDefault="00430E2E">
      <w:pPr>
        <w:pStyle w:val="Tekstkomentarza"/>
      </w:pPr>
      <w:r>
        <w:t xml:space="preserve">MG: </w:t>
      </w:r>
      <w:r>
        <w:rPr>
          <w:rStyle w:val="Odwoaniedokomentarza"/>
        </w:rPr>
        <w:annotationRef/>
      </w:r>
      <w:r>
        <w:t>Co jest miernikiem profesjonalizmu?</w:t>
      </w:r>
    </w:p>
  </w:comment>
  <w:comment w:id="1099" w:author="Sebastian" w:date="2011-09-03T17:03:00Z" w:initials="S">
    <w:p w:rsidR="00430E2E" w:rsidRDefault="00430E2E">
      <w:pPr>
        <w:pStyle w:val="Tekstkomentarza"/>
      </w:pPr>
      <w:r>
        <w:rPr>
          <w:rStyle w:val="Odwoaniedokomentarza"/>
        </w:rPr>
        <w:annotationRef/>
      </w:r>
      <w:r>
        <w:t>To powinno wylądować w dodatku A</w:t>
      </w:r>
    </w:p>
  </w:comment>
  <w:comment w:id="2278" w:author="Sebastian Łuczak" w:date="2011-09-04T14:54:00Z" w:initials="SŁ">
    <w:p w:rsidR="00430E2E" w:rsidRDefault="00430E2E">
      <w:pPr>
        <w:pStyle w:val="Tekstkomentarza"/>
      </w:pPr>
      <w:r>
        <w:rPr>
          <w:rStyle w:val="Odwoaniedokomentarza"/>
        </w:rPr>
        <w:annotationRef/>
      </w:r>
      <w:r>
        <w:t>Hmm??</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5E9E" w:rsidRDefault="009D5E9E" w:rsidP="006D1A95">
      <w:r>
        <w:separator/>
      </w:r>
    </w:p>
  </w:endnote>
  <w:endnote w:type="continuationSeparator" w:id="0">
    <w:p w:rsidR="009D5E9E" w:rsidRDefault="009D5E9E" w:rsidP="006D1A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A00002EF" w:usb1="4000004B" w:usb2="00000000" w:usb3="00000000" w:csb0="0000019F" w:csb1="00000000"/>
  </w:font>
  <w:font w:name="Nimbus Roman No9 L">
    <w:altName w:val="Times New Roman"/>
    <w:panose1 w:val="00000000000000000000"/>
    <w:charset w:val="00"/>
    <w:family w:val="roman"/>
    <w:notTrueType/>
    <w:pitch w:val="variable"/>
    <w:sig w:usb0="00000003" w:usb1="00000000" w:usb2="00000000" w:usb3="00000000" w:csb0="00000001" w:csb1="00000000"/>
  </w:font>
  <w:font w:name="Lucidasans">
    <w:altName w:val="Times New Roman"/>
    <w:panose1 w:val="00000000000000000000"/>
    <w:charset w:val="00"/>
    <w:family w:val="auto"/>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263" w:author="Sebastian" w:date="2011-09-01T19:46:00Z"/>
  <w:sdt>
    <w:sdtPr>
      <w:id w:val="31680693"/>
      <w:docPartObj>
        <w:docPartGallery w:val="Page Numbers (Bottom of Page)"/>
        <w:docPartUnique/>
      </w:docPartObj>
    </w:sdtPr>
    <w:sdtContent>
      <w:customXmlInsRangeEnd w:id="263"/>
      <w:p w:rsidR="00430E2E" w:rsidRDefault="00430E2E">
        <w:pPr>
          <w:pStyle w:val="Stopka"/>
          <w:jc w:val="right"/>
          <w:rPr>
            <w:ins w:id="264" w:author="Sebastian" w:date="2011-09-01T19:46:00Z"/>
          </w:rPr>
        </w:pPr>
      </w:p>
    </w:sdtContent>
    <w:customXmlInsRangeStart w:id="265" w:author="Sebastian" w:date="2011-09-01T19:46:00Z"/>
  </w:sdt>
  <w:customXmlInsRangeEnd w:id="265"/>
  <w:p w:rsidR="00430E2E" w:rsidRDefault="00430E2E">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0E2E" w:rsidRDefault="00430E2E">
    <w:pPr>
      <w:pStyle w:val="Stopka"/>
      <w:jc w:val="right"/>
    </w:pPr>
  </w:p>
  <w:p w:rsidR="00430E2E" w:rsidRDefault="00430E2E">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680755"/>
      <w:docPartObj>
        <w:docPartGallery w:val="Page Numbers (Bottom of Page)"/>
        <w:docPartUnique/>
      </w:docPartObj>
    </w:sdtPr>
    <w:sdtContent>
      <w:p w:rsidR="00430E2E" w:rsidRDefault="00430E2E">
        <w:pPr>
          <w:pStyle w:val="Stopka"/>
          <w:jc w:val="right"/>
        </w:pPr>
        <w:fldSimple w:instr=" PAGE   \* MERGEFORMAT ">
          <w:r w:rsidR="009C404D">
            <w:rPr>
              <w:noProof/>
            </w:rPr>
            <w:t>68</w:t>
          </w:r>
        </w:fldSimple>
      </w:p>
    </w:sdtContent>
  </w:sdt>
  <w:p w:rsidR="00430E2E" w:rsidRDefault="00430E2E">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5E9E" w:rsidRDefault="009D5E9E" w:rsidP="006D1A95">
      <w:r>
        <w:separator/>
      </w:r>
    </w:p>
  </w:footnote>
  <w:footnote w:type="continuationSeparator" w:id="0">
    <w:p w:rsidR="009D5E9E" w:rsidRDefault="009D5E9E" w:rsidP="006D1A95">
      <w:r>
        <w:continuationSeparator/>
      </w:r>
    </w:p>
  </w:footnote>
  <w:footnote w:id="1">
    <w:p w:rsidR="00430E2E" w:rsidRPr="0092320C" w:rsidRDefault="00430E2E">
      <w:pPr>
        <w:pStyle w:val="Tekstprzypisudolnego"/>
      </w:pPr>
      <w:r>
        <w:rPr>
          <w:rStyle w:val="Odwoanieprzypisudolnego"/>
        </w:rPr>
        <w:footnoteRef/>
      </w:r>
      <w:r w:rsidRPr="0092320C">
        <w:t xml:space="preserve"> </w:t>
      </w:r>
      <w:r>
        <w:t xml:space="preserve">Jest to piąta wersja systemu Android oznaczona numerem 2.3. Główne zmiany które wniosła to poprawki do interfejsu użytkownika, nowa klawiatura ekranowa i wsparcie dla Near Field Communication </w:t>
      </w:r>
      <w:sdt>
        <w:sdtPr>
          <w:id w:val="31680692"/>
          <w:citation/>
        </w:sdtPr>
        <w:sdtContent>
          <w:fldSimple w:instr=" CITATION Goo11 \l 1045 ">
            <w:r>
              <w:rPr>
                <w:noProof/>
              </w:rPr>
              <w:t>[11]</w:t>
            </w:r>
          </w:fldSimple>
        </w:sdtContent>
      </w:sdt>
    </w:p>
  </w:footnote>
  <w:footnote w:id="2">
    <w:p w:rsidR="00430E2E" w:rsidRPr="00AF49C3" w:rsidRDefault="00430E2E">
      <w:pPr>
        <w:pStyle w:val="Tekstprzypisudolnego"/>
      </w:pPr>
      <w:r>
        <w:rPr>
          <w:rStyle w:val="Odwoanieprzypisudolnego"/>
        </w:rPr>
        <w:footnoteRef/>
      </w:r>
      <w:r w:rsidRPr="00AF49C3">
        <w:t xml:space="preserve">  </w:t>
      </w:r>
      <w:ins w:id="1030" w:author="Maciek" w:date="2011-09-03T00:20:00Z">
        <w:r w:rsidRPr="002436F7">
          <w:rPr>
            <w:rPrChange w:id="1031" w:author="Maciek" w:date="2011-09-03T00:21:00Z">
              <w:rPr>
                <w:lang w:val="en-US"/>
              </w:rPr>
            </w:rPrChange>
          </w:rPr>
          <w:t>Oprogramowanie rozpowszechni</w:t>
        </w:r>
      </w:ins>
      <w:ins w:id="1032" w:author="Maciek" w:date="2011-09-03T00:21:00Z">
        <w:r w:rsidRPr="002436F7">
          <w:rPr>
            <w:rPrChange w:id="1033" w:author="Maciek" w:date="2011-09-03T00:21:00Z">
              <w:rPr>
                <w:lang w:val="en-US"/>
              </w:rPr>
            </w:rPrChange>
          </w:rPr>
          <w:t>ane na zasadach tej licencji jest dar</w:t>
        </w:r>
        <w:r>
          <w:t>mowe, posiada og</w:t>
        </w:r>
      </w:ins>
      <w:r>
        <w:t>ó</w:t>
      </w:r>
      <w:ins w:id="1034" w:author="Maciek" w:date="2011-09-03T00:21:00Z">
        <w:r>
          <w:t xml:space="preserve">lnodostępny kod źródłowy oraz może być modyfikowane. </w:t>
        </w:r>
      </w:ins>
      <w:del w:id="1035" w:author="Maciek" w:date="2011-09-03T00:20:00Z">
        <w:r w:rsidRPr="00AF49C3" w:rsidDel="00AF49C3">
          <w:rPr>
            <w:highlight w:val="green"/>
          </w:rPr>
          <w:delText>TO DO</w:delText>
        </w:r>
      </w:del>
    </w:p>
  </w:footnote>
  <w:footnote w:id="3">
    <w:p w:rsidR="00430E2E" w:rsidRPr="00236669" w:rsidRDefault="00430E2E">
      <w:pPr>
        <w:pStyle w:val="Tekstprzypisudolnego"/>
      </w:pPr>
      <w:r>
        <w:rPr>
          <w:rStyle w:val="Odwoanieprzypisudolnego"/>
        </w:rPr>
        <w:footnoteRef/>
      </w:r>
      <w:r>
        <w:t xml:space="preserve">  Licencja GNU GPL wymaga od programu spełnienia czterech podstawowych zasad wolności. Są to: wolność uruchamiania programu w dowolnym celu; wolność analizowania jak program działa i dostosowywania go do swoich potrzeb; wolność rozpowszechniania niezmodyfikowanej kopii programu; wolność udoskonalania programu i publicznego rozpowszechniania własnych ulepszeń</w:t>
      </w:r>
    </w:p>
  </w:footnote>
  <w:footnote w:id="4">
    <w:p w:rsidR="00430E2E" w:rsidRDefault="00430E2E" w:rsidP="00BF4F1C">
      <w:pPr>
        <w:pStyle w:val="Tekstprzypisudolnego"/>
      </w:pPr>
      <w:r>
        <w:rPr>
          <w:rStyle w:val="Odwoanieprzypisudolnego"/>
        </w:rPr>
        <w:footnoteRef/>
      </w:r>
      <w:r>
        <w:t xml:space="preserve"> 8 znaków, duże i małe litery</w:t>
      </w:r>
    </w:p>
  </w:footnote>
  <w:footnote w:id="5">
    <w:p w:rsidR="00430E2E" w:rsidRDefault="00430E2E">
      <w:pPr>
        <w:pStyle w:val="Tekstprzypisudolnego"/>
      </w:pPr>
      <w:r>
        <w:rPr>
          <w:rStyle w:val="Odwoanieprzypisudolnego"/>
        </w:rPr>
        <w:footnoteRef/>
      </w:r>
      <w:r>
        <w:t xml:space="preserve"> Do trzydziestu zgłoszeń przy jednym naładowaniu baterii</w:t>
      </w:r>
    </w:p>
  </w:footnote>
  <w:footnote w:id="6">
    <w:p w:rsidR="00EF351B" w:rsidRDefault="00EF351B">
      <w:pPr>
        <w:pStyle w:val="Tekstprzypisudolnego"/>
      </w:pPr>
      <w:r>
        <w:rPr>
          <w:rStyle w:val="Odwoanieprzypisudolnego"/>
        </w:rPr>
        <w:footnoteRef/>
      </w:r>
      <w:r>
        <w:t xml:space="preserve"> Zależnie od zawartości, około 1,5 KB</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alt="yes.gif" style="width:9.35pt;height:9.35pt;visibility:visible;mso-wrap-style:square" o:bullet="t">
        <v:imagedata r:id="rId1" o:title="yes"/>
      </v:shape>
    </w:pict>
  </w:numPicBullet>
  <w:abstractNum w:abstractNumId="0">
    <w:nsid w:val="009E57B5"/>
    <w:multiLevelType w:val="hybridMultilevel"/>
    <w:tmpl w:val="E612D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E1733"/>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446F43"/>
    <w:multiLevelType w:val="hybridMultilevel"/>
    <w:tmpl w:val="514C43DA"/>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
    <w:nsid w:val="0C3175BE"/>
    <w:multiLevelType w:val="hybridMultilevel"/>
    <w:tmpl w:val="738EA754"/>
    <w:lvl w:ilvl="0" w:tplc="72B2B636">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4">
    <w:nsid w:val="148F71C9"/>
    <w:multiLevelType w:val="hybridMultilevel"/>
    <w:tmpl w:val="E3E0A6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nsid w:val="1ACD59BE"/>
    <w:multiLevelType w:val="hybridMultilevel"/>
    <w:tmpl w:val="0F64CA8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
    <w:nsid w:val="1C576A98"/>
    <w:multiLevelType w:val="hybridMultilevel"/>
    <w:tmpl w:val="301C325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F642BB"/>
    <w:multiLevelType w:val="multilevel"/>
    <w:tmpl w:val="71BE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1D26CF"/>
    <w:multiLevelType w:val="hybridMultilevel"/>
    <w:tmpl w:val="1374C2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242708B"/>
    <w:multiLevelType w:val="hybridMultilevel"/>
    <w:tmpl w:val="B778F2B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CE3EB5"/>
    <w:multiLevelType w:val="hybridMultilevel"/>
    <w:tmpl w:val="F33870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4A638E1"/>
    <w:multiLevelType w:val="hybridMultilevel"/>
    <w:tmpl w:val="3DBE31D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2">
    <w:nsid w:val="28BB3F63"/>
    <w:multiLevelType w:val="hybridMultilevel"/>
    <w:tmpl w:val="16F4141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nsid w:val="2B657803"/>
    <w:multiLevelType w:val="hybridMultilevel"/>
    <w:tmpl w:val="CC3230A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D9407D"/>
    <w:multiLevelType w:val="hybridMultilevel"/>
    <w:tmpl w:val="68C25E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5">
    <w:nsid w:val="39622C4B"/>
    <w:multiLevelType w:val="hybridMultilevel"/>
    <w:tmpl w:val="7458C26A"/>
    <w:lvl w:ilvl="0" w:tplc="04090001">
      <w:start w:val="1"/>
      <w:numFmt w:val="bullet"/>
      <w:lvlText w:val=""/>
      <w:lvlJc w:val="left"/>
      <w:pPr>
        <w:ind w:left="1287" w:hanging="360"/>
      </w:pPr>
      <w:rPr>
        <w:rFonts w:ascii="Symbol" w:hAnsi="Symbol" w:hint="default"/>
      </w:rPr>
    </w:lvl>
    <w:lvl w:ilvl="1" w:tplc="0EF2D7F0">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A0E618A"/>
    <w:multiLevelType w:val="hybridMultilevel"/>
    <w:tmpl w:val="88C6B03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7">
    <w:nsid w:val="3C8B4EB9"/>
    <w:multiLevelType w:val="hybridMultilevel"/>
    <w:tmpl w:val="A3FEE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nsid w:val="45FD2B58"/>
    <w:multiLevelType w:val="hybridMultilevel"/>
    <w:tmpl w:val="374EF706"/>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68A6A00"/>
    <w:multiLevelType w:val="hybridMultilevel"/>
    <w:tmpl w:val="811EF52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0">
    <w:nsid w:val="4875014B"/>
    <w:multiLevelType w:val="hybridMultilevel"/>
    <w:tmpl w:val="E2965680"/>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21">
    <w:nsid w:val="4DAE4782"/>
    <w:multiLevelType w:val="hybridMultilevel"/>
    <w:tmpl w:val="C09EDEE0"/>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BB03E6"/>
    <w:multiLevelType w:val="multilevel"/>
    <w:tmpl w:val="60CA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56D6CED"/>
    <w:multiLevelType w:val="hybridMultilevel"/>
    <w:tmpl w:val="10ACDC4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nsid w:val="57895D03"/>
    <w:multiLevelType w:val="hybridMultilevel"/>
    <w:tmpl w:val="EABE320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E92D83"/>
    <w:multiLevelType w:val="hybridMultilevel"/>
    <w:tmpl w:val="52363BB2"/>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6">
    <w:nsid w:val="5A0376DA"/>
    <w:multiLevelType w:val="hybridMultilevel"/>
    <w:tmpl w:val="991C4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0823AF"/>
    <w:multiLevelType w:val="hybridMultilevel"/>
    <w:tmpl w:val="51B29A2A"/>
    <w:lvl w:ilvl="0" w:tplc="E7D21CEC">
      <w:start w:val="1"/>
      <w:numFmt w:val="bullet"/>
      <w:lvlText w:val=""/>
      <w:lvlPicBulletId w:val="0"/>
      <w:lvlJc w:val="left"/>
      <w:pPr>
        <w:tabs>
          <w:tab w:val="num" w:pos="720"/>
        </w:tabs>
        <w:ind w:left="720" w:hanging="360"/>
      </w:pPr>
      <w:rPr>
        <w:rFonts w:ascii="Symbol" w:hAnsi="Symbol" w:hint="default"/>
      </w:rPr>
    </w:lvl>
    <w:lvl w:ilvl="1" w:tplc="F8BCF53C" w:tentative="1">
      <w:start w:val="1"/>
      <w:numFmt w:val="bullet"/>
      <w:lvlText w:val=""/>
      <w:lvlJc w:val="left"/>
      <w:pPr>
        <w:tabs>
          <w:tab w:val="num" w:pos="1440"/>
        </w:tabs>
        <w:ind w:left="1440" w:hanging="360"/>
      </w:pPr>
      <w:rPr>
        <w:rFonts w:ascii="Symbol" w:hAnsi="Symbol" w:hint="default"/>
      </w:rPr>
    </w:lvl>
    <w:lvl w:ilvl="2" w:tplc="A24489F8" w:tentative="1">
      <w:start w:val="1"/>
      <w:numFmt w:val="bullet"/>
      <w:lvlText w:val=""/>
      <w:lvlJc w:val="left"/>
      <w:pPr>
        <w:tabs>
          <w:tab w:val="num" w:pos="2160"/>
        </w:tabs>
        <w:ind w:left="2160" w:hanging="360"/>
      </w:pPr>
      <w:rPr>
        <w:rFonts w:ascii="Symbol" w:hAnsi="Symbol" w:hint="default"/>
      </w:rPr>
    </w:lvl>
    <w:lvl w:ilvl="3" w:tplc="85C20C3A" w:tentative="1">
      <w:start w:val="1"/>
      <w:numFmt w:val="bullet"/>
      <w:lvlText w:val=""/>
      <w:lvlJc w:val="left"/>
      <w:pPr>
        <w:tabs>
          <w:tab w:val="num" w:pos="2880"/>
        </w:tabs>
        <w:ind w:left="2880" w:hanging="360"/>
      </w:pPr>
      <w:rPr>
        <w:rFonts w:ascii="Symbol" w:hAnsi="Symbol" w:hint="default"/>
      </w:rPr>
    </w:lvl>
    <w:lvl w:ilvl="4" w:tplc="5E88F846" w:tentative="1">
      <w:start w:val="1"/>
      <w:numFmt w:val="bullet"/>
      <w:lvlText w:val=""/>
      <w:lvlJc w:val="left"/>
      <w:pPr>
        <w:tabs>
          <w:tab w:val="num" w:pos="3600"/>
        </w:tabs>
        <w:ind w:left="3600" w:hanging="360"/>
      </w:pPr>
      <w:rPr>
        <w:rFonts w:ascii="Symbol" w:hAnsi="Symbol" w:hint="default"/>
      </w:rPr>
    </w:lvl>
    <w:lvl w:ilvl="5" w:tplc="29E8302A" w:tentative="1">
      <w:start w:val="1"/>
      <w:numFmt w:val="bullet"/>
      <w:lvlText w:val=""/>
      <w:lvlJc w:val="left"/>
      <w:pPr>
        <w:tabs>
          <w:tab w:val="num" w:pos="4320"/>
        </w:tabs>
        <w:ind w:left="4320" w:hanging="360"/>
      </w:pPr>
      <w:rPr>
        <w:rFonts w:ascii="Symbol" w:hAnsi="Symbol" w:hint="default"/>
      </w:rPr>
    </w:lvl>
    <w:lvl w:ilvl="6" w:tplc="363CE6C0" w:tentative="1">
      <w:start w:val="1"/>
      <w:numFmt w:val="bullet"/>
      <w:lvlText w:val=""/>
      <w:lvlJc w:val="left"/>
      <w:pPr>
        <w:tabs>
          <w:tab w:val="num" w:pos="5040"/>
        </w:tabs>
        <w:ind w:left="5040" w:hanging="360"/>
      </w:pPr>
      <w:rPr>
        <w:rFonts w:ascii="Symbol" w:hAnsi="Symbol" w:hint="default"/>
      </w:rPr>
    </w:lvl>
    <w:lvl w:ilvl="7" w:tplc="F4CA8158" w:tentative="1">
      <w:start w:val="1"/>
      <w:numFmt w:val="bullet"/>
      <w:lvlText w:val=""/>
      <w:lvlJc w:val="left"/>
      <w:pPr>
        <w:tabs>
          <w:tab w:val="num" w:pos="5760"/>
        </w:tabs>
        <w:ind w:left="5760" w:hanging="360"/>
      </w:pPr>
      <w:rPr>
        <w:rFonts w:ascii="Symbol" w:hAnsi="Symbol" w:hint="default"/>
      </w:rPr>
    </w:lvl>
    <w:lvl w:ilvl="8" w:tplc="AB9864C6" w:tentative="1">
      <w:start w:val="1"/>
      <w:numFmt w:val="bullet"/>
      <w:lvlText w:val=""/>
      <w:lvlJc w:val="left"/>
      <w:pPr>
        <w:tabs>
          <w:tab w:val="num" w:pos="6480"/>
        </w:tabs>
        <w:ind w:left="6480" w:hanging="360"/>
      </w:pPr>
      <w:rPr>
        <w:rFonts w:ascii="Symbol" w:hAnsi="Symbol" w:hint="default"/>
      </w:rPr>
    </w:lvl>
  </w:abstractNum>
  <w:abstractNum w:abstractNumId="28">
    <w:nsid w:val="5CB43F6A"/>
    <w:multiLevelType w:val="hybridMultilevel"/>
    <w:tmpl w:val="ED50B39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9">
    <w:nsid w:val="5CC41E2D"/>
    <w:multiLevelType w:val="hybridMultilevel"/>
    <w:tmpl w:val="CD64F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D1C3DC2"/>
    <w:multiLevelType w:val="hybridMultilevel"/>
    <w:tmpl w:val="7CF648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641866"/>
    <w:multiLevelType w:val="hybridMultilevel"/>
    <w:tmpl w:val="79261B5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2">
    <w:nsid w:val="61217C82"/>
    <w:multiLevelType w:val="hybridMultilevel"/>
    <w:tmpl w:val="949CAD6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D9714A"/>
    <w:multiLevelType w:val="multilevel"/>
    <w:tmpl w:val="B2E6D950"/>
    <w:lvl w:ilvl="0">
      <w:start w:val="1"/>
      <w:numFmt w:val="decimal"/>
      <w:pStyle w:val="Nagwek1"/>
      <w:lvlText w:val="%1."/>
      <w:lvlJc w:val="left"/>
      <w:pPr>
        <w:ind w:left="360" w:hanging="360"/>
      </w:pPr>
      <w:rPr>
        <w:rFonts w:hint="default"/>
      </w:rPr>
    </w:lvl>
    <w:lvl w:ilvl="1">
      <w:start w:val="1"/>
      <w:numFmt w:val="decimal"/>
      <w:pStyle w:val="Nagwek2"/>
      <w:lvlText w:val="%1.%2."/>
      <w:lvlJc w:val="left"/>
      <w:pPr>
        <w:ind w:left="680" w:hanging="680"/>
      </w:pPr>
      <w:rPr>
        <w:rFonts w:hint="default"/>
      </w:rPr>
    </w:lvl>
    <w:lvl w:ilvl="2">
      <w:start w:val="1"/>
      <w:numFmt w:val="decimal"/>
      <w:pStyle w:val="Nagwek3"/>
      <w:lvlText w:val="%1.%2.%3."/>
      <w:lvlJc w:val="left"/>
      <w:pPr>
        <w:ind w:left="907" w:hanging="907"/>
      </w:pPr>
      <w:rPr>
        <w:rFonts w:hint="default"/>
      </w:rPr>
    </w:lvl>
    <w:lvl w:ilvl="3">
      <w:start w:val="1"/>
      <w:numFmt w:val="decimal"/>
      <w:pStyle w:val="Nagwek4"/>
      <w:lvlText w:val="%1.%2.%3.%4."/>
      <w:lvlJc w:val="left"/>
      <w:pPr>
        <w:ind w:left="1191" w:hanging="119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97C00BF"/>
    <w:multiLevelType w:val="hybridMultilevel"/>
    <w:tmpl w:val="9E66345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DA3052"/>
    <w:multiLevelType w:val="hybridMultilevel"/>
    <w:tmpl w:val="CCEAC9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945B07"/>
    <w:multiLevelType w:val="hybridMultilevel"/>
    <w:tmpl w:val="D00A858C"/>
    <w:lvl w:ilvl="0" w:tplc="457C3522">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BB13607"/>
    <w:multiLevelType w:val="hybridMultilevel"/>
    <w:tmpl w:val="C890B2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E0F7252"/>
    <w:multiLevelType w:val="hybridMultilevel"/>
    <w:tmpl w:val="4208969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9">
    <w:nsid w:val="718A10A9"/>
    <w:multiLevelType w:val="hybridMultilevel"/>
    <w:tmpl w:val="C1A8D00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0">
    <w:nsid w:val="73C52D28"/>
    <w:multiLevelType w:val="hybridMultilevel"/>
    <w:tmpl w:val="296A1D0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7024E3F"/>
    <w:multiLevelType w:val="hybridMultilevel"/>
    <w:tmpl w:val="E5E2C2AA"/>
    <w:lvl w:ilvl="0" w:tplc="90B4F490">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2">
    <w:nsid w:val="795E4C2A"/>
    <w:multiLevelType w:val="hybridMultilevel"/>
    <w:tmpl w:val="D90299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79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
  </w:num>
  <w:num w:numId="3">
    <w:abstractNumId w:val="35"/>
  </w:num>
  <w:num w:numId="4">
    <w:abstractNumId w:val="22"/>
  </w:num>
  <w:num w:numId="5">
    <w:abstractNumId w:val="7"/>
  </w:num>
  <w:num w:numId="6">
    <w:abstractNumId w:val="8"/>
  </w:num>
  <w:num w:numId="7">
    <w:abstractNumId w:val="40"/>
  </w:num>
  <w:num w:numId="8">
    <w:abstractNumId w:val="41"/>
  </w:num>
  <w:num w:numId="9">
    <w:abstractNumId w:val="19"/>
  </w:num>
  <w:num w:numId="10">
    <w:abstractNumId w:val="15"/>
  </w:num>
  <w:num w:numId="11">
    <w:abstractNumId w:val="29"/>
  </w:num>
  <w:num w:numId="12">
    <w:abstractNumId w:val="4"/>
  </w:num>
  <w:num w:numId="13">
    <w:abstractNumId w:val="12"/>
  </w:num>
  <w:num w:numId="14">
    <w:abstractNumId w:val="26"/>
  </w:num>
  <w:num w:numId="15">
    <w:abstractNumId w:val="0"/>
  </w:num>
  <w:num w:numId="16">
    <w:abstractNumId w:val="5"/>
  </w:num>
  <w:num w:numId="17">
    <w:abstractNumId w:val="17"/>
  </w:num>
  <w:num w:numId="18">
    <w:abstractNumId w:val="30"/>
  </w:num>
  <w:num w:numId="19">
    <w:abstractNumId w:val="23"/>
  </w:num>
  <w:num w:numId="20">
    <w:abstractNumId w:val="31"/>
  </w:num>
  <w:num w:numId="21">
    <w:abstractNumId w:val="20"/>
  </w:num>
  <w:num w:numId="22">
    <w:abstractNumId w:val="33"/>
  </w:num>
  <w:num w:numId="23">
    <w:abstractNumId w:val="3"/>
  </w:num>
  <w:num w:numId="24">
    <w:abstractNumId w:val="36"/>
  </w:num>
  <w:num w:numId="25">
    <w:abstractNumId w:val="3"/>
    <w:lvlOverride w:ilvl="0">
      <w:startOverride w:val="1"/>
    </w:lvlOverride>
  </w:num>
  <w:num w:numId="26">
    <w:abstractNumId w:val="42"/>
  </w:num>
  <w:num w:numId="27">
    <w:abstractNumId w:val="32"/>
  </w:num>
  <w:num w:numId="28">
    <w:abstractNumId w:val="24"/>
  </w:num>
  <w:num w:numId="29">
    <w:abstractNumId w:val="6"/>
  </w:num>
  <w:num w:numId="30">
    <w:abstractNumId w:val="21"/>
  </w:num>
  <w:num w:numId="31">
    <w:abstractNumId w:val="10"/>
  </w:num>
  <w:num w:numId="32">
    <w:abstractNumId w:val="18"/>
  </w:num>
  <w:num w:numId="33">
    <w:abstractNumId w:val="9"/>
  </w:num>
  <w:num w:numId="34">
    <w:abstractNumId w:val="34"/>
  </w:num>
  <w:num w:numId="35">
    <w:abstractNumId w:val="13"/>
  </w:num>
  <w:num w:numId="36">
    <w:abstractNumId w:val="37"/>
  </w:num>
  <w:num w:numId="37">
    <w:abstractNumId w:val="11"/>
  </w:num>
  <w:num w:numId="38">
    <w:abstractNumId w:val="28"/>
  </w:num>
  <w:num w:numId="39">
    <w:abstractNumId w:val="39"/>
  </w:num>
  <w:num w:numId="40">
    <w:abstractNumId w:val="16"/>
  </w:num>
  <w:num w:numId="41">
    <w:abstractNumId w:val="38"/>
  </w:num>
  <w:num w:numId="42">
    <w:abstractNumId w:val="2"/>
  </w:num>
  <w:num w:numId="43">
    <w:abstractNumId w:val="14"/>
  </w:num>
  <w:num w:numId="44">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hdrShapeDefaults>
    <o:shapedefaults v:ext="edit" spidmax="76802">
      <o:colormenu v:ext="edit" fillcolor="none [3213]" strokecolor="none"/>
    </o:shapedefaults>
  </w:hdrShapeDefaults>
  <w:footnotePr>
    <w:footnote w:id="-1"/>
    <w:footnote w:id="0"/>
  </w:footnotePr>
  <w:endnotePr>
    <w:endnote w:id="-1"/>
    <w:endnote w:id="0"/>
  </w:endnotePr>
  <w:compat/>
  <w:rsids>
    <w:rsidRoot w:val="006D1A95"/>
    <w:rsid w:val="000033FC"/>
    <w:rsid w:val="00004EDC"/>
    <w:rsid w:val="000075BB"/>
    <w:rsid w:val="00010A89"/>
    <w:rsid w:val="00013A24"/>
    <w:rsid w:val="000171CD"/>
    <w:rsid w:val="00020764"/>
    <w:rsid w:val="000210F2"/>
    <w:rsid w:val="000217D0"/>
    <w:rsid w:val="000227DA"/>
    <w:rsid w:val="00022D04"/>
    <w:rsid w:val="000265F6"/>
    <w:rsid w:val="000343A7"/>
    <w:rsid w:val="00036146"/>
    <w:rsid w:val="000370FC"/>
    <w:rsid w:val="00040A86"/>
    <w:rsid w:val="0004201B"/>
    <w:rsid w:val="0004443A"/>
    <w:rsid w:val="00050AA9"/>
    <w:rsid w:val="000523A1"/>
    <w:rsid w:val="0005352D"/>
    <w:rsid w:val="0005534C"/>
    <w:rsid w:val="00056133"/>
    <w:rsid w:val="00056909"/>
    <w:rsid w:val="00062358"/>
    <w:rsid w:val="00062823"/>
    <w:rsid w:val="00064EA2"/>
    <w:rsid w:val="00070B31"/>
    <w:rsid w:val="00070B4B"/>
    <w:rsid w:val="00070B67"/>
    <w:rsid w:val="000734EC"/>
    <w:rsid w:val="00073C2B"/>
    <w:rsid w:val="00075026"/>
    <w:rsid w:val="000774CB"/>
    <w:rsid w:val="00087B0C"/>
    <w:rsid w:val="00093091"/>
    <w:rsid w:val="000A254E"/>
    <w:rsid w:val="000A3F56"/>
    <w:rsid w:val="000A4A9E"/>
    <w:rsid w:val="000A4F67"/>
    <w:rsid w:val="000A530A"/>
    <w:rsid w:val="000A6DFC"/>
    <w:rsid w:val="000A7B6C"/>
    <w:rsid w:val="000B0332"/>
    <w:rsid w:val="000B2C9A"/>
    <w:rsid w:val="000C05E9"/>
    <w:rsid w:val="000C1024"/>
    <w:rsid w:val="000C4D01"/>
    <w:rsid w:val="000D64C0"/>
    <w:rsid w:val="000E265A"/>
    <w:rsid w:val="000E2DD1"/>
    <w:rsid w:val="000E43AF"/>
    <w:rsid w:val="000E4A66"/>
    <w:rsid w:val="000E4AD5"/>
    <w:rsid w:val="000E54AF"/>
    <w:rsid w:val="000E5F4E"/>
    <w:rsid w:val="000E7F93"/>
    <w:rsid w:val="000F366F"/>
    <w:rsid w:val="000F37E5"/>
    <w:rsid w:val="000F47D7"/>
    <w:rsid w:val="00100330"/>
    <w:rsid w:val="00100AE4"/>
    <w:rsid w:val="00104853"/>
    <w:rsid w:val="0011203F"/>
    <w:rsid w:val="001139BB"/>
    <w:rsid w:val="00115E84"/>
    <w:rsid w:val="001162F5"/>
    <w:rsid w:val="00125841"/>
    <w:rsid w:val="00130DC3"/>
    <w:rsid w:val="00130E4A"/>
    <w:rsid w:val="001311EF"/>
    <w:rsid w:val="00131EC8"/>
    <w:rsid w:val="00132F5A"/>
    <w:rsid w:val="00134211"/>
    <w:rsid w:val="00135903"/>
    <w:rsid w:val="001407C5"/>
    <w:rsid w:val="001417C4"/>
    <w:rsid w:val="00144923"/>
    <w:rsid w:val="00144CF8"/>
    <w:rsid w:val="00152F8E"/>
    <w:rsid w:val="00155EC5"/>
    <w:rsid w:val="00162DB9"/>
    <w:rsid w:val="0016300C"/>
    <w:rsid w:val="001644E5"/>
    <w:rsid w:val="0016603D"/>
    <w:rsid w:val="00171D77"/>
    <w:rsid w:val="00171E7F"/>
    <w:rsid w:val="00173B6A"/>
    <w:rsid w:val="00177626"/>
    <w:rsid w:val="001827AF"/>
    <w:rsid w:val="00182C87"/>
    <w:rsid w:val="00186E8F"/>
    <w:rsid w:val="001870F4"/>
    <w:rsid w:val="001908A5"/>
    <w:rsid w:val="0019095B"/>
    <w:rsid w:val="001939D9"/>
    <w:rsid w:val="001955C6"/>
    <w:rsid w:val="00196950"/>
    <w:rsid w:val="001A04B1"/>
    <w:rsid w:val="001A1BC2"/>
    <w:rsid w:val="001A278E"/>
    <w:rsid w:val="001A4852"/>
    <w:rsid w:val="001A62DB"/>
    <w:rsid w:val="001A64DE"/>
    <w:rsid w:val="001A7705"/>
    <w:rsid w:val="001B3156"/>
    <w:rsid w:val="001B60FF"/>
    <w:rsid w:val="001C38B6"/>
    <w:rsid w:val="001D24B9"/>
    <w:rsid w:val="001D29BC"/>
    <w:rsid w:val="001D42AA"/>
    <w:rsid w:val="001D673A"/>
    <w:rsid w:val="001E4A4E"/>
    <w:rsid w:val="001E4D1A"/>
    <w:rsid w:val="001F0178"/>
    <w:rsid w:val="001F2E1E"/>
    <w:rsid w:val="001F393E"/>
    <w:rsid w:val="001F4798"/>
    <w:rsid w:val="001F4A28"/>
    <w:rsid w:val="002119B5"/>
    <w:rsid w:val="00211B4B"/>
    <w:rsid w:val="00211BAA"/>
    <w:rsid w:val="002144A4"/>
    <w:rsid w:val="00217A3E"/>
    <w:rsid w:val="00222A29"/>
    <w:rsid w:val="00223CB7"/>
    <w:rsid w:val="00223E9B"/>
    <w:rsid w:val="002267BB"/>
    <w:rsid w:val="002324C2"/>
    <w:rsid w:val="00232BED"/>
    <w:rsid w:val="00236669"/>
    <w:rsid w:val="00243128"/>
    <w:rsid w:val="002436F7"/>
    <w:rsid w:val="00243FC0"/>
    <w:rsid w:val="00245935"/>
    <w:rsid w:val="00246C42"/>
    <w:rsid w:val="00255736"/>
    <w:rsid w:val="00261B1A"/>
    <w:rsid w:val="00262F3E"/>
    <w:rsid w:val="002631BC"/>
    <w:rsid w:val="00263D19"/>
    <w:rsid w:val="00265BF9"/>
    <w:rsid w:val="00266A84"/>
    <w:rsid w:val="002714A2"/>
    <w:rsid w:val="0027176B"/>
    <w:rsid w:val="00272A9A"/>
    <w:rsid w:val="002737DF"/>
    <w:rsid w:val="00275BF1"/>
    <w:rsid w:val="00282E19"/>
    <w:rsid w:val="00283F2D"/>
    <w:rsid w:val="00284411"/>
    <w:rsid w:val="00291AD5"/>
    <w:rsid w:val="00295395"/>
    <w:rsid w:val="00296627"/>
    <w:rsid w:val="002A3F32"/>
    <w:rsid w:val="002A4963"/>
    <w:rsid w:val="002A727E"/>
    <w:rsid w:val="002A7E37"/>
    <w:rsid w:val="002B0E83"/>
    <w:rsid w:val="002B1D4C"/>
    <w:rsid w:val="002B29DE"/>
    <w:rsid w:val="002B3EB5"/>
    <w:rsid w:val="002B45BF"/>
    <w:rsid w:val="002B564E"/>
    <w:rsid w:val="002C0610"/>
    <w:rsid w:val="002C23AF"/>
    <w:rsid w:val="002C326A"/>
    <w:rsid w:val="002C5795"/>
    <w:rsid w:val="002C684C"/>
    <w:rsid w:val="002C6967"/>
    <w:rsid w:val="002D0E7F"/>
    <w:rsid w:val="002D4F91"/>
    <w:rsid w:val="002D705B"/>
    <w:rsid w:val="002E061E"/>
    <w:rsid w:val="002E098D"/>
    <w:rsid w:val="002E5CA5"/>
    <w:rsid w:val="002E623B"/>
    <w:rsid w:val="002E7555"/>
    <w:rsid w:val="002F2A44"/>
    <w:rsid w:val="002F2C4A"/>
    <w:rsid w:val="002F3884"/>
    <w:rsid w:val="002F483F"/>
    <w:rsid w:val="002F4CBD"/>
    <w:rsid w:val="002F51CD"/>
    <w:rsid w:val="002F6009"/>
    <w:rsid w:val="0030264E"/>
    <w:rsid w:val="00302B9B"/>
    <w:rsid w:val="003060F4"/>
    <w:rsid w:val="0030698E"/>
    <w:rsid w:val="00307CEA"/>
    <w:rsid w:val="003111A7"/>
    <w:rsid w:val="0031211F"/>
    <w:rsid w:val="00313F9A"/>
    <w:rsid w:val="003140FF"/>
    <w:rsid w:val="003144E4"/>
    <w:rsid w:val="00314A0E"/>
    <w:rsid w:val="00317A4A"/>
    <w:rsid w:val="003234F2"/>
    <w:rsid w:val="00324558"/>
    <w:rsid w:val="00331D02"/>
    <w:rsid w:val="00332324"/>
    <w:rsid w:val="00336603"/>
    <w:rsid w:val="00341B2B"/>
    <w:rsid w:val="00345614"/>
    <w:rsid w:val="00347211"/>
    <w:rsid w:val="003512C4"/>
    <w:rsid w:val="00361C13"/>
    <w:rsid w:val="003702D4"/>
    <w:rsid w:val="00370D31"/>
    <w:rsid w:val="00377BF0"/>
    <w:rsid w:val="0038501C"/>
    <w:rsid w:val="003872DB"/>
    <w:rsid w:val="00392AF7"/>
    <w:rsid w:val="00393286"/>
    <w:rsid w:val="003A63D7"/>
    <w:rsid w:val="003B10C3"/>
    <w:rsid w:val="003B21BC"/>
    <w:rsid w:val="003B3068"/>
    <w:rsid w:val="003B3C8F"/>
    <w:rsid w:val="003B3CD4"/>
    <w:rsid w:val="003B78BA"/>
    <w:rsid w:val="003C02C6"/>
    <w:rsid w:val="003C34C6"/>
    <w:rsid w:val="003C5AEA"/>
    <w:rsid w:val="003C6861"/>
    <w:rsid w:val="003D1A88"/>
    <w:rsid w:val="003D35E5"/>
    <w:rsid w:val="003D4D93"/>
    <w:rsid w:val="003D6CDA"/>
    <w:rsid w:val="003E02C1"/>
    <w:rsid w:val="003E1D17"/>
    <w:rsid w:val="003E2818"/>
    <w:rsid w:val="003E2875"/>
    <w:rsid w:val="003E319E"/>
    <w:rsid w:val="003E35B5"/>
    <w:rsid w:val="003E540B"/>
    <w:rsid w:val="003E65F1"/>
    <w:rsid w:val="003E6747"/>
    <w:rsid w:val="003F0DF0"/>
    <w:rsid w:val="003F136F"/>
    <w:rsid w:val="003F1482"/>
    <w:rsid w:val="003F2DDD"/>
    <w:rsid w:val="003F5F4F"/>
    <w:rsid w:val="003F6E77"/>
    <w:rsid w:val="004000A1"/>
    <w:rsid w:val="00400359"/>
    <w:rsid w:val="00405483"/>
    <w:rsid w:val="00405739"/>
    <w:rsid w:val="00410C7B"/>
    <w:rsid w:val="00410E8E"/>
    <w:rsid w:val="004114A1"/>
    <w:rsid w:val="00411B8A"/>
    <w:rsid w:val="004224B1"/>
    <w:rsid w:val="0042314B"/>
    <w:rsid w:val="00425FBC"/>
    <w:rsid w:val="00426962"/>
    <w:rsid w:val="00426AF7"/>
    <w:rsid w:val="004272B7"/>
    <w:rsid w:val="00430E2E"/>
    <w:rsid w:val="00444C00"/>
    <w:rsid w:val="0044529A"/>
    <w:rsid w:val="00446162"/>
    <w:rsid w:val="004470EB"/>
    <w:rsid w:val="00450780"/>
    <w:rsid w:val="0045107F"/>
    <w:rsid w:val="004518FD"/>
    <w:rsid w:val="00452128"/>
    <w:rsid w:val="004522B5"/>
    <w:rsid w:val="0045473F"/>
    <w:rsid w:val="00464812"/>
    <w:rsid w:val="0046588E"/>
    <w:rsid w:val="00465A01"/>
    <w:rsid w:val="00466460"/>
    <w:rsid w:val="004727A7"/>
    <w:rsid w:val="00473F80"/>
    <w:rsid w:val="0047406E"/>
    <w:rsid w:val="00477128"/>
    <w:rsid w:val="00477D0F"/>
    <w:rsid w:val="004843B4"/>
    <w:rsid w:val="00490849"/>
    <w:rsid w:val="004948E5"/>
    <w:rsid w:val="0049530C"/>
    <w:rsid w:val="004A1768"/>
    <w:rsid w:val="004A3383"/>
    <w:rsid w:val="004A5B46"/>
    <w:rsid w:val="004A6735"/>
    <w:rsid w:val="004A73A0"/>
    <w:rsid w:val="004B0751"/>
    <w:rsid w:val="004B2C3C"/>
    <w:rsid w:val="004B6E3D"/>
    <w:rsid w:val="004B79D1"/>
    <w:rsid w:val="004C045B"/>
    <w:rsid w:val="004C1518"/>
    <w:rsid w:val="004C1BDE"/>
    <w:rsid w:val="004C1F59"/>
    <w:rsid w:val="004C2629"/>
    <w:rsid w:val="004C3A46"/>
    <w:rsid w:val="004C572A"/>
    <w:rsid w:val="004C6799"/>
    <w:rsid w:val="004C77EB"/>
    <w:rsid w:val="004D133A"/>
    <w:rsid w:val="004D2C44"/>
    <w:rsid w:val="004D63E9"/>
    <w:rsid w:val="004D7408"/>
    <w:rsid w:val="004E05DE"/>
    <w:rsid w:val="004E4863"/>
    <w:rsid w:val="004E49A1"/>
    <w:rsid w:val="004E4FC8"/>
    <w:rsid w:val="004E7617"/>
    <w:rsid w:val="004F009F"/>
    <w:rsid w:val="004F087C"/>
    <w:rsid w:val="004F4170"/>
    <w:rsid w:val="004F6591"/>
    <w:rsid w:val="004F7659"/>
    <w:rsid w:val="00510DBA"/>
    <w:rsid w:val="00514440"/>
    <w:rsid w:val="00515155"/>
    <w:rsid w:val="005221BC"/>
    <w:rsid w:val="00525644"/>
    <w:rsid w:val="00526127"/>
    <w:rsid w:val="00532C37"/>
    <w:rsid w:val="005372D0"/>
    <w:rsid w:val="005400D3"/>
    <w:rsid w:val="00541E42"/>
    <w:rsid w:val="00550D2C"/>
    <w:rsid w:val="00551EA6"/>
    <w:rsid w:val="00552F99"/>
    <w:rsid w:val="005541EB"/>
    <w:rsid w:val="00554649"/>
    <w:rsid w:val="00556477"/>
    <w:rsid w:val="00556A6C"/>
    <w:rsid w:val="005662DC"/>
    <w:rsid w:val="0056690D"/>
    <w:rsid w:val="00567FB4"/>
    <w:rsid w:val="005717C8"/>
    <w:rsid w:val="00571FC1"/>
    <w:rsid w:val="00572132"/>
    <w:rsid w:val="0057246E"/>
    <w:rsid w:val="00574916"/>
    <w:rsid w:val="005817CE"/>
    <w:rsid w:val="00592123"/>
    <w:rsid w:val="00594176"/>
    <w:rsid w:val="00594429"/>
    <w:rsid w:val="00594997"/>
    <w:rsid w:val="005A2F71"/>
    <w:rsid w:val="005B3914"/>
    <w:rsid w:val="005B4007"/>
    <w:rsid w:val="005B6F32"/>
    <w:rsid w:val="005C08E1"/>
    <w:rsid w:val="005C1791"/>
    <w:rsid w:val="005C60FE"/>
    <w:rsid w:val="005C7068"/>
    <w:rsid w:val="005D0075"/>
    <w:rsid w:val="005D049A"/>
    <w:rsid w:val="005D1C5E"/>
    <w:rsid w:val="005D3FA5"/>
    <w:rsid w:val="005D4E3E"/>
    <w:rsid w:val="005D55E0"/>
    <w:rsid w:val="005D6F48"/>
    <w:rsid w:val="005E121C"/>
    <w:rsid w:val="005E3FEC"/>
    <w:rsid w:val="005E4B31"/>
    <w:rsid w:val="005F34C4"/>
    <w:rsid w:val="006032E0"/>
    <w:rsid w:val="00603D55"/>
    <w:rsid w:val="00605F72"/>
    <w:rsid w:val="006069A2"/>
    <w:rsid w:val="00607061"/>
    <w:rsid w:val="0061098B"/>
    <w:rsid w:val="00611ADF"/>
    <w:rsid w:val="00617AF4"/>
    <w:rsid w:val="006220B7"/>
    <w:rsid w:val="006240C1"/>
    <w:rsid w:val="006258FA"/>
    <w:rsid w:val="006300ED"/>
    <w:rsid w:val="00631DBB"/>
    <w:rsid w:val="00632744"/>
    <w:rsid w:val="006337D3"/>
    <w:rsid w:val="006424C1"/>
    <w:rsid w:val="006437A2"/>
    <w:rsid w:val="0065343C"/>
    <w:rsid w:val="00653B99"/>
    <w:rsid w:val="00657702"/>
    <w:rsid w:val="006622F0"/>
    <w:rsid w:val="006659C7"/>
    <w:rsid w:val="0067425B"/>
    <w:rsid w:val="00674C1E"/>
    <w:rsid w:val="00676162"/>
    <w:rsid w:val="00676EB7"/>
    <w:rsid w:val="00677F7F"/>
    <w:rsid w:val="00691CA4"/>
    <w:rsid w:val="006936BB"/>
    <w:rsid w:val="006974AC"/>
    <w:rsid w:val="006A6ABC"/>
    <w:rsid w:val="006A7898"/>
    <w:rsid w:val="006B023F"/>
    <w:rsid w:val="006B1A11"/>
    <w:rsid w:val="006B537E"/>
    <w:rsid w:val="006B6E61"/>
    <w:rsid w:val="006C09EF"/>
    <w:rsid w:val="006C2DB7"/>
    <w:rsid w:val="006C4E34"/>
    <w:rsid w:val="006C4FB1"/>
    <w:rsid w:val="006C6D89"/>
    <w:rsid w:val="006C7C39"/>
    <w:rsid w:val="006D1A95"/>
    <w:rsid w:val="006D1FF3"/>
    <w:rsid w:val="006D341B"/>
    <w:rsid w:val="006D50A0"/>
    <w:rsid w:val="006D5932"/>
    <w:rsid w:val="006D6396"/>
    <w:rsid w:val="006E24D2"/>
    <w:rsid w:val="006E2671"/>
    <w:rsid w:val="006E2FB8"/>
    <w:rsid w:val="006F028A"/>
    <w:rsid w:val="006F2B7D"/>
    <w:rsid w:val="006F3469"/>
    <w:rsid w:val="006F3D30"/>
    <w:rsid w:val="006F68EA"/>
    <w:rsid w:val="00704592"/>
    <w:rsid w:val="007045CA"/>
    <w:rsid w:val="00704C03"/>
    <w:rsid w:val="007054DA"/>
    <w:rsid w:val="007061D0"/>
    <w:rsid w:val="007062B9"/>
    <w:rsid w:val="0071502F"/>
    <w:rsid w:val="00726470"/>
    <w:rsid w:val="007269B4"/>
    <w:rsid w:val="00731A4A"/>
    <w:rsid w:val="007342B5"/>
    <w:rsid w:val="0073476D"/>
    <w:rsid w:val="00736A07"/>
    <w:rsid w:val="0074022A"/>
    <w:rsid w:val="00740437"/>
    <w:rsid w:val="0074147F"/>
    <w:rsid w:val="00741F03"/>
    <w:rsid w:val="00745CEB"/>
    <w:rsid w:val="0074625B"/>
    <w:rsid w:val="00752657"/>
    <w:rsid w:val="00755865"/>
    <w:rsid w:val="0075610F"/>
    <w:rsid w:val="00757104"/>
    <w:rsid w:val="00757A52"/>
    <w:rsid w:val="00757BC0"/>
    <w:rsid w:val="007611C7"/>
    <w:rsid w:val="00764D0D"/>
    <w:rsid w:val="00766C80"/>
    <w:rsid w:val="00770EDB"/>
    <w:rsid w:val="00771AA2"/>
    <w:rsid w:val="007752B5"/>
    <w:rsid w:val="00781A21"/>
    <w:rsid w:val="00782F4B"/>
    <w:rsid w:val="00790646"/>
    <w:rsid w:val="007908D1"/>
    <w:rsid w:val="00791BFD"/>
    <w:rsid w:val="007941D2"/>
    <w:rsid w:val="00796063"/>
    <w:rsid w:val="00796836"/>
    <w:rsid w:val="00797697"/>
    <w:rsid w:val="007A0652"/>
    <w:rsid w:val="007A5DDC"/>
    <w:rsid w:val="007A6C19"/>
    <w:rsid w:val="007B07EE"/>
    <w:rsid w:val="007B5684"/>
    <w:rsid w:val="007B65E4"/>
    <w:rsid w:val="007B71E3"/>
    <w:rsid w:val="007C414F"/>
    <w:rsid w:val="007C6995"/>
    <w:rsid w:val="007D3CAE"/>
    <w:rsid w:val="007D4C49"/>
    <w:rsid w:val="007D7D64"/>
    <w:rsid w:val="007E0A32"/>
    <w:rsid w:val="007E5DC2"/>
    <w:rsid w:val="007E6EF2"/>
    <w:rsid w:val="007F4E01"/>
    <w:rsid w:val="007F4F06"/>
    <w:rsid w:val="007F6141"/>
    <w:rsid w:val="008006B8"/>
    <w:rsid w:val="00817CC5"/>
    <w:rsid w:val="00820001"/>
    <w:rsid w:val="0082106B"/>
    <w:rsid w:val="00821AE0"/>
    <w:rsid w:val="008223F5"/>
    <w:rsid w:val="00823282"/>
    <w:rsid w:val="008233F7"/>
    <w:rsid w:val="00825099"/>
    <w:rsid w:val="00830AAF"/>
    <w:rsid w:val="00833FA7"/>
    <w:rsid w:val="00835055"/>
    <w:rsid w:val="0084468B"/>
    <w:rsid w:val="00846137"/>
    <w:rsid w:val="00847CA5"/>
    <w:rsid w:val="00850F84"/>
    <w:rsid w:val="0085109C"/>
    <w:rsid w:val="00853DF0"/>
    <w:rsid w:val="00860239"/>
    <w:rsid w:val="00861077"/>
    <w:rsid w:val="008631F0"/>
    <w:rsid w:val="0086426F"/>
    <w:rsid w:val="00864515"/>
    <w:rsid w:val="008650E2"/>
    <w:rsid w:val="0086743E"/>
    <w:rsid w:val="00870FA8"/>
    <w:rsid w:val="00881112"/>
    <w:rsid w:val="008812B2"/>
    <w:rsid w:val="00883374"/>
    <w:rsid w:val="00886677"/>
    <w:rsid w:val="00894F1C"/>
    <w:rsid w:val="008A15B2"/>
    <w:rsid w:val="008A1FE5"/>
    <w:rsid w:val="008A2099"/>
    <w:rsid w:val="008A3B8F"/>
    <w:rsid w:val="008A4F41"/>
    <w:rsid w:val="008A524D"/>
    <w:rsid w:val="008A7972"/>
    <w:rsid w:val="008B040E"/>
    <w:rsid w:val="008B1ABD"/>
    <w:rsid w:val="008B2703"/>
    <w:rsid w:val="008B419C"/>
    <w:rsid w:val="008B71CE"/>
    <w:rsid w:val="008C18B1"/>
    <w:rsid w:val="008C21D4"/>
    <w:rsid w:val="008C2815"/>
    <w:rsid w:val="008C37D6"/>
    <w:rsid w:val="008C7E74"/>
    <w:rsid w:val="008D18DA"/>
    <w:rsid w:val="008D295D"/>
    <w:rsid w:val="008D45FF"/>
    <w:rsid w:val="008D4F3D"/>
    <w:rsid w:val="008D633B"/>
    <w:rsid w:val="008E3B8B"/>
    <w:rsid w:val="008E4B35"/>
    <w:rsid w:val="008E69FB"/>
    <w:rsid w:val="008F409C"/>
    <w:rsid w:val="009001C6"/>
    <w:rsid w:val="00903DDF"/>
    <w:rsid w:val="00906073"/>
    <w:rsid w:val="009072FA"/>
    <w:rsid w:val="00914243"/>
    <w:rsid w:val="009164B5"/>
    <w:rsid w:val="009179B0"/>
    <w:rsid w:val="00920BFF"/>
    <w:rsid w:val="00921871"/>
    <w:rsid w:val="0092207C"/>
    <w:rsid w:val="0092320C"/>
    <w:rsid w:val="00927783"/>
    <w:rsid w:val="00933B31"/>
    <w:rsid w:val="00933D3C"/>
    <w:rsid w:val="0093465E"/>
    <w:rsid w:val="009346A8"/>
    <w:rsid w:val="00940286"/>
    <w:rsid w:val="0094194B"/>
    <w:rsid w:val="009435FF"/>
    <w:rsid w:val="009445B1"/>
    <w:rsid w:val="00944C3A"/>
    <w:rsid w:val="0094588B"/>
    <w:rsid w:val="0094614B"/>
    <w:rsid w:val="00947535"/>
    <w:rsid w:val="00952D5D"/>
    <w:rsid w:val="009531C0"/>
    <w:rsid w:val="00955513"/>
    <w:rsid w:val="00961B2A"/>
    <w:rsid w:val="00961FCA"/>
    <w:rsid w:val="00972842"/>
    <w:rsid w:val="009731EF"/>
    <w:rsid w:val="0097625C"/>
    <w:rsid w:val="00976700"/>
    <w:rsid w:val="009779D3"/>
    <w:rsid w:val="00982AFB"/>
    <w:rsid w:val="009832E7"/>
    <w:rsid w:val="009833C8"/>
    <w:rsid w:val="009864F9"/>
    <w:rsid w:val="00986D49"/>
    <w:rsid w:val="009875B8"/>
    <w:rsid w:val="00990883"/>
    <w:rsid w:val="00991598"/>
    <w:rsid w:val="009922FB"/>
    <w:rsid w:val="00993D3D"/>
    <w:rsid w:val="00994639"/>
    <w:rsid w:val="009A0228"/>
    <w:rsid w:val="009A02F6"/>
    <w:rsid w:val="009A50A6"/>
    <w:rsid w:val="009A7986"/>
    <w:rsid w:val="009B1224"/>
    <w:rsid w:val="009B2DB9"/>
    <w:rsid w:val="009B32F0"/>
    <w:rsid w:val="009B35F9"/>
    <w:rsid w:val="009B7F80"/>
    <w:rsid w:val="009C3F45"/>
    <w:rsid w:val="009C3FF7"/>
    <w:rsid w:val="009C404D"/>
    <w:rsid w:val="009D3E5C"/>
    <w:rsid w:val="009D4E73"/>
    <w:rsid w:val="009D55B8"/>
    <w:rsid w:val="009D5E9E"/>
    <w:rsid w:val="009E2161"/>
    <w:rsid w:val="009F0F70"/>
    <w:rsid w:val="009F0FC0"/>
    <w:rsid w:val="009F1960"/>
    <w:rsid w:val="009F26A5"/>
    <w:rsid w:val="009F2DB9"/>
    <w:rsid w:val="009F4E15"/>
    <w:rsid w:val="009F7362"/>
    <w:rsid w:val="00A0320F"/>
    <w:rsid w:val="00A061EE"/>
    <w:rsid w:val="00A12C87"/>
    <w:rsid w:val="00A1314F"/>
    <w:rsid w:val="00A1713C"/>
    <w:rsid w:val="00A20039"/>
    <w:rsid w:val="00A20058"/>
    <w:rsid w:val="00A207DD"/>
    <w:rsid w:val="00A220A0"/>
    <w:rsid w:val="00A22725"/>
    <w:rsid w:val="00A253C4"/>
    <w:rsid w:val="00A26295"/>
    <w:rsid w:val="00A360D7"/>
    <w:rsid w:val="00A41140"/>
    <w:rsid w:val="00A4683B"/>
    <w:rsid w:val="00A47D26"/>
    <w:rsid w:val="00A50D88"/>
    <w:rsid w:val="00A51646"/>
    <w:rsid w:val="00A521FE"/>
    <w:rsid w:val="00A55E3E"/>
    <w:rsid w:val="00A5670F"/>
    <w:rsid w:val="00A57A76"/>
    <w:rsid w:val="00A60B22"/>
    <w:rsid w:val="00A61AEE"/>
    <w:rsid w:val="00A61D8A"/>
    <w:rsid w:val="00A620C6"/>
    <w:rsid w:val="00A625E2"/>
    <w:rsid w:val="00A6347F"/>
    <w:rsid w:val="00A63751"/>
    <w:rsid w:val="00A6721C"/>
    <w:rsid w:val="00A7066D"/>
    <w:rsid w:val="00A747D0"/>
    <w:rsid w:val="00A76B71"/>
    <w:rsid w:val="00A77C6A"/>
    <w:rsid w:val="00A819D8"/>
    <w:rsid w:val="00A83708"/>
    <w:rsid w:val="00A83BD2"/>
    <w:rsid w:val="00A850CE"/>
    <w:rsid w:val="00A90579"/>
    <w:rsid w:val="00A93134"/>
    <w:rsid w:val="00A94B0E"/>
    <w:rsid w:val="00AA0B00"/>
    <w:rsid w:val="00AA138F"/>
    <w:rsid w:val="00AA1E3E"/>
    <w:rsid w:val="00AA73CE"/>
    <w:rsid w:val="00AB2A9A"/>
    <w:rsid w:val="00AB2B44"/>
    <w:rsid w:val="00AB7F78"/>
    <w:rsid w:val="00AC286E"/>
    <w:rsid w:val="00AC2EDE"/>
    <w:rsid w:val="00AC343C"/>
    <w:rsid w:val="00AC4B25"/>
    <w:rsid w:val="00AD6FC8"/>
    <w:rsid w:val="00AE4807"/>
    <w:rsid w:val="00AE5269"/>
    <w:rsid w:val="00AE6239"/>
    <w:rsid w:val="00AF40F5"/>
    <w:rsid w:val="00AF49C3"/>
    <w:rsid w:val="00B008C2"/>
    <w:rsid w:val="00B01395"/>
    <w:rsid w:val="00B01635"/>
    <w:rsid w:val="00B0224E"/>
    <w:rsid w:val="00B0303E"/>
    <w:rsid w:val="00B04F84"/>
    <w:rsid w:val="00B138EA"/>
    <w:rsid w:val="00B147A9"/>
    <w:rsid w:val="00B15A17"/>
    <w:rsid w:val="00B1622B"/>
    <w:rsid w:val="00B17563"/>
    <w:rsid w:val="00B213BF"/>
    <w:rsid w:val="00B21824"/>
    <w:rsid w:val="00B23F22"/>
    <w:rsid w:val="00B23FEC"/>
    <w:rsid w:val="00B30D0A"/>
    <w:rsid w:val="00B32863"/>
    <w:rsid w:val="00B32F6F"/>
    <w:rsid w:val="00B347F9"/>
    <w:rsid w:val="00B4515E"/>
    <w:rsid w:val="00B462AD"/>
    <w:rsid w:val="00B4716F"/>
    <w:rsid w:val="00B47A64"/>
    <w:rsid w:val="00B47F17"/>
    <w:rsid w:val="00B5389E"/>
    <w:rsid w:val="00B5547E"/>
    <w:rsid w:val="00B55E03"/>
    <w:rsid w:val="00B56B16"/>
    <w:rsid w:val="00B57808"/>
    <w:rsid w:val="00B60D1E"/>
    <w:rsid w:val="00B62C48"/>
    <w:rsid w:val="00B6632E"/>
    <w:rsid w:val="00B6661E"/>
    <w:rsid w:val="00B70DC7"/>
    <w:rsid w:val="00B70F4F"/>
    <w:rsid w:val="00B73B40"/>
    <w:rsid w:val="00B74171"/>
    <w:rsid w:val="00B81D3B"/>
    <w:rsid w:val="00B8439F"/>
    <w:rsid w:val="00B8503E"/>
    <w:rsid w:val="00B8552A"/>
    <w:rsid w:val="00B86746"/>
    <w:rsid w:val="00B975F3"/>
    <w:rsid w:val="00BA0F83"/>
    <w:rsid w:val="00BA3DEF"/>
    <w:rsid w:val="00BA4FD2"/>
    <w:rsid w:val="00BA5189"/>
    <w:rsid w:val="00BA562F"/>
    <w:rsid w:val="00BA5EEC"/>
    <w:rsid w:val="00BB0189"/>
    <w:rsid w:val="00BB107A"/>
    <w:rsid w:val="00BB38E2"/>
    <w:rsid w:val="00BB6D26"/>
    <w:rsid w:val="00BC4467"/>
    <w:rsid w:val="00BC4AB2"/>
    <w:rsid w:val="00BC733C"/>
    <w:rsid w:val="00BD03C6"/>
    <w:rsid w:val="00BD6A18"/>
    <w:rsid w:val="00BE0993"/>
    <w:rsid w:val="00BE19AE"/>
    <w:rsid w:val="00BE35B2"/>
    <w:rsid w:val="00BE4FBF"/>
    <w:rsid w:val="00BE5232"/>
    <w:rsid w:val="00BF0F33"/>
    <w:rsid w:val="00BF1ED6"/>
    <w:rsid w:val="00BF32D3"/>
    <w:rsid w:val="00BF4F1C"/>
    <w:rsid w:val="00BF684D"/>
    <w:rsid w:val="00BF7AF3"/>
    <w:rsid w:val="00C0393F"/>
    <w:rsid w:val="00C05C81"/>
    <w:rsid w:val="00C06A08"/>
    <w:rsid w:val="00C07C8B"/>
    <w:rsid w:val="00C138F3"/>
    <w:rsid w:val="00C15993"/>
    <w:rsid w:val="00C16F70"/>
    <w:rsid w:val="00C227F5"/>
    <w:rsid w:val="00C248C6"/>
    <w:rsid w:val="00C255FC"/>
    <w:rsid w:val="00C271CD"/>
    <w:rsid w:val="00C30DEC"/>
    <w:rsid w:val="00C31B57"/>
    <w:rsid w:val="00C31ED0"/>
    <w:rsid w:val="00C37BBB"/>
    <w:rsid w:val="00C37C2C"/>
    <w:rsid w:val="00C37DF6"/>
    <w:rsid w:val="00C44001"/>
    <w:rsid w:val="00C4448E"/>
    <w:rsid w:val="00C44863"/>
    <w:rsid w:val="00C44AD5"/>
    <w:rsid w:val="00C50005"/>
    <w:rsid w:val="00C5049D"/>
    <w:rsid w:val="00C537E7"/>
    <w:rsid w:val="00C54CEE"/>
    <w:rsid w:val="00C55CF6"/>
    <w:rsid w:val="00C64361"/>
    <w:rsid w:val="00C64733"/>
    <w:rsid w:val="00C64DDF"/>
    <w:rsid w:val="00C6524B"/>
    <w:rsid w:val="00C6562C"/>
    <w:rsid w:val="00C6569D"/>
    <w:rsid w:val="00C6647B"/>
    <w:rsid w:val="00C66935"/>
    <w:rsid w:val="00C67481"/>
    <w:rsid w:val="00C7141F"/>
    <w:rsid w:val="00C7310D"/>
    <w:rsid w:val="00C74E69"/>
    <w:rsid w:val="00C759F9"/>
    <w:rsid w:val="00C768E5"/>
    <w:rsid w:val="00C8050F"/>
    <w:rsid w:val="00C83E16"/>
    <w:rsid w:val="00C8434A"/>
    <w:rsid w:val="00C96310"/>
    <w:rsid w:val="00C96369"/>
    <w:rsid w:val="00C96632"/>
    <w:rsid w:val="00C97021"/>
    <w:rsid w:val="00CA1A2C"/>
    <w:rsid w:val="00CA6A3E"/>
    <w:rsid w:val="00CB27C6"/>
    <w:rsid w:val="00CC0A3B"/>
    <w:rsid w:val="00CC0B41"/>
    <w:rsid w:val="00CC1AB2"/>
    <w:rsid w:val="00CC30DE"/>
    <w:rsid w:val="00CC766F"/>
    <w:rsid w:val="00CD003B"/>
    <w:rsid w:val="00CD08B1"/>
    <w:rsid w:val="00CD48E8"/>
    <w:rsid w:val="00CE1070"/>
    <w:rsid w:val="00CE2425"/>
    <w:rsid w:val="00CE7233"/>
    <w:rsid w:val="00CF235E"/>
    <w:rsid w:val="00CF256A"/>
    <w:rsid w:val="00CF2DA1"/>
    <w:rsid w:val="00CF3895"/>
    <w:rsid w:val="00CF4227"/>
    <w:rsid w:val="00CF4D79"/>
    <w:rsid w:val="00D01D16"/>
    <w:rsid w:val="00D04494"/>
    <w:rsid w:val="00D07A1D"/>
    <w:rsid w:val="00D105F2"/>
    <w:rsid w:val="00D1092D"/>
    <w:rsid w:val="00D13B5C"/>
    <w:rsid w:val="00D15F0F"/>
    <w:rsid w:val="00D176A1"/>
    <w:rsid w:val="00D17994"/>
    <w:rsid w:val="00D25B8F"/>
    <w:rsid w:val="00D42A48"/>
    <w:rsid w:val="00D43C8C"/>
    <w:rsid w:val="00D441CC"/>
    <w:rsid w:val="00D45147"/>
    <w:rsid w:val="00D53B95"/>
    <w:rsid w:val="00D57AA2"/>
    <w:rsid w:val="00D60710"/>
    <w:rsid w:val="00D65AAF"/>
    <w:rsid w:val="00D67AFE"/>
    <w:rsid w:val="00D713C9"/>
    <w:rsid w:val="00D71A32"/>
    <w:rsid w:val="00D720D0"/>
    <w:rsid w:val="00D72407"/>
    <w:rsid w:val="00D77A38"/>
    <w:rsid w:val="00D77AE2"/>
    <w:rsid w:val="00D80963"/>
    <w:rsid w:val="00D80D64"/>
    <w:rsid w:val="00D869DD"/>
    <w:rsid w:val="00D86DF6"/>
    <w:rsid w:val="00D95819"/>
    <w:rsid w:val="00D9738B"/>
    <w:rsid w:val="00D97606"/>
    <w:rsid w:val="00DA0773"/>
    <w:rsid w:val="00DA3789"/>
    <w:rsid w:val="00DA44EE"/>
    <w:rsid w:val="00DA4D42"/>
    <w:rsid w:val="00DB0BD4"/>
    <w:rsid w:val="00DB2B27"/>
    <w:rsid w:val="00DC4AF5"/>
    <w:rsid w:val="00DC5CFE"/>
    <w:rsid w:val="00DD09DB"/>
    <w:rsid w:val="00DD2D3A"/>
    <w:rsid w:val="00DD7622"/>
    <w:rsid w:val="00DE063A"/>
    <w:rsid w:val="00DE3658"/>
    <w:rsid w:val="00DE3FCC"/>
    <w:rsid w:val="00DE767A"/>
    <w:rsid w:val="00DF19F3"/>
    <w:rsid w:val="00DF7306"/>
    <w:rsid w:val="00E052C3"/>
    <w:rsid w:val="00E07548"/>
    <w:rsid w:val="00E11660"/>
    <w:rsid w:val="00E12080"/>
    <w:rsid w:val="00E16B8D"/>
    <w:rsid w:val="00E21DC4"/>
    <w:rsid w:val="00E236A4"/>
    <w:rsid w:val="00E2652A"/>
    <w:rsid w:val="00E26979"/>
    <w:rsid w:val="00E26E27"/>
    <w:rsid w:val="00E27E90"/>
    <w:rsid w:val="00E31594"/>
    <w:rsid w:val="00E34E8A"/>
    <w:rsid w:val="00E34FC1"/>
    <w:rsid w:val="00E35B76"/>
    <w:rsid w:val="00E36D6C"/>
    <w:rsid w:val="00E36F65"/>
    <w:rsid w:val="00E42A7D"/>
    <w:rsid w:val="00E438ED"/>
    <w:rsid w:val="00E4536E"/>
    <w:rsid w:val="00E47C83"/>
    <w:rsid w:val="00E565DE"/>
    <w:rsid w:val="00E5793F"/>
    <w:rsid w:val="00E57B2F"/>
    <w:rsid w:val="00E57D6D"/>
    <w:rsid w:val="00E603D8"/>
    <w:rsid w:val="00E612A9"/>
    <w:rsid w:val="00E62150"/>
    <w:rsid w:val="00E62DFC"/>
    <w:rsid w:val="00E63891"/>
    <w:rsid w:val="00E6580E"/>
    <w:rsid w:val="00E66FB0"/>
    <w:rsid w:val="00E674DC"/>
    <w:rsid w:val="00E67B4F"/>
    <w:rsid w:val="00E70A90"/>
    <w:rsid w:val="00E7232E"/>
    <w:rsid w:val="00E76546"/>
    <w:rsid w:val="00E81751"/>
    <w:rsid w:val="00E82368"/>
    <w:rsid w:val="00E82508"/>
    <w:rsid w:val="00E83E2E"/>
    <w:rsid w:val="00E83F6A"/>
    <w:rsid w:val="00E85A6F"/>
    <w:rsid w:val="00E87AB8"/>
    <w:rsid w:val="00E92652"/>
    <w:rsid w:val="00E92BF5"/>
    <w:rsid w:val="00E94064"/>
    <w:rsid w:val="00E94A87"/>
    <w:rsid w:val="00E94DDA"/>
    <w:rsid w:val="00EA15D8"/>
    <w:rsid w:val="00EA1D0C"/>
    <w:rsid w:val="00EA3D56"/>
    <w:rsid w:val="00EA5A33"/>
    <w:rsid w:val="00EB47FF"/>
    <w:rsid w:val="00EB73FE"/>
    <w:rsid w:val="00EB7DE7"/>
    <w:rsid w:val="00EC0737"/>
    <w:rsid w:val="00EC16A0"/>
    <w:rsid w:val="00EC25A9"/>
    <w:rsid w:val="00EC2E89"/>
    <w:rsid w:val="00EC5168"/>
    <w:rsid w:val="00EC7C9D"/>
    <w:rsid w:val="00ED04F4"/>
    <w:rsid w:val="00ED2A9F"/>
    <w:rsid w:val="00ED5F76"/>
    <w:rsid w:val="00ED6AC8"/>
    <w:rsid w:val="00EE4C0E"/>
    <w:rsid w:val="00EF2B5C"/>
    <w:rsid w:val="00EF351B"/>
    <w:rsid w:val="00EF56A4"/>
    <w:rsid w:val="00F025EA"/>
    <w:rsid w:val="00F02E9C"/>
    <w:rsid w:val="00F0383D"/>
    <w:rsid w:val="00F039EA"/>
    <w:rsid w:val="00F03C26"/>
    <w:rsid w:val="00F04B69"/>
    <w:rsid w:val="00F07080"/>
    <w:rsid w:val="00F112ED"/>
    <w:rsid w:val="00F13AF8"/>
    <w:rsid w:val="00F171A9"/>
    <w:rsid w:val="00F17335"/>
    <w:rsid w:val="00F2347C"/>
    <w:rsid w:val="00F24AF1"/>
    <w:rsid w:val="00F26B7F"/>
    <w:rsid w:val="00F33835"/>
    <w:rsid w:val="00F341AA"/>
    <w:rsid w:val="00F35C3D"/>
    <w:rsid w:val="00F376D2"/>
    <w:rsid w:val="00F37C67"/>
    <w:rsid w:val="00F40627"/>
    <w:rsid w:val="00F45DC5"/>
    <w:rsid w:val="00F50FA7"/>
    <w:rsid w:val="00F51941"/>
    <w:rsid w:val="00F55E9D"/>
    <w:rsid w:val="00F621DB"/>
    <w:rsid w:val="00F64789"/>
    <w:rsid w:val="00F659DF"/>
    <w:rsid w:val="00F663D1"/>
    <w:rsid w:val="00F67A8C"/>
    <w:rsid w:val="00F822BC"/>
    <w:rsid w:val="00F85AD0"/>
    <w:rsid w:val="00F90166"/>
    <w:rsid w:val="00F9025B"/>
    <w:rsid w:val="00F90FFA"/>
    <w:rsid w:val="00F91767"/>
    <w:rsid w:val="00F91BB2"/>
    <w:rsid w:val="00F9275F"/>
    <w:rsid w:val="00F9638C"/>
    <w:rsid w:val="00FA15C0"/>
    <w:rsid w:val="00FA4601"/>
    <w:rsid w:val="00FA6553"/>
    <w:rsid w:val="00FB320D"/>
    <w:rsid w:val="00FB3E52"/>
    <w:rsid w:val="00FB6215"/>
    <w:rsid w:val="00FC00C3"/>
    <w:rsid w:val="00FC0A8C"/>
    <w:rsid w:val="00FC1696"/>
    <w:rsid w:val="00FC5679"/>
    <w:rsid w:val="00FC62BF"/>
    <w:rsid w:val="00FD0890"/>
    <w:rsid w:val="00FD294D"/>
    <w:rsid w:val="00FD376F"/>
    <w:rsid w:val="00FE1F7D"/>
    <w:rsid w:val="00FE1FE4"/>
    <w:rsid w:val="00FE20C0"/>
    <w:rsid w:val="00FE2166"/>
    <w:rsid w:val="00FE3A86"/>
    <w:rsid w:val="00FE449E"/>
    <w:rsid w:val="00FF38C9"/>
    <w:rsid w:val="00FF3FB9"/>
    <w:rsid w:val="00FF65E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6802">
      <o:colormenu v:ext="edit" fillcolor="none [3213]" strokecolor="none"/>
    </o:shapedefaults>
    <o:shapelayout v:ext="edit">
      <o:idmap v:ext="edit" data="1"/>
      <o:rules v:ext="edit">
        <o:r id="V:Rule16" type="connector" idref="#_x0000_s1097"/>
        <o:r id="V:Rule17" type="connector" idref="#_x0000_s1098"/>
        <o:r id="V:Rule18" type="connector" idref="#_x0000_s1079"/>
        <o:r id="V:Rule19" type="connector" idref="#_x0000_s1063"/>
        <o:r id="V:Rule20" type="connector" idref="#_x0000_s1075"/>
        <o:r id="V:Rule21" type="connector" idref="#_x0000_s1065"/>
        <o:r id="V:Rule22" type="connector" idref="#_x0000_s1080"/>
        <o:r id="V:Rule23" type="connector" idref="#_x0000_s1066"/>
        <o:r id="V:Rule24" type="connector" idref="#_x0000_s1092"/>
        <o:r id="V:Rule25" type="connector" idref="#_x0000_s1076"/>
        <o:r id="V:Rule26" type="connector" idref="#_x0000_s1078"/>
        <o:r id="V:Rule27" type="connector" idref="#_x0000_s1053"/>
        <o:r id="V:Rule28" type="connector" idref="#_x0000_s1064"/>
        <o:r id="V:Rule29" type="connector" idref="#_x0000_s1067"/>
        <o:r id="V:Rule30" type="connector" idref="#_x0000_s107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D2D3A"/>
    <w:pPr>
      <w:jc w:val="both"/>
    </w:pPr>
    <w:rPr>
      <w:sz w:val="22"/>
      <w:szCs w:val="22"/>
      <w:lang w:eastAsia="en-US"/>
    </w:rPr>
  </w:style>
  <w:style w:type="paragraph" w:styleId="Nagwek1">
    <w:name w:val="heading 1"/>
    <w:basedOn w:val="NormalnyIn"/>
    <w:next w:val="NormalnyIn"/>
    <w:link w:val="Nagwek1Znak"/>
    <w:uiPriority w:val="9"/>
    <w:qFormat/>
    <w:rsid w:val="003D1A88"/>
    <w:pPr>
      <w:keepNext/>
      <w:keepLines/>
      <w:numPr>
        <w:numId w:val="22"/>
      </w:numPr>
      <w:spacing w:before="360" w:line="480" w:lineRule="auto"/>
    </w:pPr>
    <w:rPr>
      <w:rFonts w:eastAsiaTheme="majorEastAsia" w:cstheme="majorBidi"/>
      <w:b/>
      <w:bCs/>
      <w:caps/>
      <w:sz w:val="32"/>
      <w:szCs w:val="28"/>
    </w:rPr>
  </w:style>
  <w:style w:type="paragraph" w:styleId="Nagwek2">
    <w:name w:val="heading 2"/>
    <w:basedOn w:val="NormalnyIn"/>
    <w:next w:val="NormalnyIn"/>
    <w:link w:val="Nagwek2Znak"/>
    <w:uiPriority w:val="9"/>
    <w:unhideWhenUsed/>
    <w:qFormat/>
    <w:rsid w:val="00CF2DA1"/>
    <w:pPr>
      <w:keepNext/>
      <w:keepLines/>
      <w:numPr>
        <w:ilvl w:val="1"/>
        <w:numId w:val="22"/>
      </w:numPr>
      <w:spacing w:before="200" w:after="0" w:line="480" w:lineRule="auto"/>
      <w:jc w:val="left"/>
      <w:outlineLvl w:val="1"/>
    </w:pPr>
    <w:rPr>
      <w:rFonts w:eastAsiaTheme="majorEastAsia" w:cstheme="majorBidi"/>
      <w:b/>
      <w:bCs/>
      <w:caps/>
      <w:szCs w:val="26"/>
    </w:rPr>
  </w:style>
  <w:style w:type="paragraph" w:styleId="Nagwek3">
    <w:name w:val="heading 3"/>
    <w:basedOn w:val="NormalnyIn"/>
    <w:next w:val="NormalnyIn"/>
    <w:link w:val="Nagwek3Znak"/>
    <w:uiPriority w:val="9"/>
    <w:unhideWhenUsed/>
    <w:qFormat/>
    <w:rsid w:val="00D04494"/>
    <w:pPr>
      <w:keepNext/>
      <w:keepLines/>
      <w:numPr>
        <w:ilvl w:val="2"/>
        <w:numId w:val="22"/>
      </w:numPr>
      <w:spacing w:before="240" w:after="0" w:line="480" w:lineRule="auto"/>
      <w:outlineLvl w:val="2"/>
    </w:pPr>
    <w:rPr>
      <w:rFonts w:eastAsiaTheme="majorEastAsia" w:cstheme="majorBidi"/>
      <w:b/>
      <w:bCs/>
    </w:rPr>
  </w:style>
  <w:style w:type="paragraph" w:styleId="Nagwek4">
    <w:name w:val="heading 4"/>
    <w:basedOn w:val="Nagwek3"/>
    <w:next w:val="NormalnyIn"/>
    <w:link w:val="Nagwek4Znak"/>
    <w:uiPriority w:val="9"/>
    <w:unhideWhenUsed/>
    <w:qFormat/>
    <w:rsid w:val="003F6E77"/>
    <w:pPr>
      <w:numPr>
        <w:ilvl w:val="3"/>
      </w:numPr>
      <w:spacing w:before="200" w:line="360" w:lineRule="auto"/>
      <w:contextualSpacing w:val="0"/>
      <w:outlineLvl w:val="3"/>
    </w:pPr>
    <w:rPr>
      <w:b w:val="0"/>
      <w:bCs w:val="0"/>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6D1A95"/>
    <w:pPr>
      <w:tabs>
        <w:tab w:val="center" w:pos="4536"/>
        <w:tab w:val="right" w:pos="9072"/>
      </w:tabs>
    </w:pPr>
  </w:style>
  <w:style w:type="character" w:customStyle="1" w:styleId="NagwekZnak">
    <w:name w:val="Nagłówek Znak"/>
    <w:basedOn w:val="Domylnaczcionkaakapitu"/>
    <w:link w:val="Nagwek"/>
    <w:uiPriority w:val="99"/>
    <w:semiHidden/>
    <w:rsid w:val="006D1A95"/>
  </w:style>
  <w:style w:type="paragraph" w:styleId="Stopka">
    <w:name w:val="footer"/>
    <w:basedOn w:val="Normalny"/>
    <w:link w:val="StopkaZnak"/>
    <w:uiPriority w:val="99"/>
    <w:unhideWhenUsed/>
    <w:rsid w:val="006D1A95"/>
    <w:pPr>
      <w:tabs>
        <w:tab w:val="center" w:pos="4536"/>
        <w:tab w:val="right" w:pos="9072"/>
      </w:tabs>
    </w:pPr>
  </w:style>
  <w:style w:type="character" w:customStyle="1" w:styleId="StopkaZnak">
    <w:name w:val="Stopka Znak"/>
    <w:basedOn w:val="Domylnaczcionkaakapitu"/>
    <w:link w:val="Stopka"/>
    <w:uiPriority w:val="99"/>
    <w:rsid w:val="006D1A95"/>
  </w:style>
  <w:style w:type="paragraph" w:styleId="Tekstpodstawowy">
    <w:name w:val="Body Text"/>
    <w:basedOn w:val="Normalny"/>
    <w:link w:val="TekstpodstawowyZnak"/>
    <w:semiHidden/>
    <w:rsid w:val="006D1A95"/>
    <w:rPr>
      <w:rFonts w:ascii="Arial" w:eastAsia="Times New Roman" w:hAnsi="Arial" w:cs="Arial"/>
      <w:sz w:val="24"/>
      <w:szCs w:val="24"/>
      <w:lang w:eastAsia="pl-PL"/>
    </w:rPr>
  </w:style>
  <w:style w:type="character" w:customStyle="1" w:styleId="TekstpodstawowyZnak">
    <w:name w:val="Tekst podstawowy Znak"/>
    <w:basedOn w:val="Domylnaczcionkaakapitu"/>
    <w:link w:val="Tekstpodstawowy"/>
    <w:semiHidden/>
    <w:rsid w:val="006D1A95"/>
    <w:rPr>
      <w:rFonts w:ascii="Arial" w:eastAsia="Times New Roman" w:hAnsi="Arial" w:cs="Arial"/>
      <w:sz w:val="24"/>
      <w:szCs w:val="24"/>
      <w:lang w:eastAsia="pl-PL"/>
    </w:rPr>
  </w:style>
  <w:style w:type="paragraph" w:customStyle="1" w:styleId="FigureNo">
    <w:name w:val="Figure_No"/>
    <w:basedOn w:val="Normalny"/>
    <w:next w:val="Normalny"/>
    <w:rsid w:val="006D1A95"/>
    <w:pPr>
      <w:keepNext/>
      <w:keepLines/>
      <w:tabs>
        <w:tab w:val="left" w:pos="794"/>
        <w:tab w:val="left" w:pos="1191"/>
        <w:tab w:val="left" w:pos="1588"/>
        <w:tab w:val="left" w:pos="1985"/>
      </w:tabs>
      <w:overflowPunct w:val="0"/>
      <w:autoSpaceDE w:val="0"/>
      <w:autoSpaceDN w:val="0"/>
      <w:adjustRightInd w:val="0"/>
      <w:spacing w:before="480" w:after="240"/>
      <w:jc w:val="center"/>
      <w:textAlignment w:val="baseline"/>
    </w:pPr>
    <w:rPr>
      <w:rFonts w:ascii="Times New Roman" w:eastAsia="Times New Roman" w:hAnsi="Times New Roman"/>
      <w:caps/>
      <w:sz w:val="24"/>
      <w:szCs w:val="20"/>
      <w:lang w:val="fr-FR"/>
    </w:rPr>
  </w:style>
  <w:style w:type="paragraph" w:styleId="Tekstdymka">
    <w:name w:val="Balloon Text"/>
    <w:basedOn w:val="Normalny"/>
    <w:link w:val="TekstdymkaZnak"/>
    <w:uiPriority w:val="99"/>
    <w:semiHidden/>
    <w:unhideWhenUsed/>
    <w:rsid w:val="00FC00C3"/>
    <w:rPr>
      <w:rFonts w:ascii="Tahoma" w:hAnsi="Tahoma" w:cs="Tahoma"/>
      <w:sz w:val="16"/>
      <w:szCs w:val="16"/>
    </w:rPr>
  </w:style>
  <w:style w:type="character" w:customStyle="1" w:styleId="TekstdymkaZnak">
    <w:name w:val="Tekst dymka Znak"/>
    <w:basedOn w:val="Domylnaczcionkaakapitu"/>
    <w:link w:val="Tekstdymka"/>
    <w:uiPriority w:val="99"/>
    <w:semiHidden/>
    <w:rsid w:val="00FC00C3"/>
    <w:rPr>
      <w:rFonts w:ascii="Tahoma" w:hAnsi="Tahoma" w:cs="Tahoma"/>
      <w:sz w:val="16"/>
      <w:szCs w:val="16"/>
    </w:rPr>
  </w:style>
  <w:style w:type="paragraph" w:styleId="Poprawka">
    <w:name w:val="Revision"/>
    <w:hidden/>
    <w:uiPriority w:val="99"/>
    <w:semiHidden/>
    <w:rsid w:val="00F04B69"/>
    <w:rPr>
      <w:sz w:val="22"/>
      <w:szCs w:val="22"/>
      <w:lang w:eastAsia="en-US"/>
    </w:rPr>
  </w:style>
  <w:style w:type="paragraph" w:customStyle="1" w:styleId="NormalnyIn">
    <w:name w:val="Normalny Inż"/>
    <w:link w:val="NormalnyInZnak"/>
    <w:qFormat/>
    <w:rsid w:val="004D133A"/>
    <w:pPr>
      <w:spacing w:before="120" w:after="120" w:line="360" w:lineRule="auto"/>
      <w:ind w:firstLine="562"/>
      <w:contextualSpacing/>
      <w:jc w:val="both"/>
      <w:outlineLvl w:val="0"/>
    </w:pPr>
    <w:rPr>
      <w:rFonts w:ascii="Times New Roman" w:eastAsia="Times New Roman" w:hAnsi="Times New Roman"/>
      <w:sz w:val="24"/>
      <w:szCs w:val="24"/>
    </w:rPr>
  </w:style>
  <w:style w:type="character" w:customStyle="1" w:styleId="NormalnyInZnak">
    <w:name w:val="Normalny Inż Znak"/>
    <w:basedOn w:val="Domylnaczcionkaakapitu"/>
    <w:link w:val="NormalnyIn"/>
    <w:rsid w:val="004D133A"/>
    <w:rPr>
      <w:rFonts w:ascii="Times New Roman" w:eastAsia="Times New Roman" w:hAnsi="Times New Roman"/>
      <w:sz w:val="24"/>
      <w:szCs w:val="24"/>
    </w:rPr>
  </w:style>
  <w:style w:type="character" w:customStyle="1" w:styleId="Nagwek1Znak">
    <w:name w:val="Nagłówek 1 Znak"/>
    <w:basedOn w:val="Domylnaczcionkaakapitu"/>
    <w:link w:val="Nagwek1"/>
    <w:uiPriority w:val="9"/>
    <w:rsid w:val="003D1A88"/>
    <w:rPr>
      <w:rFonts w:ascii="Times New Roman" w:eastAsiaTheme="majorEastAsia" w:hAnsi="Times New Roman" w:cstheme="majorBidi"/>
      <w:b/>
      <w:bCs/>
      <w:caps/>
      <w:sz w:val="32"/>
      <w:szCs w:val="28"/>
    </w:rPr>
  </w:style>
  <w:style w:type="character" w:customStyle="1" w:styleId="Nagwek2Znak">
    <w:name w:val="Nagłówek 2 Znak"/>
    <w:basedOn w:val="Domylnaczcionkaakapitu"/>
    <w:link w:val="Nagwek2"/>
    <w:uiPriority w:val="9"/>
    <w:rsid w:val="00CF2DA1"/>
    <w:rPr>
      <w:rFonts w:ascii="Times New Roman" w:eastAsiaTheme="majorEastAsia" w:hAnsi="Times New Roman" w:cstheme="majorBidi"/>
      <w:b/>
      <w:bCs/>
      <w:caps/>
      <w:sz w:val="24"/>
      <w:szCs w:val="26"/>
    </w:rPr>
  </w:style>
  <w:style w:type="character" w:customStyle="1" w:styleId="apple-style-span">
    <w:name w:val="apple-style-span"/>
    <w:basedOn w:val="Domylnaczcionkaakapitu"/>
    <w:rsid w:val="00C30DEC"/>
  </w:style>
  <w:style w:type="paragraph" w:styleId="Akapitzlist">
    <w:name w:val="List Paragraph"/>
    <w:basedOn w:val="Normalny"/>
    <w:uiPriority w:val="34"/>
    <w:qFormat/>
    <w:rsid w:val="0004443A"/>
    <w:pPr>
      <w:ind w:left="720"/>
      <w:contextualSpacing/>
    </w:pPr>
  </w:style>
  <w:style w:type="character" w:customStyle="1" w:styleId="Nagwek3Znak">
    <w:name w:val="Nagłówek 3 Znak"/>
    <w:basedOn w:val="Domylnaczcionkaakapitu"/>
    <w:link w:val="Nagwek3"/>
    <w:uiPriority w:val="9"/>
    <w:rsid w:val="00D04494"/>
    <w:rPr>
      <w:rFonts w:ascii="Times New Roman" w:eastAsiaTheme="majorEastAsia" w:hAnsi="Times New Roman" w:cstheme="majorBidi"/>
      <w:b/>
      <w:bCs/>
      <w:sz w:val="24"/>
      <w:szCs w:val="24"/>
    </w:rPr>
  </w:style>
  <w:style w:type="character" w:customStyle="1" w:styleId="apple-converted-space">
    <w:name w:val="apple-converted-space"/>
    <w:basedOn w:val="Domylnaczcionkaakapitu"/>
    <w:rsid w:val="004C1F59"/>
  </w:style>
  <w:style w:type="character" w:styleId="Hipercze">
    <w:name w:val="Hyperlink"/>
    <w:basedOn w:val="Domylnaczcionkaakapitu"/>
    <w:uiPriority w:val="99"/>
    <w:unhideWhenUsed/>
    <w:rsid w:val="004C1F59"/>
    <w:rPr>
      <w:color w:val="0000FF"/>
      <w:u w:val="single"/>
    </w:rPr>
  </w:style>
  <w:style w:type="paragraph" w:styleId="NormalnyWeb">
    <w:name w:val="Normal (Web)"/>
    <w:basedOn w:val="Normalny"/>
    <w:uiPriority w:val="99"/>
    <w:unhideWhenUsed/>
    <w:rsid w:val="002B45BF"/>
    <w:pPr>
      <w:spacing w:before="100" w:beforeAutospacing="1" w:after="100" w:afterAutospacing="1"/>
      <w:jc w:val="left"/>
    </w:pPr>
    <w:rPr>
      <w:rFonts w:ascii="Times New Roman" w:eastAsia="Times New Roman" w:hAnsi="Times New Roman"/>
      <w:sz w:val="24"/>
      <w:szCs w:val="24"/>
      <w:lang w:val="en-US"/>
    </w:rPr>
  </w:style>
  <w:style w:type="character" w:customStyle="1" w:styleId="nobr">
    <w:name w:val="nobr"/>
    <w:basedOn w:val="Domylnaczcionkaakapitu"/>
    <w:rsid w:val="002B45BF"/>
  </w:style>
  <w:style w:type="character" w:styleId="HTML-kod">
    <w:name w:val="HTML Code"/>
    <w:basedOn w:val="Domylnaczcionkaakapitu"/>
    <w:uiPriority w:val="99"/>
    <w:semiHidden/>
    <w:unhideWhenUsed/>
    <w:rsid w:val="00D07A1D"/>
    <w:rPr>
      <w:rFonts w:ascii="Courier New" w:eastAsia="Times New Roman" w:hAnsi="Courier New" w:cs="Courier New"/>
      <w:sz w:val="20"/>
      <w:szCs w:val="20"/>
    </w:rPr>
  </w:style>
  <w:style w:type="table" w:styleId="Tabela-Siatka">
    <w:name w:val="Table Grid"/>
    <w:basedOn w:val="Standardowy"/>
    <w:uiPriority w:val="59"/>
    <w:rsid w:val="009A79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Jasnecieniowanie1">
    <w:name w:val="Jasne cieniowanie1"/>
    <w:basedOn w:val="Standardowy"/>
    <w:uiPriority w:val="60"/>
    <w:rsid w:val="009A79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Jasnalista1">
    <w:name w:val="Jasna lista1"/>
    <w:basedOn w:val="Standardowy"/>
    <w:uiPriority w:val="61"/>
    <w:rsid w:val="009A79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Jasnalistaakcent11">
    <w:name w:val="Jasna lista — akcent 11"/>
    <w:basedOn w:val="Standardowy"/>
    <w:uiPriority w:val="61"/>
    <w:rsid w:val="009A798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ezodstpw">
    <w:name w:val="No Spacing"/>
    <w:uiPriority w:val="1"/>
    <w:qFormat/>
    <w:rsid w:val="000F366F"/>
    <w:pPr>
      <w:jc w:val="both"/>
    </w:pPr>
    <w:rPr>
      <w:sz w:val="22"/>
      <w:szCs w:val="22"/>
      <w:lang w:eastAsia="en-US"/>
    </w:rPr>
  </w:style>
  <w:style w:type="paragraph" w:styleId="Nagwekspisutreci">
    <w:name w:val="TOC Heading"/>
    <w:basedOn w:val="Nagwek1"/>
    <w:next w:val="Normalny"/>
    <w:uiPriority w:val="39"/>
    <w:semiHidden/>
    <w:unhideWhenUsed/>
    <w:qFormat/>
    <w:rsid w:val="00BA5189"/>
    <w:pPr>
      <w:numPr>
        <w:numId w:val="0"/>
      </w:numPr>
      <w:spacing w:before="480" w:after="0" w:line="276" w:lineRule="auto"/>
      <w:jc w:val="left"/>
      <w:outlineLvl w:val="9"/>
    </w:pPr>
    <w:rPr>
      <w:rFonts w:asciiTheme="majorHAnsi" w:hAnsiTheme="majorHAnsi"/>
      <w:caps w:val="0"/>
      <w:color w:val="365F91" w:themeColor="accent1" w:themeShade="BF"/>
      <w:sz w:val="28"/>
      <w:lang w:eastAsia="en-US"/>
    </w:rPr>
  </w:style>
  <w:style w:type="paragraph" w:styleId="Spistreci2">
    <w:name w:val="toc 2"/>
    <w:basedOn w:val="Normalny"/>
    <w:next w:val="Normalny"/>
    <w:autoRedefine/>
    <w:uiPriority w:val="39"/>
    <w:unhideWhenUsed/>
    <w:qFormat/>
    <w:rsid w:val="00BA5189"/>
    <w:pPr>
      <w:spacing w:after="100" w:line="276" w:lineRule="auto"/>
      <w:ind w:left="220"/>
      <w:jc w:val="left"/>
    </w:pPr>
    <w:rPr>
      <w:rFonts w:asciiTheme="minorHAnsi" w:eastAsiaTheme="minorEastAsia" w:hAnsiTheme="minorHAnsi" w:cstheme="minorBidi"/>
    </w:rPr>
  </w:style>
  <w:style w:type="paragraph" w:styleId="Spistreci1">
    <w:name w:val="toc 1"/>
    <w:basedOn w:val="Normalny"/>
    <w:next w:val="Normalny"/>
    <w:autoRedefine/>
    <w:uiPriority w:val="39"/>
    <w:unhideWhenUsed/>
    <w:qFormat/>
    <w:rsid w:val="00BA5189"/>
    <w:pPr>
      <w:spacing w:after="100" w:line="276" w:lineRule="auto"/>
      <w:jc w:val="left"/>
    </w:pPr>
    <w:rPr>
      <w:rFonts w:asciiTheme="minorHAnsi" w:eastAsiaTheme="minorEastAsia" w:hAnsiTheme="minorHAnsi" w:cstheme="minorBidi"/>
    </w:rPr>
  </w:style>
  <w:style w:type="paragraph" w:styleId="Spistreci3">
    <w:name w:val="toc 3"/>
    <w:basedOn w:val="Normalny"/>
    <w:next w:val="Normalny"/>
    <w:autoRedefine/>
    <w:uiPriority w:val="39"/>
    <w:unhideWhenUsed/>
    <w:qFormat/>
    <w:rsid w:val="00BA5189"/>
    <w:pPr>
      <w:spacing w:after="100" w:line="276" w:lineRule="auto"/>
      <w:ind w:left="440"/>
      <w:jc w:val="left"/>
    </w:pPr>
    <w:rPr>
      <w:rFonts w:asciiTheme="minorHAnsi" w:eastAsiaTheme="minorEastAsia" w:hAnsiTheme="minorHAnsi" w:cstheme="minorBidi"/>
    </w:rPr>
  </w:style>
  <w:style w:type="paragraph" w:styleId="Spistreci4">
    <w:name w:val="toc 4"/>
    <w:basedOn w:val="Normalny"/>
    <w:next w:val="Normalny"/>
    <w:autoRedefine/>
    <w:uiPriority w:val="39"/>
    <w:unhideWhenUsed/>
    <w:rsid w:val="00BA5189"/>
    <w:pPr>
      <w:spacing w:after="100" w:line="276" w:lineRule="auto"/>
      <w:ind w:left="660"/>
      <w:jc w:val="left"/>
    </w:pPr>
    <w:rPr>
      <w:rFonts w:asciiTheme="minorHAnsi" w:eastAsiaTheme="minorEastAsia" w:hAnsiTheme="minorHAnsi" w:cstheme="minorBidi"/>
      <w:lang w:eastAsia="pl-PL"/>
    </w:rPr>
  </w:style>
  <w:style w:type="paragraph" w:styleId="Spistreci5">
    <w:name w:val="toc 5"/>
    <w:basedOn w:val="Normalny"/>
    <w:next w:val="Normalny"/>
    <w:autoRedefine/>
    <w:uiPriority w:val="39"/>
    <w:unhideWhenUsed/>
    <w:rsid w:val="00BA5189"/>
    <w:pPr>
      <w:spacing w:after="100" w:line="276" w:lineRule="auto"/>
      <w:ind w:left="880"/>
      <w:jc w:val="left"/>
    </w:pPr>
    <w:rPr>
      <w:rFonts w:asciiTheme="minorHAnsi" w:eastAsiaTheme="minorEastAsia" w:hAnsiTheme="minorHAnsi" w:cstheme="minorBidi"/>
      <w:lang w:eastAsia="pl-PL"/>
    </w:rPr>
  </w:style>
  <w:style w:type="paragraph" w:styleId="Spistreci6">
    <w:name w:val="toc 6"/>
    <w:basedOn w:val="Normalny"/>
    <w:next w:val="Normalny"/>
    <w:autoRedefine/>
    <w:uiPriority w:val="39"/>
    <w:unhideWhenUsed/>
    <w:rsid w:val="00BA5189"/>
    <w:pPr>
      <w:spacing w:after="100" w:line="276" w:lineRule="auto"/>
      <w:ind w:left="1100"/>
      <w:jc w:val="left"/>
    </w:pPr>
    <w:rPr>
      <w:rFonts w:asciiTheme="minorHAnsi" w:eastAsiaTheme="minorEastAsia" w:hAnsiTheme="minorHAnsi" w:cstheme="minorBidi"/>
      <w:lang w:eastAsia="pl-PL"/>
    </w:rPr>
  </w:style>
  <w:style w:type="paragraph" w:styleId="Spistreci7">
    <w:name w:val="toc 7"/>
    <w:basedOn w:val="Normalny"/>
    <w:next w:val="Normalny"/>
    <w:autoRedefine/>
    <w:uiPriority w:val="39"/>
    <w:unhideWhenUsed/>
    <w:rsid w:val="00BA5189"/>
    <w:pPr>
      <w:spacing w:after="100" w:line="276" w:lineRule="auto"/>
      <w:ind w:left="1320"/>
      <w:jc w:val="left"/>
    </w:pPr>
    <w:rPr>
      <w:rFonts w:asciiTheme="minorHAnsi" w:eastAsiaTheme="minorEastAsia" w:hAnsiTheme="minorHAnsi" w:cstheme="minorBidi"/>
      <w:lang w:eastAsia="pl-PL"/>
    </w:rPr>
  </w:style>
  <w:style w:type="paragraph" w:styleId="Spistreci8">
    <w:name w:val="toc 8"/>
    <w:basedOn w:val="Normalny"/>
    <w:next w:val="Normalny"/>
    <w:autoRedefine/>
    <w:uiPriority w:val="39"/>
    <w:unhideWhenUsed/>
    <w:rsid w:val="00BA5189"/>
    <w:pPr>
      <w:spacing w:after="100" w:line="276" w:lineRule="auto"/>
      <w:ind w:left="1540"/>
      <w:jc w:val="left"/>
    </w:pPr>
    <w:rPr>
      <w:rFonts w:asciiTheme="minorHAnsi" w:eastAsiaTheme="minorEastAsia" w:hAnsiTheme="minorHAnsi" w:cstheme="minorBidi"/>
      <w:lang w:eastAsia="pl-PL"/>
    </w:rPr>
  </w:style>
  <w:style w:type="paragraph" w:styleId="Spistreci9">
    <w:name w:val="toc 9"/>
    <w:basedOn w:val="Normalny"/>
    <w:next w:val="Normalny"/>
    <w:autoRedefine/>
    <w:uiPriority w:val="39"/>
    <w:unhideWhenUsed/>
    <w:rsid w:val="00BA5189"/>
    <w:pPr>
      <w:spacing w:after="100" w:line="276" w:lineRule="auto"/>
      <w:ind w:left="1760"/>
      <w:jc w:val="left"/>
    </w:pPr>
    <w:rPr>
      <w:rFonts w:asciiTheme="minorHAnsi" w:eastAsiaTheme="minorEastAsia" w:hAnsiTheme="minorHAnsi" w:cstheme="minorBidi"/>
      <w:lang w:eastAsia="pl-PL"/>
    </w:rPr>
  </w:style>
  <w:style w:type="character" w:styleId="Pogrubienie">
    <w:name w:val="Strong"/>
    <w:basedOn w:val="Domylnaczcionkaakapitu"/>
    <w:uiPriority w:val="22"/>
    <w:qFormat/>
    <w:rsid w:val="00BA5189"/>
    <w:rPr>
      <w:b/>
      <w:bCs/>
    </w:rPr>
  </w:style>
  <w:style w:type="character" w:styleId="Odwoaniedokomentarza">
    <w:name w:val="annotation reference"/>
    <w:basedOn w:val="Domylnaczcionkaakapitu"/>
    <w:uiPriority w:val="99"/>
    <w:semiHidden/>
    <w:unhideWhenUsed/>
    <w:rsid w:val="0027176B"/>
    <w:rPr>
      <w:sz w:val="16"/>
      <w:szCs w:val="16"/>
    </w:rPr>
  </w:style>
  <w:style w:type="paragraph" w:styleId="Tekstkomentarza">
    <w:name w:val="annotation text"/>
    <w:basedOn w:val="Normalny"/>
    <w:link w:val="TekstkomentarzaZnak"/>
    <w:uiPriority w:val="99"/>
    <w:semiHidden/>
    <w:unhideWhenUsed/>
    <w:rsid w:val="0027176B"/>
    <w:rPr>
      <w:sz w:val="20"/>
      <w:szCs w:val="20"/>
    </w:rPr>
  </w:style>
  <w:style w:type="character" w:customStyle="1" w:styleId="TekstkomentarzaZnak">
    <w:name w:val="Tekst komentarza Znak"/>
    <w:basedOn w:val="Domylnaczcionkaakapitu"/>
    <w:link w:val="Tekstkomentarza"/>
    <w:uiPriority w:val="99"/>
    <w:semiHidden/>
    <w:rsid w:val="0027176B"/>
    <w:rPr>
      <w:lang w:eastAsia="en-US"/>
    </w:rPr>
  </w:style>
  <w:style w:type="paragraph" w:styleId="Tematkomentarza">
    <w:name w:val="annotation subject"/>
    <w:basedOn w:val="Tekstkomentarza"/>
    <w:next w:val="Tekstkomentarza"/>
    <w:link w:val="TematkomentarzaZnak"/>
    <w:uiPriority w:val="99"/>
    <w:semiHidden/>
    <w:unhideWhenUsed/>
    <w:rsid w:val="0027176B"/>
    <w:rPr>
      <w:b/>
      <w:bCs/>
    </w:rPr>
  </w:style>
  <w:style w:type="character" w:customStyle="1" w:styleId="TematkomentarzaZnak">
    <w:name w:val="Temat komentarza Znak"/>
    <w:basedOn w:val="TekstkomentarzaZnak"/>
    <w:link w:val="Tematkomentarza"/>
    <w:uiPriority w:val="99"/>
    <w:semiHidden/>
    <w:rsid w:val="0027176B"/>
    <w:rPr>
      <w:b/>
      <w:bCs/>
    </w:rPr>
  </w:style>
  <w:style w:type="paragraph" w:styleId="Tekstprzypisukocowego">
    <w:name w:val="endnote text"/>
    <w:basedOn w:val="Normalny"/>
    <w:link w:val="TekstprzypisukocowegoZnak"/>
    <w:uiPriority w:val="99"/>
    <w:semiHidden/>
    <w:unhideWhenUsed/>
    <w:rsid w:val="00E83E2E"/>
    <w:rPr>
      <w:sz w:val="20"/>
      <w:szCs w:val="20"/>
    </w:rPr>
  </w:style>
  <w:style w:type="character" w:customStyle="1" w:styleId="TekstprzypisukocowegoZnak">
    <w:name w:val="Tekst przypisu końcowego Znak"/>
    <w:basedOn w:val="Domylnaczcionkaakapitu"/>
    <w:link w:val="Tekstprzypisukocowego"/>
    <w:uiPriority w:val="99"/>
    <w:semiHidden/>
    <w:rsid w:val="00E83E2E"/>
    <w:rPr>
      <w:lang w:eastAsia="en-US"/>
    </w:rPr>
  </w:style>
  <w:style w:type="character" w:styleId="Odwoanieprzypisukocowego">
    <w:name w:val="endnote reference"/>
    <w:basedOn w:val="Domylnaczcionkaakapitu"/>
    <w:uiPriority w:val="99"/>
    <w:semiHidden/>
    <w:unhideWhenUsed/>
    <w:rsid w:val="00E83E2E"/>
    <w:rPr>
      <w:vertAlign w:val="superscript"/>
    </w:rPr>
  </w:style>
  <w:style w:type="paragraph" w:styleId="Bibliografia">
    <w:name w:val="Bibliography"/>
    <w:basedOn w:val="Normalny"/>
    <w:next w:val="Normalny"/>
    <w:uiPriority w:val="37"/>
    <w:unhideWhenUsed/>
    <w:rsid w:val="00EC5168"/>
  </w:style>
  <w:style w:type="paragraph" w:styleId="Legenda">
    <w:name w:val="caption"/>
    <w:basedOn w:val="NormalnyIn"/>
    <w:next w:val="Normalny"/>
    <w:uiPriority w:val="35"/>
    <w:unhideWhenUsed/>
    <w:qFormat/>
    <w:rsid w:val="002A3F32"/>
    <w:pPr>
      <w:spacing w:before="0" w:after="0" w:line="240" w:lineRule="auto"/>
      <w:ind w:firstLine="0"/>
      <w:jc w:val="center"/>
    </w:pPr>
    <w:rPr>
      <w:bCs/>
      <w:sz w:val="20"/>
      <w:szCs w:val="18"/>
    </w:rPr>
  </w:style>
  <w:style w:type="paragraph" w:customStyle="1" w:styleId="TableContents">
    <w:name w:val="Table Contents"/>
    <w:basedOn w:val="Normalny"/>
    <w:uiPriority w:val="99"/>
    <w:rsid w:val="00D15F0F"/>
    <w:pPr>
      <w:widowControl w:val="0"/>
      <w:autoSpaceDN w:val="0"/>
      <w:adjustRightInd w:val="0"/>
      <w:jc w:val="left"/>
    </w:pPr>
    <w:rPr>
      <w:rFonts w:ascii="Nimbus Roman No9 L" w:eastAsia="Times New Roman" w:hAnsi="Nimbus Roman No9 L" w:cs="Lucidasans"/>
      <w:sz w:val="24"/>
      <w:szCs w:val="24"/>
      <w:lang w:eastAsia="pl-PL"/>
    </w:rPr>
  </w:style>
  <w:style w:type="character" w:customStyle="1" w:styleId="Nagwek4Znak">
    <w:name w:val="Nagłówek 4 Znak"/>
    <w:basedOn w:val="Domylnaczcionkaakapitu"/>
    <w:link w:val="Nagwek4"/>
    <w:uiPriority w:val="9"/>
    <w:rsid w:val="003F6E77"/>
    <w:rPr>
      <w:rFonts w:ascii="Times New Roman" w:eastAsiaTheme="majorEastAsia" w:hAnsi="Times New Roman" w:cstheme="majorBidi"/>
      <w:iCs/>
      <w:sz w:val="24"/>
      <w:szCs w:val="24"/>
    </w:rPr>
  </w:style>
  <w:style w:type="table" w:customStyle="1" w:styleId="Jasnalistaakcent12">
    <w:name w:val="Jasna lista — akcent 12"/>
    <w:basedOn w:val="Standardowy"/>
    <w:uiPriority w:val="61"/>
    <w:rsid w:val="00CF25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ytat">
    <w:name w:val="Quote"/>
    <w:next w:val="NormalnyIn"/>
    <w:link w:val="CytatZnak"/>
    <w:uiPriority w:val="29"/>
    <w:qFormat/>
    <w:rsid w:val="00952D5D"/>
    <w:rPr>
      <w:rFonts w:ascii="Courier New" w:hAnsi="Courier New"/>
      <w:iCs/>
      <w:color w:val="000000" w:themeColor="text1"/>
      <w:szCs w:val="22"/>
      <w:lang w:eastAsia="en-US"/>
    </w:rPr>
  </w:style>
  <w:style w:type="character" w:customStyle="1" w:styleId="CytatZnak">
    <w:name w:val="Cytat Znak"/>
    <w:basedOn w:val="Domylnaczcionkaakapitu"/>
    <w:link w:val="Cytat"/>
    <w:uiPriority w:val="29"/>
    <w:rsid w:val="00952D5D"/>
    <w:rPr>
      <w:rFonts w:ascii="Courier New" w:hAnsi="Courier New"/>
      <w:iCs/>
      <w:color w:val="000000" w:themeColor="text1"/>
      <w:szCs w:val="22"/>
      <w:lang w:eastAsia="en-US"/>
    </w:rPr>
  </w:style>
  <w:style w:type="paragraph" w:styleId="Tekstprzypisudolnego">
    <w:name w:val="footnote text"/>
    <w:basedOn w:val="Normalny"/>
    <w:link w:val="TekstprzypisudolnegoZnak"/>
    <w:uiPriority w:val="99"/>
    <w:semiHidden/>
    <w:unhideWhenUsed/>
    <w:rsid w:val="00766C80"/>
    <w:rPr>
      <w:sz w:val="20"/>
      <w:szCs w:val="20"/>
    </w:rPr>
  </w:style>
  <w:style w:type="character" w:customStyle="1" w:styleId="TekstprzypisudolnegoZnak">
    <w:name w:val="Tekst przypisu dolnego Znak"/>
    <w:basedOn w:val="Domylnaczcionkaakapitu"/>
    <w:link w:val="Tekstprzypisudolnego"/>
    <w:uiPriority w:val="99"/>
    <w:semiHidden/>
    <w:rsid w:val="00766C80"/>
    <w:rPr>
      <w:lang w:eastAsia="en-US"/>
    </w:rPr>
  </w:style>
  <w:style w:type="character" w:styleId="Odwoanieprzypisudolnego">
    <w:name w:val="footnote reference"/>
    <w:basedOn w:val="Domylnaczcionkaakapitu"/>
    <w:uiPriority w:val="99"/>
    <w:semiHidden/>
    <w:unhideWhenUsed/>
    <w:rsid w:val="00766C80"/>
    <w:rPr>
      <w:vertAlign w:val="superscript"/>
    </w:rPr>
  </w:style>
</w:styles>
</file>

<file path=word/webSettings.xml><?xml version="1.0" encoding="utf-8"?>
<w:webSettings xmlns:r="http://schemas.openxmlformats.org/officeDocument/2006/relationships" xmlns:w="http://schemas.openxmlformats.org/wordprocessingml/2006/main">
  <w:divs>
    <w:div w:id="216817010">
      <w:bodyDiv w:val="1"/>
      <w:marLeft w:val="0"/>
      <w:marRight w:val="0"/>
      <w:marTop w:val="0"/>
      <w:marBottom w:val="0"/>
      <w:divBdr>
        <w:top w:val="none" w:sz="0" w:space="0" w:color="auto"/>
        <w:left w:val="none" w:sz="0" w:space="0" w:color="auto"/>
        <w:bottom w:val="none" w:sz="0" w:space="0" w:color="auto"/>
        <w:right w:val="none" w:sz="0" w:space="0" w:color="auto"/>
      </w:divBdr>
    </w:div>
    <w:div w:id="992441431">
      <w:bodyDiv w:val="1"/>
      <w:marLeft w:val="0"/>
      <w:marRight w:val="0"/>
      <w:marTop w:val="0"/>
      <w:marBottom w:val="0"/>
      <w:divBdr>
        <w:top w:val="none" w:sz="0" w:space="0" w:color="auto"/>
        <w:left w:val="none" w:sz="0" w:space="0" w:color="auto"/>
        <w:bottom w:val="none" w:sz="0" w:space="0" w:color="auto"/>
        <w:right w:val="none" w:sz="0" w:space="0" w:color="auto"/>
      </w:divBdr>
    </w:div>
    <w:div w:id="1130518390">
      <w:bodyDiv w:val="1"/>
      <w:marLeft w:val="0"/>
      <w:marRight w:val="0"/>
      <w:marTop w:val="0"/>
      <w:marBottom w:val="0"/>
      <w:divBdr>
        <w:top w:val="none" w:sz="0" w:space="0" w:color="auto"/>
        <w:left w:val="none" w:sz="0" w:space="0" w:color="auto"/>
        <w:bottom w:val="none" w:sz="0" w:space="0" w:color="auto"/>
        <w:right w:val="none" w:sz="0" w:space="0" w:color="auto"/>
      </w:divBdr>
    </w:div>
    <w:div w:id="1333990820">
      <w:bodyDiv w:val="1"/>
      <w:marLeft w:val="0"/>
      <w:marRight w:val="0"/>
      <w:marTop w:val="0"/>
      <w:marBottom w:val="0"/>
      <w:divBdr>
        <w:top w:val="none" w:sz="0" w:space="0" w:color="auto"/>
        <w:left w:val="none" w:sz="0" w:space="0" w:color="auto"/>
        <w:bottom w:val="none" w:sz="0" w:space="0" w:color="auto"/>
        <w:right w:val="none" w:sz="0" w:space="0" w:color="auto"/>
      </w:divBdr>
    </w:div>
    <w:div w:id="1466242352">
      <w:bodyDiv w:val="1"/>
      <w:marLeft w:val="0"/>
      <w:marRight w:val="0"/>
      <w:marTop w:val="0"/>
      <w:marBottom w:val="0"/>
      <w:divBdr>
        <w:top w:val="none" w:sz="0" w:space="0" w:color="auto"/>
        <w:left w:val="none" w:sz="0" w:space="0" w:color="auto"/>
        <w:bottom w:val="none" w:sz="0" w:space="0" w:color="auto"/>
        <w:right w:val="none" w:sz="0" w:space="0" w:color="auto"/>
      </w:divBdr>
    </w:div>
    <w:div w:id="1717241495">
      <w:bodyDiv w:val="1"/>
      <w:marLeft w:val="0"/>
      <w:marRight w:val="0"/>
      <w:marTop w:val="0"/>
      <w:marBottom w:val="0"/>
      <w:divBdr>
        <w:top w:val="none" w:sz="0" w:space="0" w:color="auto"/>
        <w:left w:val="none" w:sz="0" w:space="0" w:color="auto"/>
        <w:bottom w:val="none" w:sz="0" w:space="0" w:color="auto"/>
        <w:right w:val="none" w:sz="0" w:space="0" w:color="auto"/>
      </w:divBdr>
    </w:div>
    <w:div w:id="1767922698">
      <w:bodyDiv w:val="1"/>
      <w:marLeft w:val="0"/>
      <w:marRight w:val="0"/>
      <w:marTop w:val="0"/>
      <w:marBottom w:val="0"/>
      <w:divBdr>
        <w:top w:val="none" w:sz="0" w:space="0" w:color="auto"/>
        <w:left w:val="none" w:sz="0" w:space="0" w:color="auto"/>
        <w:bottom w:val="none" w:sz="0" w:space="0" w:color="auto"/>
        <w:right w:val="none" w:sz="0" w:space="0" w:color="auto"/>
      </w:divBdr>
    </w:div>
    <w:div w:id="200195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gif"/><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Has10</b:Tag>
    <b:SourceType>Book</b:SourceType>
    <b:Guid>{58B1DE9F-B453-402E-AD9D-F983CF34FCF1}</b:Guid>
    <b:LCID>0</b:LCID>
    <b:Author>
      <b:Author>
        <b:NameList>
          <b:Person>
            <b:Last>Hashimi</b:Last>
            <b:First>Sayed</b:First>
          </b:Person>
          <b:Person>
            <b:Last>Komatineni</b:Last>
            <b:First>Satya</b:First>
          </b:Person>
          <b:Person>
            <b:Last>MacLean</b:Last>
            <b:First>Dave</b:First>
          </b:Person>
        </b:NameList>
      </b:Author>
      <b:Translator>
        <b:NameList>
          <b:Person>
            <b:Last>Sawka</b:Last>
            <b:First>Krzysztof</b:First>
          </b:Person>
        </b:NameList>
      </b:Translator>
    </b:Author>
    <b:Title>Android 2 Tworzenie aplikacji</b:Title>
    <b:Year>2010</b:Year>
    <b:City>Gliwice</b:City>
    <b:Publisher>Helion</b:Publisher>
    <b:RefOrder>8</b:RefOrder>
  </b:Source>
  <b:Source>
    <b:Tag>Med11</b:Tag>
    <b:SourceType>Book</b:SourceType>
    <b:Guid>{EF75837C-2F73-45B3-ACD6-43028A3BD649}</b:Guid>
    <b:LCID>0</b:LCID>
    <b:Author>
      <b:Author>
        <b:NameList>
          <b:Person>
            <b:Last>Mednieks</b:Last>
            <b:First>Zigurd</b:First>
          </b:Person>
          <b:Person>
            <b:Last>Dirnin</b:Last>
            <b:First>Laird</b:First>
          </b:Person>
          <b:Person>
            <b:Last>Meike</b:Last>
            <b:First>Blake</b:First>
          </b:Person>
          <b:Person>
            <b:Last>Nakamura</b:Last>
            <b:First>Masumi</b:First>
          </b:Person>
        </b:NameList>
      </b:Author>
    </b:Author>
    <b:Title>Programming Android</b:Title>
    <b:Year>2011</b:Year>
    <b:Publisher>O'Reilly Media</b:Publisher>
    <b:Pages>21-26, 142-154, 396-404</b:Pages>
    <b:City>Sebastopol</b:City>
    <b:RefOrder>9</b:RefOrder>
  </b:Source>
  <b:Source>
    <b:Tag>Inn06</b:Tag>
    <b:SourceType>ConferenceProceedings</b:SourceType>
    <b:Guid>{3B05DC90-36D6-4DD2-B821-A63E5ECD710C}</b:Guid>
    <b:LCID>0</b:LCID>
    <b:Author>
      <b:Author>
        <b:Corporate>Innovision Research &amp; Technology plc</b:Corporate>
      </b:Author>
    </b:Author>
    <b:Title>Near Field Communication in the real world – part II</b:Title>
    <b:Year>2006</b:Year>
    <b:City>Cirencester</b:City>
    <b:Publisher>Innovision Research &amp; Technology plc</b:Publisher>
    <b:RefOrder>4</b:RefOrder>
  </b:Source>
  <b:Source>
    <b:Tag>Gar11</b:Tag>
    <b:SourceType>Report</b:SourceType>
    <b:Guid>{BD71ABD6-7849-4964-85F2-2CE5F982101A}</b:Guid>
    <b:LCID>0</b:LCID>
    <b:Author>
      <b:Author>
        <b:Corporate>Gartner</b:Corporate>
      </b:Author>
    </b:Author>
    <b:Title>Worldwide Smartphone Sales to End Users by Operating System in 2Q11</b:Title>
    <b:Year>2011</b:Year>
    <b:City>Stamford</b:City>
    <b:Publisher>Gartner</b:Publisher>
    <b:RefOrder>7</b:RefOrder>
  </b:Source>
  <b:Source>
    <b:Tag>NXP10</b:Tag>
    <b:SourceType>Misc</b:SourceType>
    <b:Guid>{283C91CB-55D8-4931-9E4B-CE157C8E5A9B}</b:Guid>
    <b:LCID>0</b:LCID>
    <b:Author>
      <b:Author>
        <b:Corporate>NXP Semiconductors</b:Corporate>
      </b:Author>
    </b:Author>
    <b:Title>MF0ICU1</b:Title>
    <b:Year>2010</b:Year>
    <b:Publisher>NXP Semiconductors</b:Publisher>
    <b:City>Gratkorn</b:City>
    <b:PublicationTitle>MIFARE Ultralight contactless single-trip ticket IC</b:PublicationTitle>
    <b:RefOrder>6</b:RefOrder>
  </b:Source>
  <b:Source>
    <b:Tag>NFC11</b:Tag>
    <b:SourceType>Misc</b:SourceType>
    <b:Guid>{0E238F3E-5A68-40B8-B27F-AA4C1CBFDF30}</b:Guid>
    <b:LCID>0</b:LCID>
    <b:Author>
      <b:Author>
        <b:Corporate>NFC Forum</b:Corporate>
      </b:Author>
    </b:Author>
    <b:Title>T2TOP 1.1</b:Title>
    <b:PublicationTitle>Type 2 Tag Operation Specification</b:PublicationTitle>
    <b:Year>2011</b:Year>
    <b:City>Wakefield</b:City>
    <b:Publisher>NFC Forum</b:Publisher>
    <b:Pages>3-6</b:Pages>
    <b:RefOrder>20</b:RefOrder>
  </b:Source>
  <b:Source>
    <b:Tag>Col11</b:Tag>
    <b:SourceType>Book</b:SourceType>
    <b:Guid>{13F6C6AD-9B6E-47F7-BA5F-43A46EFEC54E}</b:Guid>
    <b:LCID>0</b:LCID>
    <b:Author>
      <b:Author>
        <b:NameList>
          <b:Person>
            <b:Last>Collins-Sussman</b:Last>
            <b:First>Ben</b:First>
          </b:Person>
          <b:Person>
            <b:Last>W. Fitzpatrick</b:Last>
            <b:First>Brian</b:First>
          </b:Person>
          <b:Person>
            <b:Last>Pilato</b:Last>
            <b:First>C.</b:First>
            <b:Middle>Michael</b:Middle>
          </b:Person>
        </b:NameList>
      </b:Author>
    </b:Author>
    <b:Title>Version Control with Subversion</b:Title>
    <b:Year>2011</b:Year>
    <b:City>Sebastopol CA</b:City>
    <b:Publisher>O'Reilly Media</b:Publisher>
    <b:RefOrder>17</b:RefOrder>
  </b:Source>
  <b:Source>
    <b:Tag>Cro06</b:Tag>
    <b:SourceType>Misc</b:SourceType>
    <b:Guid>{654B2510-882D-410E-BC31-215006A9B8F3}</b:Guid>
    <b:LCID>0</b:LCID>
    <b:Author>
      <b:Author>
        <b:NameList>
          <b:Person>
            <b:Last>Crockford</b:Last>
            <b:First>Douglas</b:First>
          </b:Person>
        </b:NameList>
      </b:Author>
    </b:Author>
    <b:Title>RFC 4627</b:Title>
    <b:Year>2006</b:Year>
    <b:Publisher>Network Working Group</b:Publisher>
    <b:PublicationTitle>The application/json Media Type for JavaScript Object Notation</b:PublicationTitle>
    <b:RefOrder>15</b:RefOrder>
  </b:Source>
  <b:Source>
    <b:Tag>Str11</b:Tag>
    <b:SourceType>InternetSite</b:SourceType>
    <b:Guid>{8EA91F66-7B0F-4C02-95C8-B4CB6BCD3F07}</b:Guid>
    <b:LCID>0</b:LCID>
    <b:Author>
      <b:Author>
        <b:Corporate>StrongLink</b:Corporate>
      </b:Author>
    </b:Author>
    <b:Title>RFID Label SLB01</b:Title>
    <b:InternetSiteTitle>StrongLink</b:InternetSiteTitle>
    <b:Year>2011</b:Year>
    <b:Month>Sierpień</b:Month>
    <b:YearAccessed>2011</b:YearAccessed>
    <b:MonthAccessed>08</b:MonthAccessed>
    <b:DayAccessed>28</b:DayAccessed>
    <b:URL>http://www.stronglink.cn/english/slb01.htm</b:URL>
    <b:RefOrder>1</b:RefOrder>
  </b:Source>
  <b:Source>
    <b:Tag>Dav07</b:Tag>
    <b:SourceType>Book</b:SourceType>
    <b:Guid>{024DF59F-3255-4B82-9716-03762C49FBB5}</b:Guid>
    <b:LCID>0</b:LCID>
    <b:Author>
      <b:Author>
        <b:NameList>
          <b:Person>
            <b:Last>Dave</b:Last>
            <b:First>Minter</b:First>
          </b:Person>
          <b:Person>
            <b:Last>Linwood</b:Last>
            <b:First>Jeff</b:First>
          </b:Person>
        </b:NameList>
      </b:Author>
    </b:Author>
    <b:Title>Hibernate Od Nowicjusza do Profesjonalisty</b:Title>
    <b:Year>2007</b:Year>
    <b:Publisher>Power Net</b:Publisher>
    <b:RefOrder>21</b:RefOrder>
  </b:Source>
  <b:Source>
    <b:Tag>EdgarFrankCodd</b:Tag>
    <b:SourceType>ArticleInAPeriodical</b:SourceType>
    <b:Guid>{0861998B-1C97-4D15-9717-6360C1557102}</b:Guid>
    <b:LCID>0</b:LCID>
    <b:Author>
      <b:Author>
        <b:NameList>
          <b:Person>
            <b:Last>Codd</b:Last>
            <b:First>Edgar</b:First>
            <b:Middle>Frank</b:Middle>
          </b:Person>
        </b:NameList>
      </b:Author>
    </b:Author>
    <b:Title>A Relational Model of Data for Large Shared Data Banks</b:Title>
    <b:Year>1970</b:Year>
    <b:Publisher>Communications of the ACM</b:Publisher>
    <b:PeriodicalTitle>Communications of the ACM</b:PeriodicalTitle>
    <b:RefOrder>19</b:RefOrder>
  </b:Source>
  <b:Source>
    <b:Tag>Pri09</b:Tag>
    <b:SourceType>Book</b:SourceType>
    <b:Guid>{078BB111-2807-43DB-817D-ABAE71874F86}</b:Guid>
    <b:LCID>0</b:LCID>
    <b:Author>
      <b:Author>
        <b:NameList>
          <b:Person>
            <b:Last>Jason</b:Last>
            <b:First>Price</b:First>
          </b:Person>
        </b:NameList>
      </b:Author>
    </b:Author>
    <b:Title>Oracle Database 11g i SQL Programowanie</b:Title>
    <b:Year>2009</b:Year>
    <b:City>Gliwice</b:City>
    <b:Publisher>Helion</b:Publisher>
    <b:RefOrder>22</b:RefOrder>
  </b:Source>
  <b:Source>
    <b:Tag>Mar09</b:Tag>
    <b:SourceType>Book</b:SourceType>
    <b:Guid>{16FB7A88-F482-45BE-9F77-779B6D93B98B}</b:Guid>
    <b:LCID>0</b:LCID>
    <b:Author>
      <b:Author>
        <b:NameList>
          <b:Person>
            <b:Last>Marty</b:Last>
            <b:First>Hall</b:First>
          </b:Person>
          <b:Person>
            <b:Last>Brown</b:Last>
            <b:First>Larry</b:First>
          </b:Person>
          <b:Person>
            <b:Last>Chaikin</b:Last>
            <b:First>Yaakov</b:First>
          </b:Person>
        </b:NameList>
      </b:Author>
    </b:Author>
    <b:Title>Java Servlets I JavaServer Pages </b:Title>
    <b:Year>2009</b:Year>
    <b:City>Gliwice</b:City>
    <b:Publisher>Helion</b:Publisher>
    <b:Volume>II</b:Volume>
    <b:RefOrder>23</b:RefOrder>
  </b:Source>
  <b:Source>
    <b:Tag>Mul11</b:Tag>
    <b:SourceType>DocumentFromInternetSite</b:SourceType>
    <b:Guid>{0161B787-066F-4B5F-AFEA-B0598632A4DC}</b:Guid>
    <b:LCID>0</b:LCID>
    <b:Author>
      <b:Author>
        <b:NameList>
          <b:Person>
            <b:Last>Mullins</b:Last>
            <b:First>Craig</b:First>
            <b:Middle>S.</b:Middle>
          </b:Person>
        </b:NameList>
      </b:Author>
    </b:Author>
    <b:Title>The Database Report – July 2011</b:Title>
    <b:Year>2011</b:Year>
    <b:InternetSiteTitle>THE DATA ADMINISTRATION NEWSLETTER</b:InternetSiteTitle>
    <b:Month>Lipiec</b:Month>
    <b:Day>1</b:Day>
    <b:YearAccessed>2011</b:YearAccessed>
    <b:MonthAccessed>08</b:MonthAccessed>
    <b:DayAccessed>28</b:DayAccessed>
    <b:URL>http://www.tdan.com/view-featured-columns/15299</b:URL>
    <b:RefOrder>14</b:RefOrder>
  </b:Source>
  <b:Source>
    <b:Tag>Nac08</b:Tag>
    <b:SourceType>Book</b:SourceType>
    <b:Guid>{C039EE0B-6AD4-4FD9-82BB-983CEA20945E}</b:Guid>
    <b:LCID>0</b:LCID>
    <b:Author>
      <b:Author>
        <b:NameList>
          <b:Person>
            <b:Last>Naci</b:Last>
            <b:First>Dai</b:First>
          </b:Person>
          <b:Person>
            <b:Last>Mandel</b:Last>
            <b:First>Lawrence</b:First>
          </b:Person>
          <b:Person>
            <b:Last>Rayman</b:Last>
            <b:First>Arthur</b:First>
          </b:Person>
        </b:NameList>
      </b:Author>
    </b:Author>
    <b:Title>Eclipse Web Tools Platform – Tworzenie aplikacji WWW w jezyku JAVA</b:Title>
    <b:Year>2008</b:Year>
    <b:City>Gliwice</b:City>
    <b:Publisher>Helion</b:Publisher>
    <b:RefOrder>13</b:RefOrder>
  </b:Source>
  <b:Source>
    <b:Tag>Sin11</b:Tag>
    <b:SourceType>InternetSite</b:SourceType>
    <b:Guid>{0A91BD65-69A3-4706-9404-F2479F57F8F2}</b:Guid>
    <b:LCID>0</b:LCID>
    <b:Author>
      <b:Author>
        <b:NameList>
          <b:Person>
            <b:Last>Singh</b:Last>
            <b:First>Inderjeet</b:First>
          </b:Person>
          <b:Person>
            <b:Last>Leitch</b:Last>
            <b:First>Joel</b:First>
          </b:Person>
        </b:NameList>
      </b:Author>
    </b:Author>
    <b:Title>Gson User Guide</b:Title>
    <b:InternetSiteTitle>gson</b:InternetSiteTitle>
    <b:ProductionCompany>Google</b:ProductionCompany>
    <b:Year>2011</b:Year>
    <b:Month>Lipiec</b:Month>
    <b:Day>13</b:Day>
    <b:YearAccessed>2011</b:YearAccessed>
    <b:MonthAccessed>Lipiec</b:MonthAccessed>
    <b:DayAccessed>25</b:DayAccessed>
    <b:URL>https://sites.google.com/site/gson/gson-user-guide</b:URL>
    <b:PublicationTitle>Gson User Guide</b:PublicationTitle>
    <b:RefOrder>16</b:RefOrder>
  </b:Source>
  <b:Source>
    <b:Tag>NFC111</b:Tag>
    <b:SourceType>InternetSite</b:SourceType>
    <b:Guid>{F477D722-FEDA-475C-83E1-A8ED61ED9426}</b:Guid>
    <b:LCID>0</b:LCID>
    <b:Author>
      <b:Author>
        <b:Corporate>NFC Forum</b:Corporate>
      </b:Author>
    </b:Author>
    <b:Title>NFC Forum</b:Title>
    <b:InternetSiteTitle>About the Forum</b:InternetSiteTitle>
    <b:Year>2011</b:Year>
    <b:YearAccessed>2011</b:YearAccessed>
    <b:MonthAccessed>Sierpień</b:MonthAccessed>
    <b:DayAccessed>28</b:DayAccessed>
    <b:URL>http://www.nfc-forum.org/aboutus/</b:URL>
    <b:RefOrder>2</b:RefOrder>
  </b:Source>
  <b:Source>
    <b:Tag>Goo11</b:Tag>
    <b:SourceType>InternetSite</b:SourceType>
    <b:Guid>{652CC1B2-BF1B-4E87-A6B9-6E4EF7EE3205}</b:Guid>
    <b:LCID>0</b:LCID>
    <b:Author>
      <b:Author>
        <b:Corporate>Google Inc.</b:Corporate>
      </b:Author>
    </b:Author>
    <b:Title>Near Field Communication</b:Title>
    <b:Year>2011</b:Year>
    <b:InternetSiteTitle>Android Developers</b:InternetSiteTitle>
    <b:Month>Czerwiec</b:Month>
    <b:Day>12</b:Day>
    <b:YearAccessed>2011</b:YearAccessed>
    <b:MonthAccessed>Sierpień</b:MonthAccessed>
    <b:DayAccessed>28</b:DayAccessed>
    <b:URL>http://developer.android.com/guide/topics/nfc/index.html</b:URL>
    <b:RefOrder>11</b:RefOrder>
  </b:Source>
  <b:Source>
    <b:Tag>Goo112</b:Tag>
    <b:SourceType>InternetSite</b:SourceType>
    <b:Guid>{1F934B3E-FEA5-4442-A2DF-61E0D5209F8D}</b:Guid>
    <b:LCID>0</b:LCID>
    <b:Author>
      <b:Author>
        <b:Corporate>Google Inc.</b:Corporate>
      </b:Author>
    </b:Author>
    <b:Title>Android 2.3.3 Platform</b:Title>
    <b:Year>2011</b:Year>
    <b:InternetSiteTitle>Android Developers</b:InternetSiteTitle>
    <b:ProductionCompany>Google</b:ProductionCompany>
    <b:Month>Luty</b:Month>
    <b:YearAccessed>2011</b:YearAccessed>
    <b:MonthAccessed>Sierpień</b:MonthAccessed>
    <b:DayAccessed>28</b:DayAccessed>
    <b:URL>http://developer.android.com/sdk/android-2.3.3.html</b:URL>
    <b:RefOrder>10</b:RefOrder>
  </b:Source>
  <b:Source>
    <b:Tag>Goo111</b:Tag>
    <b:SourceType>InternetSite</b:SourceType>
    <b:Guid>{FF69D99D-6577-487F-A4CD-2BBEB1772121}</b:Guid>
    <b:LCID>0</b:LCID>
    <b:Author>
      <b:Author>
        <b:Corporate>Google Inc.</b:Corporate>
      </b:Author>
    </b:Author>
    <b:Title>Reference</b:Title>
    <b:Year>2011</b:Year>
    <b:InternetSiteTitle>Android Developers</b:InternetSiteTitle>
    <b:ProductionCompany>Google</b:ProductionCompany>
    <b:Month>Sierpień</b:Month>
    <b:Day>24</b:Day>
    <b:YearAccessed>2011</b:YearAccessed>
    <b:MonthAccessed>Sierpień</b:MonthAccessed>
    <b:DayAccessed>28</b:DayAccessed>
    <b:URL>http://developer.android.com/reference/android/package-summary.html</b:URL>
    <b:RefOrder>18</b:RefOrder>
  </b:Source>
  <b:Source>
    <b:Tag>Gla11</b:Tag>
    <b:SourceType>DocumentFromInternetSite</b:SourceType>
    <b:Guid>{2CAC95DF-F7CA-4FA7-B52E-E73BFA01224E}</b:Guid>
    <b:LCID>0</b:LCID>
    <b:Author>
      <b:Author>
        <b:Corporate>GlassFish Community</b:Corporate>
      </b:Author>
    </b:Author>
    <b:Title>Jersey 1.8 User Guide</b:Title>
    <b:ProductionCompany>GlassFish Community</b:ProductionCompany>
    <b:Year>2011</b:Year>
    <b:Month>09</b:Month>
    <b:Day>01</b:Day>
    <b:URL>http://jersey.java.net/nonav/documentation/latest/index.html</b:URL>
    <b:RefOrder>24</b:RefOrder>
  </b:Source>
  <b:Source>
    <b:Tag>Spr11</b:Tag>
    <b:SourceType>DocumentFromInternetSite</b:SourceType>
    <b:Guid>{0768BC70-1A09-4D9A-B060-03896833E6CA}</b:Guid>
    <b:LCID>0</b:LCID>
    <b:Author>
      <b:Author>
        <b:Corporate>SpringSource Community</b:Corporate>
      </b:Author>
    </b:Author>
    <b:Title>Spring Security Reference Documentation</b:Title>
    <b:ProductionCompany>SpringSource Community</b:ProductionCompany>
    <b:Year>2011</b:Year>
    <b:Month>09</b:Month>
    <b:Day>01</b:Day>
    <b:URL>http://static.springsource.org/spring-security/site/docs/3.0.x/reference/springsecurity.pdf</b:URL>
    <b:RefOrder>25</b:RefOrder>
  </b:Source>
  <b:Source>
    <b:Tag>sping_doc</b:Tag>
    <b:SourceType>DocumentFromInternetSite</b:SourceType>
    <b:Guid>{351A9B65-B2E2-4518-B4CF-529985215515}</b:Guid>
    <b:LCID>0</b:LCID>
    <b:Author>
      <b:Author>
        <b:Corporate>SpringSource Community</b:Corporate>
      </b:Author>
    </b:Author>
    <b:Title>Reference Documentation</b:Title>
    <b:ProductionCompany>SpringSource Community</b:ProductionCompany>
    <b:Year>2011</b:Year>
    <b:Month>09</b:Month>
    <b:Day>01</b:Day>
    <b:URL>http://static.springsource.org/spring/docs/3.1.0.M2/spring-framework-reference/pdf/spring-framework-reference.pdf</b:URL>
    <b:RefOrder>12</b:RefOrder>
  </b:Source>
  <b:Source>
    <b:Tag>Roh11</b:Tag>
    <b:SourceType>ConferenceProceedings</b:SourceType>
    <b:Guid>{1D806EF8-18B6-4EE6-A8D4-F4E9CD3BA7E5}</b:Guid>
    <b:LCID>0</b:LCID>
    <b:Author>
      <b:Author>
        <b:Corporate>Rohde &amp; Shwarz</b:Corporate>
      </b:Author>
    </b:Author>
    <b:Title>Near Field Communication (NFC) Technology and Measurements White Paper</b:Title>
    <b:Year>2011</b:Year>
    <b:City>München</b:City>
    <b:Publisher>Rohde &amp; Shwarz</b:Publisher>
    <b:RefOrder>3</b:RefOrder>
  </b:Source>
  <b:Source>
    <b:Tag>NXP06</b:Tag>
    <b:SourceType>Report</b:SourceType>
    <b:Guid>{611F3ECC-7B23-4D40-A227-61D4E98D4DFE}</b:Guid>
    <b:LCID>0</b:LCID>
    <b:Author>
      <b:Author>
        <b:Corporate>NXP Semiconductors</b:Corporate>
      </b:Author>
    </b:Author>
    <b:Title>Mifare Ultralight Features and Hints</b:Title>
    <b:Year>2006</b:Year>
    <b:Publisher>NXP Semiconductors</b:Publisher>
    <b:Pages>11-12</b:Pages>
    <b:City>Hopewell</b:City>
    <b:RefOrder>5</b:RefOrder>
  </b:Source>
</b:Sources>
</file>

<file path=customXml/itemProps1.xml><?xml version="1.0" encoding="utf-8"?>
<ds:datastoreItem xmlns:ds="http://schemas.openxmlformats.org/officeDocument/2006/customXml" ds:itemID="{D2D4E25C-4E85-47A5-9A53-41BF98FBF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1357</TotalTime>
  <Pages>80</Pages>
  <Words>19380</Words>
  <Characters>116280</Characters>
  <Application>Microsoft Office Word</Application>
  <DocSecurity>0</DocSecurity>
  <Lines>969</Lines>
  <Paragraphs>270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135390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Praca inżynierska</dc:subject>
  <dc:creator>Sebastian Łuczak;Maciej Nowak</dc:creator>
  <cp:lastModifiedBy>Sebastian Łuczak</cp:lastModifiedBy>
  <cp:revision>315</cp:revision>
  <cp:lastPrinted>2011-09-02T20:17:00Z</cp:lastPrinted>
  <dcterms:created xsi:type="dcterms:W3CDTF">2011-09-02T09:02:00Z</dcterms:created>
  <dcterms:modified xsi:type="dcterms:W3CDTF">2011-09-04T14:15:00Z</dcterms:modified>
</cp:coreProperties>
</file>