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E62150"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E62150">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sidRPr="00E62150">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sidRPr="00E62150">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val="en-US"/>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val="en-US"/>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E62150" w:rsidP="00781A21">
      <w:pPr>
        <w:spacing w:line="360" w:lineRule="auto"/>
        <w:jc w:val="center"/>
        <w:rPr>
          <w:b/>
          <w:sz w:val="36"/>
        </w:rPr>
      </w:pPr>
      <w:r w:rsidRPr="00E62150">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sidRPr="00E62150">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E62150" w:rsidP="00781A21">
      <w:pPr>
        <w:spacing w:line="360" w:lineRule="auto"/>
        <w:jc w:val="center"/>
        <w:rPr>
          <w:b/>
          <w:sz w:val="32"/>
          <w:szCs w:val="32"/>
        </w:rPr>
      </w:pPr>
      <w:r w:rsidRPr="00E62150">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490849" w:rsidRPr="002E7555" w:rsidRDefault="00490849"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E62150">
      <w:pPr>
        <w:jc w:val="left"/>
        <w:rPr>
          <w:ins w:id="3" w:author="Sebastian" w:date="2011-09-01T19:42:00Z"/>
        </w:rPr>
      </w:pPr>
      <w:ins w:id="4" w:author="Sebastian" w:date="2011-09-01T19:50:00Z">
        <w:r w:rsidRPr="00E62150">
          <w:rPr>
            <w:b/>
            <w:noProof/>
            <w:sz w:val="36"/>
            <w:lang w:eastAsia="pl-PL"/>
          </w:rPr>
          <w:pict>
            <v:shape id="_x0000_s1067" type="#_x0000_t32" style="position:absolute;margin-left:-20.6pt;margin-top:41.3pt;width:493.6pt;height:0;z-index:251670528" o:connectortype="straight" strokeweight="1.25pt"/>
          </w:pict>
        </w:r>
      </w:ins>
    </w:p>
    <w:p w:rsidR="00144CF8" w:rsidRDefault="00144CF8">
      <w:pPr>
        <w:pStyle w:val="NormalnyIn"/>
        <w:rPr>
          <w:ins w:id="5" w:author="Sebastian" w:date="2011-09-02T16:29:00Z"/>
        </w:rPr>
        <w:pPrChange w:id="6" w:author="Maciek" w:date="2011-09-01T23:09:00Z">
          <w:pPr>
            <w:jc w:val="left"/>
          </w:pPr>
        </w:pPrChange>
      </w:pPr>
    </w:p>
    <w:p w:rsidR="00144CF8"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144CF8"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144CF8"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144CF8"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Urodziłem się 21.06.1988r. w Warszawie. Po ukończeniu szkoły podstawowej, i gimnazjum,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E62150" w:rsidP="003B10C3">
            <w:pPr>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hAnsi="Times New Roman"/>
                    <w:sz w:val="20"/>
                    <w:szCs w:val="20"/>
                    <w:u w:val="single"/>
                    <w:lang w:val="en-US"/>
                  </w:rPr>
                </w:rPrChange>
              </w:rPr>
            </w:pPr>
            <w:del w:id="202" w:author="Sebastian Łuczak" w:date="2011-09-02T10:07:00Z">
              <w:r w:rsidRPr="00E62150">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E62150">
      <w:pPr>
        <w:pStyle w:val="Spistreci1"/>
        <w:tabs>
          <w:tab w:val="left" w:pos="440"/>
          <w:tab w:val="right" w:leader="dot" w:pos="9061"/>
        </w:tabs>
        <w:rPr>
          <w:noProof/>
          <w:lang w:val="en-US"/>
        </w:rPr>
      </w:pPr>
      <w:r w:rsidRPr="00E62150">
        <w:fldChar w:fldCharType="begin"/>
      </w:r>
      <w:r w:rsidR="00BA5189">
        <w:instrText xml:space="preserve"> TOC \o "2-3" \h \z \t "Nagłówek 1;1" </w:instrText>
      </w:r>
      <w:r w:rsidRPr="00E62150">
        <w:fldChar w:fldCharType="separate"/>
      </w:r>
      <w:r w:rsidR="00450780"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00450780" w:rsidRPr="003E7A4B">
        <w:rPr>
          <w:rStyle w:val="Hipercze"/>
          <w:noProof/>
        </w:rPr>
      </w:r>
      <w:r w:rsidR="00450780"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sidR="00450780">
        <w:rPr>
          <w:noProof/>
          <w:webHidden/>
        </w:rPr>
        <w:fldChar w:fldCharType="begin"/>
      </w:r>
      <w:r w:rsidR="00450780">
        <w:rPr>
          <w:noProof/>
          <w:webHidden/>
        </w:rPr>
        <w:instrText xml:space="preserve"> PAGEREF _Toc302765112 \h </w:instrText>
      </w:r>
      <w:r w:rsidR="00450780">
        <w:rPr>
          <w:noProof/>
          <w:webHidden/>
        </w:rPr>
      </w:r>
      <w:r w:rsidR="00450780">
        <w:rPr>
          <w:noProof/>
          <w:webHidden/>
        </w:rPr>
        <w:fldChar w:fldCharType="separate"/>
      </w:r>
      <w:r w:rsidR="00450780">
        <w:rPr>
          <w:noProof/>
          <w:webHidden/>
        </w:rPr>
        <w:t>8</w:t>
      </w:r>
      <w:r w:rsidR="00450780">
        <w:rPr>
          <w:noProof/>
          <w:webHidden/>
        </w:rPr>
        <w:fldChar w:fldCharType="end"/>
      </w:r>
      <w:r w:rsidR="00450780"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2.</w:t>
      </w:r>
      <w:r>
        <w:rPr>
          <w:noProof/>
          <w:lang w:val="en-US"/>
        </w:rPr>
        <w:tab/>
      </w:r>
      <w:r w:rsidRPr="003E7A4B">
        <w:rPr>
          <w:rStyle w:val="Hipercze"/>
          <w:noProof/>
        </w:rPr>
        <w:t>Cel i zakres pracy</w:t>
      </w:r>
      <w:r>
        <w:rPr>
          <w:noProof/>
          <w:webHidden/>
        </w:rPr>
        <w:tab/>
      </w:r>
      <w:r>
        <w:rPr>
          <w:noProof/>
          <w:webHidden/>
        </w:rPr>
        <w:fldChar w:fldCharType="begin"/>
      </w:r>
      <w:r>
        <w:rPr>
          <w:noProof/>
          <w:webHidden/>
        </w:rPr>
        <w:instrText xml:space="preserve"> PAGEREF _Toc302765113 \h </w:instrText>
      </w:r>
      <w:r>
        <w:rPr>
          <w:noProof/>
          <w:webHidden/>
        </w:rPr>
      </w:r>
      <w:r>
        <w:rPr>
          <w:noProof/>
          <w:webHidden/>
        </w:rPr>
        <w:fldChar w:fldCharType="separate"/>
      </w:r>
      <w:r>
        <w:rPr>
          <w:noProof/>
          <w:webHidden/>
        </w:rPr>
        <w:t>9</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3.</w:t>
      </w:r>
      <w:r>
        <w:rPr>
          <w:noProof/>
          <w:lang w:val="en-US"/>
        </w:rPr>
        <w:tab/>
      </w:r>
      <w:r w:rsidRPr="003E7A4B">
        <w:rPr>
          <w:rStyle w:val="Hipercze"/>
          <w:noProof/>
        </w:rPr>
        <w:t>Koncepcja pracy</w:t>
      </w:r>
      <w:r>
        <w:rPr>
          <w:noProof/>
          <w:webHidden/>
        </w:rPr>
        <w:tab/>
      </w:r>
      <w:r>
        <w:rPr>
          <w:noProof/>
          <w:webHidden/>
        </w:rPr>
        <w:fldChar w:fldCharType="begin"/>
      </w:r>
      <w:r>
        <w:rPr>
          <w:noProof/>
          <w:webHidden/>
        </w:rPr>
        <w:instrText xml:space="preserve"> PAGEREF _Toc302765114 \h </w:instrText>
      </w:r>
      <w:r>
        <w:rPr>
          <w:noProof/>
          <w:webHidden/>
        </w:rPr>
      </w:r>
      <w:r>
        <w:rPr>
          <w:noProof/>
          <w:webHidden/>
        </w:rPr>
        <w:fldChar w:fldCharType="separate"/>
      </w:r>
      <w:r>
        <w:rPr>
          <w:noProof/>
          <w:webHidden/>
        </w:rPr>
        <w:t>11</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3.1.</w:t>
      </w:r>
      <w:r>
        <w:rPr>
          <w:noProof/>
          <w:lang w:val="en-US"/>
        </w:rPr>
        <w:tab/>
      </w:r>
      <w:r w:rsidRPr="003E7A4B">
        <w:rPr>
          <w:rStyle w:val="Hipercze"/>
          <w:noProof/>
        </w:rPr>
        <w:t>Wstęp</w:t>
      </w:r>
      <w:r>
        <w:rPr>
          <w:noProof/>
          <w:webHidden/>
        </w:rPr>
        <w:tab/>
      </w:r>
      <w:r>
        <w:rPr>
          <w:noProof/>
          <w:webHidden/>
        </w:rPr>
        <w:fldChar w:fldCharType="begin"/>
      </w:r>
      <w:r>
        <w:rPr>
          <w:noProof/>
          <w:webHidden/>
        </w:rPr>
        <w:instrText xml:space="preserve"> PAGEREF _Toc302765115 \h </w:instrText>
      </w:r>
      <w:r>
        <w:rPr>
          <w:noProof/>
          <w:webHidden/>
        </w:rPr>
      </w:r>
      <w:r>
        <w:rPr>
          <w:noProof/>
          <w:webHidden/>
        </w:rPr>
        <w:fldChar w:fldCharType="separate"/>
      </w:r>
      <w:r>
        <w:rPr>
          <w:noProof/>
          <w:webHidden/>
        </w:rPr>
        <w:t>11</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3.2.</w:t>
      </w:r>
      <w:r>
        <w:rPr>
          <w:noProof/>
          <w:lang w:val="en-US"/>
        </w:rPr>
        <w:tab/>
      </w:r>
      <w:r w:rsidRPr="003E7A4B">
        <w:rPr>
          <w:rStyle w:val="Hipercze"/>
          <w:noProof/>
        </w:rPr>
        <w:t>Założenia i budowa systemu</w:t>
      </w:r>
      <w:r>
        <w:rPr>
          <w:noProof/>
          <w:webHidden/>
        </w:rPr>
        <w:tab/>
      </w:r>
      <w:r>
        <w:rPr>
          <w:noProof/>
          <w:webHidden/>
        </w:rPr>
        <w:fldChar w:fldCharType="begin"/>
      </w:r>
      <w:r>
        <w:rPr>
          <w:noProof/>
          <w:webHidden/>
        </w:rPr>
        <w:instrText xml:space="preserve"> PAGEREF _Toc302765116 \h </w:instrText>
      </w:r>
      <w:r>
        <w:rPr>
          <w:noProof/>
          <w:webHidden/>
        </w:rPr>
      </w:r>
      <w:r>
        <w:rPr>
          <w:noProof/>
          <w:webHidden/>
        </w:rPr>
        <w:fldChar w:fldCharType="separate"/>
      </w:r>
      <w:r>
        <w:rPr>
          <w:noProof/>
          <w:webHidden/>
        </w:rPr>
        <w:t>12</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3.3.</w:t>
      </w:r>
      <w:r>
        <w:rPr>
          <w:noProof/>
          <w:lang w:val="en-US"/>
        </w:rPr>
        <w:tab/>
      </w:r>
      <w:r w:rsidRPr="003E7A4B">
        <w:rPr>
          <w:rStyle w:val="Hipercze"/>
          <w:noProof/>
        </w:rPr>
        <w:t>Scenariusz użycia</w:t>
      </w:r>
      <w:r>
        <w:rPr>
          <w:noProof/>
          <w:webHidden/>
        </w:rPr>
        <w:tab/>
      </w:r>
      <w:r>
        <w:rPr>
          <w:noProof/>
          <w:webHidden/>
        </w:rPr>
        <w:fldChar w:fldCharType="begin"/>
      </w:r>
      <w:r>
        <w:rPr>
          <w:noProof/>
          <w:webHidden/>
        </w:rPr>
        <w:instrText xml:space="preserve"> PAGEREF _Toc302765117 \h </w:instrText>
      </w:r>
      <w:r>
        <w:rPr>
          <w:noProof/>
          <w:webHidden/>
        </w:rPr>
      </w:r>
      <w:r>
        <w:rPr>
          <w:noProof/>
          <w:webHidden/>
        </w:rPr>
        <w:fldChar w:fldCharType="separate"/>
      </w:r>
      <w:r>
        <w:rPr>
          <w:noProof/>
          <w:webHidden/>
        </w:rPr>
        <w:t>15</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w:t>
      </w:r>
      <w:r>
        <w:rPr>
          <w:noProof/>
          <w:lang w:val="en-US"/>
        </w:rPr>
        <w:tab/>
      </w:r>
      <w:r w:rsidRPr="003E7A4B">
        <w:rPr>
          <w:rStyle w:val="Hipercze"/>
          <w:noProof/>
        </w:rPr>
        <w:t>Dobór technologii</w:t>
      </w:r>
      <w:r>
        <w:rPr>
          <w:noProof/>
          <w:webHidden/>
        </w:rPr>
        <w:tab/>
      </w:r>
      <w:r>
        <w:rPr>
          <w:noProof/>
          <w:webHidden/>
        </w:rPr>
        <w:fldChar w:fldCharType="begin"/>
      </w:r>
      <w:r>
        <w:rPr>
          <w:noProof/>
          <w:webHidden/>
        </w:rPr>
        <w:instrText xml:space="preserve"> PAGEREF _Toc302765118 \h </w:instrText>
      </w:r>
      <w:r>
        <w:rPr>
          <w:noProof/>
          <w:webHidden/>
        </w:rPr>
      </w:r>
      <w:r>
        <w:rPr>
          <w:noProof/>
          <w:webHidden/>
        </w:rPr>
        <w:fldChar w:fldCharType="separate"/>
      </w:r>
      <w:r>
        <w:rPr>
          <w:noProof/>
          <w:webHidden/>
        </w:rPr>
        <w:t>17</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"_Toc302765119"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w:t>
      </w:r>
      <w:r>
        <w:rPr>
          <w:noProof/>
          <w:lang w:val="en-US"/>
        </w:rPr>
        <w:tab/>
      </w:r>
      <w:r w:rsidRPr="003E7A4B">
        <w:rPr>
          <w:rStyle w:val="Hipercze"/>
          <w:noProof/>
        </w:rPr>
        <w:t>Near Field Communication</w:t>
      </w:r>
      <w:r>
        <w:rPr>
          <w:noProof/>
          <w:webHidden/>
        </w:rPr>
        <w:tab/>
      </w:r>
      <w:r>
        <w:rPr>
          <w:noProof/>
          <w:webHidden/>
        </w:rPr>
        <w:fldChar w:fldCharType="begin"/>
      </w:r>
      <w:r>
        <w:rPr>
          <w:noProof/>
          <w:webHidden/>
        </w:rPr>
        <w:instrText xml:space="preserve"> PAGEREF _Toc302765119 \h </w:instrText>
      </w:r>
      <w:r>
        <w:rPr>
          <w:noProof/>
          <w:webHidden/>
        </w:rPr>
      </w:r>
      <w:r>
        <w:rPr>
          <w:noProof/>
          <w:webHidden/>
        </w:rPr>
        <w:fldChar w:fldCharType="separate"/>
      </w:r>
      <w:r>
        <w:rPr>
          <w:noProof/>
          <w:webHidden/>
        </w:rPr>
        <w:t>17</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4.2.</w:t>
      </w:r>
      <w:r>
        <w:rPr>
          <w:noProof/>
          <w:lang w:val="en-US"/>
        </w:rPr>
        <w:tab/>
      </w:r>
      <w:r w:rsidRPr="003E7A4B">
        <w:rPr>
          <w:rStyle w:val="Hipercze"/>
          <w:noProof/>
        </w:rPr>
        <w:t>Znacznik NFC Forum Type 2 - Mifare Ultralight</w:t>
      </w:r>
      <w:r>
        <w:rPr>
          <w:noProof/>
          <w:webHidden/>
        </w:rPr>
        <w:tab/>
      </w:r>
      <w:r>
        <w:rPr>
          <w:noProof/>
          <w:webHidden/>
        </w:rPr>
        <w:fldChar w:fldCharType="begin"/>
      </w:r>
      <w:r>
        <w:rPr>
          <w:noProof/>
          <w:webHidden/>
        </w:rPr>
        <w:instrText xml:space="preserve"> PAGEREF _Toc302765120 \h </w:instrText>
      </w:r>
      <w:r>
        <w:rPr>
          <w:noProof/>
          <w:webHidden/>
        </w:rPr>
      </w:r>
      <w:r>
        <w:rPr>
          <w:noProof/>
          <w:webHidden/>
        </w:rPr>
        <w:fldChar w:fldCharType="separate"/>
      </w:r>
      <w:r>
        <w:rPr>
          <w:noProof/>
          <w:webHidden/>
        </w:rPr>
        <w:t>18</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4.3.</w:t>
      </w:r>
      <w:r>
        <w:rPr>
          <w:noProof/>
          <w:lang w:val="en-US"/>
        </w:rPr>
        <w:tab/>
      </w:r>
      <w:r w:rsidRPr="003E7A4B">
        <w:rPr>
          <w:rStyle w:val="Hipercze"/>
          <w:noProof/>
        </w:rPr>
        <w:t>Android</w:t>
      </w:r>
      <w:r>
        <w:rPr>
          <w:noProof/>
          <w:webHidden/>
        </w:rPr>
        <w:tab/>
      </w:r>
      <w:r>
        <w:rPr>
          <w:noProof/>
          <w:webHidden/>
        </w:rPr>
        <w:fldChar w:fldCharType="begin"/>
      </w:r>
      <w:r>
        <w:rPr>
          <w:noProof/>
          <w:webHidden/>
        </w:rPr>
        <w:instrText xml:space="preserve"> PAGEREF _Toc302765121 \h </w:instrText>
      </w:r>
      <w:r>
        <w:rPr>
          <w:noProof/>
          <w:webHidden/>
        </w:rPr>
      </w:r>
      <w:r>
        <w:rPr>
          <w:noProof/>
          <w:webHidden/>
        </w:rPr>
        <w:fldChar w:fldCharType="separate"/>
      </w:r>
      <w:r>
        <w:rPr>
          <w:noProof/>
          <w:webHidden/>
        </w:rPr>
        <w:t>20</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4.4.</w:t>
      </w:r>
      <w:r>
        <w:rPr>
          <w:noProof/>
          <w:lang w:val="en-US"/>
        </w:rPr>
        <w:tab/>
      </w:r>
      <w:r w:rsidRPr="003E7A4B">
        <w:rPr>
          <w:rStyle w:val="Hipercze"/>
          <w:noProof/>
        </w:rPr>
        <w:t>Google NEXUS S</w:t>
      </w:r>
      <w:r>
        <w:rPr>
          <w:noProof/>
          <w:webHidden/>
        </w:rPr>
        <w:tab/>
      </w:r>
      <w:r>
        <w:rPr>
          <w:noProof/>
          <w:webHidden/>
        </w:rPr>
        <w:fldChar w:fldCharType="begin"/>
      </w:r>
      <w:r>
        <w:rPr>
          <w:noProof/>
          <w:webHidden/>
        </w:rPr>
        <w:instrText xml:space="preserve"> PAGEREF _Toc302765122 \h </w:instrText>
      </w:r>
      <w:r>
        <w:rPr>
          <w:noProof/>
          <w:webHidden/>
        </w:rPr>
      </w:r>
      <w:r>
        <w:rPr>
          <w:noProof/>
          <w:webHidden/>
        </w:rPr>
        <w:fldChar w:fldCharType="separate"/>
      </w:r>
      <w:r>
        <w:rPr>
          <w:noProof/>
          <w:webHidden/>
        </w:rPr>
        <w:t>21</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4.5.</w:t>
      </w:r>
      <w:r>
        <w:rPr>
          <w:noProof/>
          <w:lang w:val="en-US"/>
        </w:rPr>
        <w:tab/>
      </w:r>
      <w:r w:rsidRPr="003E7A4B">
        <w:rPr>
          <w:rStyle w:val="Hipercze"/>
          <w:noProof/>
        </w:rPr>
        <w:t>Hibernate 3</w:t>
      </w:r>
      <w:r>
        <w:rPr>
          <w:noProof/>
          <w:webHidden/>
        </w:rPr>
        <w:tab/>
      </w:r>
      <w:r>
        <w:rPr>
          <w:noProof/>
          <w:webHidden/>
        </w:rPr>
        <w:fldChar w:fldCharType="begin"/>
      </w:r>
      <w:r>
        <w:rPr>
          <w:noProof/>
          <w:webHidden/>
        </w:rPr>
        <w:instrText xml:space="preserve"> PAGEREF _Toc302765123 \h </w:instrText>
      </w:r>
      <w:r>
        <w:rPr>
          <w:noProof/>
          <w:webHidden/>
        </w:rPr>
      </w:r>
      <w:r>
        <w:rPr>
          <w:noProof/>
          <w:webHidden/>
        </w:rPr>
        <w:fldChar w:fldCharType="separate"/>
      </w:r>
      <w:r>
        <w:rPr>
          <w:noProof/>
          <w:webHidden/>
        </w:rPr>
        <w:t>22</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4.6.</w:t>
      </w:r>
      <w:r>
        <w:rPr>
          <w:noProof/>
          <w:lang w:val="en-US"/>
        </w:rPr>
        <w:tab/>
      </w:r>
      <w:r w:rsidRPr="003E7A4B">
        <w:rPr>
          <w:rStyle w:val="Hipercze"/>
          <w:noProof/>
        </w:rPr>
        <w:t>Spring Framework 3</w:t>
      </w:r>
      <w:r>
        <w:rPr>
          <w:noProof/>
          <w:webHidden/>
        </w:rPr>
        <w:tab/>
      </w:r>
      <w:r>
        <w:rPr>
          <w:noProof/>
          <w:webHidden/>
        </w:rPr>
        <w:fldChar w:fldCharType="begin"/>
      </w:r>
      <w:r>
        <w:rPr>
          <w:noProof/>
          <w:webHidden/>
        </w:rPr>
        <w:instrText xml:space="preserve"> PAGEREF _Toc302765124 \h </w:instrText>
      </w:r>
      <w:r>
        <w:rPr>
          <w:noProof/>
          <w:webHidden/>
        </w:rPr>
      </w:r>
      <w:r>
        <w:rPr>
          <w:noProof/>
          <w:webHidden/>
        </w:rPr>
        <w:fldChar w:fldCharType="separate"/>
      </w:r>
      <w:r>
        <w:rPr>
          <w:noProof/>
          <w:webHidden/>
        </w:rPr>
        <w:t>23</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4.7.</w:t>
      </w:r>
      <w:r>
        <w:rPr>
          <w:noProof/>
          <w:lang w:val="en-US"/>
        </w:rPr>
        <w:tab/>
      </w:r>
      <w:r w:rsidRPr="003E7A4B">
        <w:rPr>
          <w:rStyle w:val="Hipercze"/>
          <w:noProof/>
        </w:rPr>
        <w:t>Oracle 10g Express Edition</w:t>
      </w:r>
      <w:r>
        <w:rPr>
          <w:noProof/>
          <w:webHidden/>
        </w:rPr>
        <w:tab/>
      </w:r>
      <w:r>
        <w:rPr>
          <w:noProof/>
          <w:webHidden/>
        </w:rPr>
        <w:fldChar w:fldCharType="begin"/>
      </w:r>
      <w:r>
        <w:rPr>
          <w:noProof/>
          <w:webHidden/>
        </w:rPr>
        <w:instrText xml:space="preserve"> PAGEREF _Toc302765125 \h </w:instrText>
      </w:r>
      <w:r>
        <w:rPr>
          <w:noProof/>
          <w:webHidden/>
        </w:rPr>
      </w:r>
      <w:r>
        <w:rPr>
          <w:noProof/>
          <w:webHidden/>
        </w:rPr>
        <w:fldChar w:fldCharType="separate"/>
      </w:r>
      <w:r>
        <w:rPr>
          <w:noProof/>
          <w:webHidden/>
        </w:rPr>
        <w:t>24</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4.8.</w:t>
      </w:r>
      <w:r>
        <w:rPr>
          <w:noProof/>
          <w:lang w:val="en-US"/>
        </w:rPr>
        <w:tab/>
      </w:r>
      <w:r w:rsidRPr="003E7A4B">
        <w:rPr>
          <w:rStyle w:val="Hipercze"/>
          <w:noProof/>
        </w:rPr>
        <w:t>Java 2 Enterprise Edition</w:t>
      </w:r>
      <w:r>
        <w:rPr>
          <w:noProof/>
          <w:webHidden/>
        </w:rPr>
        <w:tab/>
      </w:r>
      <w:r>
        <w:rPr>
          <w:noProof/>
          <w:webHidden/>
        </w:rPr>
        <w:fldChar w:fldCharType="begin"/>
      </w:r>
      <w:r>
        <w:rPr>
          <w:noProof/>
          <w:webHidden/>
        </w:rPr>
        <w:instrText xml:space="preserve"> PAGEREF _Toc302765126 \h </w:instrText>
      </w:r>
      <w:r>
        <w:rPr>
          <w:noProof/>
          <w:webHidden/>
        </w:rPr>
      </w:r>
      <w:r>
        <w:rPr>
          <w:noProof/>
          <w:webHidden/>
        </w:rPr>
        <w:fldChar w:fldCharType="separate"/>
      </w:r>
      <w:r>
        <w:rPr>
          <w:noProof/>
          <w:webHidden/>
        </w:rPr>
        <w:t>24</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4.9.</w:t>
      </w:r>
      <w:r>
        <w:rPr>
          <w:noProof/>
          <w:lang w:val="en-US"/>
        </w:rPr>
        <w:tab/>
      </w:r>
      <w:r w:rsidRPr="003E7A4B">
        <w:rPr>
          <w:rStyle w:val="Hipercze"/>
          <w:noProof/>
        </w:rPr>
        <w:t>Apache Tomcat</w:t>
      </w:r>
      <w:r>
        <w:rPr>
          <w:noProof/>
          <w:webHidden/>
        </w:rPr>
        <w:tab/>
      </w:r>
      <w:r>
        <w:rPr>
          <w:noProof/>
          <w:webHidden/>
        </w:rPr>
        <w:fldChar w:fldCharType="begin"/>
      </w:r>
      <w:r>
        <w:rPr>
          <w:noProof/>
          <w:webHidden/>
        </w:rPr>
        <w:instrText xml:space="preserve"> PAGEREF _Toc302765127 \h </w:instrText>
      </w:r>
      <w:r>
        <w:rPr>
          <w:noProof/>
          <w:webHidden/>
        </w:rPr>
      </w:r>
      <w:r>
        <w:rPr>
          <w:noProof/>
          <w:webHidden/>
        </w:rPr>
        <w:fldChar w:fldCharType="separate"/>
      </w:r>
      <w:r>
        <w:rPr>
          <w:noProof/>
          <w:webHidden/>
        </w:rPr>
        <w:t>25</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4.10.</w:t>
      </w:r>
      <w:r>
        <w:rPr>
          <w:noProof/>
          <w:lang w:val="en-US"/>
        </w:rPr>
        <w:tab/>
      </w:r>
      <w:r w:rsidRPr="003E7A4B">
        <w:rPr>
          <w:rStyle w:val="Hipercze"/>
          <w:noProof/>
        </w:rPr>
        <w:t>Architektura REST</w:t>
      </w:r>
      <w:r>
        <w:rPr>
          <w:noProof/>
          <w:webHidden/>
        </w:rPr>
        <w:tab/>
      </w:r>
      <w:r>
        <w:rPr>
          <w:noProof/>
          <w:webHidden/>
        </w:rPr>
        <w:fldChar w:fldCharType="begin"/>
      </w:r>
      <w:r>
        <w:rPr>
          <w:noProof/>
          <w:webHidden/>
        </w:rPr>
        <w:instrText xml:space="preserve"> PAGEREF _Toc302765128 \h </w:instrText>
      </w:r>
      <w:r>
        <w:rPr>
          <w:noProof/>
          <w:webHidden/>
        </w:rPr>
      </w:r>
      <w:r>
        <w:rPr>
          <w:noProof/>
          <w:webHidden/>
        </w:rPr>
        <w:fldChar w:fldCharType="separate"/>
      </w:r>
      <w:r>
        <w:rPr>
          <w:noProof/>
          <w:webHidden/>
        </w:rPr>
        <w:t>25</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"_Toc302765129"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4.11.</w:t>
      </w:r>
      <w:r>
        <w:rPr>
          <w:noProof/>
          <w:lang w:val="en-US"/>
        </w:rPr>
        <w:tab/>
      </w:r>
      <w:r w:rsidRPr="003E7A4B">
        <w:rPr>
          <w:rStyle w:val="Hipercze"/>
          <w:noProof/>
        </w:rPr>
        <w:t xml:space="preserve">JSON - </w:t>
      </w:r>
      <w:r w:rsidRPr="003E7A4B">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_Toc302765129 \h </w:instrText>
      </w:r>
      <w:r>
        <w:rPr>
          <w:noProof/>
          <w:webHidden/>
        </w:rPr>
      </w:r>
      <w:r>
        <w:rPr>
          <w:noProof/>
          <w:webHidden/>
        </w:rPr>
        <w:fldChar w:fldCharType="separate"/>
      </w:r>
      <w:r>
        <w:rPr>
          <w:noProof/>
          <w:webHidden/>
        </w:rPr>
        <w:t>26</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4.12.</w:t>
      </w:r>
      <w:r>
        <w:rPr>
          <w:noProof/>
          <w:lang w:val="en-US"/>
        </w:rPr>
        <w:tab/>
      </w:r>
      <w:r w:rsidRPr="003E7A4B">
        <w:rPr>
          <w:rStyle w:val="Hipercze"/>
          <w:noProof/>
        </w:rPr>
        <w:t>System kontroli wersji Subversion 1.6</w:t>
      </w:r>
      <w:r>
        <w:rPr>
          <w:noProof/>
          <w:webHidden/>
        </w:rPr>
        <w:tab/>
      </w:r>
      <w:r>
        <w:rPr>
          <w:noProof/>
          <w:webHidden/>
        </w:rPr>
        <w:fldChar w:fldCharType="begin"/>
      </w:r>
      <w:r>
        <w:rPr>
          <w:noProof/>
          <w:webHidden/>
        </w:rPr>
        <w:instrText xml:space="preserve"> PAGEREF _Toc302765130 \h </w:instrText>
      </w:r>
      <w:r>
        <w:rPr>
          <w:noProof/>
          <w:webHidden/>
        </w:rPr>
      </w:r>
      <w:r>
        <w:rPr>
          <w:noProof/>
          <w:webHidden/>
        </w:rPr>
        <w:fldChar w:fldCharType="separate"/>
      </w:r>
      <w:r>
        <w:rPr>
          <w:noProof/>
          <w:webHidden/>
        </w:rPr>
        <w:t>27</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4.13.</w:t>
      </w:r>
      <w:r>
        <w:rPr>
          <w:noProof/>
          <w:lang w:val="en-US"/>
        </w:rPr>
        <w:tab/>
      </w:r>
      <w:r w:rsidRPr="003E7A4B">
        <w:rPr>
          <w:rStyle w:val="Hipercze"/>
          <w:noProof/>
        </w:rPr>
        <w:t>Eclipse SDK 3.6.2 + Java EE</w:t>
      </w:r>
      <w:r>
        <w:rPr>
          <w:noProof/>
          <w:webHidden/>
        </w:rPr>
        <w:tab/>
      </w:r>
      <w:r>
        <w:rPr>
          <w:noProof/>
          <w:webHidden/>
        </w:rPr>
        <w:fldChar w:fldCharType="begin"/>
      </w:r>
      <w:r>
        <w:rPr>
          <w:noProof/>
          <w:webHidden/>
        </w:rPr>
        <w:instrText xml:space="preserve"> PAGEREF _Toc302765131 \h </w:instrText>
      </w:r>
      <w:r>
        <w:rPr>
          <w:noProof/>
          <w:webHidden/>
        </w:rPr>
      </w:r>
      <w:r>
        <w:rPr>
          <w:noProof/>
          <w:webHidden/>
        </w:rPr>
        <w:fldChar w:fldCharType="separate"/>
      </w:r>
      <w:r>
        <w:rPr>
          <w:noProof/>
          <w:webHidden/>
        </w:rPr>
        <w:t>27</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4.14.</w:t>
      </w:r>
      <w:r>
        <w:rPr>
          <w:noProof/>
          <w:lang w:val="en-US"/>
        </w:rPr>
        <w:tab/>
      </w:r>
      <w:r w:rsidRPr="003E7A4B">
        <w:rPr>
          <w:rStyle w:val="Hipercze"/>
          <w:noProof/>
        </w:rPr>
        <w:t>Eclipse SDK 3.6.2 + Android SDK</w:t>
      </w:r>
      <w:r>
        <w:rPr>
          <w:noProof/>
          <w:webHidden/>
        </w:rPr>
        <w:tab/>
      </w:r>
      <w:r>
        <w:rPr>
          <w:noProof/>
          <w:webHidden/>
        </w:rPr>
        <w:fldChar w:fldCharType="begin"/>
      </w:r>
      <w:r>
        <w:rPr>
          <w:noProof/>
          <w:webHidden/>
        </w:rPr>
        <w:instrText xml:space="preserve"> PAGEREF _Toc302765132 \h </w:instrText>
      </w:r>
      <w:r>
        <w:rPr>
          <w:noProof/>
          <w:webHidden/>
        </w:rPr>
      </w:r>
      <w:r>
        <w:rPr>
          <w:noProof/>
          <w:webHidden/>
        </w:rPr>
        <w:fldChar w:fldCharType="separate"/>
      </w:r>
      <w:r>
        <w:rPr>
          <w:noProof/>
          <w:webHidden/>
        </w:rPr>
        <w:t>28</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w:t>
      </w:r>
      <w:r>
        <w:rPr>
          <w:noProof/>
          <w:lang w:val="en-US"/>
        </w:rPr>
        <w:tab/>
      </w:r>
      <w:r w:rsidRPr="003E7A4B">
        <w:rPr>
          <w:rStyle w:val="Hipercze"/>
          <w:noProof/>
        </w:rPr>
        <w:t>Implementacja projektu</w:t>
      </w:r>
      <w:r>
        <w:rPr>
          <w:noProof/>
          <w:webHidden/>
        </w:rPr>
        <w:tab/>
      </w:r>
      <w:r>
        <w:rPr>
          <w:noProof/>
          <w:webHidden/>
        </w:rPr>
        <w:fldChar w:fldCharType="begin"/>
      </w:r>
      <w:r>
        <w:rPr>
          <w:noProof/>
          <w:webHidden/>
        </w:rPr>
        <w:instrText xml:space="preserve"> PAGEREF _Toc302765133 \h </w:instrText>
      </w:r>
      <w:r>
        <w:rPr>
          <w:noProof/>
          <w:webHidden/>
        </w:rPr>
      </w:r>
      <w:r>
        <w:rPr>
          <w:noProof/>
          <w:webHidden/>
        </w:rPr>
        <w:fldChar w:fldCharType="separate"/>
      </w:r>
      <w:r>
        <w:rPr>
          <w:noProof/>
          <w:webHidden/>
        </w:rPr>
        <w:t>29</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w:t>
      </w:r>
      <w:r>
        <w:rPr>
          <w:noProof/>
          <w:lang w:val="en-US"/>
        </w:rPr>
        <w:tab/>
      </w:r>
      <w:r w:rsidRPr="003E7A4B">
        <w:rPr>
          <w:rStyle w:val="Hipercze"/>
          <w:noProof/>
        </w:rPr>
        <w:t>Baza danych</w:t>
      </w:r>
      <w:r>
        <w:rPr>
          <w:noProof/>
          <w:webHidden/>
        </w:rPr>
        <w:tab/>
      </w:r>
      <w:r>
        <w:rPr>
          <w:noProof/>
          <w:webHidden/>
        </w:rPr>
        <w:fldChar w:fldCharType="begin"/>
      </w:r>
      <w:r>
        <w:rPr>
          <w:noProof/>
          <w:webHidden/>
        </w:rPr>
        <w:instrText xml:space="preserve"> PAGEREF _Toc302765134 \h </w:instrText>
      </w:r>
      <w:r>
        <w:rPr>
          <w:noProof/>
          <w:webHidden/>
        </w:rPr>
      </w:r>
      <w:r>
        <w:rPr>
          <w:noProof/>
          <w:webHidden/>
        </w:rPr>
        <w:fldChar w:fldCharType="separate"/>
      </w:r>
      <w:r>
        <w:rPr>
          <w:noProof/>
          <w:webHidden/>
        </w:rPr>
        <w:t>29</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5.1.1.</w:t>
      </w:r>
      <w:r>
        <w:rPr>
          <w:noProof/>
          <w:lang w:val="en-US"/>
        </w:rPr>
        <w:tab/>
      </w:r>
      <w:r w:rsidRPr="003E7A4B">
        <w:rPr>
          <w:rStyle w:val="Hipercze"/>
          <w:noProof/>
        </w:rPr>
        <w:t>Cel powstania</w:t>
      </w:r>
      <w:r>
        <w:rPr>
          <w:noProof/>
          <w:webHidden/>
        </w:rPr>
        <w:tab/>
      </w:r>
      <w:r>
        <w:rPr>
          <w:noProof/>
          <w:webHidden/>
        </w:rPr>
        <w:fldChar w:fldCharType="begin"/>
      </w:r>
      <w:r>
        <w:rPr>
          <w:noProof/>
          <w:webHidden/>
        </w:rPr>
        <w:instrText xml:space="preserve"> PAGEREF _Toc302765135 \h </w:instrText>
      </w:r>
      <w:r>
        <w:rPr>
          <w:noProof/>
          <w:webHidden/>
        </w:rPr>
      </w:r>
      <w:r>
        <w:rPr>
          <w:noProof/>
          <w:webHidden/>
        </w:rPr>
        <w:fldChar w:fldCharType="separate"/>
      </w:r>
      <w:r>
        <w:rPr>
          <w:noProof/>
          <w:webHidden/>
        </w:rPr>
        <w:t>29</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5.1.2.</w:t>
      </w:r>
      <w:r>
        <w:rPr>
          <w:noProof/>
          <w:lang w:val="en-US"/>
        </w:rPr>
        <w:tab/>
      </w:r>
      <w:r w:rsidRPr="003E7A4B">
        <w:rPr>
          <w:rStyle w:val="Hipercze"/>
          <w:noProof/>
        </w:rPr>
        <w:t>Szczegóły implementacji</w:t>
      </w:r>
      <w:r>
        <w:rPr>
          <w:noProof/>
          <w:webHidden/>
        </w:rPr>
        <w:tab/>
      </w:r>
      <w:r>
        <w:rPr>
          <w:noProof/>
          <w:webHidden/>
        </w:rPr>
        <w:fldChar w:fldCharType="begin"/>
      </w:r>
      <w:r>
        <w:rPr>
          <w:noProof/>
          <w:webHidden/>
        </w:rPr>
        <w:instrText xml:space="preserve"> PAGEREF _Toc302765136 \h </w:instrText>
      </w:r>
      <w:r>
        <w:rPr>
          <w:noProof/>
          <w:webHidden/>
        </w:rPr>
      </w:r>
      <w:r>
        <w:rPr>
          <w:noProof/>
          <w:webHidden/>
        </w:rPr>
        <w:fldChar w:fldCharType="separate"/>
      </w:r>
      <w:r>
        <w:rPr>
          <w:noProof/>
          <w:webHidden/>
        </w:rPr>
        <w:t>29</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5.1.3.</w:t>
      </w:r>
      <w:r>
        <w:rPr>
          <w:noProof/>
          <w:lang w:val="en-US"/>
        </w:rPr>
        <w:tab/>
      </w:r>
      <w:r w:rsidRPr="003E7A4B">
        <w:rPr>
          <w:rStyle w:val="Hipercze"/>
          <w:noProof/>
        </w:rPr>
        <w:t>Opis tabel</w:t>
      </w:r>
      <w:r>
        <w:rPr>
          <w:noProof/>
          <w:webHidden/>
        </w:rPr>
        <w:tab/>
      </w:r>
      <w:r>
        <w:rPr>
          <w:noProof/>
          <w:webHidden/>
        </w:rPr>
        <w:fldChar w:fldCharType="begin"/>
      </w:r>
      <w:r>
        <w:rPr>
          <w:noProof/>
          <w:webHidden/>
        </w:rPr>
        <w:instrText xml:space="preserve"> PAGEREF _Toc302765137 \h </w:instrText>
      </w:r>
      <w:r>
        <w:rPr>
          <w:noProof/>
          <w:webHidden/>
        </w:rPr>
      </w:r>
      <w:r>
        <w:rPr>
          <w:noProof/>
          <w:webHidden/>
        </w:rPr>
        <w:fldChar w:fldCharType="separate"/>
      </w:r>
      <w:r>
        <w:rPr>
          <w:noProof/>
          <w:webHidden/>
        </w:rPr>
        <w:t>31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5.1.4.</w:t>
      </w:r>
      <w:r>
        <w:rPr>
          <w:noProof/>
          <w:lang w:val="en-US"/>
        </w:rPr>
        <w:tab/>
      </w:r>
      <w:r w:rsidRPr="003E7A4B">
        <w:rPr>
          <w:rStyle w:val="Hipercze"/>
          <w:noProof/>
        </w:rPr>
        <w:t>Integralność danych</w:t>
      </w:r>
      <w:r>
        <w:rPr>
          <w:noProof/>
          <w:webHidden/>
        </w:rPr>
        <w:tab/>
      </w:r>
      <w:r>
        <w:rPr>
          <w:noProof/>
          <w:webHidden/>
        </w:rPr>
        <w:fldChar w:fldCharType="begin"/>
      </w:r>
      <w:r>
        <w:rPr>
          <w:noProof/>
          <w:webHidden/>
        </w:rPr>
        <w:instrText xml:space="preserve"> PAGEREF _Toc302765138 \h </w:instrText>
      </w:r>
      <w:r>
        <w:rPr>
          <w:noProof/>
          <w:webHidden/>
        </w:rPr>
      </w:r>
      <w:r>
        <w:rPr>
          <w:noProof/>
          <w:webHidden/>
        </w:rPr>
        <w:fldChar w:fldCharType="separate"/>
      </w:r>
      <w:r>
        <w:rPr>
          <w:noProof/>
          <w:webHidden/>
        </w:rPr>
        <w:t>32</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"_Toc302765139"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5.1.5.</w:t>
      </w:r>
      <w:r>
        <w:rPr>
          <w:noProof/>
          <w:lang w:val="en-US"/>
        </w:rPr>
        <w:tab/>
      </w:r>
      <w:r w:rsidRPr="003E7A4B">
        <w:rPr>
          <w:rStyle w:val="Hipercze"/>
          <w:noProof/>
        </w:rPr>
        <w:t>Wyzwalacze i sekwencje</w:t>
      </w:r>
      <w:r>
        <w:rPr>
          <w:noProof/>
          <w:webHidden/>
        </w:rPr>
        <w:tab/>
      </w:r>
      <w:r>
        <w:rPr>
          <w:noProof/>
          <w:webHidden/>
        </w:rPr>
        <w:fldChar w:fldCharType="begin"/>
      </w:r>
      <w:r>
        <w:rPr>
          <w:noProof/>
          <w:webHidden/>
        </w:rPr>
        <w:instrText xml:space="preserve"> PAGEREF _Toc302765139 \h </w:instrText>
      </w:r>
      <w:r>
        <w:rPr>
          <w:noProof/>
          <w:webHidden/>
        </w:rPr>
      </w:r>
      <w:r>
        <w:rPr>
          <w:noProof/>
          <w:webHidden/>
        </w:rPr>
        <w:fldChar w:fldCharType="separate"/>
      </w:r>
      <w:r>
        <w:rPr>
          <w:noProof/>
          <w:webHidden/>
        </w:rPr>
        <w:t>33</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w:t>
      </w:r>
      <w:r>
        <w:rPr>
          <w:noProof/>
          <w:lang w:val="en-US"/>
        </w:rPr>
        <w:tab/>
      </w:r>
      <w:r w:rsidRPr="003E7A4B">
        <w:rPr>
          <w:rStyle w:val="Hipercze"/>
          <w:noProof/>
        </w:rPr>
        <w:t>Opis usługi sieciowej – Web Service</w:t>
      </w:r>
      <w:r>
        <w:rPr>
          <w:noProof/>
          <w:webHidden/>
        </w:rPr>
        <w:tab/>
      </w:r>
      <w:r>
        <w:rPr>
          <w:noProof/>
          <w:webHidden/>
        </w:rPr>
        <w:fldChar w:fldCharType="begin"/>
      </w:r>
      <w:r>
        <w:rPr>
          <w:noProof/>
          <w:webHidden/>
        </w:rPr>
        <w:instrText xml:space="preserve"> PAGEREF _Toc302765140 \h </w:instrText>
      </w:r>
      <w:r>
        <w:rPr>
          <w:noProof/>
          <w:webHidden/>
        </w:rPr>
      </w:r>
      <w:r>
        <w:rPr>
          <w:noProof/>
          <w:webHidden/>
        </w:rPr>
        <w:fldChar w:fldCharType="separate"/>
      </w:r>
      <w:r>
        <w:rPr>
          <w:noProof/>
          <w:webHidden/>
        </w:rPr>
        <w:t>34</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5.2.1.</w:t>
      </w:r>
      <w:r>
        <w:rPr>
          <w:noProof/>
          <w:lang w:val="en-US"/>
        </w:rPr>
        <w:tab/>
      </w:r>
      <w:r w:rsidRPr="003E7A4B">
        <w:rPr>
          <w:rStyle w:val="Hipercze"/>
          <w:noProof/>
        </w:rPr>
        <w:t>Cel powstania</w:t>
      </w:r>
      <w:r>
        <w:rPr>
          <w:noProof/>
          <w:webHidden/>
        </w:rPr>
        <w:tab/>
      </w:r>
      <w:r>
        <w:rPr>
          <w:noProof/>
          <w:webHidden/>
        </w:rPr>
        <w:fldChar w:fldCharType="begin"/>
      </w:r>
      <w:r>
        <w:rPr>
          <w:noProof/>
          <w:webHidden/>
        </w:rPr>
        <w:instrText xml:space="preserve"> PAGEREF _Toc302765141 \h </w:instrText>
      </w:r>
      <w:r>
        <w:rPr>
          <w:noProof/>
          <w:webHidden/>
        </w:rPr>
      </w:r>
      <w:r>
        <w:rPr>
          <w:noProof/>
          <w:webHidden/>
        </w:rPr>
        <w:fldChar w:fldCharType="separate"/>
      </w:r>
      <w:r>
        <w:rPr>
          <w:noProof/>
          <w:webHidden/>
        </w:rPr>
        <w:t>34</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5.2.2.</w:t>
      </w:r>
      <w:r>
        <w:rPr>
          <w:noProof/>
          <w:lang w:val="en-US"/>
        </w:rPr>
        <w:tab/>
      </w:r>
      <w:r w:rsidRPr="003E7A4B">
        <w:rPr>
          <w:rStyle w:val="Hipercze"/>
          <w:noProof/>
        </w:rPr>
        <w:t>Szczegóły implementacyjne</w:t>
      </w:r>
      <w:r>
        <w:rPr>
          <w:noProof/>
          <w:webHidden/>
        </w:rPr>
        <w:tab/>
      </w:r>
      <w:r>
        <w:rPr>
          <w:noProof/>
          <w:webHidden/>
        </w:rPr>
        <w:fldChar w:fldCharType="begin"/>
      </w:r>
      <w:r>
        <w:rPr>
          <w:noProof/>
          <w:webHidden/>
        </w:rPr>
        <w:instrText xml:space="preserve"> PAGEREF _Toc302765142 \h </w:instrText>
      </w:r>
      <w:r>
        <w:rPr>
          <w:noProof/>
          <w:webHidden/>
        </w:rPr>
      </w:r>
      <w:r>
        <w:rPr>
          <w:noProof/>
          <w:webHidden/>
        </w:rPr>
        <w:fldChar w:fldCharType="separate"/>
      </w:r>
      <w:r>
        <w:rPr>
          <w:noProof/>
          <w:webHidden/>
        </w:rPr>
        <w:t>34</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5.2.3.</w:t>
      </w:r>
      <w:r>
        <w:rPr>
          <w:noProof/>
          <w:lang w:val="en-US"/>
        </w:rPr>
        <w:tab/>
      </w:r>
      <w:r w:rsidRPr="003E7A4B">
        <w:rPr>
          <w:rStyle w:val="Hipercze"/>
          <w:noProof/>
        </w:rPr>
        <w:t>Mechanizm uwierzytelnienia</w:t>
      </w:r>
      <w:r>
        <w:rPr>
          <w:noProof/>
          <w:webHidden/>
        </w:rPr>
        <w:tab/>
      </w:r>
      <w:r>
        <w:rPr>
          <w:noProof/>
          <w:webHidden/>
        </w:rPr>
        <w:fldChar w:fldCharType="begin"/>
      </w:r>
      <w:r>
        <w:rPr>
          <w:noProof/>
          <w:webHidden/>
        </w:rPr>
        <w:instrText xml:space="preserve"> PAGEREF _Toc302765143 \h </w:instrText>
      </w:r>
      <w:r>
        <w:rPr>
          <w:noProof/>
          <w:webHidden/>
        </w:rPr>
      </w:r>
      <w:r>
        <w:rPr>
          <w:noProof/>
          <w:webHidden/>
        </w:rPr>
        <w:fldChar w:fldCharType="separate"/>
      </w:r>
      <w:r>
        <w:rPr>
          <w:noProof/>
          <w:webHidden/>
        </w:rPr>
        <w:t>36</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5.2.4.</w:t>
      </w:r>
      <w:r>
        <w:rPr>
          <w:noProof/>
          <w:lang w:val="en-US"/>
        </w:rPr>
        <w:tab/>
      </w:r>
      <w:r w:rsidRPr="003E7A4B">
        <w:rPr>
          <w:rStyle w:val="Hipercze"/>
          <w:noProof/>
        </w:rPr>
        <w:t>Mechanizm sprawdzania statusu zdarzenia</w:t>
      </w:r>
      <w:r>
        <w:rPr>
          <w:noProof/>
          <w:webHidden/>
        </w:rPr>
        <w:tab/>
      </w:r>
      <w:r>
        <w:rPr>
          <w:noProof/>
          <w:webHidden/>
        </w:rPr>
        <w:fldChar w:fldCharType="begin"/>
      </w:r>
      <w:r>
        <w:rPr>
          <w:noProof/>
          <w:webHidden/>
        </w:rPr>
        <w:instrText xml:space="preserve"> PAGEREF _Toc302765144 \h </w:instrText>
      </w:r>
      <w:r>
        <w:rPr>
          <w:noProof/>
          <w:webHidden/>
        </w:rPr>
      </w:r>
      <w:r>
        <w:rPr>
          <w:noProof/>
          <w:webHidden/>
        </w:rPr>
        <w:fldChar w:fldCharType="separate"/>
      </w:r>
      <w:r>
        <w:rPr>
          <w:noProof/>
          <w:webHidden/>
        </w:rPr>
        <w:t>36</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5.2.5.</w:t>
      </w:r>
      <w:r>
        <w:rPr>
          <w:noProof/>
          <w:lang w:val="en-US"/>
        </w:rPr>
        <w:tab/>
      </w:r>
      <w:r w:rsidRPr="003E7A4B">
        <w:rPr>
          <w:rStyle w:val="Hipercze"/>
          <w:noProof/>
        </w:rPr>
        <w:t>Rejestracja nowego zdarzenia</w:t>
      </w:r>
      <w:r>
        <w:rPr>
          <w:noProof/>
          <w:webHidden/>
        </w:rPr>
        <w:tab/>
      </w:r>
      <w:r>
        <w:rPr>
          <w:noProof/>
          <w:webHidden/>
        </w:rPr>
        <w:fldChar w:fldCharType="begin"/>
      </w:r>
      <w:r>
        <w:rPr>
          <w:noProof/>
          <w:webHidden/>
        </w:rPr>
        <w:instrText xml:space="preserve"> PAGEREF _Toc302765145 \h </w:instrText>
      </w:r>
      <w:r>
        <w:rPr>
          <w:noProof/>
          <w:webHidden/>
        </w:rPr>
      </w:r>
      <w:r>
        <w:rPr>
          <w:noProof/>
          <w:webHidden/>
        </w:rPr>
        <w:fldChar w:fldCharType="separate"/>
      </w:r>
      <w:r>
        <w:rPr>
          <w:noProof/>
          <w:webHidden/>
        </w:rPr>
        <w:t>37</w:t>
      </w:r>
      <w:r>
        <w:rPr>
          <w:noProof/>
          <w:webHidden/>
        </w:rPr>
        <w:fldChar w:fldCharType="end"/>
      </w:r>
      <w:r w:rsidRPr="003E7A4B">
        <w:rPr>
          <w:rStyle w:val="Hipercze"/>
          <w:noProof/>
        </w:rPr>
        <w:fldChar w:fldCharType="end"/>
      </w:r>
    </w:p>
    <w:p w:rsidR="00450780" w:rsidRDefault="00450780">
      <w:pPr>
        <w:pStyle w:val="Spistreci3"/>
        <w:tabs>
          <w:tab w:val="right" w:leader="dot" w:pos="9061"/>
        </w:tabs>
        <w:rPr>
          <w:noProof/>
          <w:lang w:val="en-US"/>
        </w:rPr>
      </w:pPr>
      <w:r w:rsidRPr="003E7A4B">
        <w:rPr>
          <w:rStyle w:val="Hipercze"/>
          <w:noProof/>
        </w:rPr>
        <w:lastRenderedPageBreak/>
        <w:fldChar w:fldCharType="begin"/>
      </w:r>
      <w:r w:rsidRPr="003E7A4B">
        <w:rPr>
          <w:rStyle w:val="Hipercze"/>
          <w:noProof/>
        </w:rPr>
        <w:instrText xml:space="preserve"> </w:instrText>
      </w:r>
      <w:r>
        <w:rPr>
          <w:noProof/>
        </w:rPr>
        <w:instrText>HYPERLINK \l "_Toc302765146"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Wprowadzanie nowej lokalizacji i znacznika</w:t>
      </w:r>
      <w:r>
        <w:rPr>
          <w:noProof/>
          <w:webHidden/>
        </w:rPr>
        <w:tab/>
      </w:r>
      <w:r>
        <w:rPr>
          <w:noProof/>
          <w:webHidden/>
        </w:rPr>
        <w:fldChar w:fldCharType="begin"/>
      </w:r>
      <w:r>
        <w:rPr>
          <w:noProof/>
          <w:webHidden/>
        </w:rPr>
        <w:instrText xml:space="preserve"> PAGEREF _Toc302765146 \h </w:instrText>
      </w:r>
      <w:r>
        <w:rPr>
          <w:noProof/>
          <w:webHidden/>
        </w:rPr>
      </w:r>
      <w:r>
        <w:rPr>
          <w:noProof/>
          <w:webHidden/>
        </w:rPr>
        <w:fldChar w:fldCharType="separate"/>
      </w:r>
      <w:r>
        <w:rPr>
          <w:noProof/>
          <w:webHidden/>
        </w:rPr>
        <w:t>39</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w:t>
      </w:r>
      <w:r>
        <w:rPr>
          <w:noProof/>
          <w:lang w:val="en-US"/>
        </w:rPr>
        <w:tab/>
      </w:r>
      <w:r w:rsidRPr="003E7A4B">
        <w:rPr>
          <w:rStyle w:val="Hipercze"/>
          <w:noProof/>
        </w:rPr>
        <w:t>Opis aplikacji klienckiej na telefon komórkowy</w:t>
      </w:r>
      <w:r>
        <w:rPr>
          <w:noProof/>
          <w:webHidden/>
        </w:rPr>
        <w:tab/>
      </w:r>
      <w:r>
        <w:rPr>
          <w:noProof/>
          <w:webHidden/>
        </w:rPr>
        <w:fldChar w:fldCharType="begin"/>
      </w:r>
      <w:r>
        <w:rPr>
          <w:noProof/>
          <w:webHidden/>
        </w:rPr>
        <w:instrText xml:space="preserve"> PAGEREF _Toc302765147 \h </w:instrText>
      </w:r>
      <w:r>
        <w:rPr>
          <w:noProof/>
          <w:webHidden/>
        </w:rPr>
      </w:r>
      <w:r>
        <w:rPr>
          <w:noProof/>
          <w:webHidden/>
        </w:rPr>
        <w:fldChar w:fldCharType="separate"/>
      </w:r>
      <w:r>
        <w:rPr>
          <w:noProof/>
          <w:webHidden/>
        </w:rPr>
        <w:t>41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5.3.1.</w:t>
      </w:r>
      <w:r>
        <w:rPr>
          <w:noProof/>
          <w:lang w:val="en-US"/>
        </w:rPr>
        <w:tab/>
      </w:r>
      <w:r w:rsidRPr="003E7A4B">
        <w:rPr>
          <w:rStyle w:val="Hipercze"/>
          <w:noProof/>
        </w:rPr>
        <w:t>Cel powstania</w:t>
      </w:r>
      <w:r>
        <w:rPr>
          <w:noProof/>
          <w:webHidden/>
        </w:rPr>
        <w:tab/>
      </w:r>
      <w:r>
        <w:rPr>
          <w:noProof/>
          <w:webHidden/>
        </w:rPr>
        <w:fldChar w:fldCharType="begin"/>
      </w:r>
      <w:r>
        <w:rPr>
          <w:noProof/>
          <w:webHidden/>
        </w:rPr>
        <w:instrText xml:space="preserve"> PAGEREF _Toc302765148 \h </w:instrText>
      </w:r>
      <w:r>
        <w:rPr>
          <w:noProof/>
          <w:webHidden/>
        </w:rPr>
      </w:r>
      <w:r>
        <w:rPr>
          <w:noProof/>
          <w:webHidden/>
        </w:rPr>
        <w:fldChar w:fldCharType="separate"/>
      </w:r>
      <w:r>
        <w:rPr>
          <w:noProof/>
          <w:webHidden/>
        </w:rPr>
        <w:t>41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"_Toc302765149"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5.3.2.</w:t>
      </w:r>
      <w:r>
        <w:rPr>
          <w:noProof/>
          <w:lang w:val="en-US"/>
        </w:rPr>
        <w:tab/>
      </w:r>
      <w:r w:rsidRPr="003E7A4B">
        <w:rPr>
          <w:rStyle w:val="Hipercze"/>
          <w:noProof/>
        </w:rPr>
        <w:t>Założenia</w:t>
      </w:r>
      <w:r>
        <w:rPr>
          <w:noProof/>
          <w:webHidden/>
        </w:rPr>
        <w:tab/>
      </w:r>
      <w:r>
        <w:rPr>
          <w:noProof/>
          <w:webHidden/>
        </w:rPr>
        <w:fldChar w:fldCharType="begin"/>
      </w:r>
      <w:r>
        <w:rPr>
          <w:noProof/>
          <w:webHidden/>
        </w:rPr>
        <w:instrText xml:space="preserve"> PAGEREF _Toc302765149 \h </w:instrText>
      </w:r>
      <w:r>
        <w:rPr>
          <w:noProof/>
          <w:webHidden/>
        </w:rPr>
      </w:r>
      <w:r>
        <w:rPr>
          <w:noProof/>
          <w:webHidden/>
        </w:rPr>
        <w:fldChar w:fldCharType="separate"/>
      </w:r>
      <w:r>
        <w:rPr>
          <w:noProof/>
          <w:webHidden/>
        </w:rPr>
        <w:t>41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5.3.3.</w:t>
      </w:r>
      <w:r>
        <w:rPr>
          <w:noProof/>
          <w:lang w:val="en-US"/>
        </w:rPr>
        <w:tab/>
      </w:r>
      <w:r w:rsidRPr="003E7A4B">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_Toc302765150 \h </w:instrText>
      </w:r>
      <w:r>
        <w:rPr>
          <w:noProof/>
          <w:webHidden/>
        </w:rPr>
      </w:r>
      <w:r>
        <w:rPr>
          <w:noProof/>
          <w:webHidden/>
        </w:rPr>
        <w:fldChar w:fldCharType="separate"/>
      </w:r>
      <w:r>
        <w:rPr>
          <w:noProof/>
          <w:webHidden/>
        </w:rPr>
        <w:t>42</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5.3.4.</w:t>
      </w:r>
      <w:r>
        <w:rPr>
          <w:noProof/>
          <w:lang w:val="en-US"/>
        </w:rPr>
        <w:tab/>
      </w:r>
      <w:r w:rsidRPr="003E7A4B">
        <w:rPr>
          <w:rStyle w:val="Hipercze"/>
          <w:noProof/>
        </w:rPr>
        <w:t>Tryby uruchomienia</w:t>
      </w:r>
      <w:r>
        <w:rPr>
          <w:noProof/>
          <w:webHidden/>
        </w:rPr>
        <w:tab/>
      </w:r>
      <w:r>
        <w:rPr>
          <w:noProof/>
          <w:webHidden/>
        </w:rPr>
        <w:fldChar w:fldCharType="begin"/>
      </w:r>
      <w:r>
        <w:rPr>
          <w:noProof/>
          <w:webHidden/>
        </w:rPr>
        <w:instrText xml:space="preserve"> PAGEREF _Toc302765151 \h </w:instrText>
      </w:r>
      <w:r>
        <w:rPr>
          <w:noProof/>
          <w:webHidden/>
        </w:rPr>
      </w:r>
      <w:r>
        <w:rPr>
          <w:noProof/>
          <w:webHidden/>
        </w:rPr>
        <w:fldChar w:fldCharType="separate"/>
      </w:r>
      <w:r>
        <w:rPr>
          <w:noProof/>
          <w:webHidden/>
        </w:rPr>
        <w:t>42</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5.3.5.</w:t>
      </w:r>
      <w:r>
        <w:rPr>
          <w:noProof/>
          <w:lang w:val="en-US"/>
        </w:rPr>
        <w:tab/>
      </w:r>
      <w:r w:rsidRPr="003E7A4B">
        <w:rPr>
          <w:rStyle w:val="Hipercze"/>
          <w:noProof/>
        </w:rPr>
        <w:t>Odczyt znacznika</w:t>
      </w:r>
      <w:r>
        <w:rPr>
          <w:noProof/>
          <w:webHidden/>
        </w:rPr>
        <w:tab/>
      </w:r>
      <w:r>
        <w:rPr>
          <w:noProof/>
          <w:webHidden/>
        </w:rPr>
        <w:fldChar w:fldCharType="begin"/>
      </w:r>
      <w:r>
        <w:rPr>
          <w:noProof/>
          <w:webHidden/>
        </w:rPr>
        <w:instrText xml:space="preserve"> PAGEREF _Toc302765152 \h </w:instrText>
      </w:r>
      <w:r>
        <w:rPr>
          <w:noProof/>
          <w:webHidden/>
        </w:rPr>
      </w:r>
      <w:r>
        <w:rPr>
          <w:noProof/>
          <w:webHidden/>
        </w:rPr>
        <w:fldChar w:fldCharType="separate"/>
      </w:r>
      <w:r>
        <w:rPr>
          <w:noProof/>
          <w:webHidden/>
        </w:rPr>
        <w:t>43</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5.3.6.</w:t>
      </w:r>
      <w:r>
        <w:rPr>
          <w:noProof/>
          <w:lang w:val="en-US"/>
        </w:rPr>
        <w:tab/>
      </w:r>
      <w:r w:rsidRPr="003E7A4B">
        <w:rPr>
          <w:rStyle w:val="Hipercze"/>
          <w:noProof/>
        </w:rPr>
        <w:t>Dobór aplikacji do obsługi znacznika</w:t>
      </w:r>
      <w:r>
        <w:rPr>
          <w:noProof/>
          <w:webHidden/>
        </w:rPr>
        <w:tab/>
      </w:r>
      <w:r>
        <w:rPr>
          <w:noProof/>
          <w:webHidden/>
        </w:rPr>
        <w:fldChar w:fldCharType="begin"/>
      </w:r>
      <w:r>
        <w:rPr>
          <w:noProof/>
          <w:webHidden/>
        </w:rPr>
        <w:instrText xml:space="preserve"> PAGEREF _Toc302765153 \h </w:instrText>
      </w:r>
      <w:r>
        <w:rPr>
          <w:noProof/>
          <w:webHidden/>
        </w:rPr>
      </w:r>
      <w:r>
        <w:rPr>
          <w:noProof/>
          <w:webHidden/>
        </w:rPr>
        <w:fldChar w:fldCharType="separate"/>
      </w:r>
      <w:r>
        <w:rPr>
          <w:noProof/>
          <w:webHidden/>
        </w:rPr>
        <w:t>44</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5.3.7.</w:t>
      </w:r>
      <w:r>
        <w:rPr>
          <w:noProof/>
          <w:lang w:val="en-US"/>
        </w:rPr>
        <w:tab/>
      </w:r>
      <w:r w:rsidRPr="003E7A4B">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_Toc302765154 \h </w:instrText>
      </w:r>
      <w:r>
        <w:rPr>
          <w:noProof/>
          <w:webHidden/>
        </w:rPr>
      </w:r>
      <w:r>
        <w:rPr>
          <w:noProof/>
          <w:webHidden/>
        </w:rPr>
        <w:fldChar w:fldCharType="separate"/>
      </w:r>
      <w:r>
        <w:rPr>
          <w:noProof/>
          <w:webHidden/>
        </w:rPr>
        <w:t>45</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5.3.8.</w:t>
      </w:r>
      <w:r>
        <w:rPr>
          <w:noProof/>
          <w:lang w:val="en-US"/>
        </w:rPr>
        <w:tab/>
      </w:r>
      <w:r w:rsidRPr="003E7A4B">
        <w:rPr>
          <w:rStyle w:val="Hipercze"/>
          <w:noProof/>
        </w:rPr>
        <w:t>Działanie aplikacji</w:t>
      </w:r>
      <w:r>
        <w:rPr>
          <w:noProof/>
          <w:webHidden/>
        </w:rPr>
        <w:tab/>
      </w:r>
      <w:r>
        <w:rPr>
          <w:noProof/>
          <w:webHidden/>
        </w:rPr>
        <w:fldChar w:fldCharType="begin"/>
      </w:r>
      <w:r>
        <w:rPr>
          <w:noProof/>
          <w:webHidden/>
        </w:rPr>
        <w:instrText xml:space="preserve"> PAGEREF _Toc302765156 \h </w:instrText>
      </w:r>
      <w:r>
        <w:rPr>
          <w:noProof/>
          <w:webHidden/>
        </w:rPr>
      </w:r>
      <w:r>
        <w:rPr>
          <w:noProof/>
          <w:webHidden/>
        </w:rPr>
        <w:fldChar w:fldCharType="separate"/>
      </w:r>
      <w:r>
        <w:rPr>
          <w:noProof/>
          <w:webHidden/>
        </w:rPr>
        <w:t>46</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5.4.</w:t>
      </w:r>
      <w:r>
        <w:rPr>
          <w:noProof/>
          <w:lang w:val="en-US"/>
        </w:rPr>
        <w:tab/>
      </w:r>
      <w:r w:rsidRPr="003E7A4B">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_Toc302765157 \h </w:instrText>
      </w:r>
      <w:r>
        <w:rPr>
          <w:noProof/>
          <w:webHidden/>
        </w:rPr>
      </w:r>
      <w:r>
        <w:rPr>
          <w:noProof/>
          <w:webHidden/>
        </w:rPr>
        <w:fldChar w:fldCharType="separate"/>
      </w:r>
      <w:r>
        <w:rPr>
          <w:noProof/>
          <w:webHidden/>
        </w:rPr>
        <w:t>48</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5.4.1.</w:t>
      </w:r>
      <w:r>
        <w:rPr>
          <w:noProof/>
          <w:lang w:val="en-US"/>
        </w:rPr>
        <w:tab/>
      </w:r>
      <w:r w:rsidRPr="003E7A4B">
        <w:rPr>
          <w:rStyle w:val="Hipercze"/>
          <w:noProof/>
        </w:rPr>
        <w:t>Cel powstania</w:t>
      </w:r>
      <w:r>
        <w:rPr>
          <w:noProof/>
          <w:webHidden/>
        </w:rPr>
        <w:tab/>
      </w:r>
      <w:r>
        <w:rPr>
          <w:noProof/>
          <w:webHidden/>
        </w:rPr>
        <w:fldChar w:fldCharType="begin"/>
      </w:r>
      <w:r>
        <w:rPr>
          <w:noProof/>
          <w:webHidden/>
        </w:rPr>
        <w:instrText xml:space="preserve"> PAGEREF _Toc302765158 \h </w:instrText>
      </w:r>
      <w:r>
        <w:rPr>
          <w:noProof/>
          <w:webHidden/>
        </w:rPr>
      </w:r>
      <w:r>
        <w:rPr>
          <w:noProof/>
          <w:webHidden/>
        </w:rPr>
        <w:fldChar w:fldCharType="separate"/>
      </w:r>
      <w:r>
        <w:rPr>
          <w:noProof/>
          <w:webHidden/>
        </w:rPr>
        <w:t>48</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"_Toc302765159"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5.4.2.</w:t>
      </w:r>
      <w:r>
        <w:rPr>
          <w:noProof/>
          <w:lang w:val="en-US"/>
        </w:rPr>
        <w:tab/>
      </w:r>
      <w:r w:rsidRPr="003E7A4B">
        <w:rPr>
          <w:rStyle w:val="Hipercze"/>
          <w:noProof/>
        </w:rPr>
        <w:t>Główne założenia</w:t>
      </w:r>
      <w:r>
        <w:rPr>
          <w:noProof/>
          <w:webHidden/>
        </w:rPr>
        <w:tab/>
      </w:r>
      <w:r>
        <w:rPr>
          <w:noProof/>
          <w:webHidden/>
        </w:rPr>
        <w:fldChar w:fldCharType="begin"/>
      </w:r>
      <w:r>
        <w:rPr>
          <w:noProof/>
          <w:webHidden/>
        </w:rPr>
        <w:instrText xml:space="preserve"> PAGEREF _Toc302765159 \h </w:instrText>
      </w:r>
      <w:r>
        <w:rPr>
          <w:noProof/>
          <w:webHidden/>
        </w:rPr>
      </w:r>
      <w:r>
        <w:rPr>
          <w:noProof/>
          <w:webHidden/>
        </w:rPr>
        <w:fldChar w:fldCharType="separate"/>
      </w:r>
      <w:r>
        <w:rPr>
          <w:noProof/>
          <w:webHidden/>
        </w:rPr>
        <w:t>48</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5.4.3.</w:t>
      </w:r>
      <w:r>
        <w:rPr>
          <w:noProof/>
          <w:lang w:val="en-US"/>
        </w:rPr>
        <w:tab/>
      </w:r>
      <w:r w:rsidRPr="003E7A4B">
        <w:rPr>
          <w:rStyle w:val="Hipercze"/>
          <w:noProof/>
        </w:rPr>
        <w:t>Działanie aplikacji</w:t>
      </w:r>
      <w:r>
        <w:rPr>
          <w:noProof/>
          <w:webHidden/>
        </w:rPr>
        <w:tab/>
      </w:r>
      <w:r>
        <w:rPr>
          <w:noProof/>
          <w:webHidden/>
        </w:rPr>
        <w:fldChar w:fldCharType="begin"/>
      </w:r>
      <w:r>
        <w:rPr>
          <w:noProof/>
          <w:webHidden/>
        </w:rPr>
        <w:instrText xml:space="preserve"> PAGEREF _Toc302765160 \h </w:instrText>
      </w:r>
      <w:r>
        <w:rPr>
          <w:noProof/>
          <w:webHidden/>
        </w:rPr>
      </w:r>
      <w:r>
        <w:rPr>
          <w:noProof/>
          <w:webHidden/>
        </w:rPr>
        <w:fldChar w:fldCharType="separate"/>
      </w:r>
      <w:r>
        <w:rPr>
          <w:noProof/>
          <w:webHidden/>
        </w:rPr>
        <w:t>48</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w:t>
      </w:r>
      <w:r>
        <w:rPr>
          <w:noProof/>
          <w:lang w:val="en-US"/>
        </w:rPr>
        <w:tab/>
      </w:r>
      <w:r w:rsidRPr="003E7A4B">
        <w:rPr>
          <w:rStyle w:val="Hipercze"/>
          <w:noProof/>
        </w:rPr>
        <w:t>Opis panelu administracyjnego</w:t>
      </w:r>
      <w:r>
        <w:rPr>
          <w:noProof/>
          <w:webHidden/>
        </w:rPr>
        <w:tab/>
      </w:r>
      <w:r>
        <w:rPr>
          <w:noProof/>
          <w:webHidden/>
        </w:rPr>
        <w:fldChar w:fldCharType="begin"/>
      </w:r>
      <w:r>
        <w:rPr>
          <w:noProof/>
          <w:webHidden/>
        </w:rPr>
        <w:instrText xml:space="preserve"> PAGEREF _Toc302765161 \h </w:instrText>
      </w:r>
      <w:r>
        <w:rPr>
          <w:noProof/>
          <w:webHidden/>
        </w:rPr>
      </w:r>
      <w:r>
        <w:rPr>
          <w:noProof/>
          <w:webHidden/>
        </w:rPr>
        <w:fldChar w:fldCharType="separate"/>
      </w:r>
      <w:r>
        <w:rPr>
          <w:noProof/>
          <w:webHidden/>
        </w:rPr>
        <w:t>50</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5.5.1.</w:t>
      </w:r>
      <w:r>
        <w:rPr>
          <w:noProof/>
          <w:lang w:val="en-US"/>
        </w:rPr>
        <w:tab/>
      </w:r>
      <w:r w:rsidRPr="003E7A4B">
        <w:rPr>
          <w:rStyle w:val="Hipercze"/>
          <w:noProof/>
        </w:rPr>
        <w:t>Cel powstania</w:t>
      </w:r>
      <w:r>
        <w:rPr>
          <w:noProof/>
          <w:webHidden/>
        </w:rPr>
        <w:tab/>
      </w:r>
      <w:r>
        <w:rPr>
          <w:noProof/>
          <w:webHidden/>
        </w:rPr>
        <w:fldChar w:fldCharType="begin"/>
      </w:r>
      <w:r>
        <w:rPr>
          <w:noProof/>
          <w:webHidden/>
        </w:rPr>
        <w:instrText xml:space="preserve"> PAGEREF _Toc302765162 \h </w:instrText>
      </w:r>
      <w:r>
        <w:rPr>
          <w:noProof/>
          <w:webHidden/>
        </w:rPr>
      </w:r>
      <w:r>
        <w:rPr>
          <w:noProof/>
          <w:webHidden/>
        </w:rPr>
        <w:fldChar w:fldCharType="separate"/>
      </w:r>
      <w:r>
        <w:rPr>
          <w:noProof/>
          <w:webHidden/>
        </w:rPr>
        <w:t>50</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5.5.2.</w:t>
      </w:r>
      <w:r>
        <w:rPr>
          <w:noProof/>
          <w:lang w:val="en-US"/>
        </w:rPr>
        <w:tab/>
      </w:r>
      <w:r w:rsidRPr="003E7A4B">
        <w:rPr>
          <w:rStyle w:val="Hipercze"/>
          <w:noProof/>
        </w:rPr>
        <w:t>Szczegóły implementacyjne</w:t>
      </w:r>
      <w:r>
        <w:rPr>
          <w:noProof/>
          <w:webHidden/>
        </w:rPr>
        <w:tab/>
      </w:r>
      <w:r>
        <w:rPr>
          <w:noProof/>
          <w:webHidden/>
        </w:rPr>
        <w:fldChar w:fldCharType="begin"/>
      </w:r>
      <w:r>
        <w:rPr>
          <w:noProof/>
          <w:webHidden/>
        </w:rPr>
        <w:instrText xml:space="preserve"> PAGEREF _Toc302765163 \h </w:instrText>
      </w:r>
      <w:r>
        <w:rPr>
          <w:noProof/>
          <w:webHidden/>
        </w:rPr>
      </w:r>
      <w:r>
        <w:rPr>
          <w:noProof/>
          <w:webHidden/>
        </w:rPr>
        <w:fldChar w:fldCharType="separate"/>
      </w:r>
      <w:r>
        <w:rPr>
          <w:noProof/>
          <w:webHidden/>
        </w:rPr>
        <w:t>51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5.5.3.</w:t>
      </w:r>
      <w:r>
        <w:rPr>
          <w:noProof/>
          <w:lang w:val="en-US"/>
        </w:rPr>
        <w:tab/>
      </w:r>
      <w:r w:rsidRPr="003E7A4B">
        <w:rPr>
          <w:rStyle w:val="Hipercze"/>
          <w:noProof/>
        </w:rPr>
        <w:t>Warstwa biznesowa</w:t>
      </w:r>
      <w:r>
        <w:rPr>
          <w:noProof/>
          <w:webHidden/>
        </w:rPr>
        <w:tab/>
      </w:r>
      <w:r>
        <w:rPr>
          <w:noProof/>
          <w:webHidden/>
        </w:rPr>
        <w:fldChar w:fldCharType="begin"/>
      </w:r>
      <w:r>
        <w:rPr>
          <w:noProof/>
          <w:webHidden/>
        </w:rPr>
        <w:instrText xml:space="preserve"> PAGEREF _Toc302765164 \h </w:instrText>
      </w:r>
      <w:r>
        <w:rPr>
          <w:noProof/>
          <w:webHidden/>
        </w:rPr>
      </w:r>
      <w:r>
        <w:rPr>
          <w:noProof/>
          <w:webHidden/>
        </w:rPr>
        <w:fldChar w:fldCharType="separate"/>
      </w:r>
      <w:r>
        <w:rPr>
          <w:noProof/>
          <w:webHidden/>
        </w:rPr>
        <w:t>51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5.5.4.</w:t>
      </w:r>
      <w:r>
        <w:rPr>
          <w:noProof/>
          <w:lang w:val="en-US"/>
        </w:rPr>
        <w:tab/>
      </w:r>
      <w:r w:rsidRPr="003E7A4B">
        <w:rPr>
          <w:rStyle w:val="Hipercze"/>
          <w:noProof/>
        </w:rPr>
        <w:t>Warstwa modelu danych</w:t>
      </w:r>
      <w:r>
        <w:rPr>
          <w:noProof/>
          <w:webHidden/>
        </w:rPr>
        <w:tab/>
      </w:r>
      <w:r>
        <w:rPr>
          <w:noProof/>
          <w:webHidden/>
        </w:rPr>
        <w:fldChar w:fldCharType="begin"/>
      </w:r>
      <w:r>
        <w:rPr>
          <w:noProof/>
          <w:webHidden/>
        </w:rPr>
        <w:instrText xml:space="preserve"> PAGEREF _Toc302765165 \h </w:instrText>
      </w:r>
      <w:r>
        <w:rPr>
          <w:noProof/>
          <w:webHidden/>
        </w:rPr>
      </w:r>
      <w:r>
        <w:rPr>
          <w:noProof/>
          <w:webHidden/>
        </w:rPr>
        <w:fldChar w:fldCharType="separate"/>
      </w:r>
      <w:r>
        <w:rPr>
          <w:noProof/>
          <w:webHidden/>
        </w:rPr>
        <w:t>52</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5.5.5.</w:t>
      </w:r>
      <w:r>
        <w:rPr>
          <w:noProof/>
          <w:lang w:val="en-US"/>
        </w:rPr>
        <w:tab/>
      </w:r>
      <w:r w:rsidRPr="003E7A4B">
        <w:rPr>
          <w:rStyle w:val="Hipercze"/>
          <w:noProof/>
        </w:rPr>
        <w:t>Warstwa prezentacji</w:t>
      </w:r>
      <w:r>
        <w:rPr>
          <w:noProof/>
          <w:webHidden/>
        </w:rPr>
        <w:tab/>
      </w:r>
      <w:r>
        <w:rPr>
          <w:noProof/>
          <w:webHidden/>
        </w:rPr>
        <w:fldChar w:fldCharType="begin"/>
      </w:r>
      <w:r>
        <w:rPr>
          <w:noProof/>
          <w:webHidden/>
        </w:rPr>
        <w:instrText xml:space="preserve"> PAGEREF _Toc302765166 \h </w:instrText>
      </w:r>
      <w:r>
        <w:rPr>
          <w:noProof/>
          <w:webHidden/>
        </w:rPr>
      </w:r>
      <w:r>
        <w:rPr>
          <w:noProof/>
          <w:webHidden/>
        </w:rPr>
        <w:fldChar w:fldCharType="separate"/>
      </w:r>
      <w:r>
        <w:rPr>
          <w:noProof/>
          <w:webHidden/>
        </w:rPr>
        <w:t>53</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5.5.6.</w:t>
      </w:r>
      <w:r>
        <w:rPr>
          <w:noProof/>
          <w:lang w:val="en-US"/>
        </w:rPr>
        <w:tab/>
      </w:r>
      <w:r w:rsidRPr="003E7A4B">
        <w:rPr>
          <w:rStyle w:val="Hipercze"/>
          <w:noProof/>
        </w:rPr>
        <w:t>Budowa panelu administracyjnego</w:t>
      </w:r>
      <w:r>
        <w:rPr>
          <w:noProof/>
          <w:webHidden/>
        </w:rPr>
        <w:tab/>
      </w:r>
      <w:r>
        <w:rPr>
          <w:noProof/>
          <w:webHidden/>
        </w:rPr>
        <w:fldChar w:fldCharType="begin"/>
      </w:r>
      <w:r>
        <w:rPr>
          <w:noProof/>
          <w:webHidden/>
        </w:rPr>
        <w:instrText xml:space="preserve"> PAGEREF _Toc302765167 \h </w:instrText>
      </w:r>
      <w:r>
        <w:rPr>
          <w:noProof/>
          <w:webHidden/>
        </w:rPr>
      </w:r>
      <w:r>
        <w:rPr>
          <w:noProof/>
          <w:webHidden/>
        </w:rPr>
        <w:fldChar w:fldCharType="separate"/>
      </w:r>
      <w:r>
        <w:rPr>
          <w:noProof/>
          <w:webHidden/>
        </w:rPr>
        <w:t>53</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5.5.7.</w:t>
      </w:r>
      <w:r>
        <w:rPr>
          <w:noProof/>
          <w:lang w:val="en-US"/>
        </w:rPr>
        <w:tab/>
      </w:r>
      <w:r w:rsidRPr="003E7A4B">
        <w:rPr>
          <w:rStyle w:val="Hipercze"/>
          <w:noProof/>
        </w:rPr>
        <w:t>Role użytkowników oraz zabezpieczenie portalu</w:t>
      </w:r>
      <w:r>
        <w:rPr>
          <w:noProof/>
          <w:webHidden/>
        </w:rPr>
        <w:tab/>
      </w:r>
      <w:r>
        <w:rPr>
          <w:noProof/>
          <w:webHidden/>
        </w:rPr>
        <w:fldChar w:fldCharType="begin"/>
      </w:r>
      <w:r>
        <w:rPr>
          <w:noProof/>
          <w:webHidden/>
        </w:rPr>
        <w:instrText xml:space="preserve"> PAGEREF _Toc302765168 \h </w:instrText>
      </w:r>
      <w:r>
        <w:rPr>
          <w:noProof/>
          <w:webHidden/>
        </w:rPr>
      </w:r>
      <w:r>
        <w:rPr>
          <w:noProof/>
          <w:webHidden/>
        </w:rPr>
        <w:fldChar w:fldCharType="separate"/>
      </w:r>
      <w:r>
        <w:rPr>
          <w:noProof/>
          <w:webHidden/>
        </w:rPr>
        <w:t>54</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"_Toc302765169"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5.5.8.</w:t>
      </w:r>
      <w:r>
        <w:rPr>
          <w:noProof/>
          <w:lang w:val="en-US"/>
        </w:rPr>
        <w:tab/>
      </w:r>
      <w:r w:rsidRPr="003E7A4B">
        <w:rPr>
          <w:rStyle w:val="Hipercze"/>
          <w:noProof/>
        </w:rPr>
        <w:t>Opis zakładek</w:t>
      </w:r>
      <w:r>
        <w:rPr>
          <w:noProof/>
          <w:webHidden/>
        </w:rPr>
        <w:tab/>
      </w:r>
      <w:r>
        <w:rPr>
          <w:noProof/>
          <w:webHidden/>
        </w:rPr>
        <w:fldChar w:fldCharType="begin"/>
      </w:r>
      <w:r>
        <w:rPr>
          <w:noProof/>
          <w:webHidden/>
        </w:rPr>
        <w:instrText xml:space="preserve"> PAGEREF _Toc302765169 \h </w:instrText>
      </w:r>
      <w:r>
        <w:rPr>
          <w:noProof/>
          <w:webHidden/>
        </w:rPr>
      </w:r>
      <w:r>
        <w:rPr>
          <w:noProof/>
          <w:webHidden/>
        </w:rPr>
        <w:fldChar w:fldCharType="separate"/>
      </w:r>
      <w:r>
        <w:rPr>
          <w:noProof/>
          <w:webHidden/>
        </w:rPr>
        <w:t>55</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"_Toc302765170"</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6.</w:t>
      </w:r>
      <w:r>
        <w:rPr>
          <w:noProof/>
          <w:lang w:val="en-US"/>
        </w:rPr>
        <w:tab/>
      </w:r>
      <w:r w:rsidRPr="003E7A4B">
        <w:rPr>
          <w:rStyle w:val="Hipercze"/>
          <w:noProof/>
        </w:rPr>
        <w:t>Testy Funkcjonalne</w:t>
      </w:r>
      <w:r>
        <w:rPr>
          <w:noProof/>
          <w:webHidden/>
        </w:rPr>
        <w:tab/>
      </w:r>
      <w:r>
        <w:rPr>
          <w:noProof/>
          <w:webHidden/>
        </w:rPr>
        <w:fldChar w:fldCharType="begin"/>
      </w:r>
      <w:r>
        <w:rPr>
          <w:noProof/>
          <w:webHidden/>
        </w:rPr>
        <w:instrText xml:space="preserve"> PAGEREF _Toc302765170 \h </w:instrText>
      </w:r>
      <w:r>
        <w:rPr>
          <w:noProof/>
          <w:webHidden/>
        </w:rPr>
      </w:r>
      <w:r>
        <w:rPr>
          <w:noProof/>
          <w:webHidden/>
        </w:rPr>
        <w:fldChar w:fldCharType="separate"/>
      </w:r>
      <w:r>
        <w:rPr>
          <w:noProof/>
          <w:webHidden/>
        </w:rPr>
        <w:t>61</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"_Toc302765171"</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6.1.</w:t>
      </w:r>
      <w:r>
        <w:rPr>
          <w:noProof/>
          <w:lang w:val="en-US"/>
        </w:rPr>
        <w:tab/>
      </w:r>
      <w:r w:rsidRPr="003E7A4B">
        <w:rPr>
          <w:rStyle w:val="Hipercze"/>
          <w:noProof/>
        </w:rPr>
        <w:t>Wstęp</w:t>
      </w:r>
      <w:r>
        <w:rPr>
          <w:noProof/>
          <w:webHidden/>
        </w:rPr>
        <w:tab/>
      </w:r>
      <w:r>
        <w:rPr>
          <w:noProof/>
          <w:webHidden/>
        </w:rPr>
        <w:fldChar w:fldCharType="begin"/>
      </w:r>
      <w:r>
        <w:rPr>
          <w:noProof/>
          <w:webHidden/>
        </w:rPr>
        <w:instrText xml:space="preserve"> PAGEREF _Toc302765171 \h </w:instrText>
      </w:r>
      <w:r>
        <w:rPr>
          <w:noProof/>
          <w:webHidden/>
        </w:rPr>
      </w:r>
      <w:r>
        <w:rPr>
          <w:noProof/>
          <w:webHidden/>
        </w:rPr>
        <w:fldChar w:fldCharType="separate"/>
      </w:r>
      <w:r>
        <w:rPr>
          <w:noProof/>
          <w:webHidden/>
        </w:rPr>
        <w:t>61</w:t>
      </w:r>
      <w:r>
        <w:rPr>
          <w:noProof/>
          <w:webHidden/>
        </w:rPr>
        <w:fldChar w:fldCharType="end"/>
      </w:r>
      <w:r w:rsidRPr="003E7A4B">
        <w:rPr>
          <w:rStyle w:val="Hipercze"/>
          <w:noProof/>
        </w:rPr>
        <w:fldChar w:fldCharType="end"/>
      </w:r>
    </w:p>
    <w:p w:rsidR="00450780" w:rsidRDefault="00450780">
      <w:pPr>
        <w:pStyle w:val="Spistreci3"/>
        <w:tabs>
          <w:tab w:val="left" w:pos="132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"_Toc302765172"</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6.1.1.</w:t>
      </w:r>
      <w:r>
        <w:rPr>
          <w:noProof/>
          <w:lang w:val="en-US"/>
        </w:rPr>
        <w:tab/>
      </w:r>
      <w:r w:rsidRPr="003E7A4B">
        <w:rPr>
          <w:rStyle w:val="Hipercze"/>
          <w:noProof/>
        </w:rPr>
        <w:t>Wpływ na zużycie baterii</w:t>
      </w:r>
      <w:r>
        <w:rPr>
          <w:noProof/>
          <w:webHidden/>
        </w:rPr>
        <w:tab/>
      </w:r>
      <w:r>
        <w:rPr>
          <w:noProof/>
          <w:webHidden/>
        </w:rPr>
        <w:fldChar w:fldCharType="begin"/>
      </w:r>
      <w:r>
        <w:rPr>
          <w:noProof/>
          <w:webHidden/>
        </w:rPr>
        <w:instrText xml:space="preserve"> PAGEREF _Toc302765172 \h </w:instrText>
      </w:r>
      <w:r>
        <w:rPr>
          <w:noProof/>
          <w:webHidden/>
        </w:rPr>
      </w:r>
      <w:r>
        <w:rPr>
          <w:noProof/>
          <w:webHidden/>
        </w:rPr>
        <w:fldChar w:fldCharType="separate"/>
      </w:r>
      <w:r>
        <w:rPr>
          <w:noProof/>
          <w:webHidden/>
        </w:rPr>
        <w:t>61</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"_Toc302765173"</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7.</w:t>
      </w:r>
      <w:r>
        <w:rPr>
          <w:noProof/>
          <w:lang w:val="en-US"/>
        </w:rPr>
        <w:tab/>
      </w:r>
      <w:r w:rsidRPr="003E7A4B">
        <w:rPr>
          <w:rStyle w:val="Hipercze"/>
          <w:noProof/>
        </w:rPr>
        <w:t>Wady i zalety rozwiązania</w:t>
      </w:r>
      <w:r>
        <w:rPr>
          <w:noProof/>
          <w:webHidden/>
        </w:rPr>
        <w:tab/>
      </w:r>
      <w:r>
        <w:rPr>
          <w:noProof/>
          <w:webHidden/>
        </w:rPr>
        <w:fldChar w:fldCharType="begin"/>
      </w:r>
      <w:r>
        <w:rPr>
          <w:noProof/>
          <w:webHidden/>
        </w:rPr>
        <w:instrText xml:space="preserve"> PAGEREF _Toc302765173 \h </w:instrText>
      </w:r>
      <w:r>
        <w:rPr>
          <w:noProof/>
          <w:webHidden/>
        </w:rPr>
      </w:r>
      <w:r>
        <w:rPr>
          <w:noProof/>
          <w:webHidden/>
        </w:rPr>
        <w:fldChar w:fldCharType="separate"/>
      </w:r>
      <w:r>
        <w:rPr>
          <w:noProof/>
          <w:webHidden/>
        </w:rPr>
        <w:t>62</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"_Toc302765174"</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8.</w:t>
      </w:r>
      <w:r>
        <w:rPr>
          <w:noProof/>
          <w:lang w:val="en-US"/>
        </w:rPr>
        <w:tab/>
      </w:r>
      <w:r w:rsidRPr="003E7A4B">
        <w:rPr>
          <w:rStyle w:val="Hipercze"/>
          <w:noProof/>
        </w:rPr>
        <w:t>Podsumowanie</w:t>
      </w:r>
      <w:r>
        <w:rPr>
          <w:noProof/>
          <w:webHidden/>
        </w:rPr>
        <w:tab/>
      </w:r>
      <w:r>
        <w:rPr>
          <w:noProof/>
          <w:webHidden/>
        </w:rPr>
        <w:fldChar w:fldCharType="begin"/>
      </w:r>
      <w:r>
        <w:rPr>
          <w:noProof/>
          <w:webHidden/>
        </w:rPr>
        <w:instrText xml:space="preserve"> PAGEREF _Toc302765174 \h </w:instrText>
      </w:r>
      <w:r>
        <w:rPr>
          <w:noProof/>
          <w:webHidden/>
        </w:rPr>
      </w:r>
      <w:r>
        <w:rPr>
          <w:noProof/>
          <w:webHidden/>
        </w:rPr>
        <w:fldChar w:fldCharType="separate"/>
      </w:r>
      <w:r>
        <w:rPr>
          <w:noProof/>
          <w:webHidden/>
        </w:rPr>
        <w:t>63</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"_Toc302765175"</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8.1.</w:t>
      </w:r>
      <w:r>
        <w:rPr>
          <w:noProof/>
          <w:lang w:val="en-US"/>
        </w:rPr>
        <w:tab/>
      </w:r>
      <w:r w:rsidRPr="003E7A4B">
        <w:rPr>
          <w:rStyle w:val="Hipercze"/>
          <w:noProof/>
        </w:rPr>
        <w:t>Perspektywy rozwoju</w:t>
      </w:r>
      <w:r>
        <w:rPr>
          <w:noProof/>
          <w:webHidden/>
        </w:rPr>
        <w:tab/>
      </w:r>
      <w:r>
        <w:rPr>
          <w:noProof/>
          <w:webHidden/>
        </w:rPr>
        <w:fldChar w:fldCharType="begin"/>
      </w:r>
      <w:r>
        <w:rPr>
          <w:noProof/>
          <w:webHidden/>
        </w:rPr>
        <w:instrText xml:space="preserve"> PAGEREF _Toc302765175 \h </w:instrText>
      </w:r>
      <w:r>
        <w:rPr>
          <w:noProof/>
          <w:webHidden/>
        </w:rPr>
      </w:r>
      <w:r>
        <w:rPr>
          <w:noProof/>
          <w:webHidden/>
        </w:rPr>
        <w:fldChar w:fldCharType="separate"/>
      </w:r>
      <w:r>
        <w:rPr>
          <w:noProof/>
          <w:webHidden/>
        </w:rPr>
        <w:t>63</w:t>
      </w:r>
      <w:r>
        <w:rPr>
          <w:noProof/>
          <w:webHidden/>
        </w:rPr>
        <w:fldChar w:fldCharType="end"/>
      </w:r>
      <w:r w:rsidRPr="003E7A4B">
        <w:rPr>
          <w:rStyle w:val="Hipercze"/>
          <w:noProof/>
        </w:rPr>
        <w:fldChar w:fldCharType="end"/>
      </w:r>
    </w:p>
    <w:p w:rsidR="00450780" w:rsidRDefault="00450780">
      <w:pPr>
        <w:pStyle w:val="Spistreci2"/>
        <w:tabs>
          <w:tab w:val="left" w:pos="88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"_Toc302765176"</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8.2.</w:t>
      </w:r>
      <w:r>
        <w:rPr>
          <w:noProof/>
          <w:lang w:val="en-US"/>
        </w:rPr>
        <w:tab/>
      </w:r>
      <w:r w:rsidRPr="003E7A4B">
        <w:rPr>
          <w:rStyle w:val="Hipercze"/>
          <w:noProof/>
        </w:rPr>
        <w:t>Wnioski</w:t>
      </w:r>
      <w:r>
        <w:rPr>
          <w:noProof/>
          <w:webHidden/>
        </w:rPr>
        <w:tab/>
      </w:r>
      <w:r>
        <w:rPr>
          <w:noProof/>
          <w:webHidden/>
        </w:rPr>
        <w:fldChar w:fldCharType="begin"/>
      </w:r>
      <w:r>
        <w:rPr>
          <w:noProof/>
          <w:webHidden/>
        </w:rPr>
        <w:instrText xml:space="preserve"> PAGEREF _Toc302765176 \h </w:instrText>
      </w:r>
      <w:r>
        <w:rPr>
          <w:noProof/>
          <w:webHidden/>
        </w:rPr>
      </w:r>
      <w:r>
        <w:rPr>
          <w:noProof/>
          <w:webHidden/>
        </w:rPr>
        <w:fldChar w:fldCharType="separate"/>
      </w:r>
      <w:r>
        <w:rPr>
          <w:noProof/>
          <w:webHidden/>
        </w:rPr>
        <w:t>64</w:t>
      </w:r>
      <w:r>
        <w:rPr>
          <w:noProof/>
          <w:webHidden/>
        </w:rPr>
        <w:fldChar w:fldCharType="end"/>
      </w:r>
      <w:r w:rsidRPr="003E7A4B">
        <w:rPr>
          <w:rStyle w:val="Hipercze"/>
          <w:noProof/>
        </w:rPr>
        <w:fldChar w:fldCharType="end"/>
      </w:r>
    </w:p>
    <w:p w:rsidR="00450780" w:rsidRDefault="00450780">
      <w:pPr>
        <w:pStyle w:val="Spistreci1"/>
        <w:tabs>
          <w:tab w:val="left" w:pos="44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"_Toc302765177"</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9.</w:t>
      </w:r>
      <w:r>
        <w:rPr>
          <w:noProof/>
          <w:lang w:val="en-US"/>
        </w:rPr>
        <w:tab/>
      </w:r>
      <w:r w:rsidRPr="003E7A4B">
        <w:rPr>
          <w:rStyle w:val="Hipercze"/>
          <w:noProof/>
        </w:rPr>
        <w:t>Bibliografia</w:t>
      </w:r>
      <w:r>
        <w:rPr>
          <w:noProof/>
          <w:webHidden/>
        </w:rPr>
        <w:tab/>
      </w:r>
      <w:r>
        <w:rPr>
          <w:noProof/>
          <w:webHidden/>
        </w:rPr>
        <w:fldChar w:fldCharType="begin"/>
      </w:r>
      <w:r>
        <w:rPr>
          <w:noProof/>
          <w:webHidden/>
        </w:rPr>
        <w:instrText xml:space="preserve"> PAGEREF _Toc302765177 \h </w:instrText>
      </w:r>
      <w:r>
        <w:rPr>
          <w:noProof/>
          <w:webHidden/>
        </w:rPr>
      </w:r>
      <w:r>
        <w:rPr>
          <w:noProof/>
          <w:webHidden/>
        </w:rPr>
        <w:fldChar w:fldCharType="separate"/>
      </w:r>
      <w:r>
        <w:rPr>
          <w:noProof/>
          <w:webHidden/>
        </w:rPr>
        <w:t>65</w:t>
      </w:r>
      <w:r>
        <w:rPr>
          <w:noProof/>
          <w:webHidden/>
        </w:rPr>
        <w:fldChar w:fldCharType="end"/>
      </w:r>
      <w:r w:rsidRPr="003E7A4B">
        <w:rPr>
          <w:rStyle w:val="Hipercze"/>
          <w:noProof/>
        </w:rPr>
        <w:fldChar w:fldCharType="end"/>
      </w:r>
    </w:p>
    <w:p w:rsidR="00450780" w:rsidRDefault="00450780">
      <w:pPr>
        <w:pStyle w:val="Spistreci1"/>
        <w:tabs>
          <w:tab w:val="left" w:pos="66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"_Toc302765178"</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noProof/>
        </w:rPr>
        <w:t>10.</w:t>
      </w:r>
      <w:r>
        <w:rPr>
          <w:noProof/>
          <w:lang w:val="en-US"/>
        </w:rPr>
        <w:tab/>
      </w:r>
      <w:r w:rsidRPr="003E7A4B">
        <w:rPr>
          <w:rStyle w:val="Hipercze"/>
          <w:noProof/>
        </w:rPr>
        <w:t>ZałącznikI</w:t>
      </w:r>
      <w:r>
        <w:rPr>
          <w:noProof/>
          <w:webHidden/>
        </w:rPr>
        <w:tab/>
      </w:r>
      <w:r>
        <w:rPr>
          <w:noProof/>
          <w:webHidden/>
        </w:rPr>
        <w:fldChar w:fldCharType="begin"/>
      </w:r>
      <w:r>
        <w:rPr>
          <w:noProof/>
          <w:webHidden/>
        </w:rPr>
        <w:instrText xml:space="preserve"> PAGEREF _Toc302765178 \h </w:instrText>
      </w:r>
      <w:r>
        <w:rPr>
          <w:noProof/>
          <w:webHidden/>
        </w:rPr>
      </w:r>
      <w:r>
        <w:rPr>
          <w:noProof/>
          <w:webHidden/>
        </w:rPr>
        <w:fldChar w:fldCharType="separate"/>
      </w:r>
      <w:r>
        <w:rPr>
          <w:noProof/>
          <w:webHidden/>
        </w:rPr>
        <w:t>66</w:t>
      </w:r>
      <w:r>
        <w:rPr>
          <w:noProof/>
          <w:webHidden/>
        </w:rPr>
        <w:fldChar w:fldCharType="end"/>
      </w:r>
      <w:r w:rsidRPr="003E7A4B">
        <w:rPr>
          <w:rStyle w:val="Hipercze"/>
          <w:noProof/>
        </w:rPr>
        <w:fldChar w:fldCharType="end"/>
      </w:r>
    </w:p>
    <w:p w:rsidR="00450780" w:rsidRDefault="00450780">
      <w:pPr>
        <w:pStyle w:val="Spistreci2"/>
        <w:tabs>
          <w:tab w:val="left" w:pos="1100"/>
          <w:tab w:val="right" w:leader="dot" w:pos="9061"/>
        </w:tabs>
        <w:rPr>
          <w:noProof/>
          <w:lang w:val="en-US"/>
        </w:rPr>
      </w:pPr>
      <w:r w:rsidRPr="003E7A4B">
        <w:rPr>
          <w:rStyle w:val="Hipercze"/>
          <w:noProof/>
        </w:rPr>
        <w:fldChar w:fldCharType="begin"/>
      </w:r>
      <w:r w:rsidRPr="003E7A4B">
        <w:rPr>
          <w:rStyle w:val="Hipercze"/>
          <w:noProof/>
        </w:rPr>
        <w:instrText xml:space="preserve"> </w:instrText>
      </w:r>
      <w:r>
        <w:rPr>
          <w:noProof/>
        </w:rPr>
        <w:instrText>HYPERLINK \l "_Toc302765179"</w:instrText>
      </w:r>
      <w:r w:rsidRPr="003E7A4B">
        <w:rPr>
          <w:rStyle w:val="Hipercze"/>
          <w:noProof/>
        </w:rPr>
        <w:instrText xml:space="preserve"> </w:instrText>
      </w:r>
      <w:r w:rsidRPr="003E7A4B">
        <w:rPr>
          <w:rStyle w:val="Hipercze"/>
          <w:noProof/>
        </w:rPr>
      </w:r>
      <w:r w:rsidRPr="003E7A4B">
        <w:rPr>
          <w:rStyle w:val="Hipercze"/>
          <w:noProof/>
        </w:rPr>
        <w:fldChar w:fldCharType="separate"/>
      </w:r>
      <w:r w:rsidRPr="003E7A4B">
        <w:rPr>
          <w:rStyle w:val="Hipercze"/>
          <w:rFonts w:eastAsia="Times New Roman"/>
          <w:noProof/>
        </w:rPr>
        <w:t>10.1.</w:t>
      </w:r>
      <w:r>
        <w:rPr>
          <w:noProof/>
          <w:lang w:val="en-US"/>
        </w:rPr>
        <w:tab/>
      </w:r>
      <w:r w:rsidRPr="003E7A4B">
        <w:rPr>
          <w:rStyle w:val="Hipercze"/>
          <w:rFonts w:eastAsia="Times New Roman"/>
          <w:noProof/>
        </w:rPr>
        <w:t>Dodatek A</w:t>
      </w:r>
      <w:r>
        <w:rPr>
          <w:noProof/>
          <w:webHidden/>
        </w:rPr>
        <w:tab/>
      </w:r>
      <w:r>
        <w:rPr>
          <w:noProof/>
          <w:webHidden/>
        </w:rPr>
        <w:fldChar w:fldCharType="begin"/>
      </w:r>
      <w:r>
        <w:rPr>
          <w:noProof/>
          <w:webHidden/>
        </w:rPr>
        <w:instrText xml:space="preserve"> PAGEREF _Toc302765179 \h </w:instrText>
      </w:r>
      <w:r>
        <w:rPr>
          <w:noProof/>
          <w:webHidden/>
        </w:rPr>
      </w:r>
      <w:r>
        <w:rPr>
          <w:noProof/>
          <w:webHidden/>
        </w:rPr>
        <w:fldChar w:fldCharType="separate"/>
      </w:r>
      <w:r>
        <w:rPr>
          <w:noProof/>
          <w:webHidden/>
        </w:rPr>
        <w:t>66</w:t>
      </w:r>
      <w:r>
        <w:rPr>
          <w:noProof/>
          <w:webHidden/>
        </w:rPr>
        <w:fldChar w:fldCharType="end"/>
      </w:r>
      <w:r w:rsidRPr="003E7A4B">
        <w:rPr>
          <w:rStyle w:val="Hipercze"/>
          <w:noProof/>
        </w:rPr>
        <w:fldChar w:fldCharType="end"/>
      </w:r>
    </w:p>
    <w:p w:rsidR="0004443A" w:rsidDel="00EB73FE" w:rsidRDefault="00E62150" w:rsidP="00BA5189">
      <w:pPr>
        <w:pStyle w:val="NormalnyIn"/>
        <w:rPr>
          <w:del w:id="263" w:author="Sebastian" w:date="2011-09-02T16:34:00Z"/>
        </w:rPr>
      </w:pPr>
      <w:r>
        <w:fldChar w:fldCharType="end"/>
      </w:r>
    </w:p>
    <w:p w:rsidR="00144CF8" w:rsidRDefault="00144CF8">
      <w:pPr>
        <w:pStyle w:val="NormalnyIn"/>
        <w:pPrChange w:id="264" w:author="Sebastian" w:date="2011-09-02T16:34:00Z">
          <w:pPr>
            <w:pStyle w:val="Akapitzlist"/>
          </w:pPr>
        </w:pPrChange>
      </w:pPr>
    </w:p>
    <w:p w:rsidR="00FF65EB" w:rsidRDefault="00FF65EB">
      <w:pPr>
        <w:jc w:val="left"/>
        <w:rPr>
          <w:ins w:id="265" w:author="Sebastian" w:date="2011-09-02T16:35:00Z"/>
        </w:rPr>
      </w:pPr>
      <w:ins w:id="266" w:author="Sebastian" w:date="2011-09-02T16:35:00Z">
        <w:r>
          <w:br w:type="page"/>
        </w:r>
      </w:ins>
    </w:p>
    <w:p w:rsidR="00554649" w:rsidRDefault="00554649" w:rsidP="00AA0B00">
      <w:pPr>
        <w:pStyle w:val="NormalnyIn"/>
      </w:pPr>
    </w:p>
    <w:p w:rsidR="00AA0B00" w:rsidRPr="00AA0B00" w:rsidDel="003111A7" w:rsidRDefault="00AA0B00" w:rsidP="00AA0B00">
      <w:pPr>
        <w:pStyle w:val="NormalnyIn"/>
        <w:rPr>
          <w:del w:id="267" w:author="Sebastian" w:date="2011-09-01T19:46:00Z"/>
          <w:sz w:val="32"/>
          <w:szCs w:val="32"/>
        </w:rPr>
      </w:pPr>
    </w:p>
    <w:p w:rsidR="00C96632" w:rsidRPr="00AA0B00" w:rsidDel="003111A7" w:rsidRDefault="00C96632" w:rsidP="00AA0B00">
      <w:pPr>
        <w:pStyle w:val="NormalnyIn"/>
        <w:rPr>
          <w:del w:id="268" w:author="Sebastian" w:date="2011-09-01T19:46:00Z"/>
          <w:sz w:val="32"/>
          <w:szCs w:val="32"/>
        </w:rPr>
      </w:pPr>
      <w:del w:id="269"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r w:rsidRPr="00450780">
        <w:rPr>
          <w:sz w:val="32"/>
          <w:szCs w:val="32"/>
          <w:lang w:val="en-US"/>
        </w:rPr>
        <w:t>Wykaz używanych skrótów</w:t>
      </w:r>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8A15B2" w:rsidRPr="00450780" w:rsidRDefault="008A15B2" w:rsidP="00AA0B00">
      <w:pPr>
        <w:pStyle w:val="NormalnyIn"/>
        <w:rPr>
          <w:ins w:id="270" w:author="Sebastian Łuczak" w:date="2011-08-31T23:45:00Z"/>
          <w:lang w:val="en-US"/>
        </w:rPr>
      </w:pPr>
      <w:ins w:id="271" w:author="Sebastian Łuczak" w:date="2011-08-31T23:45:00Z">
        <w:r w:rsidRPr="00450780">
          <w:rPr>
            <w:lang w:val="en-US"/>
          </w:rPr>
          <w:t xml:space="preserve">NFC – Near Field </w:t>
        </w:r>
      </w:ins>
      <w:r w:rsidR="00EA5A33" w:rsidRPr="00450780">
        <w:rPr>
          <w:lang w:val="en-US"/>
        </w:rPr>
        <w:t>Communication</w:t>
      </w:r>
    </w:p>
    <w:p w:rsidR="008A15B2" w:rsidRPr="00450780" w:rsidRDefault="00E62150" w:rsidP="00AA0B00">
      <w:pPr>
        <w:pStyle w:val="NormalnyIn"/>
        <w:rPr>
          <w:ins w:id="272" w:author="Sebastian Łuczak" w:date="2011-08-31T23:45:00Z"/>
          <w:lang w:val="en-US"/>
          <w:rPrChange w:id="273" w:author="Sebastian Łuczak" w:date="2011-08-31T23:45:00Z">
            <w:rPr>
              <w:ins w:id="274" w:author="Sebastian Łuczak" w:date="2011-08-31T23:45:00Z"/>
            </w:rPr>
          </w:rPrChange>
        </w:rPr>
      </w:pPr>
      <w:ins w:id="275" w:author="Sebastian Łuczak" w:date="2011-08-31T23:45:00Z">
        <w:r w:rsidRPr="00450780">
          <w:rPr>
            <w:lang w:val="en-US"/>
            <w:rPrChange w:id="276" w:author="Sebastian Łuczak" w:date="2011-08-31T23:45:00Z">
              <w:rPr>
                <w:color w:val="0000FF"/>
                <w:u w:val="single"/>
              </w:rPr>
            </w:rPrChange>
          </w:rPr>
          <w:t>RFiD – Radio Frequency Identification</w:t>
        </w:r>
      </w:ins>
    </w:p>
    <w:p w:rsidR="00EA5A33" w:rsidRPr="00450780" w:rsidRDefault="00EA5A33" w:rsidP="00AA0B00">
      <w:pPr>
        <w:pStyle w:val="NormalnyIn"/>
        <w:rPr>
          <w:ins w:id="277" w:author="Sebastian Łuczak" w:date="2011-08-31T23:45:00Z"/>
          <w:lang w:val="en-US"/>
        </w:rPr>
      </w:pPr>
      <w:ins w:id="278" w:author="Sebastian Łuczak" w:date="2011-08-31T23:45:00Z">
        <w:r w:rsidRPr="00450780">
          <w:rPr>
            <w:lang w:val="en-US"/>
          </w:rPr>
          <w:t>API – Application Programming Interface</w:t>
        </w:r>
      </w:ins>
    </w:p>
    <w:p w:rsidR="008A15B2" w:rsidRPr="00450780" w:rsidRDefault="00796063" w:rsidP="00AA0B00">
      <w:pPr>
        <w:pStyle w:val="NormalnyIn"/>
        <w:rPr>
          <w:ins w:id="279" w:author="Sebastian Łuczak" w:date="2011-08-31T23:45:00Z"/>
          <w:lang w:val="en-US"/>
        </w:rPr>
      </w:pPr>
      <w:ins w:id="280" w:author="Sebastian Łuczak" w:date="2011-08-31T23:45:00Z">
        <w:r w:rsidRPr="00450780">
          <w:rPr>
            <w:lang w:val="en-US"/>
          </w:rPr>
          <w:t>ORM – Object-</w:t>
        </w:r>
      </w:ins>
      <w:r w:rsidR="00EA5A33" w:rsidRPr="00450780">
        <w:rPr>
          <w:lang w:val="en-US"/>
        </w:rPr>
        <w:t>Relational</w:t>
      </w:r>
      <w:ins w:id="281" w:author="Sebastian Łuczak" w:date="2011-08-31T23:45:00Z">
        <w:r w:rsidRPr="00450780">
          <w:rPr>
            <w:lang w:val="en-US"/>
          </w:rPr>
          <w:t xml:space="preserve"> Mapping </w:t>
        </w:r>
      </w:ins>
    </w:p>
    <w:p w:rsidR="00EA5A33" w:rsidRPr="00450780" w:rsidRDefault="008A15B2" w:rsidP="00AA0B00">
      <w:pPr>
        <w:pStyle w:val="NormalnyIn"/>
        <w:rPr>
          <w:lang w:val="en-US"/>
        </w:rPr>
      </w:pPr>
      <w:ins w:id="282" w:author="Sebastian Łuczak" w:date="2011-08-31T23:45:00Z">
        <w:r w:rsidRPr="00450780">
          <w:rPr>
            <w:lang w:val="en-US"/>
          </w:rPr>
          <w:t xml:space="preserve">POJO – Plain Old Java Object </w:t>
        </w:r>
      </w:ins>
    </w:p>
    <w:p w:rsidR="008A15B2" w:rsidRPr="00450780" w:rsidRDefault="008A15B2" w:rsidP="00AA0B00">
      <w:pPr>
        <w:pStyle w:val="NormalnyIn"/>
        <w:rPr>
          <w:ins w:id="283" w:author="Sebastian Łuczak" w:date="2011-08-31T23:45:00Z"/>
          <w:lang w:val="en-US"/>
        </w:rPr>
      </w:pPr>
      <w:ins w:id="284" w:author="Sebastian Łuczak" w:date="2011-08-31T23:45:00Z">
        <w:r w:rsidRPr="00450780">
          <w:rPr>
            <w:lang w:val="en-US"/>
          </w:rPr>
          <w:t xml:space="preserve">SQL – Structured Query Language </w:t>
        </w:r>
      </w:ins>
    </w:p>
    <w:p w:rsidR="008A15B2" w:rsidRPr="00450780" w:rsidRDefault="008A15B2" w:rsidP="00AA0B00">
      <w:pPr>
        <w:pStyle w:val="NormalnyIn"/>
        <w:rPr>
          <w:ins w:id="285" w:author="Sebastian Łuczak" w:date="2011-08-31T23:45:00Z"/>
          <w:lang w:val="en-US"/>
        </w:rPr>
      </w:pPr>
      <w:ins w:id="286" w:author="Sebastian Łuczak" w:date="2011-08-31T23:45:00Z">
        <w:r w:rsidRPr="00450780">
          <w:rPr>
            <w:lang w:val="en-US"/>
          </w:rPr>
          <w:t xml:space="preserve">HQL – Hibernate Query Language </w:t>
        </w:r>
      </w:ins>
    </w:p>
    <w:p w:rsidR="008A15B2" w:rsidRPr="00450780" w:rsidRDefault="008A15B2" w:rsidP="00AA0B00">
      <w:pPr>
        <w:pStyle w:val="NormalnyIn"/>
        <w:rPr>
          <w:ins w:id="287" w:author="Sebastian Łuczak" w:date="2011-08-31T23:45:00Z"/>
          <w:lang w:val="en-US"/>
        </w:rPr>
      </w:pPr>
      <w:ins w:id="288" w:author="Sebastian Łuczak" w:date="2011-08-31T23:45:00Z">
        <w:r w:rsidRPr="00450780">
          <w:rPr>
            <w:lang w:val="en-US"/>
          </w:rPr>
          <w:t xml:space="preserve">QBE – Query By Example </w:t>
        </w:r>
      </w:ins>
    </w:p>
    <w:p w:rsidR="008A15B2" w:rsidRPr="00450780" w:rsidRDefault="008A15B2" w:rsidP="00AA0B00">
      <w:pPr>
        <w:pStyle w:val="NormalnyIn"/>
        <w:rPr>
          <w:ins w:id="289" w:author="Sebastian Łuczak" w:date="2011-08-31T23:45:00Z"/>
          <w:lang w:val="en-US"/>
        </w:rPr>
      </w:pPr>
      <w:ins w:id="290" w:author="Sebastian Łuczak" w:date="2011-08-31T23:45:00Z">
        <w:r w:rsidRPr="00450780">
          <w:rPr>
            <w:lang w:val="en-US"/>
          </w:rPr>
          <w:t xml:space="preserve">JDBC – Java DataBase Connectivity </w:t>
        </w:r>
      </w:ins>
    </w:p>
    <w:p w:rsidR="008A15B2" w:rsidRPr="00450780" w:rsidRDefault="008A15B2" w:rsidP="00AA0B00">
      <w:pPr>
        <w:pStyle w:val="NormalnyIn"/>
        <w:rPr>
          <w:ins w:id="291" w:author="Sebastian Łuczak" w:date="2011-08-31T23:45:00Z"/>
          <w:lang w:val="en-US"/>
        </w:rPr>
      </w:pPr>
      <w:ins w:id="292" w:author="Sebastian Łuczak" w:date="2011-08-31T23:45:00Z">
        <w:r w:rsidRPr="00450780">
          <w:rPr>
            <w:lang w:val="en-US"/>
          </w:rPr>
          <w:t>MVC – Model-View-</w:t>
        </w:r>
      </w:ins>
      <w:r w:rsidR="00EA5A33" w:rsidRPr="00450780">
        <w:rPr>
          <w:lang w:val="en-US"/>
        </w:rPr>
        <w:t>Controller</w:t>
      </w:r>
      <w:ins w:id="293" w:author="Sebastian Łuczak" w:date="2011-08-31T23:45:00Z">
        <w:r w:rsidRPr="00450780">
          <w:rPr>
            <w:lang w:val="en-US"/>
          </w:rPr>
          <w:t xml:space="preserve"> </w:t>
        </w:r>
      </w:ins>
    </w:p>
    <w:p w:rsidR="008A15B2" w:rsidRPr="00450780" w:rsidRDefault="008A15B2" w:rsidP="00AA0B00">
      <w:pPr>
        <w:pStyle w:val="NormalnyIn"/>
        <w:rPr>
          <w:ins w:id="294" w:author="Sebastian Łuczak" w:date="2011-08-31T23:45:00Z"/>
          <w:lang w:val="en-US"/>
        </w:rPr>
      </w:pPr>
      <w:ins w:id="295" w:author="Sebastian Łuczak" w:date="2011-08-31T23:45:00Z">
        <w:r w:rsidRPr="00450780">
          <w:rPr>
            <w:lang w:val="en-US"/>
          </w:rPr>
          <w:t xml:space="preserve">JRE – Java Runtime </w:t>
        </w:r>
      </w:ins>
      <w:r w:rsidR="00EA5A33" w:rsidRPr="00450780">
        <w:rPr>
          <w:lang w:val="en-US"/>
        </w:rPr>
        <w:t>Environment</w:t>
      </w:r>
      <w:ins w:id="296" w:author="Sebastian Łuczak" w:date="2011-08-31T23:45:00Z">
        <w:r w:rsidRPr="00450780">
          <w:rPr>
            <w:lang w:val="en-US"/>
          </w:rPr>
          <w:t xml:space="preserve"> </w:t>
        </w:r>
      </w:ins>
    </w:p>
    <w:p w:rsidR="008A15B2" w:rsidRPr="00450780" w:rsidRDefault="008A15B2" w:rsidP="00AA0B00">
      <w:pPr>
        <w:pStyle w:val="NormalnyIn"/>
        <w:rPr>
          <w:ins w:id="297" w:author="Sebastian Łuczak" w:date="2011-08-31T23:45:00Z"/>
          <w:lang w:val="en-US"/>
        </w:rPr>
      </w:pPr>
      <w:ins w:id="298" w:author="Sebastian Łuczak" w:date="2011-08-31T23:45:00Z">
        <w:r w:rsidRPr="00450780">
          <w:rPr>
            <w:lang w:val="en-US"/>
          </w:rPr>
          <w:t xml:space="preserve">JVM – Java Virtual Machine </w:t>
        </w:r>
      </w:ins>
    </w:p>
    <w:p w:rsidR="008A15B2" w:rsidRPr="00450780" w:rsidRDefault="008A15B2" w:rsidP="00AA0B00">
      <w:pPr>
        <w:pStyle w:val="NormalnyIn"/>
        <w:rPr>
          <w:ins w:id="299" w:author="Sebastian Łuczak" w:date="2011-08-31T23:45:00Z"/>
          <w:lang w:val="en-US"/>
        </w:rPr>
      </w:pPr>
      <w:ins w:id="300" w:author="Sebastian Łuczak" w:date="2011-08-31T23:45:00Z">
        <w:r w:rsidRPr="00450780">
          <w:rPr>
            <w:lang w:val="en-US"/>
          </w:rPr>
          <w:t xml:space="preserve">J2EE – Java Enterprise Edition </w:t>
        </w:r>
      </w:ins>
    </w:p>
    <w:p w:rsidR="008A15B2" w:rsidRPr="00450780" w:rsidRDefault="008A15B2" w:rsidP="00AA0B00">
      <w:pPr>
        <w:pStyle w:val="NormalnyIn"/>
        <w:rPr>
          <w:ins w:id="301" w:author="Sebastian Łuczak" w:date="2011-08-31T23:45:00Z"/>
          <w:lang w:val="en-US"/>
        </w:rPr>
      </w:pPr>
      <w:ins w:id="302" w:author="Sebastian Łuczak" w:date="2011-08-31T23:45:00Z">
        <w:r w:rsidRPr="00450780">
          <w:rPr>
            <w:lang w:val="en-US"/>
          </w:rPr>
          <w:t xml:space="preserve">EJB – Enterprise Java Beans </w:t>
        </w:r>
      </w:ins>
    </w:p>
    <w:p w:rsidR="008A15B2" w:rsidRPr="00450780" w:rsidRDefault="008A15B2" w:rsidP="00AA0B00">
      <w:pPr>
        <w:pStyle w:val="NormalnyIn"/>
        <w:rPr>
          <w:ins w:id="303" w:author="Sebastian Łuczak" w:date="2011-08-31T23:45:00Z"/>
          <w:lang w:val="en-US"/>
        </w:rPr>
      </w:pPr>
      <w:ins w:id="304" w:author="Sebastian Łuczak" w:date="2011-08-31T23:45:00Z">
        <w:r w:rsidRPr="00450780">
          <w:rPr>
            <w:lang w:val="en-US"/>
          </w:rPr>
          <w:t xml:space="preserve">JSP – Java Server Pages </w:t>
        </w:r>
      </w:ins>
    </w:p>
    <w:p w:rsidR="008A15B2" w:rsidRPr="00450780" w:rsidRDefault="008A15B2" w:rsidP="00AA0B00">
      <w:pPr>
        <w:pStyle w:val="NormalnyIn"/>
        <w:rPr>
          <w:ins w:id="305" w:author="Sebastian Łuczak" w:date="2011-08-31T23:45:00Z"/>
          <w:lang w:val="en-US"/>
        </w:rPr>
      </w:pPr>
      <w:ins w:id="306" w:author="Sebastian Łuczak" w:date="2011-08-31T23:45:00Z">
        <w:r w:rsidRPr="00450780">
          <w:rPr>
            <w:lang w:val="en-US"/>
          </w:rPr>
          <w:t xml:space="preserve">XML – eXtesible Markup Language </w:t>
        </w:r>
      </w:ins>
    </w:p>
    <w:p w:rsidR="008A15B2" w:rsidRPr="00450780" w:rsidRDefault="008A15B2" w:rsidP="00AA0B00">
      <w:pPr>
        <w:pStyle w:val="NormalnyIn"/>
        <w:rPr>
          <w:ins w:id="307" w:author="Sebastian Łuczak" w:date="2011-08-31T23:45:00Z"/>
          <w:lang w:val="en-US"/>
        </w:rPr>
      </w:pPr>
      <w:ins w:id="308" w:author="Sebastian Łuczak" w:date="2011-08-31T23:45:00Z">
        <w:r w:rsidRPr="00450780">
          <w:rPr>
            <w:lang w:val="en-US"/>
          </w:rPr>
          <w:t>HTML – H</w:t>
        </w:r>
      </w:ins>
      <w:r w:rsidR="00AA0B00" w:rsidRPr="00450780">
        <w:rPr>
          <w:lang w:val="en-US"/>
        </w:rPr>
        <w:t>y</w:t>
      </w:r>
      <w:ins w:id="309" w:author="Sebastian Łuczak" w:date="2011-08-31T23:45:00Z">
        <w:r w:rsidRPr="00450780">
          <w:rPr>
            <w:lang w:val="en-US"/>
          </w:rPr>
          <w:t xml:space="preserve">perText Markup Language  </w:t>
        </w:r>
      </w:ins>
    </w:p>
    <w:p w:rsidR="008A15B2" w:rsidRPr="00450780" w:rsidRDefault="008A15B2" w:rsidP="00AA0B00">
      <w:pPr>
        <w:pStyle w:val="NormalnyIn"/>
        <w:rPr>
          <w:ins w:id="310" w:author="Sebastian Łuczak" w:date="2011-08-31T23:45:00Z"/>
          <w:lang w:val="en-US"/>
        </w:rPr>
      </w:pPr>
      <w:ins w:id="311" w:author="Sebastian Łuczak" w:date="2011-08-31T23:45:00Z">
        <w:r w:rsidRPr="00450780">
          <w:rPr>
            <w:lang w:val="en-US"/>
          </w:rPr>
          <w:t>WWW – World Wide Web</w:t>
        </w:r>
      </w:ins>
    </w:p>
    <w:p w:rsidR="008A15B2" w:rsidRPr="00450780" w:rsidRDefault="008A15B2" w:rsidP="00AA0B00">
      <w:pPr>
        <w:pStyle w:val="NormalnyIn"/>
        <w:rPr>
          <w:ins w:id="312" w:author="Sebastian Łuczak" w:date="2011-08-31T23:45:00Z"/>
          <w:lang w:val="en-US"/>
        </w:rPr>
      </w:pPr>
      <w:ins w:id="313" w:author="Sebastian Łuczak" w:date="2011-08-31T23:45:00Z">
        <w:r w:rsidRPr="00450780">
          <w:rPr>
            <w:lang w:val="en-US"/>
          </w:rPr>
          <w:t xml:space="preserve">CSS  - </w:t>
        </w:r>
        <w:r w:rsidRPr="00450780">
          <w:rPr>
            <w:rStyle w:val="apple-style-span"/>
            <w:shd w:val="clear" w:color="auto" w:fill="FFFFFF"/>
            <w:lang w:val="en-US"/>
          </w:rPr>
          <w:t xml:space="preserve">Cascading Style Sheets </w:t>
        </w:r>
      </w:ins>
    </w:p>
    <w:p w:rsidR="008A15B2" w:rsidRPr="00450780" w:rsidRDefault="008A15B2" w:rsidP="00AA0B00">
      <w:pPr>
        <w:pStyle w:val="NormalnyIn"/>
        <w:rPr>
          <w:ins w:id="314" w:author="Sebastian Łuczak" w:date="2011-08-31T23:45:00Z"/>
          <w:lang w:val="en-US"/>
        </w:rPr>
      </w:pPr>
      <w:ins w:id="315" w:author="Sebastian Łuczak" w:date="2011-08-31T23:45:00Z">
        <w:r w:rsidRPr="00450780">
          <w:rPr>
            <w:lang w:val="en-US"/>
          </w:rPr>
          <w:t>REST – Representational State Transfer</w:t>
        </w:r>
      </w:ins>
    </w:p>
    <w:p w:rsidR="008A15B2" w:rsidRPr="00450780" w:rsidRDefault="008A15B2" w:rsidP="00AA0B00">
      <w:pPr>
        <w:pStyle w:val="NormalnyIn"/>
        <w:rPr>
          <w:ins w:id="316" w:author="Sebastian Łuczak" w:date="2011-08-31T23:45:00Z"/>
          <w:lang w:val="en-US"/>
        </w:rPr>
      </w:pPr>
      <w:ins w:id="317" w:author="Sebastian Łuczak" w:date="2011-08-31T23:45:00Z">
        <w:r w:rsidRPr="00450780">
          <w:rPr>
            <w:lang w:val="en-US"/>
          </w:rPr>
          <w:t>http – H</w:t>
        </w:r>
      </w:ins>
      <w:r w:rsidR="00144CF8" w:rsidRPr="00450780">
        <w:rPr>
          <w:lang w:val="en-US"/>
        </w:rPr>
        <w:t>y</w:t>
      </w:r>
      <w:ins w:id="318" w:author="Sebastian Łuczak" w:date="2011-08-31T23:45:00Z">
        <w:r w:rsidRPr="00450780">
          <w:rPr>
            <w:lang w:val="en-US"/>
          </w:rPr>
          <w:t>perText Transfer Protocol</w:t>
        </w:r>
      </w:ins>
    </w:p>
    <w:p w:rsidR="008A15B2" w:rsidRPr="00450780" w:rsidRDefault="008A15B2" w:rsidP="00AA0B00">
      <w:pPr>
        <w:pStyle w:val="NormalnyIn"/>
        <w:rPr>
          <w:ins w:id="319" w:author="Sebastian Łuczak" w:date="2011-08-31T23:45:00Z"/>
          <w:lang w:val="en-US"/>
        </w:rPr>
      </w:pPr>
      <w:ins w:id="320" w:author="Sebastian Łuczak" w:date="2011-08-31T23:45:00Z">
        <w:r w:rsidRPr="00450780">
          <w:rPr>
            <w:lang w:val="en-US"/>
          </w:rPr>
          <w:t>URI – Uniform Resource Identifier</w:t>
        </w:r>
      </w:ins>
    </w:p>
    <w:p w:rsidR="008A15B2" w:rsidRPr="00450780" w:rsidRDefault="008A15B2" w:rsidP="00AA0B00">
      <w:pPr>
        <w:pStyle w:val="NormalnyIn"/>
        <w:rPr>
          <w:ins w:id="321" w:author="Sebastian Łuczak" w:date="2011-08-31T23:45:00Z"/>
          <w:lang w:val="en-US"/>
        </w:rPr>
      </w:pPr>
      <w:ins w:id="322" w:author="Sebastian Łuczak" w:date="2011-08-31T23:45:00Z">
        <w:r w:rsidRPr="00450780">
          <w:rPr>
            <w:lang w:val="en-US"/>
          </w:rPr>
          <w:t>JSON – JavaScript Object Notation</w:t>
        </w:r>
      </w:ins>
    </w:p>
    <w:p w:rsidR="008A15B2" w:rsidRPr="00450780" w:rsidRDefault="008A15B2" w:rsidP="00AA0B00">
      <w:pPr>
        <w:pStyle w:val="NormalnyIn"/>
        <w:rPr>
          <w:ins w:id="323" w:author="Sebastian Łuczak" w:date="2011-08-31T23:45:00Z"/>
          <w:lang w:val="en-US"/>
        </w:rPr>
      </w:pPr>
      <w:ins w:id="324" w:author="Sebastian Łuczak" w:date="2011-08-31T23:45:00Z">
        <w:r w:rsidRPr="00450780">
          <w:rPr>
            <w:lang w:val="en-US"/>
          </w:rPr>
          <w:t xml:space="preserve">SOAP – Simple </w:t>
        </w:r>
      </w:ins>
      <w:r w:rsidR="00AA0B00" w:rsidRPr="00450780">
        <w:rPr>
          <w:lang w:val="en-US"/>
        </w:rPr>
        <w:t>Object</w:t>
      </w:r>
      <w:ins w:id="325" w:author="Sebastian Łuczak" w:date="2011-08-31T23:45:00Z">
        <w:r w:rsidRPr="00450780">
          <w:rPr>
            <w:lang w:val="en-US"/>
          </w:rPr>
          <w:t xml:space="preserve"> Access Protocol</w:t>
        </w:r>
      </w:ins>
    </w:p>
    <w:p w:rsidR="008A15B2" w:rsidRPr="00450780" w:rsidRDefault="008A15B2" w:rsidP="00AA0B00">
      <w:pPr>
        <w:pStyle w:val="NormalnyIn"/>
        <w:rPr>
          <w:ins w:id="326" w:author="Sebastian Łuczak" w:date="2011-08-31T23:45:00Z"/>
          <w:lang w:val="en-US"/>
        </w:rPr>
      </w:pPr>
      <w:ins w:id="327" w:author="Sebastian Łuczak" w:date="2011-08-31T23:45:00Z">
        <w:r w:rsidRPr="00450780">
          <w:rPr>
            <w:lang w:val="en-US"/>
          </w:rPr>
          <w:t>JAX-RS – Java Api for Restfull Web Services</w:t>
        </w:r>
      </w:ins>
    </w:p>
    <w:p w:rsidR="008A15B2" w:rsidRPr="00450780" w:rsidRDefault="008A15B2" w:rsidP="00AA0B00">
      <w:pPr>
        <w:pStyle w:val="NormalnyIn"/>
        <w:rPr>
          <w:ins w:id="328" w:author="Sebastian Łuczak" w:date="2011-08-31T23:45:00Z"/>
          <w:lang w:val="en-US"/>
        </w:rPr>
      </w:pPr>
      <w:ins w:id="329" w:author="Sebastian Łuczak" w:date="2011-08-31T23:45:00Z">
        <w:r w:rsidRPr="00450780">
          <w:rPr>
            <w:lang w:val="en-US"/>
          </w:rPr>
          <w:t xml:space="preserve">IDE – Integrated Development </w:t>
        </w:r>
      </w:ins>
      <w:r w:rsidR="00AA0B00" w:rsidRPr="00450780">
        <w:rPr>
          <w:lang w:val="en-US"/>
        </w:rPr>
        <w:t>Environment</w:t>
      </w:r>
    </w:p>
    <w:p w:rsidR="008A15B2" w:rsidRPr="00450780" w:rsidRDefault="008A15B2" w:rsidP="00AA0B00">
      <w:pPr>
        <w:pStyle w:val="NormalnyIn"/>
        <w:rPr>
          <w:ins w:id="330" w:author="Sebastian Łuczak" w:date="2011-08-31T23:45:00Z"/>
          <w:lang w:val="en-US"/>
        </w:rPr>
      </w:pPr>
      <w:ins w:id="331" w:author="Sebastian Łuczak" w:date="2011-08-31T23:45:00Z">
        <w:r w:rsidRPr="00450780">
          <w:rPr>
            <w:lang w:val="en-US"/>
          </w:rPr>
          <w:t>SDK – Software Development Kit</w:t>
        </w:r>
      </w:ins>
    </w:p>
    <w:p w:rsidR="008A15B2" w:rsidRPr="00450780" w:rsidRDefault="008A15B2" w:rsidP="00AA0B00">
      <w:pPr>
        <w:pStyle w:val="NormalnyIn"/>
        <w:rPr>
          <w:ins w:id="332" w:author="Sebastian Łuczak" w:date="2011-08-31T23:45:00Z"/>
          <w:lang w:val="en-US"/>
        </w:rPr>
      </w:pPr>
      <w:ins w:id="333" w:author="Sebastian Łuczak" w:date="2011-08-31T23:45:00Z">
        <w:r w:rsidRPr="00450780">
          <w:rPr>
            <w:lang w:val="en-US"/>
          </w:rPr>
          <w:t xml:space="preserve">SHA – Secure Hash </w:t>
        </w:r>
      </w:ins>
      <w:r w:rsidR="00AA0B00" w:rsidRPr="00450780">
        <w:rPr>
          <w:lang w:val="en-US"/>
        </w:rPr>
        <w:t>Algorithm</w:t>
      </w:r>
    </w:p>
    <w:p w:rsidR="008A15B2" w:rsidRPr="00450780" w:rsidRDefault="008A15B2" w:rsidP="00AA0B00">
      <w:pPr>
        <w:pStyle w:val="NormalnyIn"/>
        <w:rPr>
          <w:ins w:id="334" w:author="Sebastian Łuczak" w:date="2011-08-31T23:45:00Z"/>
          <w:lang w:val="en-US"/>
        </w:rPr>
      </w:pPr>
      <w:ins w:id="335" w:author="Sebastian Łuczak" w:date="2011-08-31T23:45:00Z">
        <w:r w:rsidRPr="00450780">
          <w:rPr>
            <w:lang w:val="en-US"/>
          </w:rPr>
          <w:t>DAO – Data Access Object</w:t>
        </w:r>
      </w:ins>
    </w:p>
    <w:p w:rsidR="008A15B2" w:rsidRPr="00AA0B00" w:rsidRDefault="008A15B2" w:rsidP="00AA0B00">
      <w:pPr>
        <w:pStyle w:val="NormalnyIn"/>
        <w:rPr>
          <w:ins w:id="336" w:author="Sebastian Łuczak" w:date="2011-08-31T23:45:00Z"/>
        </w:rPr>
      </w:pPr>
      <w:ins w:id="337" w:author="Sebastian Łuczak" w:date="2011-08-31T23:45:00Z">
        <w:r w:rsidRPr="00AA0B00">
          <w:t xml:space="preserve">JSTL – Java </w:t>
        </w:r>
      </w:ins>
      <w:r w:rsidR="00AA0B00" w:rsidRPr="00AA0B00">
        <w:t>Standard</w:t>
      </w:r>
      <w:ins w:id="338" w:author="Sebastian Łuczak" w:date="2011-08-31T23:45:00Z">
        <w:r w:rsidRPr="00AA0B00">
          <w:t xml:space="preserve"> Tag Library</w:t>
        </w:r>
      </w:ins>
    </w:p>
    <w:p w:rsidR="006069A2" w:rsidRDefault="006069A2" w:rsidP="00AA0B00">
      <w:pPr>
        <w:pStyle w:val="NormalnyIn"/>
        <w:rPr>
          <w:rFonts w:eastAsiaTheme="majorEastAsia" w:cstheme="majorBidi"/>
          <w:b/>
          <w:bCs/>
          <w:caps/>
          <w:sz w:val="32"/>
          <w:szCs w:val="28"/>
        </w:rPr>
      </w:pPr>
      <w:r>
        <w:br w:type="page"/>
      </w:r>
    </w:p>
    <w:p w:rsidR="00554649" w:rsidRDefault="003D1A88" w:rsidP="00405483">
      <w:pPr>
        <w:pStyle w:val="Nagwek1"/>
      </w:pPr>
      <w:bookmarkStart w:id="339" w:name="_Toc302765112"/>
      <w:r>
        <w:lastRenderedPageBreak/>
        <w:t>Wstęp</w:t>
      </w:r>
      <w:bookmarkEnd w:id="339"/>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obowiązków. Chociaż stacjonarne rozwiązania ulokowane w budynkach istnieją i funkcjonują już od bardzo wielu lat, to wciąż nierozwiązanym problemem jest możliwość nieinwazyjnego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FE20C0">
        <w:t>dowiedzenie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wielu globalnych potentatów rynku IT, w tym Google, Nokia, Samsung czy też AT&amp;T.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0" w:name="_Toc302765113"/>
      <w:r>
        <w:lastRenderedPageBreak/>
        <w:t>Cel i zakres pracy</w:t>
      </w:r>
      <w:bookmarkEnd w:id="340"/>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1" w:author="Sebastian Łuczak" w:date="2011-08-31T19:55:00Z">
        <w:r w:rsidR="001870F4">
          <w:t xml:space="preserve">użyciu </w:t>
        </w:r>
      </w:ins>
      <w:r>
        <w:t>infrastruktur</w:t>
      </w:r>
      <w:del w:id="342" w:author="Sebastian Łuczak" w:date="2011-09-02T10:10:00Z">
        <w:r w:rsidDel="0047406E">
          <w:delText>z</w:delText>
        </w:r>
      </w:del>
      <w:ins w:id="343" w:author="Sebastian Łuczak" w:date="2011-08-31T19:55:00Z">
        <w:r w:rsidR="001870F4">
          <w:t>y</w:t>
        </w:r>
      </w:ins>
      <w:del w:id="344" w:author="Sebastian Łuczak" w:date="2011-08-31T19:55:00Z">
        <w:r w:rsidDel="001870F4">
          <w:delText>e</w:delText>
        </w:r>
      </w:del>
      <w:r>
        <w:t xml:space="preserve"> telefonii </w:t>
      </w:r>
      <w:r w:rsidR="0084468B">
        <w:t>3G</w:t>
      </w:r>
      <w:r>
        <w:t>, oraz złożone</w:t>
      </w:r>
      <w:ins w:id="345" w:author="Sebastian Łuczak" w:date="2011-08-31T19:55:00Z">
        <w:r w:rsidR="001870F4">
          <w:t>go</w:t>
        </w:r>
      </w:ins>
      <w:del w:id="346" w:author="Sebastian Łuczak" w:date="2011-08-31T19:55:00Z">
        <w:r w:rsidDel="001870F4">
          <w:delText>mu</w:delText>
        </w:r>
      </w:del>
      <w:r>
        <w:t xml:space="preserve"> system</w:t>
      </w:r>
      <w:ins w:id="347" w:author="Sebastian Łuczak" w:date="2011-08-31T19:55:00Z">
        <w:r w:rsidR="001870F4">
          <w:t>u</w:t>
        </w:r>
      </w:ins>
      <w:del w:id="348"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49"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 i kart zbliżeniowych,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AA0B00">
        <w:t>na 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50"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351" w:author="Sebastian Łuczak" w:date="2011-08-31T19:58:00Z">
        <w:r w:rsidRPr="0027176B" w:rsidDel="001870F4">
          <w:delText xml:space="preserve">rozwiązania </w:delText>
        </w:r>
      </w:del>
      <w:ins w:id="352" w:author="Sebastian Łuczak" w:date="2011-08-31T19:58:00Z">
        <w:r w:rsidR="001870F4">
          <w:t>ro</w:t>
        </w:r>
      </w:ins>
      <w:ins w:id="353" w:author="Sebastian Łuczak" w:date="2011-08-31T19:59:00Z">
        <w:r w:rsidR="001870F4">
          <w:t>zważania</w:t>
        </w:r>
      </w:ins>
      <w:ins w:id="354"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55" w:author="Sebastian Łuczak" w:date="2011-08-31T19:59:00Z">
        <w:r w:rsidR="0027176B" w:rsidDel="001870F4">
          <w:delText>a</w:delText>
        </w:r>
      </w:del>
      <w:r w:rsidR="0027176B">
        <w:t xml:space="preserve"> użycia kompletnego systemu</w:t>
      </w:r>
      <w:ins w:id="356" w:author="Sebastian Łuczak" w:date="2011-08-31T19:59:00Z">
        <w:r w:rsidR="001870F4">
          <w:t>, wraz z opisem zrealizowan</w:t>
        </w:r>
      </w:ins>
      <w:ins w:id="357" w:author="Sebastian Łuczak" w:date="2011-08-31T20:00:00Z">
        <w:r w:rsidR="001870F4">
          <w:t>ego oprogramowania</w:t>
        </w:r>
      </w:ins>
      <w:ins w:id="358" w:author="Sebastian Łuczak" w:date="2011-08-31T19:59:00Z">
        <w:r w:rsidR="001870F4">
          <w:t>.</w:t>
        </w:r>
      </w:ins>
      <w:del w:id="359"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60" w:name="_Toc302765114"/>
      <w:r>
        <w:lastRenderedPageBreak/>
        <w:t>Koncepcja pracy</w:t>
      </w:r>
      <w:bookmarkEnd w:id="360"/>
    </w:p>
    <w:p w:rsidR="001C38B6" w:rsidRDefault="001C38B6" w:rsidP="00C96310">
      <w:pPr>
        <w:pStyle w:val="Nagwek2"/>
      </w:pPr>
      <w:bookmarkStart w:id="361" w:name="_Toc302765115"/>
      <w:r>
        <w:t>Wstęp</w:t>
      </w:r>
      <w:bookmarkEnd w:id="361"/>
    </w:p>
    <w:p w:rsidR="003B10C3" w:rsidRDefault="001C38B6" w:rsidP="0082106B">
      <w:pPr>
        <w:pStyle w:val="NormalnyIn"/>
        <w:ind w:firstLine="0"/>
      </w:pPr>
      <w:r>
        <w:t>W poniższym rozdziale</w:t>
      </w:r>
      <w:del w:id="362"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363" w:author="Sebastian" w:date="2011-09-01T13:08:00Z"/>
        </w:rPr>
      </w:pPr>
      <w:r>
        <w:t xml:space="preserve">Głównym </w:t>
      </w:r>
      <w:del w:id="364" w:author="Sebastian Łuczak" w:date="2011-08-31T20:26:00Z">
        <w:r w:rsidDel="0075610F">
          <w:delText xml:space="preserve">jego </w:delText>
        </w:r>
      </w:del>
      <w:r w:rsidR="00A360D7">
        <w:t>zadanie</w:t>
      </w:r>
      <w:r w:rsidR="00C227F5">
        <w:t xml:space="preserve">m </w:t>
      </w:r>
      <w:ins w:id="365" w:author="Sebastian Łuczak" w:date="2011-08-31T20:27:00Z">
        <w:r w:rsidR="0075610F">
          <w:t xml:space="preserve">przezeń </w:t>
        </w:r>
      </w:ins>
      <w:ins w:id="366" w:author="Sebastian Łuczak" w:date="2011-08-31T20:26:00Z">
        <w:r w:rsidR="0075610F">
          <w:t>reali</w:t>
        </w:r>
      </w:ins>
      <w:ins w:id="367" w:author="Sebastian Łuczak" w:date="2011-08-31T20:27:00Z">
        <w:r w:rsidR="0075610F">
          <w:t xml:space="preserve">zowanym </w:t>
        </w:r>
      </w:ins>
      <w:r w:rsidR="00C227F5">
        <w:t>jest ułatwienie nadzoru</w:t>
      </w:r>
      <w:r w:rsidR="00A360D7">
        <w:t xml:space="preserve"> nad pracownikami mobilnymi</w:t>
      </w:r>
      <w:r w:rsidR="00C227F5">
        <w:t>,</w:t>
      </w:r>
      <w:ins w:id="368" w:author="Sebastian" w:date="2011-09-01T13:07:00Z">
        <w:r w:rsidR="001407C5">
          <w:t xml:space="preserve"> głównie poprzez umożliwienie</w:t>
        </w:r>
      </w:ins>
      <w:del w:id="369" w:author="Sebastian" w:date="2011-09-01T13:07:00Z">
        <w:r w:rsidR="00A360D7" w:rsidDel="001407C5">
          <w:delText xml:space="preserve"> jednocześnie umożliwiając</w:delText>
        </w:r>
      </w:del>
      <w:r w:rsidR="00A360D7">
        <w:t xml:space="preserve"> rzetelne</w:t>
      </w:r>
      <w:ins w:id="370" w:author="Sebastian" w:date="2011-09-01T13:07:00Z">
        <w:r w:rsidR="001407C5">
          <w:t>go</w:t>
        </w:r>
      </w:ins>
      <w:r w:rsidR="00A360D7">
        <w:t xml:space="preserve"> rozliczeni</w:t>
      </w:r>
      <w:ins w:id="371" w:author="Sebastian" w:date="2011-09-01T13:07:00Z">
        <w:r w:rsidR="001407C5">
          <w:t>a</w:t>
        </w:r>
      </w:ins>
      <w:del w:id="372" w:author="Sebastian" w:date="2011-09-01T13:07:00Z">
        <w:r w:rsidR="00A360D7" w:rsidDel="001407C5">
          <w:delText>e</w:delText>
        </w:r>
      </w:del>
      <w:r w:rsidR="00A360D7">
        <w:t xml:space="preserve"> ich czasu pracy</w:t>
      </w:r>
      <w:ins w:id="373" w:author="Sebastian" w:date="2011-09-01T13:07:00Z">
        <w:r w:rsidR="001407C5">
          <w:t>.</w:t>
        </w:r>
      </w:ins>
      <w:r w:rsidR="009F0F70">
        <w:t xml:space="preserve"> </w:t>
      </w:r>
      <w:del w:id="374" w:author="Sebastian" w:date="2011-09-01T13:07:00Z">
        <w:r w:rsidR="009F0F70" w:rsidDel="001407C5">
          <w:delText>i u</w:delText>
        </w:r>
      </w:del>
      <w:ins w:id="375" w:author="Sebastian" w:date="2011-09-01T13:07:00Z">
        <w:r w:rsidR="001407C5">
          <w:t>Celem  pobocznym</w:t>
        </w:r>
      </w:ins>
      <w:r w:rsidR="00C96310">
        <w:t xml:space="preserve"> </w:t>
      </w:r>
      <w:del w:id="376" w:author="Sebastian" w:date="2011-09-01T13:07:00Z">
        <w:r w:rsidR="009F0F70" w:rsidDel="001407C5">
          <w:delText xml:space="preserve">nikając </w:delText>
        </w:r>
      </w:del>
      <w:del w:id="377" w:author="Sebastian" w:date="2011-09-01T13:08:00Z">
        <w:r w:rsidR="009F0F70" w:rsidDel="001407C5">
          <w:delText xml:space="preserve">wymuszania </w:delText>
        </w:r>
      </w:del>
      <w:ins w:id="378" w:author="Sebastian" w:date="2011-09-01T13:08:00Z">
        <w:r w:rsidR="001407C5">
          <w:t xml:space="preserve">było maksymalne możliwe uproszczenie interfejsu użytkownika tak, aby </w:t>
        </w:r>
      </w:ins>
      <w:ins w:id="379" w:author="Sebastian" w:date="2011-09-01T13:09:00Z">
        <w:r w:rsidR="007E0A32">
          <w:t xml:space="preserve">system </w:t>
        </w:r>
      </w:ins>
      <w:ins w:id="380" w:author="Sebastian" w:date="2011-09-01T13:08:00Z">
        <w:r w:rsidR="001407C5">
          <w:t>nie był</w:t>
        </w:r>
      </w:ins>
      <w:ins w:id="381" w:author="Sebastian" w:date="2011-09-01T13:09:00Z">
        <w:r w:rsidR="007E0A32">
          <w:t xml:space="preserve"> </w:t>
        </w:r>
      </w:ins>
      <w:ins w:id="382" w:author="Sebastian" w:date="2011-09-01T13:08:00Z">
        <w:r w:rsidR="001407C5">
          <w:t>uciążliw</w:t>
        </w:r>
      </w:ins>
      <w:ins w:id="383" w:author="Sebastian" w:date="2011-09-01T13:09:00Z">
        <w:r w:rsidR="007E0A32">
          <w:t>y</w:t>
        </w:r>
      </w:ins>
      <w:ins w:id="384" w:author="Sebastian" w:date="2011-09-01T13:08:00Z">
        <w:r w:rsidR="001407C5">
          <w:t xml:space="preserve"> dla pracowników mobilnych.</w:t>
        </w:r>
      </w:ins>
      <w:del w:id="385"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386" w:author="Sebastian Łuczak" w:date="2011-08-31T20:27:00Z">
        <w:r w:rsidDel="004A73A0">
          <w:t xml:space="preserve"> </w:t>
        </w:r>
      </w:ins>
      <w:del w:id="387"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388" w:author="Maciek" w:date="2011-09-01T23:06:00Z"/>
        </w:rPr>
      </w:pPr>
      <w:r>
        <w:t xml:space="preserve">W </w:t>
      </w:r>
      <w:r w:rsidR="003B10C3">
        <w:t>scenariuszu przez nas proponowanym</w:t>
      </w:r>
      <w:r>
        <w:t xml:space="preserve"> czytnikiem jest telefon, a zatem urządzenie w które </w:t>
      </w:r>
      <w:ins w:id="389" w:author="Sebastian Łuczak" w:date="2011-09-01T00:30:00Z">
        <w:r w:rsidR="006B023F">
          <w:t xml:space="preserve">w dzisiejszych czasach </w:t>
        </w:r>
      </w:ins>
      <w:del w:id="390"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391"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B57808">
              <w:rPr>
                <w:noProof/>
              </w:rPr>
              <w:t>[3]</w:t>
            </w:r>
          </w:fldSimple>
        </w:sdtContent>
      </w:sdt>
      <w:del w:id="392"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676162" w:rsidRDefault="00676162" w:rsidP="00676162">
      <w:pPr>
        <w:pStyle w:val="NormalnyIn"/>
        <w:rPr>
          <w:ins w:id="393" w:author="Maciek" w:date="2011-09-01T23:06:00Z"/>
        </w:rPr>
      </w:pPr>
      <w:ins w:id="394" w:author="Maciek" w:date="2011-09-01T23:06:00Z">
        <w:r>
          <w:t xml:space="preserve">Dopełnieniem całości systemu jest specjalne oprogramowanie łączące telefon komórkowy z aplikacjami serwerowymi,  Dzięki niemu jest możliwe tworzenie  zdarzeń oraz ich obsługa. Stworzony przez nas portal administracyjny pozwala na bieżące administrowanie systemem oraz wgląd do danych zgromadzonych w bazie danych.   </w:t>
        </w:r>
      </w:ins>
    </w:p>
    <w:p w:rsidR="00A4683B" w:rsidDel="003B78BA" w:rsidRDefault="00A4683B" w:rsidP="00A360D7">
      <w:pPr>
        <w:pStyle w:val="NormalnyIn"/>
        <w:rPr>
          <w:del w:id="395"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offline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ednak zakładając działanie w trybie offline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396" w:name="_Toc302765116"/>
      <w:r>
        <w:t>Założenia i budowa systemu</w:t>
      </w:r>
      <w:bookmarkEnd w:id="396"/>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397" w:author="Sebastian Łuczak" w:date="2011-08-31T20:30:00Z">
        <w:r w:rsidR="00A4683B">
          <w:t xml:space="preserve">w formacie JSON </w:t>
        </w:r>
      </w:ins>
      <w:r>
        <w:t>zapytań</w:t>
      </w:r>
      <w:r w:rsidR="001F4A28">
        <w:t xml:space="preserve"> </w:t>
      </w:r>
      <w:ins w:id="398" w:author="Sebastian Łuczak" w:date="2011-08-31T20:30:00Z">
        <w:r w:rsidR="00A4683B">
          <w:t xml:space="preserve">i odpowiedzi </w:t>
        </w:r>
      </w:ins>
      <w:r>
        <w:t>POST</w:t>
      </w:r>
      <w:del w:id="399" w:author="Sebastian Łuczak" w:date="2011-08-31T20:30:00Z">
        <w:r w:rsidDel="00A4683B">
          <w:delText xml:space="preserve"> </w:delText>
        </w:r>
        <w:r w:rsidR="001F4A28" w:rsidDel="00A4683B">
          <w:delText>i odpowiedzi</w:delText>
        </w:r>
      </w:del>
      <w:del w:id="400"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RDefault="00144CF8" w:rsidP="004D2C44">
      <w:pPr>
        <w:pStyle w:val="NormalnyIn"/>
        <w:ind w:firstLine="0"/>
      </w:pPr>
    </w:p>
    <w:p w:rsidR="00144CF8" w:rsidRDefault="00144CF8" w:rsidP="004D2C44">
      <w:pPr>
        <w:pStyle w:val="NormalnyIn"/>
        <w:ind w:firstLine="0"/>
      </w:pPr>
    </w:p>
    <w:p w:rsidR="00144CF8" w:rsidRDefault="00144CF8" w:rsidP="004D2C44">
      <w:pPr>
        <w:pStyle w:val="NormalnyIn"/>
        <w:ind w:firstLine="0"/>
      </w:pPr>
    </w:p>
    <w:p w:rsidR="00144CF8" w:rsidRDefault="00144CF8">
      <w:pPr>
        <w:pStyle w:val="NormalnyIn"/>
        <w:ind w:firstLine="0"/>
        <w:jc w:val="center"/>
        <w:pPrChange w:id="401" w:author="Sebastian Łuczak" w:date="2011-09-02T18:20:00Z">
          <w:pPr>
            <w:pStyle w:val="NormalnyIn"/>
          </w:pPr>
        </w:pPrChange>
      </w:pPr>
      <w:ins w:id="402" w:author="Sebastian Łuczak" w:date="2011-09-02T18:19:00Z">
        <w:r>
          <w:rPr>
            <w:noProof/>
            <w:lang w:val="en-US" w:eastAsia="en-US"/>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1F4A28" w:rsidRDefault="001F4A28" w:rsidP="00405739">
      <w:pPr>
        <w:pStyle w:val="NormalnyIn"/>
      </w:pPr>
    </w:p>
    <w:p w:rsidR="001F4A28" w:rsidRDefault="001F4A28" w:rsidP="00405739">
      <w:pPr>
        <w:pStyle w:val="NormalnyIn"/>
      </w:pPr>
    </w:p>
    <w:p w:rsidR="00144CF8" w:rsidRDefault="00144CF8" w:rsidP="00405739">
      <w:pPr>
        <w:pStyle w:val="NormalnyIn"/>
      </w:pPr>
    </w:p>
    <w:p w:rsidR="001F4A28" w:rsidDel="00E66FB0" w:rsidRDefault="001F4A28" w:rsidP="00405739">
      <w:pPr>
        <w:pStyle w:val="NormalnyIn"/>
        <w:rPr>
          <w:del w:id="403" w:author="Sebastian Łuczak" w:date="2011-09-02T18:20:00Z"/>
        </w:rPr>
      </w:pPr>
    </w:p>
    <w:p w:rsidR="001F4A28" w:rsidDel="00E66FB0" w:rsidRDefault="001F4A28" w:rsidP="00405739">
      <w:pPr>
        <w:pStyle w:val="NormalnyIn"/>
        <w:rPr>
          <w:del w:id="404" w:author="Sebastian Łuczak" w:date="2011-09-02T18:20:00Z"/>
        </w:rPr>
      </w:pPr>
    </w:p>
    <w:p w:rsidR="001F4A28" w:rsidDel="000343A7" w:rsidRDefault="001F4A28" w:rsidP="00405739">
      <w:pPr>
        <w:pStyle w:val="NormalnyIn"/>
        <w:rPr>
          <w:del w:id="405" w:author="Sebastian Łuczak" w:date="2011-09-02T18:19:00Z"/>
        </w:rPr>
      </w:pPr>
    </w:p>
    <w:p w:rsidR="009445B1" w:rsidRPr="009001C6" w:rsidDel="000343A7" w:rsidRDefault="009445B1" w:rsidP="00405739">
      <w:pPr>
        <w:pStyle w:val="NormalnyIn"/>
        <w:rPr>
          <w:del w:id="406" w:author="Sebastian Łuczak" w:date="2011-09-02T18:19:00Z"/>
        </w:rPr>
      </w:pPr>
      <w:del w:id="407" w:author="Sebastian Łuczak" w:date="2011-09-02T18:19:00Z">
        <w:r w:rsidRPr="009445B1" w:rsidDel="000343A7">
          <w:rPr>
            <w:highlight w:val="green"/>
          </w:rPr>
          <w:delText>// to do obrazek</w:delText>
        </w:r>
      </w:del>
    </w:p>
    <w:p w:rsidR="00A360D7" w:rsidDel="00E66FB0" w:rsidRDefault="00A360D7">
      <w:pPr>
        <w:jc w:val="left"/>
        <w:rPr>
          <w:del w:id="408" w:author="Sebastian Łuczak" w:date="2011-09-02T18:20:00Z"/>
          <w:rFonts w:ascii="Times New Roman" w:eastAsia="Times New Roman" w:hAnsi="Times New Roman"/>
          <w:sz w:val="24"/>
          <w:szCs w:val="24"/>
          <w:lang w:eastAsia="pl-PL"/>
        </w:rPr>
      </w:pPr>
    </w:p>
    <w:p w:rsidR="009B35F9" w:rsidDel="000343A7" w:rsidRDefault="009B35F9">
      <w:pPr>
        <w:jc w:val="left"/>
        <w:rPr>
          <w:del w:id="409" w:author="Sebastian Łuczak" w:date="2011-09-02T18:20:00Z"/>
          <w:rFonts w:ascii="Times New Roman" w:eastAsia="Times New Roman" w:hAnsi="Times New Roman"/>
          <w:sz w:val="24"/>
          <w:szCs w:val="24"/>
          <w:lang w:eastAsia="pl-PL"/>
        </w:rPr>
      </w:pPr>
      <w:del w:id="410"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411" w:author="Sebastian Łuczak" w:date="2011-08-31T20:30:00Z">
        <w:r w:rsidR="00BB107A">
          <w:t xml:space="preserve">telefonu </w:t>
        </w:r>
      </w:ins>
      <w:r w:rsidR="00130E4A">
        <w:t xml:space="preserve">której </w:t>
      </w:r>
      <w:del w:id="412"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413" w:author="Sebastian Łuczak" w:date="2011-08-31T20:30:00Z">
        <w:r w:rsidR="00886677" w:rsidDel="00BB107A">
          <w:delText>,</w:delText>
        </w:r>
      </w:del>
      <w:r w:rsidR="00130E4A" w:rsidRPr="00AD6FC8">
        <w:t xml:space="preserve"> jest to zabezpieczenie przed błędami</w:t>
      </w:r>
      <w:ins w:id="414" w:author="Sebastian Łuczak" w:date="2011-08-31T20:31:00Z">
        <w:r w:rsidR="00BB107A">
          <w:t xml:space="preserve"> o naturze</w:t>
        </w:r>
      </w:ins>
      <w:r w:rsidR="00130E4A" w:rsidRPr="00AD6FC8">
        <w:t xml:space="preserve"> ludzki</w:t>
      </w:r>
      <w:ins w:id="415" w:author="Sebastian Łuczak" w:date="2011-08-31T20:31:00Z">
        <w:r w:rsidR="00BB107A">
          <w:t>ej</w:t>
        </w:r>
      </w:ins>
      <w:del w:id="416"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417" w:author="Sebastian Łuczak" w:date="2011-09-01T00:32:00Z">
        <w:r w:rsidR="00CD48E8">
          <w:t xml:space="preserve"> </w:t>
        </w:r>
      </w:ins>
      <w:del w:id="418" w:author="Sebastian Łuczak" w:date="2011-08-31T20:31:00Z">
        <w:r w:rsidR="00886677" w:rsidDel="00BB107A">
          <w:delText>,</w:delText>
        </w:r>
      </w:del>
      <w:del w:id="419" w:author="Sebastian Łuczak" w:date="2011-09-01T00:32:00Z">
        <w:r w:rsidR="0027176B" w:rsidDel="00CD48E8">
          <w:delText xml:space="preserve"> </w:delText>
        </w:r>
      </w:del>
      <w:ins w:id="420" w:author="Sebastian Łuczak" w:date="2011-09-01T00:31:00Z">
        <w:r w:rsidR="00CD48E8">
          <w:t>który nie został jeszcze wprowadzony do systemu.</w:t>
        </w:r>
      </w:ins>
      <w:del w:id="421"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422" w:author="Sebastian Łuczak" w:date="2011-08-31T20:31:00Z">
        <w:r w:rsidR="00BB107A">
          <w:t xml:space="preserve">posiada </w:t>
        </w:r>
      </w:ins>
      <w:r w:rsidR="00AD6FC8">
        <w:t xml:space="preserve">również </w:t>
      </w:r>
      <w:del w:id="423"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r w:rsidRPr="00AD6FC8">
        <w:t>ROLE_USER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r w:rsidRPr="00AD6FC8">
        <w:t>ROLE_SUPER_USER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r w:rsidRPr="00AD6FC8">
        <w:t xml:space="preserve">ROLE_ADMIN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130E4A" w:rsidRDefault="00130E4A" w:rsidP="00E26979">
      <w:pPr>
        <w:pStyle w:val="NormalnyIn"/>
        <w:numPr>
          <w:ilvl w:val="0"/>
          <w:numId w:val="33"/>
        </w:numPr>
      </w:pPr>
      <w:r>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w:t>
      </w:r>
      <w:r w:rsidR="00E26979">
        <w:lastRenderedPageBreak/>
        <w:t xml:space="preserve">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44CF8" w:rsidRDefault="00144CF8">
      <w:pPr>
        <w:pStyle w:val="NormalnyIn"/>
        <w:ind w:firstLine="0"/>
        <w:rPr>
          <w:ins w:id="424" w:author="Sebastian Łuczak" w:date="2011-09-02T10:17:00Z"/>
        </w:rPr>
        <w:pPrChange w:id="425" w:author="Sebastian Łuczak" w:date="2011-09-02T10:17:00Z">
          <w:pPr>
            <w:jc w:val="left"/>
          </w:pPr>
        </w:pPrChange>
      </w:pPr>
    </w:p>
    <w:p w:rsidR="00144CF8" w:rsidRDefault="00BB107A">
      <w:pPr>
        <w:pStyle w:val="NormalnyIn"/>
        <w:ind w:firstLine="0"/>
        <w:pPrChange w:id="426" w:author="Sebastian Łuczak" w:date="2011-09-02T10:17:00Z">
          <w:pPr>
            <w:jc w:val="left"/>
          </w:pPr>
        </w:pPrChange>
      </w:pPr>
      <w:ins w:id="427" w:author="Sebastian Łuczak" w:date="2011-08-31T20:32:00Z">
        <w:r>
          <w:t>Wszystkie te założenia zostały zaimplementowane w kodzie i logika aplikacji pilnuje aby ich przestrzegać.</w:t>
        </w:r>
      </w:ins>
    </w:p>
    <w:p w:rsidR="00144CF8" w:rsidRDefault="0082106B">
      <w:pPr>
        <w:pStyle w:val="NormalnyIn"/>
        <w:pPrChange w:id="428" w:author="Sebastian Łuczak" w:date="2011-09-02T10:17:00Z">
          <w:pPr>
            <w:jc w:val="left"/>
          </w:pPr>
        </w:pPrChange>
      </w:pPr>
      <w:r>
        <w:br w:type="page"/>
      </w:r>
    </w:p>
    <w:p w:rsidR="0082106B" w:rsidRDefault="0082106B" w:rsidP="0082106B">
      <w:pPr>
        <w:pStyle w:val="Nagwek2"/>
      </w:pPr>
      <w:bookmarkStart w:id="429" w:name="_Toc302765117"/>
      <w:r>
        <w:lastRenderedPageBreak/>
        <w:t>Scenariusz użycia</w:t>
      </w:r>
      <w:bookmarkEnd w:id="429"/>
    </w:p>
    <w:p w:rsidR="00A253C4" w:rsidRDefault="0082106B" w:rsidP="0082106B">
      <w:pPr>
        <w:pStyle w:val="NormalnyIn"/>
        <w:ind w:firstLine="0"/>
        <w:rPr>
          <w:ins w:id="430"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144CF8" w:rsidRDefault="00886677">
      <w:pPr>
        <w:pStyle w:val="NormalnyIn"/>
        <w:pPrChange w:id="431"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432" w:author="Sebastian Łuczak" w:date="2011-09-01T00:32:00Z">
        <w:r w:rsidDel="002E061E">
          <w:delText xml:space="preserve">internetowej </w:delText>
        </w:r>
      </w:del>
      <w:ins w:id="433"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434" w:author="Sebastian Łuczak" w:date="2011-08-31T20:33:00Z">
        <w:r w:rsidR="00A51646">
          <w:t xml:space="preserve"> oraz przydzieloną rolę</w:t>
        </w:r>
      </w:ins>
      <w:del w:id="435"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436" w:author="Sebastian Łuczak" w:date="2011-08-31T20:34:00Z">
        <w:r w:rsidR="00062358">
          <w:t xml:space="preserve"> które ma być serwisowane</w:t>
        </w:r>
      </w:ins>
      <w:r w:rsidR="00886677">
        <w:t>,</w:t>
      </w:r>
      <w:r>
        <w:t xml:space="preserve"> na obudowie którego umieszczana jest naklejka ze znacznikiem</w:t>
      </w:r>
      <w:r w:rsidR="00691CA4">
        <w:t xml:space="preserve"> Mifare Ultralight</w:t>
      </w:r>
      <w:r>
        <w:t xml:space="preserve"> i ewentualnym logiem </w:t>
      </w:r>
      <w:del w:id="437"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438" w:author="Sebastian Łuczak" w:date="2011-08-31T20:35:00Z">
        <w:r w:rsidDel="00062358">
          <w:delText>operator</w:delText>
        </w:r>
      </w:del>
      <w:ins w:id="439" w:author="Sebastian Łuczak" w:date="2011-08-31T20:36:00Z">
        <w:r w:rsidR="00062358">
          <w:t xml:space="preserve">operator </w:t>
        </w:r>
      </w:ins>
      <w:ins w:id="440" w:author="Sebastian Łuczak" w:date="2011-08-31T20:37:00Z">
        <w:r w:rsidR="00062358">
          <w:t>– osoba</w:t>
        </w:r>
      </w:ins>
      <w:ins w:id="441" w:author="Sebastian Łuczak" w:date="2011-08-31T20:35:00Z">
        <w:r w:rsidR="00062358">
          <w:t xml:space="preserve"> posiadająca uprawnienia super user</w:t>
        </w:r>
      </w:ins>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442" w:author="Sebastian Łuczak" w:date="2011-08-31T20:36:00Z"/>
        </w:rPr>
      </w:pPr>
      <w:del w:id="443"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444" w:author="Sebastian Łuczak" w:date="2011-08-31T20:37:00Z">
        <w:r w:rsidR="00062358">
          <w:t>,</w:t>
        </w:r>
      </w:ins>
      <w:r>
        <w:t xml:space="preserve"> </w:t>
      </w:r>
      <w:del w:id="445" w:author="Sebastian Łuczak" w:date="2011-08-31T20:37:00Z">
        <w:r w:rsidDel="00062358">
          <w:delText xml:space="preserve">lub </w:delText>
        </w:r>
      </w:del>
      <w:r>
        <w:t xml:space="preserve">operator </w:t>
      </w:r>
      <w:ins w:id="446" w:author="Sebastian Łuczak" w:date="2011-08-31T20:37:00Z">
        <w:r w:rsidR="00062358">
          <w:t xml:space="preserve">lub administrator </w:t>
        </w:r>
      </w:ins>
      <w:r>
        <w:t>mo</w:t>
      </w:r>
      <w:ins w:id="447" w:author="Sebastian Łuczak" w:date="2011-08-31T20:37:00Z">
        <w:r w:rsidR="00062358">
          <w:t>że</w:t>
        </w:r>
      </w:ins>
      <w:del w:id="448" w:author="Sebastian Łuczak" w:date="2011-08-31T20:37:00Z">
        <w:r w:rsidDel="00062358">
          <w:delText>gą</w:delText>
        </w:r>
      </w:del>
      <w:r>
        <w:t xml:space="preserve"> sprawdzić w panelu administracyjnym stany realizacji wszystkich zleceń oraz czas jaki został poświęcony na realizację konkretnej czynności</w:t>
      </w:r>
      <w:ins w:id="449" w:author="Sebastian Łuczak" w:date="2011-08-31T20:37:00Z">
        <w:r w:rsidR="00062358">
          <w:t xml:space="preserve"> przez danego pracownika.</w:t>
        </w:r>
      </w:ins>
    </w:p>
    <w:p w:rsidR="00791BFD" w:rsidRDefault="00791BFD" w:rsidP="0082106B">
      <w:pPr>
        <w:pStyle w:val="NormalnyIn"/>
      </w:pPr>
    </w:p>
    <w:p w:rsidR="00791BFD" w:rsidRDefault="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450" w:name="_Toc302765118"/>
      <w:r>
        <w:lastRenderedPageBreak/>
        <w:t>D</w:t>
      </w:r>
      <w:r w:rsidR="00B57808">
        <w:t>obór technologii</w:t>
      </w:r>
      <w:bookmarkEnd w:id="450"/>
    </w:p>
    <w:p w:rsidR="00791BFD" w:rsidRDefault="00791BFD" w:rsidP="00791BFD">
      <w:pPr>
        <w:pStyle w:val="NormalnyIn"/>
        <w:ind w:firstLine="0"/>
      </w:pPr>
      <w:r>
        <w:t xml:space="preserve">Rozpoczynając projekt </w:t>
      </w:r>
      <w:r w:rsidRPr="00D869DD">
        <w:rPr>
          <w:highlight w:val="green"/>
        </w:rPr>
        <w:t>spędziliśmy</w:t>
      </w:r>
      <w:r>
        <w:t xml:space="preserve"> kilka miesięcy na porównywaniu przeróżnych technologii i doborze optymalnych </w:t>
      </w:r>
      <w:r w:rsidR="00AA0B00">
        <w:t>dla</w:t>
      </w:r>
      <w:r>
        <w:t xml:space="preserve"> realizacji naszego systemu. Pierwsza faza obfitowała w </w:t>
      </w:r>
    </w:p>
    <w:p w:rsidR="00791BFD" w:rsidRDefault="00791BFD" w:rsidP="00791BFD">
      <w:pPr>
        <w:pStyle w:val="NormalnyIn"/>
        <w:ind w:firstLine="0"/>
      </w:pPr>
      <w:r>
        <w:t xml:space="preserve">liczne prototypy dzięki którym </w:t>
      </w:r>
      <w:r w:rsidRPr="00D869DD">
        <w:rPr>
          <w:highlight w:val="green"/>
        </w:rPr>
        <w:t>wyeliminowaliśmy</w:t>
      </w:r>
      <w:r>
        <w:t xml:space="preserve"> błędne założenia i elementy nadmiarowe, które nie spełniały oczekiwań, lub pogarszały efekt końcowy.</w:t>
      </w:r>
    </w:p>
    <w:p w:rsidR="00791BFD" w:rsidRDefault="00791BFD" w:rsidP="00791BFD">
      <w:pPr>
        <w:pStyle w:val="Nagwek2"/>
      </w:pPr>
      <w:bookmarkStart w:id="451" w:name="_Toc302765119"/>
      <w:r>
        <w:t>Near Field Communication</w:t>
      </w:r>
      <w:bookmarkEnd w:id="451"/>
    </w:p>
    <w:p w:rsidR="00791BFD" w:rsidRDefault="00791BFD" w:rsidP="00791BFD">
      <w:pPr>
        <w:pStyle w:val="NormalnyIn"/>
        <w:ind w:firstLine="0"/>
      </w:pPr>
      <w:r>
        <w:t>Komunikacja zbliżeniowa zapewnić nam miała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rozważaliśmy właśnie tę technologię. Szybko jednak okazało się, że co prawda istnieją czytniki przenośne, ale są one drogie, relatywnie duże i nieporęczne. Nasze rozwiązanie miało pomagać pracodawcy i pracownikom, a nie utrudniać wykonywanie obowiązków i dodatkowo obciążać pracownika. </w:t>
      </w:r>
    </w:p>
    <w:p w:rsidR="00791BFD" w:rsidRDefault="00791BFD" w:rsidP="00791BFD">
      <w:pPr>
        <w:pStyle w:val="NormalnyIn"/>
        <w:ind w:firstLine="708"/>
      </w:pPr>
      <w:r>
        <w:t>W dobie rozwoju funkcji oferowanych przez telefony komórkowe, wydało się nam dobrym pomysłem, żeby powiązać czytnik zbliżeniowy z takim właśnie urządzeniem. W ten sposób uzyskalibyśmy również łatwy i gotowy sposób transmisji danych oparty o istniejącą już infrastrukturę. Dodatkowo należy nadmienić, że grupa docelowa czyli pracownicy mobilni i tak jest zawsze wyposażona w telefony. Stwierdziliśmy, że dodanie jednej funkcji do już posiadanego urządzenia nie powinno być dla nich zbyt obciążające. Oczywiście zakładając, że interfejs użytkownika nie będzie wymagał od nich zbyt wielu dodatkowych działań.</w:t>
      </w:r>
    </w:p>
    <w:p w:rsidR="00791BFD" w:rsidRDefault="00791BFD" w:rsidP="00791BFD">
      <w:pPr>
        <w:pStyle w:val="NormalnyIn"/>
        <w:ind w:firstLine="0"/>
      </w:pPr>
      <w:r>
        <w:tab/>
        <w:t xml:space="preserve">Łącząc te dwa fakty, czyli komunikację w oparciu o standard RFiD i telefonię komórkową, odkryliśmy istnienie organizacji NFC Forum sprawującej pieczę nad rozwojem i propagowaniem nowego standardu komunikacji zbliżeniowej </w:t>
      </w:r>
      <w:sdt>
        <w:sdtPr>
          <w:id w:val="21443744"/>
          <w:citation/>
        </w:sdtPr>
        <w:sdtContent>
          <w:r w:rsidR="00E62150">
            <w:fldChar w:fldCharType="begin"/>
          </w:r>
          <w:r>
            <w:instrText xml:space="preserve"> CITATION NFC111 \l 1045 </w:instrText>
          </w:r>
          <w:r w:rsidR="00E62150">
            <w:fldChar w:fldCharType="separate"/>
          </w:r>
          <w:r w:rsidR="00B57808">
            <w:rPr>
              <w:noProof/>
            </w:rPr>
            <w:t>[1]</w:t>
          </w:r>
          <w:r w:rsidR="00E62150">
            <w:fldChar w:fldCharType="end"/>
          </w:r>
        </w:sdtContent>
      </w:sdt>
      <w:r>
        <w:t>, a także prototypowe modele telefonów wyposażone w moduły komunikacji Near Field Communication.</w:t>
      </w:r>
    </w:p>
    <w:p w:rsidR="00791BFD" w:rsidRDefault="00791BFD" w:rsidP="00791BFD">
      <w:pPr>
        <w:pStyle w:val="NormalnyIn"/>
        <w:ind w:firstLine="0"/>
      </w:pPr>
      <w:r>
        <w:tab/>
        <w:t>Near Field Communication (NFC) stanowi grupę technologii krótkodystansowej radiowej komunikacji zbliżeniowej, stworzonych głównie z myślą o urządzeniach 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nowego standardu leżą właśnie w RFiD.</w:t>
      </w:r>
    </w:p>
    <w:p w:rsidR="00791BFD" w:rsidRDefault="00791BFD" w:rsidP="00791BFD">
      <w:pPr>
        <w:pStyle w:val="NormalnyIn"/>
        <w:ind w:firstLine="0"/>
      </w:pPr>
      <w:r>
        <w:lastRenderedPageBreak/>
        <w:tab/>
        <w:t xml:space="preserve">Komunikacja w NFC oparta jest o zjawisko indukcji magnetycznej powstałej pomiędzy dwiema antenami. </w:t>
      </w:r>
      <w:r w:rsidR="00952D5D">
        <w:t>M</w:t>
      </w:r>
      <w:r>
        <w:t>odulacja</w:t>
      </w:r>
      <w:r w:rsidR="00952D5D">
        <w:t xml:space="preserve"> ASK</w:t>
      </w:r>
      <w:r>
        <w:t xml:space="preserve"> tego pola pozwala na transmisję danych. Dopuszczalne prędkości zawierają się w zakresie od 106 kbit/s do 424 kbis/s.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E62150">
            <w:fldChar w:fldCharType="begin"/>
          </w:r>
          <w:r>
            <w:instrText xml:space="preserve"> CITATION Inn06 \l 1045 </w:instrText>
          </w:r>
          <w:r w:rsidR="00E62150">
            <w:fldChar w:fldCharType="separate"/>
          </w:r>
          <w:r w:rsidR="00B57808">
            <w:rPr>
              <w:noProof/>
            </w:rPr>
            <w:t>[2]</w:t>
          </w:r>
          <w:r w:rsidR="00E62150">
            <w:fldChar w:fldCharType="end"/>
          </w:r>
        </w:sdtContent>
      </w:sdt>
      <w:r>
        <w:t>.</w:t>
      </w:r>
    </w:p>
    <w:p w:rsidR="00791BFD" w:rsidRDefault="00791BFD" w:rsidP="00791BFD">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791BFD" w:rsidRDefault="00791BFD" w:rsidP="00791BFD">
      <w:pPr>
        <w:pStyle w:val="Nagwek2"/>
      </w:pPr>
      <w:bookmarkStart w:id="452" w:name="_Toc302765120"/>
      <w:r>
        <w:t>Znacznik NFC Forum Type 2 - Mifare Ultralight</w:t>
      </w:r>
      <w:bookmarkEnd w:id="452"/>
    </w:p>
    <w:p w:rsidR="00791BFD" w:rsidRDefault="00791BFD" w:rsidP="00791BFD">
      <w:pPr>
        <w:pStyle w:val="NormalnyIn"/>
        <w:ind w:firstLine="0"/>
      </w:pPr>
      <w:r>
        <w:t>Jedną z kluczowych zalet prezentowanego systemu jest jego niska cena wdrożeniowa i eksploatacyjna. Między innymi z tego powodu zdecydowaliśmy się na wykorzystanie niezwykle tanich (0.44</w:t>
      </w:r>
      <w:r w:rsidR="00952D5D">
        <w:t>USD</w:t>
      </w:r>
      <w:r>
        <w:t xml:space="preserve"> za sztukę przy zakupie 1000-4999 sztuk </w:t>
      </w:r>
      <w:sdt>
        <w:sdtPr>
          <w:id w:val="21443746"/>
          <w:citation/>
        </w:sdtPr>
        <w:sdtContent>
          <w:r w:rsidR="00E62150">
            <w:fldChar w:fldCharType="begin"/>
          </w:r>
          <w:r>
            <w:instrText xml:space="preserve"> CITATION Str11 \l 1045 </w:instrText>
          </w:r>
          <w:r w:rsidR="00E62150">
            <w:fldChar w:fldCharType="separate"/>
          </w:r>
          <w:r w:rsidR="00B57808">
            <w:rPr>
              <w:noProof/>
            </w:rPr>
            <w:t>[3]</w:t>
          </w:r>
          <w:r w:rsidR="00E62150">
            <w:fldChar w:fldCharType="end"/>
          </w:r>
        </w:sdtContent>
      </w:sdt>
      <w:r>
        <w:t>) i prostych konstrukcyjnie znaczników NFC Forum Type 2 Mifare Ultralight w formie miękkiej nalepki, w której cały układ wprasowany jest w papier.</w:t>
      </w:r>
    </w:p>
    <w:p w:rsidR="00791BFD" w:rsidRDefault="00791BFD" w:rsidP="00791BFD">
      <w:pPr>
        <w:pStyle w:val="NormalnyIn"/>
        <w:ind w:firstLine="0"/>
      </w:pPr>
      <w:r>
        <w:t xml:space="preserve">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niemożność zmiany kodów dostępu do odczytu sektorów, przez co wszystko co jest zapisane na znaczniku, może być odczytane przez czytnik zgodny ze standardem ISO/IEC 14443 </w:t>
      </w:r>
      <w:sdt>
        <w:sdtPr>
          <w:id w:val="21443747"/>
          <w:citation/>
        </w:sdtPr>
        <w:sdtContent>
          <w:r w:rsidR="00E62150">
            <w:fldChar w:fldCharType="begin"/>
          </w:r>
          <w:r>
            <w:instrText xml:space="preserve"> CITATION NXP10 \l 1045 </w:instrText>
          </w:r>
          <w:r w:rsidR="00E62150">
            <w:fldChar w:fldCharType="separate"/>
          </w:r>
          <w:r w:rsidR="00B57808">
            <w:rPr>
              <w:noProof/>
            </w:rPr>
            <w:t>[4]</w:t>
          </w:r>
          <w:r w:rsidR="00E62150">
            <w:fldChar w:fldCharType="end"/>
          </w:r>
        </w:sdtContent>
      </w:sdt>
      <w:r>
        <w:t xml:space="preserve"> </w:t>
      </w:r>
      <w:sdt>
        <w:sdtPr>
          <w:id w:val="21443748"/>
          <w:citation/>
        </w:sdtPr>
        <w:sdtContent>
          <w:r w:rsidR="00E62150">
            <w:fldChar w:fldCharType="begin"/>
          </w:r>
          <w:r>
            <w:instrText xml:space="preserve"> CITATION Inn06 \l 1045 </w:instrText>
          </w:r>
          <w:r w:rsidR="00E62150">
            <w:fldChar w:fldCharType="separate"/>
          </w:r>
          <w:r w:rsidR="00B57808">
            <w:rPr>
              <w:noProof/>
            </w:rPr>
            <w:t>[2]</w:t>
          </w:r>
          <w:r w:rsidR="00E62150">
            <w:fldChar w:fldCharType="end"/>
          </w:r>
        </w:sdtContent>
      </w:sdt>
      <w:r>
        <w:t>.</w:t>
      </w:r>
    </w:p>
    <w:p w:rsidR="00791BFD" w:rsidRDefault="00791BFD" w:rsidP="00791BFD">
      <w:pPr>
        <w:pStyle w:val="NormalnyIn"/>
        <w:ind w:firstLine="0"/>
      </w:pPr>
      <w:r>
        <w:t xml:space="preserve">Cechą która stała się krytyczna dla naszego systemu okazał się fakt iż każdy znacznik posiada zapisany na 7 bajtach unikatowy numer seryjny, zwany dalej unikalnym identyfikatorem. </w:t>
      </w:r>
    </w:p>
    <w:p w:rsidR="00791BFD" w:rsidRDefault="00791BFD" w:rsidP="00791BFD">
      <w:pPr>
        <w:pStyle w:val="NormalnyIn"/>
        <w:ind w:firstLine="0"/>
        <w:rPr>
          <w:b/>
        </w:rPr>
      </w:pPr>
      <w:r>
        <w:lastRenderedPageBreak/>
        <w:tab/>
        <w:t xml:space="preserve">Ostatecznie </w:t>
      </w:r>
      <w:r w:rsidRPr="00D869DD">
        <w:rPr>
          <w:highlight w:val="green"/>
        </w:rPr>
        <w:t>postanowiliśmy</w:t>
      </w:r>
      <w:r>
        <w:t xml:space="preserve">,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791BFD" w:rsidRDefault="00791BFD" w:rsidP="00791BFD">
      <w:pPr>
        <w:pStyle w:val="NormalnyIn"/>
        <w:ind w:firstLine="0"/>
        <w:rPr>
          <w:b/>
        </w:rPr>
      </w:pPr>
    </w:p>
    <w:p w:rsidR="00791BFD" w:rsidRDefault="00791BFD" w:rsidP="00791BFD">
      <w:pPr>
        <w:jc w:val="left"/>
        <w:rPr>
          <w:rFonts w:ascii="Times New Roman" w:eastAsiaTheme="majorEastAsia" w:hAnsi="Times New Roman" w:cstheme="majorBidi"/>
          <w:b/>
          <w:bCs/>
          <w:sz w:val="24"/>
          <w:szCs w:val="24"/>
          <w:lang w:eastAsia="pl-PL"/>
        </w:rPr>
      </w:pPr>
      <w:r>
        <w:rPr>
          <w:noProof/>
          <w:lang w:val="en-US"/>
        </w:rPr>
        <w:drawing>
          <wp:anchor distT="0" distB="0" distL="114300" distR="114300" simplePos="0" relativeHeight="251706368" behindDoc="0" locked="0" layoutInCell="1" allowOverlap="1">
            <wp:simplePos x="0" y="0"/>
            <wp:positionH relativeFrom="margin">
              <wp:posOffset>1328420</wp:posOffset>
            </wp:positionH>
            <wp:positionV relativeFrom="margin">
              <wp:posOffset>3463290</wp:posOffset>
            </wp:positionV>
            <wp:extent cx="2816225" cy="3131185"/>
            <wp:effectExtent l="19050" t="0" r="3175" b="0"/>
            <wp:wrapSquare wrapText="bothSides"/>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2" cstate="print"/>
                    <a:stretch>
                      <a:fillRect/>
                    </a:stretch>
                  </pic:blipFill>
                  <pic:spPr>
                    <a:xfrm>
                      <a:off x="0" y="0"/>
                      <a:ext cx="2816225" cy="3131185"/>
                    </a:xfrm>
                    <a:prstGeom prst="rect">
                      <a:avLst/>
                    </a:prstGeom>
                  </pic:spPr>
                </pic:pic>
              </a:graphicData>
            </a:graphic>
          </wp:anchor>
        </w:drawing>
      </w:r>
      <w:r w:rsidR="00E62150" w:rsidRPr="00E62150">
        <w:rPr>
          <w:noProof/>
        </w:rPr>
        <w:pict>
          <v:shape id="_x0000_s1108" type="#_x0000_t202" style="position:absolute;margin-left:116.55pt;margin-top:255.5pt;width:221.75pt;height:.05pt;z-index:251705344;mso-position-horizontal-relative:text;mso-position-vertical-relative:text" stroked="f">
            <v:textbox style="mso-next-textbox:#_x0000_s1108;mso-fit-shape-to-text:t" inset="0,0,0,0">
              <w:txbxContent>
                <w:p w:rsidR="00490849" w:rsidRPr="001F42B9" w:rsidRDefault="00490849" w:rsidP="00791BFD">
                  <w:pPr>
                    <w:pStyle w:val="Legenda"/>
                    <w:rPr>
                      <w:noProof/>
                    </w:rPr>
                  </w:pPr>
                  <w:r>
                    <w:t xml:space="preserve">Rysunek </w:t>
                  </w:r>
                  <w:fldSimple w:instr=" SEQ Rysunek \* ARABIC ">
                    <w:r w:rsidR="00450780">
                      <w:rPr>
                        <w:noProof/>
                      </w:rPr>
                      <w:t>1</w:t>
                    </w:r>
                  </w:fldSimple>
                  <w:r>
                    <w:t xml:space="preserve"> DODAĆ PODPIS</w:t>
                  </w:r>
                </w:p>
              </w:txbxContent>
            </v:textbox>
            <w10:wrap type="square"/>
          </v:shape>
        </w:pict>
      </w:r>
      <w:r>
        <w:br w:type="page"/>
      </w:r>
    </w:p>
    <w:p w:rsidR="00791BFD" w:rsidRDefault="00791BFD" w:rsidP="00791BFD">
      <w:pPr>
        <w:pStyle w:val="Nagwek2"/>
      </w:pPr>
      <w:bookmarkStart w:id="453" w:name="_Toc302765121"/>
      <w:r>
        <w:lastRenderedPageBreak/>
        <w:t>Android</w:t>
      </w:r>
      <w:bookmarkEnd w:id="453"/>
    </w:p>
    <w:p w:rsidR="00791BFD" w:rsidRDefault="00791BFD" w:rsidP="00791BFD">
      <w:pPr>
        <w:pStyle w:val="NormalnyIn"/>
        <w:ind w:firstLine="0"/>
      </w:pPr>
      <w:r>
        <w:t>Kolejnym istotnym czynnikiem doboru technologii w której zrealizowana miała być część pracy zwana przez nas mobilną, była popularność danego rozwiązania na rynku konsumenckim. Po zapoznaniu się z obecnym podziałem rynku okazało się, że 43,4% (Dane z Sierpnia 2011, Gartner</w:t>
      </w:r>
      <w:sdt>
        <w:sdtPr>
          <w:id w:val="21443749"/>
          <w:citation/>
        </w:sdtPr>
        <w:sdtContent>
          <w:r w:rsidR="00E62150">
            <w:fldChar w:fldCharType="begin"/>
          </w:r>
          <w:r>
            <w:instrText xml:space="preserve"> CITATION Gar11 \l 1045 </w:instrText>
          </w:r>
          <w:r w:rsidR="00E62150">
            <w:fldChar w:fldCharType="separate"/>
          </w:r>
          <w:r w:rsidR="00B57808">
            <w:rPr>
              <w:noProof/>
            </w:rPr>
            <w:t xml:space="preserve"> [5]</w:t>
          </w:r>
          <w:r w:rsidR="00E62150">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r w:rsidRPr="00952D5D">
        <w:rPr>
          <w:rStyle w:val="CytatZnak"/>
          <w:sz w:val="20"/>
          <w:szCs w:val="20"/>
        </w:rPr>
        <w:t>AndroidManifest.xml</w:t>
      </w:r>
      <w:sdt>
        <w:sdtPr>
          <w:id w:val="21443750"/>
          <w:citation/>
        </w:sdtPr>
        <w:sdtContent>
          <w:r w:rsidR="00E62150">
            <w:fldChar w:fldCharType="begin"/>
          </w:r>
          <w:r>
            <w:instrText xml:space="preserve"> CITATION Has10 \l 1045 </w:instrText>
          </w:r>
          <w:r w:rsidR="00E62150">
            <w:fldChar w:fldCharType="separate"/>
          </w:r>
          <w:r w:rsidR="00B57808">
            <w:rPr>
              <w:noProof/>
            </w:rPr>
            <w:t xml:space="preserve"> [6]</w:t>
          </w:r>
          <w:r w:rsidR="00E62150">
            <w:fldChar w:fldCharType="end"/>
          </w:r>
        </w:sdtContent>
      </w:sdt>
      <w:r>
        <w:t xml:space="preserve"> danej aplikacji. </w:t>
      </w:r>
    </w:p>
    <w:p w:rsidR="00791BFD" w:rsidRDefault="00791BFD" w:rsidP="00791BFD">
      <w:pPr>
        <w:pStyle w:val="NormalnyIn"/>
      </w:pPr>
      <w:r>
        <w:t>W pierwszej fazie projektowania aplikacji zmuszeni byliśmy do uwzględnienia faktu iż Android Gingerbread</w:t>
      </w:r>
      <w:r w:rsidR="00766C80">
        <w:rPr>
          <w:rStyle w:val="Odwoanieprzypisudolnego"/>
        </w:rPr>
        <w:footnoteReference w:id="1"/>
      </w:r>
      <w:r>
        <w:t xml:space="preserve"> w wersji 2.3 nie dostarczał interfejsu programistycznego pozwalającego na pełną obsługę NFC. Dopiero kolejne aktualizacje systemu operacyjnego </w:t>
      </w:r>
      <w:r w:rsidR="00952D5D">
        <w:t>dały dostęp do pełnej funkcjonalności</w:t>
      </w:r>
      <w:r>
        <w:t>. W pierwszej wersji Gingerbread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sdt>
        <w:sdtPr>
          <w:id w:val="21443751"/>
          <w:citation/>
        </w:sdtPr>
        <w:sdtContent>
          <w:r w:rsidR="00E62150">
            <w:fldChar w:fldCharType="begin"/>
          </w:r>
          <w:r>
            <w:instrText xml:space="preserve"> CITATION Med11 \l 1045 </w:instrText>
          </w:r>
          <w:r w:rsidR="00E62150">
            <w:fldChar w:fldCharType="separate"/>
          </w:r>
          <w:r w:rsidR="00B57808">
            <w:rPr>
              <w:noProof/>
            </w:rPr>
            <w:t>[7]</w:t>
          </w:r>
          <w:r w:rsidR="00E62150">
            <w:fldChar w:fldCharType="end"/>
          </w:r>
        </w:sdtContent>
      </w:sdt>
      <w:r>
        <w:t xml:space="preserve"> w sposób automatyczny.</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E62150">
            <w:fldChar w:fldCharType="begin"/>
          </w:r>
          <w:r>
            <w:instrText xml:space="preserve"> CITATION Goo112 \l 1045 </w:instrText>
          </w:r>
          <w:r w:rsidR="00E62150">
            <w:fldChar w:fldCharType="separate"/>
          </w:r>
          <w:r w:rsidR="00B57808">
            <w:rPr>
              <w:noProof/>
            </w:rPr>
            <w:t>[9]</w:t>
          </w:r>
          <w:r w:rsidR="00E62150">
            <w:fldChar w:fldCharType="end"/>
          </w:r>
        </w:sdtContent>
      </w:sdt>
      <w:r>
        <w:t>) wspomniane funkcje zostały dostarczone, a dostępne wcześniej API zmodyfikowane i w wielu przypadkach zauważalnie poprawione</w:t>
      </w:r>
      <w:sdt>
        <w:sdtPr>
          <w:id w:val="2196369"/>
          <w:citation/>
        </w:sdtPr>
        <w:sdtContent>
          <w:r w:rsidR="00E62150">
            <w:fldChar w:fldCharType="begin"/>
          </w:r>
          <w:r>
            <w:instrText xml:space="preserve"> CITATION Goo11 \l 1045 </w:instrText>
          </w:r>
          <w:r w:rsidR="00E62150">
            <w:fldChar w:fldCharType="separate"/>
          </w:r>
          <w:r w:rsidR="00B57808">
            <w:rPr>
              <w:noProof/>
            </w:rPr>
            <w:t xml:space="preserve"> [16]</w:t>
          </w:r>
          <w:r w:rsidR="00E62150">
            <w:fldChar w:fldCharType="end"/>
          </w:r>
        </w:sdtContent>
      </w:sdt>
      <w:r>
        <w:t xml:space="preserve">. </w:t>
      </w:r>
    </w:p>
    <w:p w:rsidR="00791BFD" w:rsidRDefault="00791BFD" w:rsidP="00791BFD">
      <w:pPr>
        <w:pStyle w:val="NormalnyIn"/>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w:t>
      </w:r>
      <w:r>
        <w:lastRenderedPageBreak/>
        <w:t xml:space="preserve">określonego typu. Chodzi tu o bibliotekę </w:t>
      </w:r>
      <w:r w:rsidRPr="00104853">
        <w:rPr>
          <w:rFonts w:ascii="Courier New" w:hAnsi="Courier New" w:cs="Courier New"/>
          <w:sz w:val="20"/>
          <w:szCs w:val="20"/>
        </w:rPr>
        <w:t>android.nfc.tech</w:t>
      </w:r>
      <w:r>
        <w:t xml:space="preserve">, w oparciu o którą system dokonuje wstępnego doboru puli aplikacji zdolnych do obsłużenia danego znacznika </w:t>
      </w:r>
      <w:sdt>
        <w:sdtPr>
          <w:id w:val="21443752"/>
          <w:citation/>
        </w:sdtPr>
        <w:sdtContent>
          <w:r w:rsidR="00E62150">
            <w:fldChar w:fldCharType="begin"/>
          </w:r>
          <w:r>
            <w:instrText xml:space="preserve"> CITATION Med11 \l 1045 </w:instrText>
          </w:r>
          <w:r w:rsidR="00E62150">
            <w:fldChar w:fldCharType="separate"/>
          </w:r>
          <w:r w:rsidR="00B57808">
            <w:rPr>
              <w:noProof/>
            </w:rPr>
            <w:t>[7]</w:t>
          </w:r>
          <w:r w:rsidR="00E62150">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r w:rsidRPr="00104853">
        <w:rPr>
          <w:rFonts w:ascii="Courier New" w:hAnsi="Courier New" w:cs="Courier New"/>
          <w:sz w:val="20"/>
          <w:szCs w:val="20"/>
        </w:rPr>
        <w:t>enableForegroundDispatch()</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Korzystając z systemu Andoid monitorowaliśmy również zużycie baterii przez moduł komunikacji NFC i procesy aplikacji. Wyniki przedstawione zostały w dziale opisującym testy funkcjonalne.</w:t>
      </w:r>
    </w:p>
    <w:p w:rsidR="00791BFD" w:rsidRPr="0093678F" w:rsidRDefault="00791BFD" w:rsidP="00791BFD">
      <w:pPr>
        <w:pStyle w:val="Nagwek2"/>
      </w:pPr>
      <w:bookmarkStart w:id="454" w:name="_Toc302765122"/>
      <w:r>
        <w:t>Google</w:t>
      </w:r>
      <w:r w:rsidRPr="0093678F">
        <w:t xml:space="preserve"> NEXUS S</w:t>
      </w:r>
      <w:bookmarkEnd w:id="454"/>
    </w:p>
    <w:p w:rsidR="00791BFD" w:rsidRDefault="00791BFD" w:rsidP="00791BFD">
      <w:pPr>
        <w:pStyle w:val="NormalnyIn"/>
        <w:ind w:firstLine="0"/>
      </w:pPr>
      <w:r>
        <w:t xml:space="preserve">Ponieważ pracownicy mobilni często wyposażeni są w zaawansowane urządzenia typu smartphone </w:t>
      </w:r>
      <w:r w:rsidR="00104853">
        <w:t>dostarczane</w:t>
      </w:r>
      <w:r>
        <w:t xml:space="preserve"> przez pracodawców, stwierdziliśmy, że docelową platformą musi być rozwiązanie tego typu. </w:t>
      </w:r>
      <w:r w:rsidR="00104853">
        <w:t>D</w:t>
      </w:r>
      <w:r>
        <w:t>obór urządzenia na którym powstać miały aplikacje był zdeterminowany</w:t>
      </w:r>
      <w:r w:rsidR="00104853">
        <w:t xml:space="preserve"> przez wybór systemu operacyjnego Android i wymóg posiadania modułu NFC</w:t>
      </w:r>
      <w:r>
        <w:t xml:space="preserve">. </w:t>
      </w:r>
      <w:r w:rsidR="00766C80">
        <w:t>Badanie rynku wykazało, iż j</w:t>
      </w:r>
      <w:r>
        <w:t xml:space="preserve">edynym ówcześnie dostępnym telefonem spełniającym te wymagania był Google Samsung Nexus S. Po oficjalnej aktualizacji oprogramowania do wersji Android 2.3.4, telefon spełnił wszystkie złożone w nim oczekiwania. </w:t>
      </w:r>
    </w:p>
    <w:p w:rsidR="00791BFD" w:rsidRDefault="00791BFD" w:rsidP="00791BFD">
      <w:pPr>
        <w:jc w:val="left"/>
        <w:rPr>
          <w:rFonts w:ascii="Times New Roman" w:eastAsiaTheme="majorEastAsia" w:hAnsi="Times New Roman" w:cstheme="majorBidi"/>
          <w:b/>
          <w:bCs/>
          <w:sz w:val="24"/>
          <w:szCs w:val="24"/>
          <w:lang w:eastAsia="pl-PL"/>
        </w:rPr>
      </w:pPr>
      <w:r>
        <w:br w:type="page"/>
      </w:r>
    </w:p>
    <w:p w:rsidR="00791BFD" w:rsidRDefault="00791BFD" w:rsidP="00791BFD">
      <w:pPr>
        <w:pStyle w:val="Nagwek2"/>
      </w:pPr>
      <w:bookmarkStart w:id="455" w:name="_Toc302765123"/>
      <w:r>
        <w:lastRenderedPageBreak/>
        <w:t>Hibernate 3</w:t>
      </w:r>
      <w:bookmarkEnd w:id="455"/>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t xml:space="preserve">w wersji 3, </w:t>
      </w:r>
      <w:r w:rsidRPr="00125841">
        <w:t xml:space="preserve">jest  </w:t>
      </w:r>
      <w:r w:rsidRPr="00125841">
        <w:rPr>
          <w:rStyle w:val="apple-style-span"/>
          <w:szCs w:val="16"/>
          <w:shd w:val="clear" w:color="auto" w:fill="FFFFFF"/>
        </w:rPr>
        <w:t>najbardziej popularnym rozwiązaniem programistycznym oferowanym na zasadach open-source</w:t>
      </w:r>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ORM = Object-to-Relational Mapping).</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Plain Old Java Object)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xml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Framework wprowadza mechanizm dialektów, który je usuwa oraz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Query Language), QBE API (ang. </w:t>
      </w:r>
      <w:r w:rsidRPr="003E1D17">
        <w:t>Query By Example) czy też Criteria API</w:t>
      </w:r>
      <w:r>
        <w:t>,</w:t>
      </w:r>
      <w:r w:rsidRPr="003E1D17">
        <w:t xml:space="preserve"> operacje na rekordach bazy danych stają się o wiele łatwiejsze w porównaniu do wykorzystywania standardowego połączenia z bazą danych JDBC (ang. </w:t>
      </w:r>
      <w:r>
        <w:t xml:space="preserve">Java DataBase Connectivity). </w:t>
      </w:r>
    </w:p>
    <w:p w:rsidR="00791BFD" w:rsidRDefault="00791BFD" w:rsidP="00791BFD">
      <w:pPr>
        <w:pStyle w:val="NormalnyIn"/>
      </w:pPr>
      <w:r>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jc w:val="left"/>
        <w:rPr>
          <w:rFonts w:ascii="Times New Roman" w:eastAsia="Times New Roman" w:hAnsi="Times New Roman"/>
          <w:sz w:val="24"/>
          <w:szCs w:val="24"/>
          <w:lang w:eastAsia="pl-PL"/>
        </w:rPr>
      </w:pPr>
      <w:r>
        <w:br w:type="page"/>
      </w:r>
    </w:p>
    <w:p w:rsidR="00791BFD" w:rsidRDefault="00791BFD" w:rsidP="00791BFD">
      <w:pPr>
        <w:pStyle w:val="Nagwek2"/>
      </w:pPr>
      <w:bookmarkStart w:id="456" w:name="_Toc302765124"/>
      <w:r>
        <w:lastRenderedPageBreak/>
        <w:t>Spring Framework 3</w:t>
      </w:r>
      <w:bookmarkEnd w:id="456"/>
    </w:p>
    <w:p w:rsidR="00791BFD" w:rsidRDefault="00766C80" w:rsidP="00791BFD">
      <w:pPr>
        <w:pStyle w:val="NormalnyIn"/>
        <w:ind w:firstLine="0"/>
      </w:pPr>
      <w:r>
        <w:t>Kolejnym f</w:t>
      </w:r>
      <w:r w:rsidR="00791BFD">
        <w:t xml:space="preserve">rameworkiem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dependency injection),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w:t>
      </w:r>
      <w:sdt>
        <w:sdtPr>
          <w:id w:val="2196376"/>
          <w:citation/>
        </w:sdtPr>
        <w:sdtContent>
          <w:r w:rsidR="00E62150">
            <w:fldChar w:fldCharType="begin"/>
          </w:r>
          <w:r>
            <w:instrText xml:space="preserve"> CITATION sping_doc \l 1045 </w:instrText>
          </w:r>
          <w:r w:rsidR="00E62150">
            <w:fldChar w:fldCharType="separate"/>
          </w:r>
          <w:r w:rsidR="00B57808">
            <w:rPr>
              <w:noProof/>
            </w:rPr>
            <w:t xml:space="preserve"> [10]</w:t>
          </w:r>
          <w:r w:rsidR="00E62150">
            <w:fldChar w:fldCharType="end"/>
          </w:r>
        </w:sdtContent>
      </w:sdt>
      <w:r>
        <w:t xml:space="preserve"> ułatwia i promuje dobre praktyki programistyczne.</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z pakietu Spring MVC oraz Spring Security, które wykorzystujemy w naszym systemie. </w:t>
      </w:r>
    </w:p>
    <w:p w:rsidR="00791BFD" w:rsidRPr="00B21824" w:rsidRDefault="00791BFD" w:rsidP="00791BFD">
      <w:pPr>
        <w:pStyle w:val="NormalnyIn"/>
      </w:pPr>
      <w:r w:rsidRPr="00B21824">
        <w:t xml:space="preserve">Spring MVC (ang. Model – View – Controller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Wg wzorca</w:t>
      </w:r>
      <w:r w:rsidRPr="00B21824">
        <w:t xml:space="preserve"> </w:t>
      </w:r>
      <w:r>
        <w:t>w</w:t>
      </w:r>
      <w:r w:rsidRPr="00B21824">
        <w:t>arstwa biznesowa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E62150">
            <w:fldChar w:fldCharType="begin"/>
          </w:r>
          <w:r>
            <w:instrText xml:space="preserve"> CITATION Nac08 \l 1045 </w:instrText>
          </w:r>
          <w:r w:rsidR="00E62150">
            <w:fldChar w:fldCharType="separate"/>
          </w:r>
          <w:r w:rsidR="00B57808">
            <w:rPr>
              <w:noProof/>
            </w:rPr>
            <w:t>[11]</w:t>
          </w:r>
          <w:r w:rsidR="00E62150">
            <w:fldChar w:fldCharType="end"/>
          </w:r>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791BFD" w:rsidRDefault="00791BFD" w:rsidP="00791BFD">
      <w:pPr>
        <w:pStyle w:val="NormalnyIn"/>
      </w:pPr>
      <w:r>
        <w:t xml:space="preserve">Spring Security to inny pakiet projektu Spring używany w naszym systemie.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791BFD" w:rsidP="00791BFD">
      <w:pPr>
        <w:pStyle w:val="NormalnyIn"/>
      </w:pPr>
      <w:r>
        <w:t xml:space="preserve">Dzięki swojemu zaawansowaniu wspiera on wiele metod uwierzytelnienia, takich jak na przykład LDAP czy też protokół Kerberos. W naszym przypadku uwierzytelnianie użytkownika opiera się na sprawdzeniu jego danych z informacjami zapisanymi w bazie danych. </w:t>
      </w:r>
    </w:p>
    <w:p w:rsidR="00791BFD" w:rsidRPr="00D65AAF" w:rsidRDefault="00791BFD" w:rsidP="00791BFD">
      <w:pPr>
        <w:pStyle w:val="Nagwek2"/>
      </w:pPr>
      <w:bookmarkStart w:id="457" w:name="_Toc302765125"/>
      <w:r>
        <w:lastRenderedPageBreak/>
        <w:t>Oracle 10g Express Edition</w:t>
      </w:r>
      <w:bookmarkEnd w:id="457"/>
    </w:p>
    <w:p w:rsidR="00791BFD" w:rsidRDefault="00791BFD" w:rsidP="00791BFD">
      <w:pPr>
        <w:pStyle w:val="NormalnyIn"/>
        <w:ind w:firstLine="0"/>
      </w:pPr>
      <w:r>
        <w:t>W naszym projekcie zdecydowaliśmy się na wykorzystanie systemu zarządzania bazą danych Oracle w wersji 10g Express Edition, stworzonego przez firmę Oracle Corporation. Edycja XE, jest to darmowa ,</w:t>
      </w:r>
      <w:r w:rsidRPr="00CC0A3B">
        <w:t xml:space="preserve"> </w:t>
      </w:r>
      <w:r>
        <w:t xml:space="preserve">lecz ograniczona funkcjonalnie wersja serwera bazodanowego Oracle 10g. Nie jest ona w stanie obsłużyć więcej niż jednego procesora oraz więcej niż </w:t>
      </w:r>
      <w:commentRangeStart w:id="458"/>
      <w:r>
        <w:t xml:space="preserve">4GB pamięci RAM. </w:t>
      </w:r>
      <w:commentRangeEnd w:id="458"/>
      <w:r>
        <w:rPr>
          <w:rStyle w:val="Odwoaniedokomentarza"/>
          <w:rFonts w:ascii="Calibri" w:eastAsia="Calibri" w:hAnsi="Calibri"/>
          <w:lang w:eastAsia="en-US"/>
        </w:rPr>
        <w:commentReference w:id="458"/>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Database Modeler, mieliśmy szansę łatwego zbudowania schematu bazy danych, a także jego późniejszego zaimplementowania. </w:t>
      </w:r>
    </w:p>
    <w:p w:rsidR="00791BFD" w:rsidRDefault="00791BFD" w:rsidP="00791BFD">
      <w:pPr>
        <w:pStyle w:val="NormalnyIn"/>
      </w:pPr>
      <w:r>
        <w:t xml:space="preserve">Wybraliśmy tę konkretną bazę danych firmy Oracle, ze względu na chęć stworzenia systemu opartego na profesjonalnych komponentach składowych. Jednym z jego atutów jest przenośność na różne platformy sprzętowe i systemowe. Według danych za rok 2011 Oracle Corporation posiada prawie 50% rynku baz danych na świecie </w:t>
      </w:r>
      <w:sdt>
        <w:sdtPr>
          <w:id w:val="21443754"/>
          <w:citation/>
        </w:sdtPr>
        <w:sdtContent>
          <w:r w:rsidR="00E62150">
            <w:fldChar w:fldCharType="begin"/>
          </w:r>
          <w:r>
            <w:instrText xml:space="preserve"> CITATION Mul11 \l 1045  </w:instrText>
          </w:r>
          <w:r w:rsidR="00E62150">
            <w:fldChar w:fldCharType="separate"/>
          </w:r>
          <w:r w:rsidR="00B57808">
            <w:rPr>
              <w:noProof/>
            </w:rPr>
            <w:t>[12]</w:t>
          </w:r>
          <w:r w:rsidR="00E62150">
            <w:fldChar w:fldCharType="end"/>
          </w:r>
        </w:sdtContent>
      </w:sdt>
      <w:r>
        <w:t xml:space="preserve">. Dzięki swojej popularności nie ma żadnych problemów w integracji bazy danych z frameworkiem Hibernate. </w:t>
      </w:r>
    </w:p>
    <w:p w:rsidR="00791BFD" w:rsidRDefault="00791BFD" w:rsidP="00791BFD">
      <w:pPr>
        <w:pStyle w:val="Nagwek2"/>
      </w:pPr>
      <w:bookmarkStart w:id="459" w:name="_Toc302765126"/>
      <w:r>
        <w:t>Java 2 Enterprise Edition</w:t>
      </w:r>
      <w:bookmarkEnd w:id="459"/>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ab/>
        <w:t>Największą zaletą języka Java, jest jego niezależność od platformy sprzętowej. Programy stworzone w tym języku, można bez problemu uruchomić na wszystkich systemach operacyjnych np. Windows, Linux, Solaris. Jest to możliwe dzięki stworzeniu środowiska uruchomieniowego JRE (ang. Java Runtime Enviroment ), które składa się z wirtualnej maszyny Java JVM (ang. Java Virtual Machine ).</w:t>
      </w:r>
    </w:p>
    <w:p w:rsidR="00791BFD" w:rsidRDefault="00791BFD" w:rsidP="00791BFD">
      <w:pPr>
        <w:pStyle w:val="NormalnyIn"/>
      </w:pPr>
      <w:r w:rsidRPr="001D673A">
        <w:tab/>
      </w:r>
      <w:r>
        <w:t xml:space="preserve">Java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Pr="00B21824">
        <w:t>Jest to rozwinięcie koncepcji „napisz raz,</w:t>
      </w:r>
      <w:r>
        <w:t xml:space="preserve"> a</w:t>
      </w:r>
      <w:r w:rsidRPr="00B21824">
        <w:t xml:space="preserve"> uruchomisz wszędzie”, obowiązującej w programowaniu aplikacji WWW</w:t>
      </w:r>
      <w:r>
        <w:t xml:space="preserve"> </w:t>
      </w:r>
      <w:sdt>
        <w:sdtPr>
          <w:id w:val="21443755"/>
          <w:citation/>
        </w:sdtPr>
        <w:sdtContent>
          <w:r w:rsidR="00E62150">
            <w:fldChar w:fldCharType="begin"/>
          </w:r>
          <w:r>
            <w:instrText xml:space="preserve"> CITATION Nac08 \l 1045 </w:instrText>
          </w:r>
          <w:r w:rsidR="00E62150">
            <w:fldChar w:fldCharType="separate"/>
          </w:r>
          <w:r w:rsidR="00B57808">
            <w:rPr>
              <w:noProof/>
            </w:rPr>
            <w:t>[11]</w:t>
          </w:r>
          <w:r w:rsidR="00E62150">
            <w:fldChar w:fldCharType="end"/>
          </w:r>
        </w:sdtContent>
      </w:sdt>
      <w:r>
        <w:rPr>
          <w:color w:val="FF0000"/>
        </w:rPr>
        <w:t>.</w:t>
      </w:r>
      <w:r>
        <w:t xml:space="preserve"> W jej skład wchodzą serwery, komponenty EJB (ang. Enterprise JavaBeans), usługi Web Service, pliki JSP, XML oraz inne elementy ściśle związane z wytwarzaniem aplikacji WWW takie jak HTML i CSS.   </w:t>
      </w:r>
    </w:p>
    <w:p w:rsidR="00791BFD" w:rsidRDefault="00791BFD" w:rsidP="00791BFD">
      <w:pPr>
        <w:pStyle w:val="NormalnyIn"/>
      </w:pPr>
      <w:r>
        <w:lastRenderedPageBreak/>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460" w:name="_Toc302765127"/>
      <w:r>
        <w:t>Apache Tomcat</w:t>
      </w:r>
      <w:bookmarkEnd w:id="460"/>
      <w:r>
        <w:t xml:space="preserve"> </w:t>
      </w:r>
      <w:r>
        <w:tab/>
      </w:r>
    </w:p>
    <w:p w:rsidR="00791BFD" w:rsidRDefault="00791BFD" w:rsidP="00791BFD">
      <w:pPr>
        <w:pStyle w:val="NormalnyIn"/>
        <w:ind w:firstLine="0"/>
      </w:pPr>
      <w:r>
        <w:t>Nierozłącznym elementem aplikacji WWW jest serwer. W naszym projekcie wykorzystujemy darmową, rozpowszechnianą na zasadzie open-source implementację Apache Tomcat 6.0.32. Jest to kontener aplikacji webowych (ang. Web container) będący serwerem, który umożliwia uruchamianie aplikacji internetowych wykonanych w technologiach Java servlets lub też JSP (ang. Java Server Pages). Jest on w pełni kompatybilny z wymaganiami aplikacji opartych na J2EE.</w:t>
      </w:r>
    </w:p>
    <w:p w:rsidR="00791BFD" w:rsidRDefault="00791BFD" w:rsidP="00791BFD">
      <w:pPr>
        <w:pStyle w:val="Nagwek2"/>
      </w:pPr>
      <w:bookmarkStart w:id="461" w:name="_Toc302765128"/>
      <w:r>
        <w:t>Architektura REST</w:t>
      </w:r>
      <w:bookmarkEnd w:id="461"/>
    </w:p>
    <w:p w:rsidR="00791BFD" w:rsidRDefault="00791BFD" w:rsidP="00791BFD">
      <w:pPr>
        <w:pStyle w:val="NormalnyIn"/>
        <w:ind w:firstLine="0"/>
      </w:pPr>
      <w:r w:rsidRPr="00C138F3">
        <w:t>REST ( ang. Representational State Transfer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Web Services). </w:t>
      </w:r>
    </w:p>
    <w:p w:rsidR="00791BFD" w:rsidRDefault="00791BFD" w:rsidP="00791BFD">
      <w:pPr>
        <w:pStyle w:val="NormalnyIn"/>
      </w:pPr>
      <w:r>
        <w:t xml:space="preserve">Podstawowym założeniem wspomnianej architektury jest traktowanie danych oraz funkcji jako zasobów łatwo dostępnych poprzez identyfikatory URI (ang. Uniform Resources Identifiers), będących najczęściej hiperłączami w sieci. </w:t>
      </w:r>
      <w:r w:rsidRPr="00B21824">
        <w:t>Serwer albo usługa WWW reaguje na żądania i dzięki mechanizmo</w:t>
      </w:r>
      <w:r>
        <w:t>wi negocjacji zawartości (ang. c</w:t>
      </w:r>
      <w:r w:rsidRPr="00B21824">
        <w:t xml:space="preserve">ontent negotiation)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plain-text, xml, json. </w:t>
      </w:r>
      <w:r w:rsidRPr="00B21824">
        <w:t xml:space="preserve">Innym kluczowym pomysłem wykorzystywanym w architekturze REST jest pojęcie jednorodnego interfejsu (ang. uniform interface), czyli standardowego zbioru metod wykorzystywanych do określonych czynności. W protokole HTTP najczęściej stosowane są metody PUT, GET, POST, DELETE odpowiadające operacjom CRUD – (Create, Retrieve, Update, Delete ) znanym z baz danych </w:t>
      </w:r>
      <w:sdt>
        <w:sdtPr>
          <w:id w:val="21443756"/>
          <w:citation/>
        </w:sdtPr>
        <w:sdtContent>
          <w:r w:rsidR="00E62150">
            <w:fldChar w:fldCharType="begin"/>
          </w:r>
          <w:r>
            <w:instrText xml:space="preserve"> CITATION Nac08 \l 1045 </w:instrText>
          </w:r>
          <w:r w:rsidR="00E62150">
            <w:fldChar w:fldCharType="separate"/>
          </w:r>
          <w:r w:rsidR="00B57808">
            <w:rPr>
              <w:noProof/>
            </w:rPr>
            <w:t>[11]</w:t>
          </w:r>
          <w:r w:rsidR="00E62150">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Simple Object Access Protocol),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lastRenderedPageBreak/>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JAX-RS (ang. Java API for RESTful Web Services),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462" w:name="_Toc302765129"/>
      <w:r w:rsidRPr="00D07A1D">
        <w:t xml:space="preserve">JSON - </w:t>
      </w:r>
      <w:r w:rsidRPr="00D07A1D">
        <w:rPr>
          <w:rStyle w:val="apple-style-span"/>
          <w:szCs w:val="16"/>
          <w:shd w:val="clear" w:color="auto" w:fill="FFFFFF"/>
        </w:rPr>
        <w:t>JavaScript Object Notation</w:t>
      </w:r>
      <w:bookmarkEnd w:id="462"/>
    </w:p>
    <w:p w:rsidR="00791BFD" w:rsidRPr="004843B4" w:rsidRDefault="00791BFD" w:rsidP="00791BFD">
      <w:pPr>
        <w:pStyle w:val="NormalnyIn"/>
        <w:ind w:firstLine="0"/>
      </w:pPr>
      <w:r>
        <w:t xml:space="preserve">Wybierając format danych zależało nam na prostocie, niezależności od platformy i łatwości wyszukiwania błędów. Ostatecznie zdecydowaliśmy się na format JSON. Jest to prosty format danych służący do wymiany informacji, możliwy do odczytania przez człowieka. Początkowo, został stworzony dla języka JavaScript lecz szybko stał się niezależnym formatem tekstowym posiadającym implementacje w wielu językach programowania, między innymi Java. Jego właściwości sprawiają, że staje się idealnym </w:t>
      </w:r>
      <w:r w:rsidRPr="004843B4">
        <w:t>narzędziem do transmisji uporządkowanych danych poprzez sieć</w:t>
      </w:r>
      <w:r>
        <w:t xml:space="preserve"> </w:t>
      </w:r>
      <w:sdt>
        <w:sdtPr>
          <w:id w:val="21443757"/>
          <w:citation/>
        </w:sdtPr>
        <w:sdtContent>
          <w:r w:rsidR="00E62150">
            <w:fldChar w:fldCharType="begin"/>
          </w:r>
          <w:r>
            <w:instrText xml:space="preserve"> CITATION Cro06 \l 1045 </w:instrText>
          </w:r>
          <w:r w:rsidR="00E62150">
            <w:fldChar w:fldCharType="separate"/>
          </w:r>
          <w:r w:rsidR="00B57808">
            <w:rPr>
              <w:noProof/>
            </w:rPr>
            <w:t>[13]</w:t>
          </w:r>
          <w:r w:rsidR="00E62150">
            <w:fldChar w:fldCharType="end"/>
          </w:r>
        </w:sdtContent>
      </w:sdt>
      <w:r w:rsidRPr="004843B4">
        <w:t xml:space="preserve">. </w:t>
      </w:r>
    </w:p>
    <w:p w:rsidR="00791BFD" w:rsidRDefault="00791BFD" w:rsidP="00791BFD">
      <w:pPr>
        <w:pStyle w:val="NormalnyIn"/>
        <w:rPr>
          <w:szCs w:val="20"/>
          <w:shd w:val="clear" w:color="auto" w:fill="FFFFFF"/>
        </w:rPr>
      </w:pPr>
      <w:r>
        <w:t>JSON jest</w:t>
      </w:r>
      <w:r w:rsidRPr="004843B4">
        <w:t xml:space="preserve"> alternatywą dla powszechnie wykorzystywanego w Internecie języka XML (ang. </w:t>
      </w:r>
      <w:r w:rsidRPr="004843B4">
        <w:rPr>
          <w:szCs w:val="20"/>
          <w:shd w:val="clear" w:color="auto" w:fill="FFFFFF"/>
        </w:rPr>
        <w:t>eXtensible Markup Language)</w:t>
      </w:r>
      <w:r>
        <w:rPr>
          <w:szCs w:val="20"/>
          <w:shd w:val="clear" w:color="auto" w:fill="FFFFFF"/>
        </w:rPr>
        <w:t xml:space="preserve">, który wymaga znacznie większych nakładów programistycznych – dodatkowe klasy i obiekty – przy przetwarzaniu danych. </w:t>
      </w:r>
    </w:p>
    <w:p w:rsidR="00791BFD" w:rsidRDefault="00791BFD" w:rsidP="00791BFD">
      <w:pPr>
        <w:pStyle w:val="NormalnyIn"/>
        <w:rPr>
          <w:szCs w:val="20"/>
          <w:shd w:val="clear" w:color="auto" w:fill="FFFFFF"/>
        </w:rPr>
      </w:pPr>
      <w:r>
        <w:rPr>
          <w:szCs w:val="20"/>
          <w:shd w:val="clear" w:color="auto" w:fill="FFFFFF"/>
        </w:rPr>
        <w:t xml:space="preserve">W naszym systemie, po stronie usługi internetowej obsługą wiadomości w formacie JSON zajmuje się Framework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E62150">
            <w:rPr>
              <w:szCs w:val="20"/>
              <w:shd w:val="clear" w:color="auto" w:fill="FFFFFF"/>
            </w:rPr>
            <w:fldChar w:fldCharType="begin"/>
          </w:r>
          <w:r>
            <w:rPr>
              <w:szCs w:val="20"/>
              <w:shd w:val="clear" w:color="auto" w:fill="FFFFFF"/>
            </w:rPr>
            <w:instrText xml:space="preserve"> CITATION Sin11 \l 1045 </w:instrText>
          </w:r>
          <w:r w:rsidR="00E62150">
            <w:rPr>
              <w:szCs w:val="20"/>
              <w:shd w:val="clear" w:color="auto" w:fill="FFFFFF"/>
            </w:rPr>
            <w:fldChar w:fldCharType="separate"/>
          </w:r>
          <w:r w:rsidR="00B57808" w:rsidRPr="00B57808">
            <w:rPr>
              <w:noProof/>
              <w:szCs w:val="20"/>
              <w:shd w:val="clear" w:color="auto" w:fill="FFFFFF"/>
            </w:rPr>
            <w:t>[14]</w:t>
          </w:r>
          <w:r w:rsidR="00E62150">
            <w:rPr>
              <w:szCs w:val="20"/>
              <w:shd w:val="clear" w:color="auto" w:fill="FFFFFF"/>
            </w:rPr>
            <w:fldChar w:fldCharType="end"/>
          </w:r>
        </w:sdtContent>
      </w:sdt>
      <w:r>
        <w:rPr>
          <w:szCs w:val="20"/>
          <w:shd w:val="clear" w:color="auto" w:fill="FFFFFF"/>
        </w:rPr>
        <w:t>.</w:t>
      </w:r>
    </w:p>
    <w:p w:rsidR="00791BFD" w:rsidRPr="00245935" w:rsidRDefault="00791BFD" w:rsidP="00791BFD">
      <w:pPr>
        <w:pStyle w:val="NormalnyIn"/>
        <w:rPr>
          <w:shd w:val="clear" w:color="auto" w:fill="FFFFFF"/>
        </w:rPr>
      </w:pPr>
      <w:r>
        <w:rPr>
          <w:szCs w:val="20"/>
          <w:shd w:val="clear" w:color="auto" w:fill="FFFFFF"/>
        </w:rPr>
        <w:t xml:space="preserve">Poniżej, prezentujemy przykładowy format danych, przesyłany w naszym systemie </w:t>
      </w:r>
      <w:r w:rsidRPr="00245935">
        <w:rPr>
          <w:shd w:val="clear" w:color="auto" w:fill="FFFFFF"/>
        </w:rPr>
        <w:t xml:space="preserve">pomiędzy telefonem komórkowym a usługą sieciową. </w:t>
      </w:r>
    </w:p>
    <w:p w:rsidR="00791BFD" w:rsidRPr="004C6799" w:rsidRDefault="00791BFD" w:rsidP="00791BFD">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Pr="004C6799">
        <w:rPr>
          <w:rFonts w:ascii="Courier New" w:hAnsi="Courier New" w:cs="Courier New"/>
          <w:sz w:val="22"/>
          <w:szCs w:val="22"/>
          <w:shd w:val="clear" w:color="auto" w:fill="FFFFFF"/>
        </w:rPr>
        <w:t xml:space="preserve"> CResponse zapisana w notacji JSON:</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791BFD" w:rsidRPr="004C6799" w:rsidRDefault="00791BFD" w:rsidP="00791BF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„STATUS” : „EVENT_STATUS_CREATED”,</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„przykładowa wiadomość”,</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791BFD" w:rsidRPr="00C6524B" w:rsidRDefault="00791BFD" w:rsidP="00791BFD">
      <w:pPr>
        <w:pStyle w:val="Nagwek2"/>
      </w:pPr>
      <w:bookmarkStart w:id="463" w:name="_Toc302765130"/>
      <w:r>
        <w:lastRenderedPageBreak/>
        <w:t>System kontroli wersji Subversion 1.6</w:t>
      </w:r>
      <w:bookmarkEnd w:id="463"/>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W procesie rozwoju naszego projektu zdecydowaliśmy się na darmowe, sprawdzone rozwiązanie w postaci repozytorium Subversion 1.6. Dzięki temu uzyskaliśmy łatwy sposób na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r>
        <w:t>Subversion to rozwiązanie oparte o architekturę klient-serwer</w:t>
      </w:r>
      <w:r>
        <w:rPr>
          <w:b/>
        </w:rPr>
        <w:t xml:space="preserve"> </w:t>
      </w:r>
      <w:sdt>
        <w:sdtPr>
          <w:rPr>
            <w:b/>
          </w:rPr>
          <w:id w:val="21443759"/>
          <w:citation/>
        </w:sdtPr>
        <w:sdtContent>
          <w:r w:rsidR="00E62150">
            <w:rPr>
              <w:b/>
            </w:rPr>
            <w:fldChar w:fldCharType="begin"/>
          </w:r>
          <w:r>
            <w:rPr>
              <w:b/>
            </w:rPr>
            <w:instrText xml:space="preserve"> CITATION Col11 \l 1045 </w:instrText>
          </w:r>
          <w:r w:rsidR="00E62150">
            <w:rPr>
              <w:b/>
            </w:rPr>
            <w:fldChar w:fldCharType="separate"/>
          </w:r>
          <w:r w:rsidR="00B57808">
            <w:rPr>
              <w:noProof/>
            </w:rPr>
            <w:t>[15]</w:t>
          </w:r>
          <w:r w:rsidR="00E62150">
            <w:rPr>
              <w:b/>
            </w:rPr>
            <w:fldChar w:fldCharType="end"/>
          </w:r>
        </w:sdtContent>
      </w:sdt>
      <w:r>
        <w:t xml:space="preserve">, które do bezproblemowej i szybkiej pracy wymaga hostingu o dużej gwarantowanej przepustowości. Z tego powodu zdecydowaliśmy się na skorzystanie z usługi </w:t>
      </w:r>
      <w:r w:rsidRPr="00E94DDA">
        <w:rPr>
          <w:i/>
        </w:rPr>
        <w:t>code.google.com</w:t>
      </w:r>
      <w:r>
        <w:t>, która prócz innych rozwiązań ułatwiających prowadzenie projektu, udostępnia również repozytorium Subversion w wersji 1.6.</w:t>
      </w:r>
    </w:p>
    <w:p w:rsidR="00791BFD" w:rsidRDefault="00791BFD" w:rsidP="00791BFD">
      <w:pPr>
        <w:pStyle w:val="Nagwek2"/>
      </w:pPr>
      <w:bookmarkStart w:id="464" w:name="_Toc302765131"/>
      <w:r w:rsidRPr="00D95E8C">
        <w:t>Eclipse SDK 3.</w:t>
      </w:r>
      <w:r>
        <w:t>6.2</w:t>
      </w:r>
      <w:r w:rsidRPr="00D95E8C">
        <w:t xml:space="preserve"> + </w:t>
      </w:r>
      <w:r>
        <w:t>Java EE</w:t>
      </w:r>
      <w:bookmarkEnd w:id="464"/>
    </w:p>
    <w:p w:rsidR="00791BFD" w:rsidRDefault="00791BFD" w:rsidP="00791BFD">
      <w:pPr>
        <w:pStyle w:val="NormalnyIn"/>
        <w:ind w:firstLine="0"/>
      </w:pPr>
      <w:r>
        <w:t xml:space="preserve">Środowisko programistyczne Eclipse powstało w wyniku narastającego zapotrzebowania programistów na narzędzia wspomagające ich pracę przy tworzeniu coraz to bardziej zaawansowanego oprogramowania. Z biegiem czasu, Eclipse stał się najpopularniejszym narzędziem pracy developerów na całym świecie. </w:t>
      </w:r>
    </w:p>
    <w:p w:rsidR="00791BFD" w:rsidRDefault="00791BFD" w:rsidP="00791BFD">
      <w:pPr>
        <w:pStyle w:val="NormalnyIn"/>
      </w:pPr>
      <w:r>
        <w:tab/>
        <w:t xml:space="preserve">Projekt Eclipse stworzony prze firmę IBM w 2001 roku, w 2004 został udostępniony na zasadzie wolnego oprogramowania. Obecnie jest to platforma wpierająca najpopularniejsze języki programowania. Dzięki możliwościom rozszerzenia jej funkcjonalności, za pomocą licznych wtyczek (ang. Plug-ins) możliwa jest łatwa współpraca z wieloma szkieletami programistycznymi. </w:t>
      </w:r>
    </w:p>
    <w:p w:rsidR="00791BFD" w:rsidRDefault="00791BFD" w:rsidP="00791BFD">
      <w:pPr>
        <w:pStyle w:val="NormalnyIn"/>
      </w:pPr>
      <w:r>
        <w:t xml:space="preserve">Przy rozwoju aplikacji stacjonarnych zdecydowałem się na wykorzystanie tego środowiska ze względu na możliwość wykorzystania zawartej w nim platformy Web Tools Platform. Projekt ten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465" w:name="_Toc302765132"/>
      <w:r w:rsidRPr="00D95E8C">
        <w:lastRenderedPageBreak/>
        <w:t>Eclipse SDK 3.</w:t>
      </w:r>
      <w:r>
        <w:t>6.2</w:t>
      </w:r>
      <w:r w:rsidRPr="00D95E8C">
        <w:t xml:space="preserve"> + Android SDK</w:t>
      </w:r>
      <w:bookmarkEnd w:id="465"/>
    </w:p>
    <w:p w:rsidR="00791BFD" w:rsidRDefault="00791BFD" w:rsidP="00791BFD">
      <w:pPr>
        <w:pStyle w:val="NormalnyIn"/>
        <w:ind w:firstLine="0"/>
      </w:pPr>
      <w:r>
        <w:t>Ponieważ programowanie na system Android wymaga jednoczesnej edycji wielu plików źródłowych i zasobów zapisanych w formacie .xml, a dodatkowo używania automatycznie generowanej klasy R (Resource)</w:t>
      </w:r>
      <w:sdt>
        <w:sdtPr>
          <w:id w:val="2196378"/>
          <w:citation/>
        </w:sdtPr>
        <w:sdtContent>
          <w:r w:rsidR="00E62150">
            <w:fldChar w:fldCharType="begin"/>
          </w:r>
          <w:r>
            <w:instrText xml:space="preserve"> CITATION Goo111 \l 1045 </w:instrText>
          </w:r>
          <w:r w:rsidR="00E62150">
            <w:fldChar w:fldCharType="separate"/>
          </w:r>
          <w:r w:rsidR="00B57808">
            <w:rPr>
              <w:noProof/>
            </w:rPr>
            <w:t xml:space="preserve"> [8]</w:t>
          </w:r>
          <w:r w:rsidR="00E62150">
            <w:fldChar w:fldCharType="end"/>
          </w:r>
        </w:sdtContent>
      </w:sdt>
      <w:r>
        <w:t>, korzystanie z samego Source Development Kit dostarczonego przez Google jest bardzo uciążliwe. W celu usprawnienia pracy nad aplikacjami mobilnymi użyłem zintegrowanego środowiska programistycznego (IDE – Integrated Development Environment</w:t>
      </w:r>
      <w:r w:rsidRPr="00D95E8C">
        <w:rPr>
          <w:b/>
        </w:rPr>
        <w:t>)</w:t>
      </w:r>
      <w:r>
        <w:t xml:space="preserve"> Eclipse SDK 3.6.2 połączonego ze wspomnianym zestawem narzędzi Android SDK.</w:t>
      </w:r>
    </w:p>
    <w:p w:rsidR="00791BFD" w:rsidRDefault="00791BFD" w:rsidP="00791BFD">
      <w:pPr>
        <w:pStyle w:val="NormalnyIn"/>
        <w:ind w:firstLine="0"/>
      </w:pPr>
      <w:r>
        <w:tab/>
        <w:t xml:space="preserve">Dzięki temu połączeniu uzyskałem dostęp do złożonej aplikacji typu debugger, możliwości wglądu w wydruki konsoli systemu Android poprzez narzędzie LogCat, a praca z kodem źródłowym została znacznie przyspieszona dzięki narzędziom podpowiadania składni </w:t>
      </w:r>
      <w:sdt>
        <w:sdtPr>
          <w:id w:val="21443760"/>
          <w:citation/>
        </w:sdtPr>
        <w:sdtContent>
          <w:r w:rsidR="00E62150">
            <w:fldChar w:fldCharType="begin"/>
          </w:r>
          <w:r>
            <w:instrText xml:space="preserve"> CITATION Med11 \l 1045 </w:instrText>
          </w:r>
          <w:r w:rsidR="00E62150">
            <w:fldChar w:fldCharType="separate"/>
          </w:r>
          <w:r w:rsidR="00B57808">
            <w:rPr>
              <w:noProof/>
            </w:rPr>
            <w:t>[7]</w:t>
          </w:r>
          <w:r w:rsidR="00E62150">
            <w:fldChar w:fldCharType="end"/>
          </w:r>
        </w:sdtContent>
      </w:sdt>
      <w:r>
        <w:t>.</w:t>
      </w:r>
    </w:p>
    <w:p w:rsidR="00791BFD" w:rsidRDefault="00791BFD" w:rsidP="00791BFD">
      <w:pPr>
        <w:pStyle w:val="NormalnyIn"/>
        <w:ind w:firstLine="0"/>
      </w:pPr>
      <w:r>
        <w:tab/>
        <w:t>Dodatkowa integracja z klientem Subversion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466" w:author="Sebastian Łuczak" w:date="2011-08-31T20:37:00Z">
        <w:r w:rsidR="0082106B" w:rsidDel="00062358">
          <w:delText>.</w:delText>
        </w:r>
      </w:del>
    </w:p>
    <w:p w:rsidR="00791BFD" w:rsidRDefault="00791BFD" w:rsidP="00791BFD">
      <w:pPr>
        <w:pStyle w:val="Nagwek1"/>
      </w:pPr>
      <w:bookmarkStart w:id="467" w:name="_Toc302765133"/>
      <w:r>
        <w:lastRenderedPageBreak/>
        <w:t>Implementacja projektu</w:t>
      </w:r>
      <w:bookmarkEnd w:id="467"/>
    </w:p>
    <w:p w:rsidR="00465A01" w:rsidRDefault="0082106B" w:rsidP="00465A01">
      <w:pPr>
        <w:pStyle w:val="Nagwek2"/>
        <w:rPr>
          <w:ins w:id="468" w:author="Sebastian Łuczak" w:date="2011-08-31T20:37:00Z"/>
        </w:rPr>
      </w:pPr>
      <w:bookmarkStart w:id="469" w:name="_Toc302765134"/>
      <w:r>
        <w:t xml:space="preserve">Baza </w:t>
      </w:r>
      <w:r w:rsidR="00465A01">
        <w:t>danych</w:t>
      </w:r>
      <w:bookmarkEnd w:id="469"/>
    </w:p>
    <w:p w:rsidR="00144CF8" w:rsidRDefault="00062358">
      <w:pPr>
        <w:pStyle w:val="Nagwek3"/>
        <w:pPrChange w:id="470" w:author="Sebastian Łuczak" w:date="2011-08-31T20:38:00Z">
          <w:pPr>
            <w:pStyle w:val="Nagwek2"/>
          </w:pPr>
        </w:pPrChange>
      </w:pPr>
      <w:ins w:id="471" w:author="Sebastian Łuczak" w:date="2011-08-31T20:38:00Z">
        <w:r>
          <w:t xml:space="preserve"> </w:t>
        </w:r>
        <w:bookmarkStart w:id="472" w:name="_Toc302765135"/>
        <w:r>
          <w:t>Cel powstania</w:t>
        </w:r>
      </w:ins>
      <w:bookmarkEnd w:id="472"/>
    </w:p>
    <w:p w:rsidR="00062358" w:rsidRDefault="00E35B76" w:rsidP="0082106B">
      <w:pPr>
        <w:pStyle w:val="NormalnyIn"/>
        <w:ind w:firstLine="0"/>
        <w:rPr>
          <w:ins w:id="473" w:author="Sebastian Łuczak" w:date="2011-08-31T20:38:00Z"/>
        </w:rPr>
      </w:pPr>
      <w:r>
        <w:t>Baza danych</w:t>
      </w:r>
      <w:del w:id="474"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144CF8" w:rsidRDefault="00062358">
      <w:pPr>
        <w:pStyle w:val="Nagwek3"/>
        <w:pPrChange w:id="475" w:author="Sebastian Łuczak" w:date="2011-08-31T20:38:00Z">
          <w:pPr>
            <w:pStyle w:val="NormalnyIn"/>
            <w:ind w:firstLine="0"/>
          </w:pPr>
        </w:pPrChange>
      </w:pPr>
      <w:bookmarkStart w:id="476" w:name="_Toc302765136"/>
      <w:ins w:id="477" w:author="Sebastian Łuczak" w:date="2011-08-31T20:38:00Z">
        <w:r>
          <w:t>Szczegóły implementacji</w:t>
        </w:r>
      </w:ins>
      <w:bookmarkEnd w:id="476"/>
      <w:r w:rsidR="0074625B">
        <w:t xml:space="preserve"> </w:t>
      </w:r>
    </w:p>
    <w:p w:rsidR="00144CF8" w:rsidRDefault="00E35B76">
      <w:pPr>
        <w:pStyle w:val="NormalnyIn"/>
        <w:ind w:firstLine="0"/>
        <w:pPrChange w:id="478" w:author="Sebastian Łuczak" w:date="2011-08-31T20:38:00Z">
          <w:pPr>
            <w:pStyle w:val="NormalnyIn"/>
          </w:pPr>
        </w:pPrChange>
      </w:pPr>
      <w:del w:id="479" w:author="Sebastian Łuczak" w:date="2011-08-31T20:38:00Z">
        <w:r w:rsidDel="00062358">
          <w:delText xml:space="preserve">Została ona </w:delText>
        </w:r>
      </w:del>
      <w:ins w:id="480" w:author="Sebastian Łuczak" w:date="2011-08-31T20:38:00Z">
        <w:r w:rsidR="00062358">
          <w:t xml:space="preserve">Baza została </w:t>
        </w:r>
      </w:ins>
      <w:r>
        <w:t>stworzona w języku SQL</w:t>
      </w:r>
      <w:del w:id="481" w:author="Sebastian Łuczak" w:date="2011-08-31T20:39:00Z">
        <w:r w:rsidR="00C16F70" w:rsidDel="000B2C9A">
          <w:delText>,</w:delText>
        </w:r>
      </w:del>
      <w:r>
        <w:t xml:space="preserve"> na serwerze Oracle 10g Express Edition</w:t>
      </w:r>
      <w:r w:rsidR="00131EC8">
        <w:t xml:space="preserve"> w oparciu o relacyjny model danych</w:t>
      </w:r>
      <w:r>
        <w:t>.</w:t>
      </w:r>
      <w:r w:rsidR="007C6995">
        <w:t xml:space="preserve"> </w:t>
      </w:r>
      <w:r w:rsidR="007C6995" w:rsidRPr="007C6995">
        <w:t>Twórcą tego modelu jest Edgar Frank Codd, który w swojej publikacji A Relational Model of Data for Large Shared Data Banks</w:t>
      </w:r>
      <w:r w:rsidR="00E7232E">
        <w:t xml:space="preserve"> </w:t>
      </w:r>
      <w:sdt>
        <w:sdtPr>
          <w:id w:val="12457113"/>
          <w:citation/>
        </w:sdtPr>
        <w:sdtContent>
          <w:fldSimple w:instr=" CITATION EdgarFrankCodd \l 1045 ">
            <w:r w:rsidR="00B57808">
              <w:rPr>
                <w:noProof/>
              </w:rPr>
              <w:t>[17]</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482"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483" w:author="Sebastian Łuczak" w:date="2011-08-31T20:40:00Z">
        <w:r w:rsidR="007062B9">
          <w:t xml:space="preserve">są </w:t>
        </w:r>
      </w:ins>
      <w:r w:rsidR="007C6995">
        <w:t>z kolei</w:t>
      </w:r>
      <w:del w:id="484" w:author="Sebastian Łuczak" w:date="2011-08-31T20:40:00Z">
        <w:r w:rsidR="007C6995" w:rsidDel="007062B9">
          <w:delText xml:space="preserve"> są </w:delText>
        </w:r>
      </w:del>
      <w:r w:rsidR="007C6995">
        <w:t>kro</w:t>
      </w:r>
      <w:r w:rsidR="00C16F70">
        <w:t>t</w:t>
      </w:r>
      <w:r w:rsidR="007C6995">
        <w:t>ki. Krotka jest jednoznacznie identyfikowana przez klucz główny</w:t>
      </w:r>
      <w:ins w:id="485" w:author="Sebastian Łuczak" w:date="2011-09-01T00:38:00Z">
        <w:r w:rsidR="002E061E">
          <w:t xml:space="preserve"> (ang. Primary Key)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key),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Structured Query Language).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val="en-US"/>
        </w:rPr>
        <w:lastRenderedPageBreak/>
        <w:drawing>
          <wp:inline distT="0" distB="0" distL="0" distR="0">
            <wp:extent cx="7068381" cy="6990457"/>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3" cstate="print"/>
                    <a:stretch>
                      <a:fillRect/>
                    </a:stretch>
                  </pic:blipFill>
                  <pic:spPr>
                    <a:xfrm>
                      <a:off x="0" y="0"/>
                      <a:ext cx="7068381" cy="6990457"/>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486" w:name="_Toc302765137"/>
      <w:r w:rsidR="00CB27C6" w:rsidRPr="00AC4B25">
        <w:rPr>
          <w:noProof/>
        </w:rPr>
        <w:t>Opis tabel</w:t>
      </w:r>
      <w:bookmarkEnd w:id="486"/>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r w:rsidRPr="000E7F93">
        <w:rPr>
          <w:i/>
        </w:rPr>
        <w:t>users</w:t>
      </w:r>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(ang. Secure Hash Algorithm)</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r w:rsidRPr="000E7F93">
        <w:rPr>
          <w:i/>
        </w:rPr>
        <w:t>user_privileges</w:t>
      </w:r>
      <w:r w:rsidR="00947535">
        <w:t xml:space="preserve">, </w:t>
      </w:r>
      <w:r>
        <w:t>przechowuje identyfikator użytkownika</w:t>
      </w:r>
      <w:r w:rsidR="000E7F93">
        <w:t>,</w:t>
      </w:r>
      <w:r>
        <w:t xml:space="preserve"> będący kluczem obcym z tabeli </w:t>
      </w:r>
      <w:r w:rsidRPr="000E7F93">
        <w:rPr>
          <w:i/>
        </w:rPr>
        <w:t>users</w:t>
      </w:r>
      <w:r>
        <w:t xml:space="preserve"> oraz rolę przypisaną do użytkownika. Relacja pomiędzy tabelą </w:t>
      </w:r>
      <w:r w:rsidRPr="000E7F93">
        <w:rPr>
          <w:i/>
        </w:rPr>
        <w:t>users</w:t>
      </w:r>
      <w:r>
        <w:t xml:space="preserve"> a </w:t>
      </w:r>
      <w:r w:rsidRPr="000E7F93">
        <w:rPr>
          <w:i/>
        </w:rPr>
        <w:t>user_privileges</w:t>
      </w:r>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r w:rsidRPr="000E7F93">
        <w:rPr>
          <w:i/>
        </w:rPr>
        <w:t>employee</w:t>
      </w:r>
      <w:r w:rsidR="000E7F93" w:rsidRPr="000E7F93">
        <w:t>,</w:t>
      </w:r>
      <w:r w:rsidR="00947535">
        <w:t xml:space="preserve"> jest główną ta</w:t>
      </w:r>
      <w:r>
        <w:t>b</w:t>
      </w:r>
      <w:r w:rsidR="00947535">
        <w:t>e</w:t>
      </w:r>
      <w:r>
        <w:t>lą przechowującą informacje szczegółowe na temat pracowników zarejestrowanych w systemie. Zawiera on</w:t>
      </w:r>
      <w:ins w:id="487" w:author="Sebastian Łuczak" w:date="2011-08-31T23:04:00Z">
        <w:r w:rsidR="00B8503E">
          <w:t>a</w:t>
        </w:r>
      </w:ins>
      <w:r>
        <w:t xml:space="preserve"> identyfikator użytkownika</w:t>
      </w:r>
      <w:r w:rsidR="000E7F93">
        <w:t>,</w:t>
      </w:r>
      <w:r>
        <w:t xml:space="preserve"> będący kluczem obcym pozwalający na określenie loginu i hasła danego pracownika. Relacja pomiędzy </w:t>
      </w:r>
      <w:r w:rsidR="00FC5679">
        <w:t xml:space="preserve">tabelą </w:t>
      </w:r>
      <w:r w:rsidR="00FC5679" w:rsidRPr="000E7F93">
        <w:rPr>
          <w:i/>
        </w:rPr>
        <w:t>users</w:t>
      </w:r>
      <w:r w:rsidR="00FC5679">
        <w:t xml:space="preserve"> a </w:t>
      </w:r>
      <w:r w:rsidR="00FC5679" w:rsidRPr="000E7F93">
        <w:rPr>
          <w:i/>
        </w:rPr>
        <w:t>employee</w:t>
      </w:r>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r w:rsidRPr="000E7F93">
        <w:rPr>
          <w:i/>
        </w:rPr>
        <w:t>employee</w:t>
      </w:r>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488"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r w:rsidRPr="000E7F93">
        <w:rPr>
          <w:i/>
        </w:rPr>
        <w:t>events</w:t>
      </w:r>
      <w:r>
        <w:t xml:space="preserve"> zawiera dane opisujące zdarzenia rejestrowane przez usługę sieciową lub panel administracyjny. Każde zdarzenie obowiązkowo musi posiadać status, datę utworzenia, identyfikator </w:t>
      </w:r>
      <w:ins w:id="489" w:author="Sebastian Łuczak" w:date="2011-09-01T00:39:00Z">
        <w:r w:rsidR="00906073">
          <w:t>znacznika przypisany do danej</w:t>
        </w:r>
      </w:ins>
      <w:del w:id="490" w:author="Sebastian Łuczak" w:date="2011-08-31T23:04:00Z">
        <w:r w:rsidDel="00B8503E">
          <w:delText xml:space="preserve">Tagu </w:delText>
        </w:r>
      </w:del>
      <w:del w:id="491" w:author="Sebastian Łuczak" w:date="2011-09-01T00:39:00Z">
        <w:r w:rsidDel="00906073">
          <w:delText>dla</w:delText>
        </w:r>
      </w:del>
      <w:r>
        <w:t xml:space="preserve"> lokalizacji oraz identyfikator użytkownika</w:t>
      </w:r>
      <w:r w:rsidR="000E7F93">
        <w:t>,</w:t>
      </w:r>
      <w:r>
        <w:t xml:space="preserve"> który zarejestrował dane zdarzenie. Tabela </w:t>
      </w:r>
      <w:r w:rsidRPr="000E7F93">
        <w:t>events</w:t>
      </w:r>
      <w:r w:rsidR="000E7F93">
        <w:rPr>
          <w:i/>
        </w:rPr>
        <w:t>,</w:t>
      </w:r>
      <w:r>
        <w:t xml:space="preserve"> posiada trzy klucze obce, dwa do tabeli </w:t>
      </w:r>
      <w:r w:rsidRPr="000E7F93">
        <w:rPr>
          <w:i/>
        </w:rPr>
        <w:t>users</w:t>
      </w:r>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492"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r w:rsidRPr="000E7F93">
        <w:rPr>
          <w:i/>
        </w:rPr>
        <w:t>locations</w:t>
      </w:r>
      <w:r>
        <w:t xml:space="preserve"> jest miejscem</w:t>
      </w:r>
      <w:r w:rsidR="000E7F93">
        <w:t>,</w:t>
      </w:r>
      <w:r>
        <w:t xml:space="preserve"> w którym przechowywane sa dane jednoznacznie wiążące </w:t>
      </w:r>
      <w:r w:rsidR="006C2DB7">
        <w:t xml:space="preserve">unikalny </w:t>
      </w:r>
      <w:r>
        <w:t xml:space="preserve">identyfikator </w:t>
      </w:r>
      <w:del w:id="493" w:author="Sebastian Łuczak" w:date="2011-08-31T23:05:00Z">
        <w:r w:rsidDel="00B8503E">
          <w:delText>Tagu</w:delText>
        </w:r>
      </w:del>
      <w:ins w:id="494" w:author="Sebastian Łuczak" w:date="2011-08-31T23:05:00Z">
        <w:r w:rsidR="00B8503E">
          <w:t>znacznika</w:t>
        </w:r>
      </w:ins>
      <w:r>
        <w:t xml:space="preserve">, nazwę lokalizacji oraz numer seryjny </w:t>
      </w:r>
      <w:r w:rsidR="008B040E">
        <w:t>urządzenia</w:t>
      </w:r>
      <w:r>
        <w:t xml:space="preserve">. </w:t>
      </w:r>
      <w:r w:rsidR="006C2DB7">
        <w:t>Każda lokalizacja</w:t>
      </w:r>
      <w:del w:id="495"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496"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497" w:name="_Toc302765138"/>
      <w:r>
        <w:t>Integralność danych</w:t>
      </w:r>
      <w:bookmarkEnd w:id="497"/>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r w:rsidRPr="003E02C1">
        <w:rPr>
          <w:i/>
        </w:rPr>
        <w:t>check</w:t>
      </w:r>
      <w:r w:rsidR="003E02C1">
        <w:rPr>
          <w:i/>
        </w:rPr>
        <w:t>,</w:t>
      </w:r>
      <w:r>
        <w:t xml:space="preserve"> założonej na tabelach </w:t>
      </w:r>
      <w:r w:rsidRPr="003E02C1">
        <w:rPr>
          <w:i/>
        </w:rPr>
        <w:t>events</w:t>
      </w:r>
      <w:r>
        <w:t xml:space="preserve">, </w:t>
      </w:r>
      <w:r w:rsidRPr="003E02C1">
        <w:rPr>
          <w:i/>
        </w:rPr>
        <w:t>devices</w:t>
      </w:r>
      <w:r>
        <w:t xml:space="preserve"> oraz </w:t>
      </w:r>
      <w:r w:rsidRPr="003E02C1">
        <w:rPr>
          <w:i/>
        </w:rPr>
        <w:t>locations</w:t>
      </w:r>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073C2B">
              <w:t>LOCATION_STATUS_INACTIVE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EVENT_STATUS_STARTED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EVENT_STATUS_SUSPENDED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EVENT_STATUS_FINISHED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EVENT_STATUS_CLOSED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498" w:author="Maciek" w:date="2011-09-01T21:55:00Z"/>
        </w:rPr>
      </w:pPr>
      <w:r w:rsidRPr="00073C2B">
        <w:t>Dodatkowo</w:t>
      </w:r>
      <w:r w:rsidR="003E02C1">
        <w:t>,</w:t>
      </w:r>
      <w:r w:rsidRPr="00073C2B">
        <w:t xml:space="preserve"> stworzyłem mechanizm </w:t>
      </w:r>
      <w:r w:rsidR="009A7986" w:rsidRPr="00073C2B">
        <w:t xml:space="preserve">obejmujący tabelę </w:t>
      </w:r>
      <w:r w:rsidR="009A7986" w:rsidRPr="003E02C1">
        <w:rPr>
          <w:i/>
        </w:rPr>
        <w:t>events</w:t>
      </w:r>
      <w:r w:rsidR="009A7986" w:rsidRPr="00073C2B">
        <w:t>, niepozwalający na zamieszczenie w</w:t>
      </w:r>
      <w:r w:rsidR="00073C2B" w:rsidRPr="00073C2B">
        <w:t xml:space="preserve"> niej dwóch wpisów z tym samym TAG_</w:t>
      </w:r>
      <w:r w:rsidR="009A7986" w:rsidRPr="00073C2B">
        <w:t xml:space="preserve">ID </w:t>
      </w:r>
      <w:r w:rsidR="00073C2B" w:rsidRPr="00073C2B">
        <w:t xml:space="preserve">będących </w:t>
      </w:r>
      <w:r w:rsidR="009A7986" w:rsidRPr="00073C2B">
        <w:t xml:space="preserve">w statusie </w:t>
      </w:r>
      <w:ins w:id="499" w:author="Sebastian Łuczak" w:date="2011-09-01T00:39:00Z">
        <w:r w:rsidR="00E81751">
          <w:t>EVENT_STATUS_STARTED</w:t>
        </w:r>
        <w:r w:rsidR="00E81751" w:rsidRPr="00073C2B">
          <w:t xml:space="preserve"> lub </w:t>
        </w:r>
        <w:r w:rsidR="00E81751">
          <w:t>EVENT_STATUS_CREATED</w:t>
        </w:r>
      </w:ins>
      <w:del w:id="500"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501" w:author="Maciek" w:date="2011-09-01T21:55:00Z"/>
        </w:rPr>
      </w:pPr>
      <w:ins w:id="502" w:author="Maciek" w:date="2011-09-01T21:55:00Z">
        <w:r w:rsidRPr="00073C2B">
          <w:t>Poniż</w:t>
        </w:r>
        <w:r>
          <w:t>sze</w:t>
        </w:r>
        <w:r w:rsidRPr="00073C2B">
          <w:t xml:space="preserve"> diagram</w:t>
        </w:r>
        <w:r>
          <w:t>y</w:t>
        </w:r>
        <w:r w:rsidRPr="00073C2B">
          <w:t xml:space="preserve"> pokazuj</w:t>
        </w:r>
        <w:r>
          <w:t>ą</w:t>
        </w:r>
        <w:r w:rsidRPr="00073C2B">
          <w:t xml:space="preserve"> jakie sytuacje nie mogą mieć </w:t>
        </w:r>
      </w:ins>
      <w:ins w:id="503" w:author="Maciek" w:date="2011-09-01T21:56:00Z">
        <w:r>
          <w:t>miejsca w bazie danych</w:t>
        </w:r>
      </w:ins>
      <w:ins w:id="504" w:author="Maciek" w:date="2011-09-01T21:55:00Z">
        <w:r w:rsidRPr="00073C2B">
          <w:t>:</w:t>
        </w:r>
      </w:ins>
    </w:p>
    <w:p w:rsidR="00CF256A" w:rsidDel="00477D0F" w:rsidRDefault="00CF256A" w:rsidP="00CF256A">
      <w:pPr>
        <w:rPr>
          <w:ins w:id="505" w:author="Maciek" w:date="2011-09-01T21:56:00Z"/>
          <w:del w:id="506" w:author="Sebastian" w:date="2011-09-02T16:33:00Z"/>
        </w:rPr>
        <w:sectPr w:rsidR="00CF256A" w:rsidDel="00477D0F" w:rsidSect="00450780">
          <w:footerReference w:type="default" r:id="rId14"/>
          <w:footerReference w:type="first" r:id="rId15"/>
          <w:pgSz w:w="11906" w:h="16838" w:code="9"/>
          <w:pgMar w:top="1134" w:right="1134" w:bottom="1134" w:left="1701" w:header="709" w:footer="709" w:gutter="0"/>
          <w:pgNumType w:start="0"/>
          <w:cols w:space="708"/>
          <w:docGrid w:linePitch="360"/>
          <w:sectPrChange w:id="512" w:author="Sebastian" w:date="2011-09-02T16:36:00Z">
            <w:sectPr w:rsidR="00CF256A" w:rsidDel="00477D0F" w:rsidSect="00450780">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513" w:author="Maciek" w:date="2011-09-01T21:55:00Z"/>
          <w:del w:id="514" w:author="Sebastian" w:date="2011-09-02T16:33:00Z"/>
        </w:rPr>
      </w:pPr>
    </w:p>
    <w:p w:rsidR="00CF256A" w:rsidRDefault="00CF256A" w:rsidP="00CF256A">
      <w:pPr>
        <w:rPr>
          <w:ins w:id="515" w:author="Maciek" w:date="2011-09-01T21:55:00Z"/>
        </w:rPr>
      </w:pPr>
    </w:p>
    <w:tbl>
      <w:tblPr>
        <w:tblStyle w:val="Jasnalistaakcent1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516"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15"/>
        <w:gridCol w:w="2654"/>
        <w:gridCol w:w="1451"/>
        <w:gridCol w:w="1015"/>
        <w:gridCol w:w="2654"/>
        <w:tblGridChange w:id="517">
          <w:tblGrid>
            <w:gridCol w:w="1075"/>
            <w:gridCol w:w="2544"/>
            <w:gridCol w:w="537"/>
            <w:gridCol w:w="906"/>
            <w:gridCol w:w="2544"/>
          </w:tblGrid>
        </w:tblGridChange>
      </w:tblGrid>
      <w:tr w:rsidR="006F68EA" w:rsidTr="00AE5269">
        <w:trPr>
          <w:cnfStyle w:val="100000000000"/>
          <w:ins w:id="518" w:author="Maciek" w:date="2011-09-01T21:55:00Z"/>
        </w:trPr>
        <w:tc>
          <w:tcPr>
            <w:cnfStyle w:val="001000000000"/>
            <w:tcW w:w="1015" w:type="dxa"/>
            <w:tcPrChange w:id="519" w:author="Sebastian Łuczak" w:date="2011-09-02T10:58:00Z">
              <w:tcPr>
                <w:tcW w:w="1075" w:type="dxa"/>
              </w:tcPr>
            </w:tcPrChange>
          </w:tcPr>
          <w:p w:rsidR="006F68EA" w:rsidRDefault="006F68EA" w:rsidP="00CF256A">
            <w:pPr>
              <w:cnfStyle w:val="101000000000"/>
              <w:rPr>
                <w:ins w:id="520" w:author="Maciek" w:date="2011-09-01T21:55:00Z"/>
              </w:rPr>
            </w:pPr>
            <w:ins w:id="521" w:author="Maciek" w:date="2011-09-01T21:55:00Z">
              <w:r>
                <w:t>TAG_ID</w:t>
              </w:r>
            </w:ins>
          </w:p>
        </w:tc>
        <w:tc>
          <w:tcPr>
            <w:tcW w:w="2654" w:type="dxa"/>
            <w:tcPrChange w:id="522" w:author="Sebastian Łuczak" w:date="2011-09-02T10:58:00Z">
              <w:tcPr>
                <w:tcW w:w="2544" w:type="dxa"/>
              </w:tcPr>
            </w:tcPrChange>
          </w:tcPr>
          <w:p w:rsidR="006F68EA" w:rsidRDefault="006F68EA" w:rsidP="00CF256A">
            <w:pPr>
              <w:cnfStyle w:val="100000000000"/>
              <w:rPr>
                <w:ins w:id="523" w:author="Maciek" w:date="2011-09-01T21:55:00Z"/>
              </w:rPr>
            </w:pPr>
            <w:ins w:id="524" w:author="Maciek" w:date="2011-09-01T21:55:00Z">
              <w:r>
                <w:t>STATUS</w:t>
              </w:r>
            </w:ins>
          </w:p>
        </w:tc>
        <w:tc>
          <w:tcPr>
            <w:tcW w:w="1451" w:type="dxa"/>
            <w:tcBorders>
              <w:top w:val="nil"/>
              <w:bottom w:val="nil"/>
            </w:tcBorders>
            <w:shd w:val="clear" w:color="auto" w:fill="auto"/>
            <w:tcPrChange w:id="525"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526" w:author="Sebastian Łuczak" w:date="2011-09-02T10:56:00Z"/>
              </w:rPr>
            </w:pPr>
          </w:p>
        </w:tc>
        <w:tc>
          <w:tcPr>
            <w:tcW w:w="1015" w:type="dxa"/>
            <w:tcPrChange w:id="527" w:author="Sebastian Łuczak" w:date="2011-09-02T10:58:00Z">
              <w:tcPr>
                <w:tcW w:w="537" w:type="dxa"/>
              </w:tcPr>
            </w:tcPrChange>
          </w:tcPr>
          <w:p w:rsidR="006F68EA" w:rsidRDefault="006F68EA" w:rsidP="00CF256A">
            <w:pPr>
              <w:cnfStyle w:val="100000000000"/>
              <w:rPr>
                <w:ins w:id="528" w:author="Sebastian Łuczak" w:date="2011-09-02T10:56:00Z"/>
              </w:rPr>
            </w:pPr>
            <w:ins w:id="529" w:author="Sebastian Łuczak" w:date="2011-09-02T10:56:00Z">
              <w:r>
                <w:t>TAG_ID</w:t>
              </w:r>
            </w:ins>
          </w:p>
        </w:tc>
        <w:tc>
          <w:tcPr>
            <w:tcW w:w="2654" w:type="dxa"/>
            <w:tcPrChange w:id="530" w:author="Sebastian Łuczak" w:date="2011-09-02T10:58:00Z">
              <w:tcPr>
                <w:tcW w:w="537" w:type="dxa"/>
              </w:tcPr>
            </w:tcPrChange>
          </w:tcPr>
          <w:p w:rsidR="006F68EA" w:rsidRDefault="006F68EA" w:rsidP="00CF256A">
            <w:pPr>
              <w:cnfStyle w:val="100000000000"/>
              <w:rPr>
                <w:ins w:id="531" w:author="Sebastian Łuczak" w:date="2011-09-02T10:56:00Z"/>
              </w:rPr>
            </w:pPr>
            <w:ins w:id="532" w:author="Sebastian Łuczak" w:date="2011-09-02T10:59:00Z">
              <w:r>
                <w:t>STATUS</w:t>
              </w:r>
            </w:ins>
          </w:p>
        </w:tc>
      </w:tr>
      <w:tr w:rsidR="006F68EA" w:rsidTr="00AE5269">
        <w:trPr>
          <w:cnfStyle w:val="000000100000"/>
          <w:ins w:id="533" w:author="Maciek" w:date="2011-09-01T21:55:00Z"/>
        </w:trPr>
        <w:tc>
          <w:tcPr>
            <w:cnfStyle w:val="001000000000"/>
            <w:tcW w:w="1015" w:type="dxa"/>
            <w:tcPrChange w:id="534" w:author="Sebastian Łuczak" w:date="2011-09-02T10:58:00Z">
              <w:tcPr>
                <w:tcW w:w="1075" w:type="dxa"/>
              </w:tcPr>
            </w:tcPrChange>
          </w:tcPr>
          <w:p w:rsidR="006F68EA" w:rsidRDefault="006F68EA" w:rsidP="00CF256A">
            <w:pPr>
              <w:cnfStyle w:val="001000100000"/>
              <w:rPr>
                <w:ins w:id="535" w:author="Maciek" w:date="2011-09-01T21:55:00Z"/>
              </w:rPr>
            </w:pPr>
            <w:ins w:id="536" w:author="Maciek" w:date="2011-09-01T21:55:00Z">
              <w:r>
                <w:t>Abc</w:t>
              </w:r>
            </w:ins>
          </w:p>
        </w:tc>
        <w:tc>
          <w:tcPr>
            <w:tcW w:w="2654" w:type="dxa"/>
            <w:tcPrChange w:id="537" w:author="Sebastian Łuczak" w:date="2011-09-02T10:58:00Z">
              <w:tcPr>
                <w:tcW w:w="2544" w:type="dxa"/>
              </w:tcPr>
            </w:tcPrChange>
          </w:tcPr>
          <w:p w:rsidR="006F68EA" w:rsidRDefault="006F68EA" w:rsidP="00CF256A">
            <w:pPr>
              <w:cnfStyle w:val="000000100000"/>
              <w:rPr>
                <w:ins w:id="538" w:author="Maciek" w:date="2011-09-01T21:55:00Z"/>
              </w:rPr>
            </w:pPr>
            <w:ins w:id="539" w:author="Maciek" w:date="2011-09-01T21:55:00Z">
              <w:r>
                <w:t>EVENT_STATUS_CREATED</w:t>
              </w:r>
            </w:ins>
          </w:p>
        </w:tc>
        <w:tc>
          <w:tcPr>
            <w:tcW w:w="1451" w:type="dxa"/>
            <w:tcBorders>
              <w:top w:val="nil"/>
              <w:bottom w:val="nil"/>
            </w:tcBorders>
            <w:tcPrChange w:id="540" w:author="Sebastian Łuczak" w:date="2011-09-02T10:58:00Z">
              <w:tcPr>
                <w:tcW w:w="537" w:type="dxa"/>
                <w:tcBorders>
                  <w:top w:val="nil"/>
                  <w:bottom w:val="nil"/>
                </w:tcBorders>
              </w:tcPr>
            </w:tcPrChange>
          </w:tcPr>
          <w:p w:rsidR="006F68EA" w:rsidRDefault="006F68EA" w:rsidP="00CF256A">
            <w:pPr>
              <w:cnfStyle w:val="000000100000"/>
              <w:rPr>
                <w:ins w:id="541" w:author="Sebastian Łuczak" w:date="2011-09-02T10:56:00Z"/>
              </w:rPr>
            </w:pPr>
          </w:p>
        </w:tc>
        <w:tc>
          <w:tcPr>
            <w:tcW w:w="1015" w:type="dxa"/>
            <w:tcPrChange w:id="542" w:author="Sebastian Łuczak" w:date="2011-09-02T10:58:00Z">
              <w:tcPr>
                <w:tcW w:w="537" w:type="dxa"/>
              </w:tcPr>
            </w:tcPrChange>
          </w:tcPr>
          <w:p w:rsidR="006F68EA" w:rsidRPr="006F68EA" w:rsidRDefault="00E62150" w:rsidP="00CF256A">
            <w:pPr>
              <w:cnfStyle w:val="000000100000"/>
              <w:rPr>
                <w:ins w:id="543" w:author="Sebastian Łuczak" w:date="2011-09-02T10:56:00Z"/>
                <w:b/>
                <w:rPrChange w:id="544" w:author="Sebastian Łuczak" w:date="2011-09-02T10:58:00Z">
                  <w:rPr>
                    <w:ins w:id="545" w:author="Sebastian Łuczak" w:date="2011-09-02T10:56:00Z"/>
                  </w:rPr>
                </w:rPrChange>
              </w:rPr>
            </w:pPr>
            <w:ins w:id="546" w:author="Sebastian Łuczak" w:date="2011-09-02T10:56:00Z">
              <w:r w:rsidRPr="00E62150">
                <w:rPr>
                  <w:b/>
                  <w:rPrChange w:id="547" w:author="Sebastian Łuczak" w:date="2011-09-02T10:58:00Z">
                    <w:rPr>
                      <w:color w:val="0000FF"/>
                      <w:u w:val="single"/>
                    </w:rPr>
                  </w:rPrChange>
                </w:rPr>
                <w:t>Abc</w:t>
              </w:r>
            </w:ins>
          </w:p>
        </w:tc>
        <w:tc>
          <w:tcPr>
            <w:tcW w:w="2654" w:type="dxa"/>
            <w:tcPrChange w:id="548" w:author="Sebastian Łuczak" w:date="2011-09-02T10:58:00Z">
              <w:tcPr>
                <w:tcW w:w="537" w:type="dxa"/>
              </w:tcPr>
            </w:tcPrChange>
          </w:tcPr>
          <w:p w:rsidR="006F68EA" w:rsidRDefault="006F68EA" w:rsidP="00CF256A">
            <w:pPr>
              <w:cnfStyle w:val="000000100000"/>
              <w:rPr>
                <w:ins w:id="549" w:author="Sebastian Łuczak" w:date="2011-09-02T10:56:00Z"/>
              </w:rPr>
            </w:pPr>
            <w:ins w:id="550" w:author="Sebastian Łuczak" w:date="2011-09-02T10:56:00Z">
              <w:r>
                <w:t>EVENT_STATUS_CREATED</w:t>
              </w:r>
            </w:ins>
          </w:p>
        </w:tc>
      </w:tr>
      <w:tr w:rsidR="006F68EA" w:rsidTr="00AE5269">
        <w:trPr>
          <w:ins w:id="551" w:author="Maciek" w:date="2011-09-01T21:55:00Z"/>
        </w:trPr>
        <w:tc>
          <w:tcPr>
            <w:cnfStyle w:val="001000000000"/>
            <w:tcW w:w="1015" w:type="dxa"/>
            <w:tcPrChange w:id="552" w:author="Sebastian Łuczak" w:date="2011-09-02T10:58:00Z">
              <w:tcPr>
                <w:tcW w:w="1075" w:type="dxa"/>
              </w:tcPr>
            </w:tcPrChange>
          </w:tcPr>
          <w:p w:rsidR="006F68EA" w:rsidRDefault="006F68EA" w:rsidP="00CF256A">
            <w:pPr>
              <w:rPr>
                <w:ins w:id="553" w:author="Maciek" w:date="2011-09-01T21:55:00Z"/>
              </w:rPr>
            </w:pPr>
            <w:ins w:id="554" w:author="Maciek" w:date="2011-09-01T21:55:00Z">
              <w:r>
                <w:t>Abc</w:t>
              </w:r>
            </w:ins>
          </w:p>
        </w:tc>
        <w:tc>
          <w:tcPr>
            <w:tcW w:w="2654" w:type="dxa"/>
            <w:tcPrChange w:id="555" w:author="Sebastian Łuczak" w:date="2011-09-02T10:58:00Z">
              <w:tcPr>
                <w:tcW w:w="2544" w:type="dxa"/>
              </w:tcPr>
            </w:tcPrChange>
          </w:tcPr>
          <w:p w:rsidR="006F68EA" w:rsidRDefault="006F68EA" w:rsidP="00CF256A">
            <w:pPr>
              <w:cnfStyle w:val="000000000000"/>
              <w:rPr>
                <w:ins w:id="556" w:author="Maciek" w:date="2011-09-01T21:55:00Z"/>
              </w:rPr>
            </w:pPr>
            <w:ins w:id="557" w:author="Maciek" w:date="2011-09-01T21:55:00Z">
              <w:r>
                <w:t>EVENT_STATUS_STARTED</w:t>
              </w:r>
            </w:ins>
          </w:p>
        </w:tc>
        <w:tc>
          <w:tcPr>
            <w:tcW w:w="1451" w:type="dxa"/>
            <w:tcBorders>
              <w:top w:val="nil"/>
              <w:bottom w:val="nil"/>
            </w:tcBorders>
            <w:tcPrChange w:id="558" w:author="Sebastian Łuczak" w:date="2011-09-02T10:58:00Z">
              <w:tcPr>
                <w:tcW w:w="537" w:type="dxa"/>
                <w:tcBorders>
                  <w:top w:val="nil"/>
                  <w:bottom w:val="nil"/>
                </w:tcBorders>
              </w:tcPr>
            </w:tcPrChange>
          </w:tcPr>
          <w:p w:rsidR="006F68EA" w:rsidRDefault="006F68EA" w:rsidP="00CF256A">
            <w:pPr>
              <w:cnfStyle w:val="000000000000"/>
              <w:rPr>
                <w:ins w:id="559" w:author="Sebastian Łuczak" w:date="2011-09-02T10:56:00Z"/>
              </w:rPr>
            </w:pPr>
          </w:p>
        </w:tc>
        <w:tc>
          <w:tcPr>
            <w:tcW w:w="1015" w:type="dxa"/>
            <w:tcPrChange w:id="560" w:author="Sebastian Łuczak" w:date="2011-09-02T10:58:00Z">
              <w:tcPr>
                <w:tcW w:w="537" w:type="dxa"/>
              </w:tcPr>
            </w:tcPrChange>
          </w:tcPr>
          <w:p w:rsidR="006F68EA" w:rsidRPr="006F68EA" w:rsidRDefault="00E62150" w:rsidP="00CF256A">
            <w:pPr>
              <w:cnfStyle w:val="000000000000"/>
              <w:rPr>
                <w:ins w:id="561" w:author="Sebastian Łuczak" w:date="2011-09-02T10:56:00Z"/>
                <w:b/>
                <w:rPrChange w:id="562" w:author="Sebastian Łuczak" w:date="2011-09-02T10:58:00Z">
                  <w:rPr>
                    <w:ins w:id="563" w:author="Sebastian Łuczak" w:date="2011-09-02T10:56:00Z"/>
                  </w:rPr>
                </w:rPrChange>
              </w:rPr>
            </w:pPr>
            <w:ins w:id="564" w:author="Sebastian Łuczak" w:date="2011-09-02T10:56:00Z">
              <w:r w:rsidRPr="00E62150">
                <w:rPr>
                  <w:b/>
                  <w:rPrChange w:id="565" w:author="Sebastian Łuczak" w:date="2011-09-02T10:58:00Z">
                    <w:rPr>
                      <w:color w:val="0000FF"/>
                      <w:u w:val="single"/>
                    </w:rPr>
                  </w:rPrChange>
                </w:rPr>
                <w:t>Abc</w:t>
              </w:r>
            </w:ins>
          </w:p>
        </w:tc>
        <w:tc>
          <w:tcPr>
            <w:tcW w:w="2654" w:type="dxa"/>
            <w:tcPrChange w:id="566" w:author="Sebastian Łuczak" w:date="2011-09-02T10:58:00Z">
              <w:tcPr>
                <w:tcW w:w="537" w:type="dxa"/>
              </w:tcPr>
            </w:tcPrChange>
          </w:tcPr>
          <w:p w:rsidR="006F68EA" w:rsidRDefault="006F68EA" w:rsidP="00CF256A">
            <w:pPr>
              <w:cnfStyle w:val="000000000000"/>
              <w:rPr>
                <w:ins w:id="567" w:author="Sebastian Łuczak" w:date="2011-09-02T10:56:00Z"/>
              </w:rPr>
            </w:pPr>
            <w:ins w:id="568" w:author="Sebastian Łuczak" w:date="2011-09-02T10:56:00Z">
              <w:r>
                <w:t>EVENT_STATUS_CREATED</w:t>
              </w:r>
            </w:ins>
          </w:p>
        </w:tc>
      </w:tr>
      <w:tr w:rsidR="006F68EA" w:rsidTr="00AE5269">
        <w:trPr>
          <w:cnfStyle w:val="000000100000"/>
          <w:ins w:id="569" w:author="Maciek" w:date="2011-09-01T21:55:00Z"/>
        </w:trPr>
        <w:tc>
          <w:tcPr>
            <w:cnfStyle w:val="001000000000"/>
            <w:tcW w:w="1015" w:type="dxa"/>
            <w:tcPrChange w:id="570" w:author="Sebastian Łuczak" w:date="2011-09-02T10:58:00Z">
              <w:tcPr>
                <w:tcW w:w="1075" w:type="dxa"/>
              </w:tcPr>
            </w:tcPrChange>
          </w:tcPr>
          <w:p w:rsidR="006F68EA" w:rsidRDefault="006F68EA" w:rsidP="00CF256A">
            <w:pPr>
              <w:cnfStyle w:val="001000100000"/>
              <w:rPr>
                <w:ins w:id="571" w:author="Maciek" w:date="2011-09-01T21:55:00Z"/>
              </w:rPr>
            </w:pPr>
            <w:ins w:id="572" w:author="Maciek" w:date="2011-09-01T21:55:00Z">
              <w:r>
                <w:t>Abc</w:t>
              </w:r>
            </w:ins>
          </w:p>
        </w:tc>
        <w:tc>
          <w:tcPr>
            <w:tcW w:w="2654" w:type="dxa"/>
            <w:tcPrChange w:id="573" w:author="Sebastian Łuczak" w:date="2011-09-02T10:58:00Z">
              <w:tcPr>
                <w:tcW w:w="2544" w:type="dxa"/>
              </w:tcPr>
            </w:tcPrChange>
          </w:tcPr>
          <w:p w:rsidR="006F68EA" w:rsidRDefault="006F68EA" w:rsidP="00CF256A">
            <w:pPr>
              <w:cnfStyle w:val="000000100000"/>
              <w:rPr>
                <w:ins w:id="574" w:author="Maciek" w:date="2011-09-01T21:55:00Z"/>
              </w:rPr>
            </w:pPr>
            <w:ins w:id="575" w:author="Maciek" w:date="2011-09-01T21:55:00Z">
              <w:r>
                <w:t>EVENT_STATUS_FINISHED</w:t>
              </w:r>
            </w:ins>
          </w:p>
        </w:tc>
        <w:tc>
          <w:tcPr>
            <w:tcW w:w="1451" w:type="dxa"/>
            <w:tcBorders>
              <w:top w:val="nil"/>
              <w:bottom w:val="nil"/>
            </w:tcBorders>
            <w:tcPrChange w:id="576" w:author="Sebastian Łuczak" w:date="2011-09-02T10:58:00Z">
              <w:tcPr>
                <w:tcW w:w="537" w:type="dxa"/>
                <w:tcBorders>
                  <w:top w:val="nil"/>
                  <w:bottom w:val="nil"/>
                </w:tcBorders>
              </w:tcPr>
            </w:tcPrChange>
          </w:tcPr>
          <w:p w:rsidR="006F68EA" w:rsidRDefault="006F68EA" w:rsidP="00CF256A">
            <w:pPr>
              <w:cnfStyle w:val="000000100000"/>
              <w:rPr>
                <w:ins w:id="577" w:author="Sebastian Łuczak" w:date="2011-09-02T10:56:00Z"/>
              </w:rPr>
            </w:pPr>
          </w:p>
        </w:tc>
        <w:tc>
          <w:tcPr>
            <w:tcW w:w="1015" w:type="dxa"/>
            <w:tcPrChange w:id="578" w:author="Sebastian Łuczak" w:date="2011-09-02T10:58:00Z">
              <w:tcPr>
                <w:tcW w:w="537" w:type="dxa"/>
              </w:tcPr>
            </w:tcPrChange>
          </w:tcPr>
          <w:p w:rsidR="006F68EA" w:rsidRPr="006F68EA" w:rsidRDefault="00E62150" w:rsidP="00CF256A">
            <w:pPr>
              <w:cnfStyle w:val="000000100000"/>
              <w:rPr>
                <w:ins w:id="579" w:author="Sebastian Łuczak" w:date="2011-09-02T10:56:00Z"/>
                <w:b/>
                <w:rPrChange w:id="580" w:author="Sebastian Łuczak" w:date="2011-09-02T10:58:00Z">
                  <w:rPr>
                    <w:ins w:id="581" w:author="Sebastian Łuczak" w:date="2011-09-02T10:56:00Z"/>
                  </w:rPr>
                </w:rPrChange>
              </w:rPr>
            </w:pPr>
            <w:ins w:id="582" w:author="Sebastian Łuczak" w:date="2011-09-02T10:56:00Z">
              <w:r w:rsidRPr="00E62150">
                <w:rPr>
                  <w:b/>
                  <w:rPrChange w:id="583" w:author="Sebastian Łuczak" w:date="2011-09-02T10:58:00Z">
                    <w:rPr>
                      <w:color w:val="0000FF"/>
                      <w:u w:val="single"/>
                    </w:rPr>
                  </w:rPrChange>
                </w:rPr>
                <w:t>Abc</w:t>
              </w:r>
            </w:ins>
          </w:p>
        </w:tc>
        <w:tc>
          <w:tcPr>
            <w:tcW w:w="2654" w:type="dxa"/>
            <w:tcPrChange w:id="584" w:author="Sebastian Łuczak" w:date="2011-09-02T10:58:00Z">
              <w:tcPr>
                <w:tcW w:w="537" w:type="dxa"/>
              </w:tcPr>
            </w:tcPrChange>
          </w:tcPr>
          <w:p w:rsidR="006F68EA" w:rsidRDefault="006F68EA" w:rsidP="00CF256A">
            <w:pPr>
              <w:cnfStyle w:val="000000100000"/>
              <w:rPr>
                <w:ins w:id="585" w:author="Sebastian Łuczak" w:date="2011-09-02T10:56:00Z"/>
              </w:rPr>
            </w:pPr>
            <w:ins w:id="586" w:author="Sebastian Łuczak" w:date="2011-09-02T10:56:00Z">
              <w:r>
                <w:t>EVENT_STATUS_FINISHED</w:t>
              </w:r>
            </w:ins>
          </w:p>
        </w:tc>
      </w:tr>
    </w:tbl>
    <w:p w:rsidR="00144CF8" w:rsidRPr="00AE5269" w:rsidRDefault="00CF256A">
      <w:pPr>
        <w:ind w:left="-142"/>
        <w:rPr>
          <w:ins w:id="587" w:author="Sebastian Łuczak" w:date="2011-09-02T10:55:00Z"/>
        </w:rPr>
        <w:pPrChange w:id="588" w:author="Sebastian Łuczak" w:date="2011-09-02T10:59:00Z">
          <w:pPr/>
        </w:pPrChange>
      </w:pPr>
      <w:ins w:id="589" w:author="Maciek" w:date="2011-09-01T21:55:00Z">
        <w:del w:id="590" w:author="Sebastian Łuczak" w:date="2011-09-02T10:58:00Z">
          <w:r w:rsidDel="006F68EA">
            <w:tab/>
          </w:r>
        </w:del>
        <w:r>
          <w:t>Ta</w:t>
        </w:r>
        <w:r w:rsidRPr="00AE5269">
          <w:t xml:space="preserve">bela </w:t>
        </w:r>
        <w:r w:rsidRPr="00AE5269">
          <w:rPr>
            <w:highlight w:val="green"/>
          </w:rPr>
          <w:t>…</w:t>
        </w:r>
        <w:r w:rsidRPr="00AE5269">
          <w:t xml:space="preserve"> Przedstawia sytuacje poprawną</w:t>
        </w:r>
      </w:ins>
      <w:ins w:id="591" w:author="Sebastian Łuczak" w:date="2011-09-02T10:58:00Z">
        <w:r w:rsidR="006F68EA" w:rsidRPr="00AE5269">
          <w:t xml:space="preserve">   </w:t>
        </w:r>
      </w:ins>
      <w:ins w:id="592" w:author="Sebastian Łuczak" w:date="2011-09-02T10:59:00Z">
        <w:r w:rsidR="006F68EA" w:rsidRPr="00AE5269">
          <w:t xml:space="preserve">                 </w:t>
        </w:r>
      </w:ins>
      <w:ins w:id="593" w:author="Sebastian Łuczak" w:date="2011-09-02T10:55:00Z">
        <w:r w:rsidR="006F68EA" w:rsidRPr="00AE5269">
          <w:t xml:space="preserve"> </w:t>
        </w:r>
      </w:ins>
      <w:ins w:id="594" w:author="Sebastian Łuczak" w:date="2011-09-02T10:59:00Z">
        <w:r w:rsidR="006F68EA" w:rsidRPr="00AE5269">
          <w:t xml:space="preserve">  </w:t>
        </w:r>
      </w:ins>
      <w:ins w:id="595" w:author="Sebastian Łuczak" w:date="2011-09-02T10:55:00Z">
        <w:r w:rsidR="006F68EA" w:rsidRPr="00AE5269">
          <w:t xml:space="preserve">Tabela </w:t>
        </w:r>
        <w:r w:rsidR="006F68EA" w:rsidRPr="00AE5269">
          <w:rPr>
            <w:highlight w:val="green"/>
          </w:rPr>
          <w:t>…</w:t>
        </w:r>
        <w:r w:rsidR="006F68EA" w:rsidRPr="00AE5269">
          <w:t xml:space="preserve"> przedstawia sytuacje niepoprawną</w:t>
        </w:r>
      </w:ins>
    </w:p>
    <w:p w:rsidR="00CF256A" w:rsidRDefault="006F68EA" w:rsidP="00CF256A">
      <w:pPr>
        <w:rPr>
          <w:ins w:id="596" w:author="Maciek" w:date="2011-09-01T21:55:00Z"/>
        </w:rPr>
      </w:pPr>
      <w:ins w:id="597" w:author="Sebastian Łuczak" w:date="2011-09-02T10:54:00Z">
        <w:r>
          <w:t xml:space="preserve">  </w:t>
        </w:r>
      </w:ins>
      <w:ins w:id="598" w:author="Sebastian Łuczak" w:date="2011-09-02T10:55:00Z">
        <w:r>
          <w:t xml:space="preserve">  </w:t>
        </w:r>
      </w:ins>
      <w:ins w:id="599" w:author="Sebastian Łuczak" w:date="2011-09-02T10:54:00Z">
        <w:r>
          <w:t xml:space="preserve"> </w:t>
        </w:r>
      </w:ins>
      <w:ins w:id="600" w:author="Maciek" w:date="2011-09-01T21:55:00Z">
        <w:r w:rsidR="00CF256A">
          <w:tab/>
        </w:r>
      </w:ins>
    </w:p>
    <w:p w:rsidR="00CF256A" w:rsidRDefault="00CF256A" w:rsidP="00CF256A">
      <w:pPr>
        <w:rPr>
          <w:ins w:id="601" w:author="Maciek" w:date="2011-09-01T21:55:00Z"/>
        </w:rPr>
      </w:pPr>
    </w:p>
    <w:p w:rsidR="00CF256A" w:rsidRDefault="00CF256A" w:rsidP="00CF256A">
      <w:pPr>
        <w:rPr>
          <w:ins w:id="602"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603" w:author="Maciek" w:date="2011-09-01T21:55:00Z"/>
          <w:del w:id="604" w:author="Sebastian Łuczak" w:date="2011-09-02T10:56:00Z"/>
        </w:trPr>
        <w:tc>
          <w:tcPr>
            <w:cnfStyle w:val="001000000000"/>
            <w:tcW w:w="2112" w:type="dxa"/>
          </w:tcPr>
          <w:p w:rsidR="00CF256A" w:rsidDel="006F68EA" w:rsidRDefault="00CF256A" w:rsidP="00CF256A">
            <w:pPr>
              <w:rPr>
                <w:ins w:id="605" w:author="Maciek" w:date="2011-09-01T21:55:00Z"/>
                <w:del w:id="606" w:author="Sebastian Łuczak" w:date="2011-09-02T10:56:00Z"/>
              </w:rPr>
            </w:pPr>
            <w:ins w:id="607" w:author="Maciek" w:date="2011-09-01T21:55:00Z">
              <w:del w:id="608" w:author="Sebastian Łuczak" w:date="2011-09-02T10:56:00Z">
                <w:r w:rsidDel="006F68EA">
                  <w:delText>TAG_ID</w:delText>
                </w:r>
              </w:del>
            </w:ins>
          </w:p>
        </w:tc>
        <w:tc>
          <w:tcPr>
            <w:tcW w:w="2544" w:type="dxa"/>
          </w:tcPr>
          <w:p w:rsidR="00CF256A" w:rsidDel="006F68EA" w:rsidRDefault="00CF256A" w:rsidP="00CF256A">
            <w:pPr>
              <w:cnfStyle w:val="100000000000"/>
              <w:rPr>
                <w:ins w:id="609" w:author="Maciek" w:date="2011-09-01T21:55:00Z"/>
                <w:del w:id="610" w:author="Sebastian Łuczak" w:date="2011-09-02T10:56:00Z"/>
              </w:rPr>
            </w:pPr>
            <w:ins w:id="611" w:author="Maciek" w:date="2011-09-01T21:55:00Z">
              <w:del w:id="612" w:author="Sebastian Łuczak" w:date="2011-09-02T10:56:00Z">
                <w:r w:rsidDel="006F68EA">
                  <w:delText>STATUS</w:delText>
                </w:r>
              </w:del>
            </w:ins>
          </w:p>
        </w:tc>
      </w:tr>
      <w:tr w:rsidR="00CF256A" w:rsidDel="006F68EA" w:rsidTr="00CF256A">
        <w:trPr>
          <w:cnfStyle w:val="000000100000"/>
          <w:ins w:id="613" w:author="Maciek" w:date="2011-09-01T21:55:00Z"/>
          <w:del w:id="614" w:author="Sebastian Łuczak" w:date="2011-09-02T10:56:00Z"/>
        </w:trPr>
        <w:tc>
          <w:tcPr>
            <w:cnfStyle w:val="001000000000"/>
            <w:tcW w:w="2112" w:type="dxa"/>
          </w:tcPr>
          <w:p w:rsidR="00CF256A" w:rsidDel="006F68EA" w:rsidRDefault="00CF256A" w:rsidP="00CF256A">
            <w:pPr>
              <w:rPr>
                <w:ins w:id="615" w:author="Maciek" w:date="2011-09-01T21:55:00Z"/>
                <w:del w:id="616" w:author="Sebastian Łuczak" w:date="2011-09-02T10:56:00Z"/>
              </w:rPr>
            </w:pPr>
            <w:ins w:id="617" w:author="Maciek" w:date="2011-09-01T21:55:00Z">
              <w:del w:id="618" w:author="Sebastian Łuczak" w:date="2011-09-02T10:56:00Z">
                <w:r w:rsidDel="006F68EA">
                  <w:delText>Abc</w:delText>
                </w:r>
              </w:del>
            </w:ins>
          </w:p>
        </w:tc>
        <w:tc>
          <w:tcPr>
            <w:tcW w:w="2544" w:type="dxa"/>
          </w:tcPr>
          <w:p w:rsidR="00CF256A" w:rsidDel="006F68EA" w:rsidRDefault="00CF256A" w:rsidP="00CF256A">
            <w:pPr>
              <w:cnfStyle w:val="000000100000"/>
              <w:rPr>
                <w:ins w:id="619" w:author="Maciek" w:date="2011-09-01T21:55:00Z"/>
                <w:del w:id="620" w:author="Sebastian Łuczak" w:date="2011-09-02T10:56:00Z"/>
              </w:rPr>
            </w:pPr>
            <w:ins w:id="621" w:author="Maciek" w:date="2011-09-01T21:55:00Z">
              <w:del w:id="622" w:author="Sebastian Łuczak" w:date="2011-09-02T10:56:00Z">
                <w:r w:rsidDel="006F68EA">
                  <w:delText>EVENT_STATUS_CREATED</w:delText>
                </w:r>
              </w:del>
            </w:ins>
          </w:p>
        </w:tc>
      </w:tr>
      <w:tr w:rsidR="00CF256A" w:rsidDel="006F68EA" w:rsidTr="00CF256A">
        <w:trPr>
          <w:ins w:id="623" w:author="Maciek" w:date="2011-09-01T21:55:00Z"/>
          <w:del w:id="624" w:author="Sebastian Łuczak" w:date="2011-09-02T10:56:00Z"/>
        </w:trPr>
        <w:tc>
          <w:tcPr>
            <w:cnfStyle w:val="001000000000"/>
            <w:tcW w:w="2112" w:type="dxa"/>
          </w:tcPr>
          <w:p w:rsidR="00CF256A" w:rsidDel="006F68EA" w:rsidRDefault="00CF256A" w:rsidP="00CF256A">
            <w:pPr>
              <w:rPr>
                <w:ins w:id="625" w:author="Maciek" w:date="2011-09-01T21:55:00Z"/>
                <w:del w:id="626" w:author="Sebastian Łuczak" w:date="2011-09-02T10:56:00Z"/>
              </w:rPr>
            </w:pPr>
            <w:ins w:id="627" w:author="Maciek" w:date="2011-09-01T21:55:00Z">
              <w:del w:id="628" w:author="Sebastian Łuczak" w:date="2011-09-02T10:56:00Z">
                <w:r w:rsidDel="006F68EA">
                  <w:delText>Abc</w:delText>
                </w:r>
              </w:del>
            </w:ins>
          </w:p>
        </w:tc>
        <w:tc>
          <w:tcPr>
            <w:tcW w:w="2544" w:type="dxa"/>
          </w:tcPr>
          <w:p w:rsidR="00CF256A" w:rsidDel="006F68EA" w:rsidRDefault="00CF256A" w:rsidP="00CF256A">
            <w:pPr>
              <w:cnfStyle w:val="000000000000"/>
              <w:rPr>
                <w:ins w:id="629" w:author="Maciek" w:date="2011-09-01T21:55:00Z"/>
                <w:del w:id="630" w:author="Sebastian Łuczak" w:date="2011-09-02T10:56:00Z"/>
              </w:rPr>
            </w:pPr>
            <w:ins w:id="631" w:author="Maciek" w:date="2011-09-01T21:55:00Z">
              <w:del w:id="632" w:author="Sebastian Łuczak" w:date="2011-09-02T10:56:00Z">
                <w:r w:rsidDel="006F68EA">
                  <w:delText>EVENT_STATUS_CREATED</w:delText>
                </w:r>
              </w:del>
            </w:ins>
          </w:p>
        </w:tc>
      </w:tr>
      <w:tr w:rsidR="00CF256A" w:rsidDel="006F68EA" w:rsidTr="00CF256A">
        <w:trPr>
          <w:cnfStyle w:val="000000100000"/>
          <w:ins w:id="633" w:author="Maciek" w:date="2011-09-01T21:55:00Z"/>
          <w:del w:id="634" w:author="Sebastian Łuczak" w:date="2011-09-02T10:56:00Z"/>
        </w:trPr>
        <w:tc>
          <w:tcPr>
            <w:cnfStyle w:val="001000000000"/>
            <w:tcW w:w="2112" w:type="dxa"/>
          </w:tcPr>
          <w:p w:rsidR="00CF256A" w:rsidDel="006F68EA" w:rsidRDefault="00CF256A" w:rsidP="00CF256A">
            <w:pPr>
              <w:rPr>
                <w:ins w:id="635" w:author="Maciek" w:date="2011-09-01T21:55:00Z"/>
                <w:del w:id="636" w:author="Sebastian Łuczak" w:date="2011-09-02T10:56:00Z"/>
              </w:rPr>
            </w:pPr>
            <w:ins w:id="637" w:author="Maciek" w:date="2011-09-01T21:55:00Z">
              <w:del w:id="638" w:author="Sebastian Łuczak" w:date="2011-09-02T10:56:00Z">
                <w:r w:rsidDel="006F68EA">
                  <w:delText>Abc</w:delText>
                </w:r>
              </w:del>
            </w:ins>
          </w:p>
        </w:tc>
        <w:tc>
          <w:tcPr>
            <w:tcW w:w="2544" w:type="dxa"/>
          </w:tcPr>
          <w:p w:rsidR="00CF256A" w:rsidDel="006F68EA" w:rsidRDefault="00CF256A" w:rsidP="00CF256A">
            <w:pPr>
              <w:cnfStyle w:val="000000100000"/>
              <w:rPr>
                <w:ins w:id="639" w:author="Maciek" w:date="2011-09-01T21:55:00Z"/>
                <w:del w:id="640" w:author="Sebastian Łuczak" w:date="2011-09-02T10:56:00Z"/>
              </w:rPr>
            </w:pPr>
            <w:ins w:id="641" w:author="Maciek" w:date="2011-09-01T21:55:00Z">
              <w:del w:id="642" w:author="Sebastian Łuczak" w:date="2011-09-02T10:56:00Z">
                <w:r w:rsidDel="006F68EA">
                  <w:delText>EVENT_STATUS_FINISHED</w:delText>
                </w:r>
              </w:del>
            </w:ins>
          </w:p>
        </w:tc>
      </w:tr>
    </w:tbl>
    <w:p w:rsidR="00CF256A" w:rsidDel="006F68EA" w:rsidRDefault="00CF256A" w:rsidP="00CF256A">
      <w:pPr>
        <w:rPr>
          <w:ins w:id="643" w:author="Maciek" w:date="2011-09-01T21:55:00Z"/>
          <w:del w:id="644" w:author="Sebastian Łuczak" w:date="2011-09-02T10:54:00Z"/>
        </w:rPr>
      </w:pPr>
      <w:ins w:id="645" w:author="Maciek" w:date="2011-09-01T21:55:00Z">
        <w:del w:id="646"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647" w:author="Maciek" w:date="2011-09-01T21:55:00Z"/>
        </w:rPr>
      </w:pPr>
    </w:p>
    <w:p w:rsidR="00CF256A" w:rsidDel="00C4448E" w:rsidRDefault="00CF256A" w:rsidP="00CF256A">
      <w:pPr>
        <w:rPr>
          <w:ins w:id="648" w:author="Maciek" w:date="2011-09-01T21:56:00Z"/>
          <w:del w:id="649" w:author="Sebastian Łuczak" w:date="2011-09-02T10:53:00Z"/>
        </w:rPr>
        <w:sectPr w:rsidR="00CF256A" w:rsidDel="00C4448E" w:rsidSect="00450780">
          <w:type w:val="continuous"/>
          <w:pgSz w:w="11906" w:h="16838" w:code="9"/>
          <w:pgMar w:top="1134" w:right="1134" w:bottom="1134" w:left="1701" w:header="709" w:footer="709" w:gutter="0"/>
          <w:pgNumType w:start="0"/>
          <w:cols w:num="2" w:space="708"/>
          <w:docGrid w:linePitch="360"/>
          <w:sectPrChange w:id="650" w:author="Sebastian" w:date="2011-09-02T16:36:00Z">
            <w:sectPr w:rsidR="00CF256A" w:rsidDel="00C4448E" w:rsidSect="00450780">
              <w:pgBorders>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651" w:author="Maciek" w:date="2011-09-01T21:55:00Z"/>
        </w:rPr>
      </w:pPr>
    </w:p>
    <w:p w:rsidR="00CF256A" w:rsidDel="006F68EA" w:rsidRDefault="00CF256A" w:rsidP="00CF256A">
      <w:pPr>
        <w:rPr>
          <w:ins w:id="652" w:author="Maciek" w:date="2011-09-01T21:55:00Z"/>
          <w:del w:id="653" w:author="Sebastian Łuczak" w:date="2011-09-02T10:54:00Z"/>
        </w:rPr>
      </w:pPr>
    </w:p>
    <w:p w:rsidR="00CF256A" w:rsidDel="006F68EA" w:rsidRDefault="00CF256A" w:rsidP="00CF256A">
      <w:pPr>
        <w:rPr>
          <w:ins w:id="654" w:author="Maciek" w:date="2011-09-01T21:55:00Z"/>
          <w:del w:id="655" w:author="Sebastian Łuczak" w:date="2011-09-02T10:53:00Z"/>
        </w:rPr>
      </w:pPr>
    </w:p>
    <w:p w:rsidR="00CF256A" w:rsidDel="006F68EA" w:rsidRDefault="00CF256A" w:rsidP="00CF256A">
      <w:pPr>
        <w:rPr>
          <w:ins w:id="656" w:author="Maciek" w:date="2011-09-01T21:55:00Z"/>
          <w:del w:id="657" w:author="Sebastian Łuczak" w:date="2011-09-02T10:54:00Z"/>
        </w:rPr>
      </w:pPr>
    </w:p>
    <w:p w:rsidR="001955C6" w:rsidRPr="00073C2B" w:rsidDel="00CF256A" w:rsidRDefault="009A7986" w:rsidP="00CF256A">
      <w:pPr>
        <w:pStyle w:val="NormalnyIn"/>
        <w:rPr>
          <w:del w:id="658" w:author="Maciek" w:date="2011-09-01T21:55:00Z"/>
        </w:rPr>
      </w:pPr>
      <w:del w:id="659"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660"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661"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662" w:author="Maciek" w:date="2011-09-01T21:55:00Z"/>
              </w:rPr>
            </w:pPr>
            <w:del w:id="663"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664" w:author="Maciek" w:date="2011-09-01T21:55:00Z"/>
              </w:rPr>
            </w:pPr>
            <w:del w:id="665"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666" w:author="Maciek" w:date="2011-09-01T21:55:00Z"/>
              </w:rPr>
            </w:pPr>
          </w:p>
        </w:tc>
      </w:tr>
      <w:tr w:rsidR="009A7986" w:rsidDel="00CF256A" w:rsidTr="00073C2B">
        <w:trPr>
          <w:cnfStyle w:val="000000100000"/>
          <w:jc w:val="center"/>
          <w:del w:id="667"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668" w:author="Maciek" w:date="2011-09-01T21:55:00Z"/>
              </w:rPr>
            </w:pPr>
            <w:del w:id="669"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670" w:author="Maciek" w:date="2011-09-01T21:55:00Z"/>
              </w:rPr>
            </w:pPr>
            <w:del w:id="671"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144CF8" w:rsidP="00CF256A">
            <w:pPr>
              <w:pStyle w:val="NormalnyIn"/>
              <w:cnfStyle w:val="000000100000"/>
              <w:rPr>
                <w:del w:id="672" w:author="Maciek" w:date="2011-09-01T21:55:00Z"/>
              </w:rPr>
            </w:pPr>
            <w:del w:id="673" w:author="Maciek" w:date="2011-09-01T21:55:00Z">
              <w:r>
                <w:rPr>
                  <w:noProof/>
                  <w:lang w:val="en-US"/>
                  <w:rPrChange w:id="674" w:author="Unknown">
                    <w:rPr>
                      <w:noProof/>
                      <w:color w:val="0000FF"/>
                      <w:u w:val="single"/>
                      <w:lang w:val="en-US"/>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67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676" w:author="Maciek" w:date="2011-09-01T21:55:00Z"/>
              </w:rPr>
            </w:pPr>
            <w:del w:id="67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678" w:author="Maciek" w:date="2011-09-01T21:55:00Z"/>
              </w:rPr>
            </w:pPr>
            <w:del w:id="679"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000000"/>
              <w:rPr>
                <w:del w:id="680" w:author="Maciek" w:date="2011-09-01T21:55:00Z"/>
              </w:rPr>
            </w:pPr>
            <w:del w:id="681" w:author="Maciek" w:date="2011-09-01T21:55:00Z">
              <w:r>
                <w:rPr>
                  <w:noProof/>
                  <w:lang w:val="en-US"/>
                  <w:rPrChange w:id="682" w:author="Unknown">
                    <w:rPr>
                      <w:noProof/>
                      <w:color w:val="0000FF"/>
                      <w:u w:val="single"/>
                      <w:lang w:val="en-US"/>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68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684" w:author="Maciek" w:date="2011-09-01T21:55:00Z"/>
              </w:rPr>
            </w:pPr>
            <w:del w:id="68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686" w:author="Maciek" w:date="2011-09-01T21:55:00Z"/>
              </w:rPr>
            </w:pPr>
            <w:del w:id="687"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100000"/>
              <w:rPr>
                <w:del w:id="688" w:author="Maciek" w:date="2011-09-01T21:55:00Z"/>
              </w:rPr>
            </w:pPr>
            <w:del w:id="689" w:author="Maciek" w:date="2011-09-01T21:55:00Z">
              <w:r>
                <w:rPr>
                  <w:noProof/>
                  <w:lang w:val="en-US"/>
                  <w:rPrChange w:id="690" w:author="Unknown">
                    <w:rPr>
                      <w:noProof/>
                      <w:color w:val="0000FF"/>
                      <w:u w:val="single"/>
                      <w:lang w:val="en-US"/>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69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692" w:author="Maciek" w:date="2011-09-01T21:55:00Z"/>
              </w:rPr>
            </w:pPr>
            <w:del w:id="693"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694" w:author="Maciek" w:date="2011-09-01T21:55:00Z"/>
              </w:rPr>
            </w:pPr>
            <w:del w:id="695"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000000"/>
              <w:rPr>
                <w:del w:id="696" w:author="Maciek" w:date="2011-09-01T21:55:00Z"/>
              </w:rPr>
            </w:pPr>
            <w:del w:id="697" w:author="Maciek" w:date="2011-09-01T21:55:00Z">
              <w:r>
                <w:rPr>
                  <w:noProof/>
                  <w:lang w:val="en-US"/>
                  <w:rPrChange w:id="698" w:author="Unknown">
                    <w:rPr>
                      <w:noProof/>
                      <w:color w:val="0000FF"/>
                      <w:u w:val="single"/>
                      <w:lang w:val="en-US"/>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69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00" w:author="Maciek" w:date="2011-09-01T21:55:00Z"/>
              </w:rPr>
            </w:pPr>
            <w:del w:id="701"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02" w:author="Maciek" w:date="2011-09-01T21:55:00Z"/>
              </w:rPr>
            </w:pPr>
            <w:del w:id="703"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100000"/>
              <w:rPr>
                <w:del w:id="704" w:author="Maciek" w:date="2011-09-01T21:55:00Z"/>
              </w:rPr>
            </w:pPr>
            <w:del w:id="705" w:author="Maciek" w:date="2011-09-01T21:55:00Z">
              <w:r>
                <w:rPr>
                  <w:noProof/>
                  <w:lang w:val="en-US"/>
                  <w:rPrChange w:id="706" w:author="Unknown">
                    <w:rPr>
                      <w:noProof/>
                      <w:color w:val="0000FF"/>
                      <w:u w:val="single"/>
                      <w:lang w:val="en-US"/>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70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08" w:author="Maciek" w:date="2011-09-01T21:55:00Z"/>
              </w:rPr>
            </w:pPr>
            <w:del w:id="70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710" w:author="Maciek" w:date="2011-09-01T21:55:00Z"/>
              </w:rPr>
            </w:pPr>
            <w:del w:id="711"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000000"/>
              <w:rPr>
                <w:del w:id="712" w:author="Maciek" w:date="2011-09-01T21:55:00Z"/>
              </w:rPr>
            </w:pPr>
            <w:del w:id="713" w:author="Maciek" w:date="2011-09-01T21:55:00Z">
              <w:r>
                <w:rPr>
                  <w:noProof/>
                  <w:lang w:val="en-US"/>
                  <w:rPrChange w:id="714" w:author="Unknown">
                    <w:rPr>
                      <w:noProof/>
                      <w:color w:val="0000FF"/>
                      <w:u w:val="single"/>
                      <w:lang w:val="en-US"/>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71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16" w:author="Maciek" w:date="2011-09-01T21:55:00Z"/>
              </w:rPr>
            </w:pPr>
            <w:del w:id="71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18" w:author="Maciek" w:date="2011-09-01T21:55:00Z"/>
              </w:rPr>
            </w:pPr>
            <w:del w:id="719"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144CF8" w:rsidP="00CF256A">
            <w:pPr>
              <w:pStyle w:val="NormalnyIn"/>
              <w:cnfStyle w:val="000000100000"/>
              <w:rPr>
                <w:del w:id="720" w:author="Maciek" w:date="2011-09-01T21:55:00Z"/>
              </w:rPr>
            </w:pPr>
            <w:del w:id="721" w:author="Maciek" w:date="2011-09-01T21:55:00Z">
              <w:r>
                <w:rPr>
                  <w:noProof/>
                  <w:lang w:val="en-US"/>
                  <w:rPrChange w:id="722" w:author="Unknown">
                    <w:rPr>
                      <w:noProof/>
                      <w:color w:val="0000FF"/>
                      <w:u w:val="single"/>
                      <w:lang w:val="en-US"/>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7"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723"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724" w:author="Maciek" w:date="2011-09-01T21:55:00Z"/>
              </w:rPr>
            </w:pPr>
            <w:del w:id="725"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726" w:author="Maciek" w:date="2011-09-01T21:55:00Z"/>
              </w:rPr>
            </w:pPr>
            <w:del w:id="727"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144CF8" w:rsidP="00CF256A">
            <w:pPr>
              <w:pStyle w:val="NormalnyIn"/>
              <w:cnfStyle w:val="000000000000"/>
              <w:rPr>
                <w:del w:id="728" w:author="Maciek" w:date="2011-09-01T21:55:00Z"/>
              </w:rPr>
            </w:pPr>
            <w:del w:id="729" w:author="Maciek" w:date="2011-09-01T21:55:00Z">
              <w:r>
                <w:rPr>
                  <w:noProof/>
                  <w:lang w:val="en-US"/>
                  <w:rPrChange w:id="730" w:author="Unknown">
                    <w:rPr>
                      <w:noProof/>
                      <w:color w:val="0000FF"/>
                      <w:u w:val="single"/>
                      <w:lang w:val="en-US"/>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7" cstate="print"/>
                            <a:stretch>
                              <a:fillRect/>
                            </a:stretch>
                          </pic:blipFill>
                          <pic:spPr>
                            <a:xfrm>
                              <a:off x="0" y="0"/>
                              <a:ext cx="171450" cy="171450"/>
                            </a:xfrm>
                            <a:prstGeom prst="rect">
                              <a:avLst/>
                            </a:prstGeom>
                          </pic:spPr>
                        </pic:pic>
                      </a:graphicData>
                    </a:graphic>
                  </wp:inline>
                </w:drawing>
              </w:r>
            </w:del>
          </w:p>
        </w:tc>
      </w:tr>
    </w:tbl>
    <w:p w:rsidR="006F68EA" w:rsidRDefault="006F68EA" w:rsidP="006F68EA">
      <w:pPr>
        <w:jc w:val="left"/>
        <w:rPr>
          <w:ins w:id="731" w:author="Sebastian Łuczak" w:date="2011-09-02T10:54:00Z"/>
          <w:i/>
        </w:rPr>
      </w:pPr>
    </w:p>
    <w:p w:rsidR="006F68EA" w:rsidRDefault="006F68EA">
      <w:pPr>
        <w:jc w:val="left"/>
        <w:rPr>
          <w:ins w:id="732" w:author="Sebastian Łuczak" w:date="2011-09-02T10:54:00Z"/>
          <w:i/>
        </w:rPr>
      </w:pPr>
      <w:ins w:id="733" w:author="Sebastian Łuczak" w:date="2011-09-02T10:54:00Z">
        <w:r>
          <w:rPr>
            <w:i/>
          </w:rPr>
          <w:br w:type="page"/>
        </w:r>
      </w:ins>
    </w:p>
    <w:p w:rsidR="000171CD" w:rsidDel="00CF256A" w:rsidRDefault="000171CD" w:rsidP="00CF256A">
      <w:pPr>
        <w:pStyle w:val="NormalnyIn"/>
        <w:rPr>
          <w:del w:id="734" w:author="Maciek" w:date="2011-09-01T21:55:00Z"/>
          <w:i/>
        </w:rPr>
      </w:pPr>
      <w:del w:id="735"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736" w:author="Sebastian Łuczak" w:date="2011-09-02T10:54:00Z"/>
          <w:rFonts w:ascii="Times New Roman" w:eastAsia="Times New Roman" w:hAnsi="Times New Roman"/>
          <w:color w:val="00B050"/>
          <w:sz w:val="24"/>
          <w:szCs w:val="24"/>
          <w:lang w:eastAsia="pl-PL"/>
        </w:rPr>
      </w:pPr>
      <w:del w:id="737" w:author="Sebastian Łuczak" w:date="2011-09-02T10:54:00Z">
        <w:r w:rsidDel="006F68EA">
          <w:rPr>
            <w:color w:val="00B050"/>
          </w:rPr>
          <w:br w:type="page"/>
        </w:r>
      </w:del>
    </w:p>
    <w:p w:rsidR="00144CF8" w:rsidRDefault="00C271CD">
      <w:pPr>
        <w:jc w:val="left"/>
        <w:pPrChange w:id="738" w:author="Sebastian Łuczak" w:date="2011-09-02T10:54:00Z">
          <w:pPr>
            <w:pStyle w:val="NormalnyIn"/>
            <w:ind w:firstLine="0"/>
          </w:pPr>
        </w:pPrChange>
      </w:pPr>
      <w:r w:rsidRPr="00C271CD">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create unique index event_created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tag_id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create unique index event_started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tag_id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r w:rsidRPr="00C271CD">
        <w:rPr>
          <w:i/>
          <w:lang w:val="en-US"/>
        </w:rPr>
        <w:t xml:space="preserve">Kod źródłowy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739" w:name="_Toc302765139"/>
      <w:r>
        <w:t>Wyzwalacze i sekwencje</w:t>
      </w:r>
      <w:bookmarkEnd w:id="739"/>
    </w:p>
    <w:p w:rsidR="00073C2B" w:rsidRDefault="00073C2B" w:rsidP="0082106B">
      <w:pPr>
        <w:pStyle w:val="NormalnyIn"/>
        <w:ind w:firstLine="0"/>
      </w:pPr>
      <w:r>
        <w:t xml:space="preserve">W celu zapewnienia unikalności kluczy głównych stworzyłem dla każdej tabeli wyzwalacz (ang. Trigger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create sequence events_id_seq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create or replace trigger events_insert</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events_id_seq.nextval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r w:rsidRPr="00263D19">
        <w:rPr>
          <w:rFonts w:ascii="Times New Roman" w:hAnsi="Times New Roman"/>
          <w:i/>
          <w:sz w:val="24"/>
          <w:szCs w:val="24"/>
          <w:lang w:val="en-US"/>
        </w:rPr>
        <w:t xml:space="preserve">Kod źródłowy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Przykład wyzwalacza oraz sekwencji tabeli events</w:t>
      </w:r>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740" w:name="_Toc302765140"/>
      <w:r w:rsidRPr="00263D19">
        <w:t>Opis usługi s</w:t>
      </w:r>
      <w:r w:rsidRPr="00263D19">
        <w:lastRenderedPageBreak/>
        <w:t>ieciowej – Web Service</w:t>
      </w:r>
      <w:bookmarkEnd w:id="740"/>
    </w:p>
    <w:p w:rsidR="00EA1D0C" w:rsidRDefault="00EA1D0C" w:rsidP="00EA1D0C">
      <w:pPr>
        <w:pStyle w:val="Nagwek3"/>
      </w:pPr>
      <w:bookmarkStart w:id="741" w:name="_Toc302765141"/>
      <w:r>
        <w:t>Cel powstania</w:t>
      </w:r>
      <w:bookmarkEnd w:id="741"/>
    </w:p>
    <w:p w:rsidR="00EA1D0C" w:rsidRPr="00F039EA" w:rsidRDefault="00F039EA" w:rsidP="00F039EA">
      <w:pPr>
        <w:pStyle w:val="NormalnyIn"/>
        <w:ind w:firstLine="0"/>
      </w:pPr>
      <w:r w:rsidRPr="00F039EA">
        <w:t xml:space="preserve">Usługa sieciowa jest elementem zapewniającym komunikację pomiędzy </w:t>
      </w:r>
      <w:ins w:id="742" w:author="Sebastian Łuczak" w:date="2011-08-31T23:22:00Z">
        <w:r w:rsidR="00B6661E" w:rsidRPr="00F039EA">
          <w:t xml:space="preserve">zainstalowanymi na telefonach komórkowych </w:t>
        </w:r>
      </w:ins>
      <w:r w:rsidRPr="00F039EA">
        <w:t xml:space="preserve">aplikacjami mobilnymi </w:t>
      </w:r>
      <w:del w:id="743"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744" w:name="_Toc302765142"/>
      <w:r>
        <w:t>Szczegóły implementacyjne</w:t>
      </w:r>
      <w:bookmarkEnd w:id="744"/>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745" w:author="Sebastian Łuczak" w:date="2011-08-31T23:22:00Z">
        <w:r w:rsidR="00B6661E">
          <w:t>e</w:t>
        </w:r>
      </w:ins>
      <w:del w:id="746"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747" w:author="Sebastian Łuczak" w:date="2011-08-31T23:22:00Z">
        <w:r w:rsidDel="00B6661E">
          <w:delText xml:space="preserve">aplikacje </w:delText>
        </w:r>
      </w:del>
      <w:ins w:id="748"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749" w:author="Sebastian Łuczak" w:date="2011-08-31T23:22:00Z">
        <w:r w:rsidDel="00B6661E">
          <w:delText>Tagu</w:delText>
        </w:r>
      </w:del>
      <w:ins w:id="750"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751"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r w:rsidRPr="006C7C39">
        <w:rPr>
          <w:lang w:val="en-US"/>
        </w:rPr>
        <w:t>Moduł DAO</w:t>
      </w:r>
    </w:p>
    <w:p w:rsidR="006C7C39" w:rsidRPr="006C7C39" w:rsidRDefault="006C7C39" w:rsidP="006C7C39">
      <w:pPr>
        <w:pStyle w:val="NormalnyIn"/>
        <w:numPr>
          <w:ilvl w:val="0"/>
          <w:numId w:val="11"/>
        </w:numPr>
        <w:rPr>
          <w:lang w:val="en-US"/>
        </w:rPr>
      </w:pPr>
      <w:r w:rsidRPr="006C7C39">
        <w:rPr>
          <w:lang w:val="en-US"/>
        </w:rPr>
        <w:t>Moduł Entity</w:t>
      </w:r>
    </w:p>
    <w:p w:rsidR="006C7C39" w:rsidRPr="006C7C39" w:rsidRDefault="006C7C39" w:rsidP="006C7C39">
      <w:pPr>
        <w:pStyle w:val="NormalnyIn"/>
        <w:numPr>
          <w:ilvl w:val="0"/>
          <w:numId w:val="11"/>
        </w:numPr>
        <w:rPr>
          <w:lang w:val="en-US"/>
        </w:rPr>
      </w:pPr>
      <w:r w:rsidRPr="006C7C39">
        <w:rPr>
          <w:lang w:val="en-US"/>
        </w:rPr>
        <w:t>Moduł WebService</w:t>
      </w:r>
    </w:p>
    <w:p w:rsidR="006C7C39" w:rsidRDefault="006C7C39" w:rsidP="006C7C39">
      <w:pPr>
        <w:pStyle w:val="NormalnyIn"/>
        <w:numPr>
          <w:ilvl w:val="0"/>
          <w:numId w:val="11"/>
        </w:numPr>
        <w:rPr>
          <w:lang w:val="en-US"/>
        </w:rPr>
      </w:pPr>
      <w:r>
        <w:rPr>
          <w:lang w:val="en-US"/>
        </w:rPr>
        <w:t>Moduł WebService.Request</w:t>
      </w:r>
    </w:p>
    <w:p w:rsidR="006C7C39" w:rsidRPr="006C7C39" w:rsidRDefault="006C7C39" w:rsidP="006C7C39">
      <w:pPr>
        <w:pStyle w:val="NormalnyIn"/>
        <w:numPr>
          <w:ilvl w:val="0"/>
          <w:numId w:val="11"/>
        </w:numPr>
        <w:rPr>
          <w:lang w:val="en-US"/>
        </w:rPr>
      </w:pPr>
      <w:r>
        <w:rPr>
          <w:lang w:val="en-US"/>
        </w:rPr>
        <w:t>Moduł WebService.Response</w:t>
      </w:r>
    </w:p>
    <w:p w:rsidR="006C7C39" w:rsidRDefault="00AC343C" w:rsidP="00764D0D">
      <w:pPr>
        <w:pStyle w:val="NormalnyIn"/>
      </w:pPr>
      <w:r>
        <w:t>Obiekty DAO (ang. Data Access Object ) odpowiadają za wykorzystanie szkieletu aplikacji Hibernate 3</w:t>
      </w:r>
      <w:r w:rsidR="00947535">
        <w:t>,</w:t>
      </w:r>
      <w:r>
        <w:t xml:space="preserve"> którego zadaniem jest poprawne mapowanie obiektów </w:t>
      </w:r>
      <w:r w:rsidR="006C7C39">
        <w:t xml:space="preserve">biznesowych zawierających się </w:t>
      </w:r>
      <w:del w:id="752" w:author="Sebastian Łuczak" w:date="2011-08-31T23:22:00Z">
        <w:r w:rsidR="006C7C39" w:rsidDel="00B6661E">
          <w:delText xml:space="preserve">z </w:delText>
        </w:r>
      </w:del>
      <w:ins w:id="753" w:author="Sebastian Łuczak" w:date="2011-08-31T23:22:00Z">
        <w:r w:rsidR="00B6661E">
          <w:t xml:space="preserve">w </w:t>
        </w:r>
      </w:ins>
      <w:r w:rsidR="006C7C39">
        <w:t>module Entity</w:t>
      </w:r>
      <w:r>
        <w:t xml:space="preserve"> na encje bazy danych.</w:t>
      </w:r>
    </w:p>
    <w:p w:rsidR="001E4D1A" w:rsidRDefault="006C7C39" w:rsidP="00764D0D">
      <w:pPr>
        <w:pStyle w:val="NormalnyIn"/>
      </w:pPr>
      <w:r>
        <w:t>Wraz z obiektami biznesowymi w module Entity przechowy</w:t>
      </w:r>
      <w:r w:rsidR="001E4D1A">
        <w:t>wane są pliki odwzorowań hibernate pozwalające na odpowiednie odtworzenie tabel i ich kolumn na obiekty klas entity.</w:t>
      </w:r>
    </w:p>
    <w:p w:rsidR="00144CF8" w:rsidRDefault="00C6569D">
      <w:pPr>
        <w:pStyle w:val="NormalnyIn"/>
        <w:pPrChange w:id="754" w:author="Sebastian Łuczak" w:date="2011-09-01T00:41:00Z">
          <w:pPr>
            <w:pStyle w:val="NormalnyIn"/>
            <w:ind w:firstLine="0"/>
          </w:pPr>
        </w:pPrChange>
      </w:pPr>
      <w:ins w:id="755" w:author="Sebastian Łuczak" w:date="2011-09-01T00:41:00Z">
        <w:r>
          <w:t>Poniżej został zamieszczony przykładowy plik mapowań kolumn na obiekty klasy CUsers. Widzimy na nim w jaki sposób nazwy pół, oraz ich typy są mapowane na nazwy kolumn z encji bazy danych. Kolejną istotnym elementem tego pliku jest zaznaczenie w jaki sposób mają b</w:t>
        </w:r>
        <w:r>
          <w:lastRenderedPageBreak/>
          <w:t xml:space="preserve">yć generowane klucze główne – unikatowe w skali tabeli identyfikatory. W tym przypadku za generowanie pól </w:t>
        </w:r>
        <w:r w:rsidRPr="00770C5D">
          <w:rPr>
            <w:i/>
          </w:rPr>
          <w:t>ID</w:t>
        </w:r>
        <w:r>
          <w:t xml:space="preserve"> odpowiedzialna jest sekwencja </w:t>
        </w:r>
        <w:r w:rsidRPr="00770C5D">
          <w:rPr>
            <w:i/>
          </w:rPr>
          <w:t>users_id_seq</w:t>
        </w:r>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"db.entity.CUsers"</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&lt;param name=</w:t>
      </w:r>
      <w:r w:rsidRPr="00F039EA">
        <w:rPr>
          <w:rFonts w:ascii="Courier New" w:hAnsi="Courier New" w:cs="Courier New"/>
          <w:i/>
          <w:iCs/>
          <w:lang w:val="en-US" w:eastAsia="pl-PL"/>
        </w:rPr>
        <w:t>"sequence"</w:t>
      </w:r>
      <w:r w:rsidRPr="00F039EA">
        <w:rPr>
          <w:rFonts w:ascii="Courier New" w:hAnsi="Courier New" w:cs="Courier New"/>
          <w:lang w:val="en-US" w:eastAsia="pl-PL"/>
        </w:rPr>
        <w:t>&gt;users_id_seq&lt;/param&gt;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"userName"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"java.lang.String"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"userPassword"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"java.lang.String"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"creationDate"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"java.sql.Timestamp"</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"isActive"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"java.lang.Character" column="ACTIVE"</w:t>
      </w:r>
      <w:r w:rsidRPr="00F039EA">
        <w:rPr>
          <w:rFonts w:ascii="Courier New" w:hAnsi="Courier New" w:cs="Courier New"/>
          <w:lang w:val="en-US" w:eastAsia="pl-PL"/>
        </w:rPr>
        <w:t xml:space="preserve"> sql-type=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r w:rsidRPr="00E70A90">
        <w:rPr>
          <w:i/>
          <w:sz w:val="24"/>
          <w:szCs w:val="24"/>
          <w:lang w:val="en-US"/>
        </w:rPr>
        <w:t xml:space="preserve">Kod źródłowy </w:t>
      </w:r>
      <w:r w:rsidRPr="00E70A90">
        <w:rPr>
          <w:i/>
          <w:sz w:val="24"/>
          <w:szCs w:val="24"/>
          <w:highlight w:val="green"/>
          <w:lang w:val="en-US"/>
        </w:rPr>
        <w:t>…</w:t>
      </w:r>
      <w:r w:rsidRPr="00E70A90">
        <w:rPr>
          <w:i/>
          <w:sz w:val="24"/>
          <w:szCs w:val="24"/>
          <w:lang w:val="en-US"/>
        </w:rPr>
        <w:t xml:space="preserve"> </w:t>
      </w:r>
      <w:r w:rsidRPr="00F039EA">
        <w:rPr>
          <w:i/>
          <w:sz w:val="24"/>
          <w:szCs w:val="24"/>
        </w:rPr>
        <w:t>Plik mapowań hibernate klasy CUsers</w:t>
      </w:r>
    </w:p>
    <w:p w:rsidR="00F039EA" w:rsidRPr="00F039EA" w:rsidRDefault="00F039EA" w:rsidP="00F039EA">
      <w:pPr>
        <w:jc w:val="center"/>
        <w:rPr>
          <w:i/>
          <w:sz w:val="24"/>
          <w:szCs w:val="24"/>
        </w:rPr>
      </w:pPr>
    </w:p>
    <w:p w:rsidR="00764D0D" w:rsidRDefault="00F039EA" w:rsidP="00764D0D">
      <w:pPr>
        <w:pStyle w:val="NormalnyIn"/>
      </w:pPr>
      <w:r>
        <w:t>Moduł web</w:t>
      </w:r>
      <w:r w:rsidR="006C7C39">
        <w:t xml:space="preserve">service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Dwa ostatnie moduły zawierające klasy Request oraz Response</w:t>
      </w:r>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aplikacja zawiera plik konfigurujący hibernate.cfg.xml, który określa informacje potrzebne do połączenia się z bazą danych, a także pulę połączeń czy też dodatkowe funkcję hibernate takie jak możliwość logowania zapyta</w:t>
      </w:r>
      <w:ins w:id="756" w:author="Sebastian Łuczak" w:date="2011-08-31T23:23:00Z">
        <w:r w:rsidR="00B6661E">
          <w:t>ń</w:t>
        </w:r>
      </w:ins>
      <w:del w:id="757"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758" w:author="Sebastian Łuczak" w:date="2011-08-31T23:23:00Z">
        <w:r w:rsidDel="00B6661E">
          <w:delText xml:space="preserve">funkcjonalności </w:delText>
        </w:r>
      </w:del>
      <w:ins w:id="759"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760"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761" w:author="Sebastian Łuczak" w:date="2011-09-02T10:47:00Z">
        <w:r w:rsidDel="000033FC">
          <w:br w:type="page"/>
        </w:r>
      </w:del>
    </w:p>
    <w:p w:rsidR="00764D0D" w:rsidRDefault="00764D0D" w:rsidP="0082106B">
      <w:pPr>
        <w:pStyle w:val="Nagwek3"/>
      </w:pPr>
      <w:bookmarkStart w:id="762" w:name="_Toc302765143"/>
      <w:r>
        <w:t xml:space="preserve">Mechanizm </w:t>
      </w:r>
      <w:r w:rsidR="00223E9B">
        <w:t>u</w:t>
      </w:r>
      <w:r>
        <w:t>wi</w:t>
      </w:r>
      <w:r>
        <w:lastRenderedPageBreak/>
        <w:t>erzytelnienia</w:t>
      </w:r>
      <w:bookmarkEnd w:id="762"/>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E62150" w:rsidRPr="00E62150">
        <w:rPr>
          <w:i/>
          <w:rPrChange w:id="763" w:author="Sebastian Łuczak" w:date="2011-09-01T00:41:00Z">
            <w:rPr>
              <w:color w:val="0000FF"/>
              <w:u w:val="single"/>
            </w:rPr>
          </w:rPrChange>
        </w:rPr>
        <w:t>/nfcTimeControll/service/auth</w:t>
      </w:r>
      <w:r w:rsidRPr="00A83708">
        <w:t xml:space="preserve"> które</w:t>
      </w:r>
      <w:r>
        <w:t xml:space="preserve"> zawiera</w:t>
      </w:r>
      <w:del w:id="764"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765"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766"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767"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768"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769" w:name="_Toc302765144"/>
      <w:r>
        <w:t>Mechanizm sprawdzania statusu zdarzenia</w:t>
      </w:r>
      <w:bookmarkEnd w:id="769"/>
    </w:p>
    <w:p w:rsidR="00FE2166" w:rsidRDefault="00947535" w:rsidP="0082106B">
      <w:pPr>
        <w:pStyle w:val="NormalnyIn"/>
        <w:ind w:firstLine="0"/>
      </w:pPr>
      <w:r>
        <w:t>Z</w:t>
      </w:r>
      <w:r w:rsidR="00764D0D">
        <w:t>aimplementowany</w:t>
      </w:r>
      <w:r>
        <w:t xml:space="preserve"> został</w:t>
      </w:r>
      <w:r w:rsidR="00764D0D">
        <w:t xml:space="preserve"> mechanizm</w:t>
      </w:r>
      <w:del w:id="770"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771"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772" w:author="Sebastian" w:date="2011-09-01T13:13:00Z"/>
        </w:rPr>
      </w:pPr>
      <w:ins w:id="773" w:author="Sebastian" w:date="2011-09-01T13:10:00Z">
        <w:r>
          <w:t xml:space="preserve">Przyczyną </w:t>
        </w:r>
      </w:ins>
      <w:ins w:id="774" w:author="Sebastian" w:date="2011-09-01T13:11:00Z">
        <w:r>
          <w:t xml:space="preserve">jego powstania jest fakt iż dane aplikacji mobilnej mogą zostać wyczyszczone przez pracownika z poziomu systemu operacyjnego </w:t>
        </w:r>
      </w:ins>
      <w:ins w:id="775" w:author="Sebastian" w:date="2011-09-01T13:12:00Z">
        <w:r>
          <w:t xml:space="preserve">telefonu </w:t>
        </w:r>
      </w:ins>
      <w:ins w:id="776" w:author="Sebastian" w:date="2011-09-01T13:11:00Z">
        <w:r>
          <w:t>lub podczas zmiany urządzenia</w:t>
        </w:r>
      </w:ins>
      <w:ins w:id="777" w:author="Sebastian" w:date="2011-09-01T13:12:00Z">
        <w:r>
          <w:t>, co mogłoby spowodować nieprawidłowe działanie systemu.</w:t>
        </w:r>
      </w:ins>
      <w:ins w:id="778" w:author="Sebastian" w:date="2011-09-01T13:13:00Z">
        <w:r w:rsidDel="007E0A32">
          <w:t xml:space="preserve"> </w:t>
        </w:r>
      </w:ins>
      <w:del w:id="779"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780" w:author="Sebastian" w:date="2011-09-01T13:13:00Z">
        <w:r w:rsidR="007E0A32">
          <w:t xml:space="preserve"> informacje</w:t>
        </w:r>
      </w:ins>
      <w:r>
        <w:t xml:space="preserve"> potrzebne mu do dalszego funkcjonowania</w:t>
      </w:r>
      <w:del w:id="781"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r w:rsidR="00AC343C" w:rsidRPr="001E4D1A">
        <w:rPr>
          <w:highlight w:val="green"/>
        </w:rPr>
        <w:t>CRequestStatus</w:t>
      </w:r>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r w:rsidR="00E7232E">
        <w:t>EVENT_STATUS_</w:t>
      </w:r>
      <w:r w:rsidR="00947535">
        <w:t>STARTED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782" w:name="_Toc302765145"/>
      <w:r>
        <w:t>Rejestracja n</w:t>
      </w:r>
      <w:r>
        <w:lastRenderedPageBreak/>
        <w:t>owego zdarzenia</w:t>
      </w:r>
      <w:bookmarkEnd w:id="782"/>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E62150" w:rsidRPr="00D869DD">
        <w:rPr>
          <w:rFonts w:ascii="Courier New" w:hAnsi="Courier New" w:cs="Courier New"/>
          <w:sz w:val="20"/>
          <w:szCs w:val="20"/>
          <w:rPrChange w:id="783" w:author="Sebastian Łuczak" w:date="2011-09-01T00:42:00Z">
            <w:rPr>
              <w:color w:val="0000FF"/>
              <w:u w:val="single"/>
            </w:rPr>
          </w:rPrChange>
        </w:rPr>
        <w:t>/nfcTimeControl/service/reg</w:t>
      </w:r>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784"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ins w:id="785" w:author="Sebastian Łuczak" w:date="2011-08-31T23:26:00Z">
        <w:r w:rsidR="00B6661E">
          <w:t>k</w:t>
        </w:r>
      </w:ins>
      <w:r w:rsidR="005C1791">
        <w:t xml:space="preserve">a zajmującego się zdarzeniem, datę utworzenia oraz identyfikator </w:t>
      </w:r>
      <w:del w:id="786" w:author="Sebastian Łuczak" w:date="2011-08-31T23:25:00Z">
        <w:r w:rsidR="005C1791" w:rsidDel="00B6661E">
          <w:delText>Tagu</w:delText>
        </w:r>
      </w:del>
      <w:ins w:id="787"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lang w:val="en-US" w:eastAsia="en-US"/>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8"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t xml:space="preserve">Na podstawie </w:t>
      </w:r>
      <w:r>
        <w:lastRenderedPageBreak/>
        <w:t>powyższego schematu</w:t>
      </w:r>
      <w:r w:rsidR="00947535">
        <w:t>,</w:t>
      </w:r>
      <w:r>
        <w:t xml:space="preserve"> możemy zobaczyć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W przypadku braku tokenu</w:t>
      </w:r>
      <w:r w:rsidR="00947535">
        <w:t>,</w:t>
      </w:r>
      <w:r>
        <w:t xml:space="preserve"> system przystępuje do kolejnego kroku jakim jest </w:t>
      </w:r>
      <w:r w:rsidR="002631BC">
        <w:t xml:space="preserve">sprawdzenie czy dany identyfikator </w:t>
      </w:r>
      <w:del w:id="788" w:author="Sebastian Łuczak" w:date="2011-08-31T23:26:00Z">
        <w:r w:rsidR="002631BC" w:rsidDel="00B6661E">
          <w:delText xml:space="preserve">Tagu </w:delText>
        </w:r>
      </w:del>
      <w:ins w:id="789"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790" w:author="Sebastian Łuczak" w:date="2011-08-31T23:26:00Z">
        <w:r w:rsidR="00064EA2" w:rsidDel="00B6661E">
          <w:delText xml:space="preserve">Tagu </w:delText>
        </w:r>
      </w:del>
      <w:ins w:id="791"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792" w:author="Sebastian Łuczak" w:date="2011-08-31T23:26:00Z">
        <w:r w:rsidR="001B3156" w:rsidDel="00B6661E">
          <w:delText>Tagu</w:delText>
        </w:r>
      </w:del>
      <w:ins w:id="793"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794" w:author="Sebastian Łuczak" w:date="2011-08-31T23:26:00Z">
        <w:r w:rsidR="00947535" w:rsidDel="00B6661E">
          <w:delText>,</w:delText>
        </w:r>
      </w:del>
      <w:r>
        <w:t xml:space="preserve"> kończy się przesłaniem odpowiednio sformułowanej odpowiedzi będącej klasą CResponse</w:t>
      </w:r>
      <w:r w:rsidR="00947535">
        <w:t>,</w:t>
      </w:r>
      <w:r>
        <w:t xml:space="preserve"> która to zawiera pole informujące o statusie przetwarzanego zgłoszenia oraz dwa pola wypełniane w przypadku rejestracji zgłoszenia – komentarz do zgłoszenia utworzonego wcześniej </w:t>
      </w:r>
      <w:ins w:id="795" w:author="Sebastian Łuczak" w:date="2011-08-31T23:26:00Z">
        <w:r w:rsidR="00B6661E">
          <w:t>po</w:t>
        </w:r>
      </w:ins>
      <w:r>
        <w:t xml:space="preserve">przez panel administracyjny oraz token.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lang w:val="en-US" w:eastAsia="en-US"/>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9"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796" w:name="_Toc302765146"/>
      <w:r>
        <w:t>W</w:t>
      </w:r>
      <w:r w:rsidR="00E27E90">
        <w:t xml:space="preserve">prowadzanie </w:t>
      </w:r>
      <w:r w:rsidR="00E27E90">
        <w:lastRenderedPageBreak/>
        <w:t>nowej lokalizacji i znacznika</w:t>
      </w:r>
      <w:bookmarkEnd w:id="796"/>
      <w:r w:rsidR="00E27E90">
        <w:t xml:space="preserve"> </w:t>
      </w:r>
    </w:p>
    <w:p w:rsidR="00211B4B" w:rsidRDefault="00764D0D" w:rsidP="0082106B">
      <w:pPr>
        <w:pStyle w:val="NormalnyIn"/>
        <w:ind w:firstLine="0"/>
      </w:pPr>
      <w:r>
        <w:t>Funkcj</w:t>
      </w:r>
      <w:ins w:id="797" w:author="Sebastian Łuczak" w:date="2011-08-31T23:27:00Z">
        <w:r w:rsidR="00AB2B44">
          <w:t>a</w:t>
        </w:r>
      </w:ins>
      <w:del w:id="798" w:author="Sebastian Łuczak" w:date="2011-08-31T23:27:00Z">
        <w:r w:rsidDel="00AB2B44">
          <w:delText>onalność</w:delText>
        </w:r>
      </w:del>
      <w:r>
        <w:t xml:space="preserve"> </w:t>
      </w:r>
      <w:r w:rsidR="00211B4B">
        <w:t xml:space="preserve">rejestracji nowej lokalizacji jest </w:t>
      </w:r>
      <w:del w:id="799" w:author="Sebastian Łuczak" w:date="2011-08-31T23:27:00Z">
        <w:r w:rsidR="00211B4B" w:rsidDel="00AB2B44">
          <w:delText xml:space="preserve">przeznaczone </w:delText>
        </w:r>
      </w:del>
      <w:ins w:id="800" w:author="Sebastian Łuczak" w:date="2011-08-31T23:27:00Z">
        <w:r w:rsidR="00AB2B44">
          <w:t xml:space="preserve">przeznaczona </w:t>
        </w:r>
      </w:ins>
      <w:r w:rsidR="00211B4B">
        <w:t xml:space="preserve">dla pracowników posiadających odpowiednio wysokie uprawnienia, takie jak ROLE_SUPER_USER czy też ROLE_ADMIN. </w:t>
      </w:r>
    </w:p>
    <w:p w:rsidR="00211B4B" w:rsidRDefault="00211B4B" w:rsidP="00764D0D">
      <w:pPr>
        <w:pStyle w:val="NormalnyIn"/>
      </w:pPr>
      <w:r>
        <w:t>Mechanizm ten</w:t>
      </w:r>
      <w:del w:id="801"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802" w:author="Sebastian Łuczak" w:date="2011-08-31T23:27:00Z">
        <w:r w:rsidR="004C045B" w:rsidDel="00AB2B44">
          <w:delText xml:space="preserve">lokalizacje </w:delText>
        </w:r>
      </w:del>
      <w:ins w:id="803"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804"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E62150" w:rsidRPr="00E62150">
        <w:rPr>
          <w:i/>
          <w:rPrChange w:id="805" w:author="Sebastian Łuczak" w:date="2011-09-02T10:18:00Z">
            <w:rPr>
              <w:color w:val="0000FF"/>
              <w:u w:val="single"/>
            </w:rPr>
          </w:rPrChange>
        </w:rPr>
        <w:t>/nfcTimeContorl/service/admin</w:t>
      </w:r>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806" w:author="Sebastian Łuczak" w:date="2011-08-31T23:27:00Z">
        <w:r w:rsidR="00B147A9" w:rsidDel="00AB2B44">
          <w:delText xml:space="preserve">nip </w:delText>
        </w:r>
      </w:del>
      <w:ins w:id="807" w:author="Sebastian Łuczak" w:date="2011-08-31T23:27:00Z">
        <w:r w:rsidR="00AB2B44">
          <w:t xml:space="preserve">NIP </w:t>
        </w:r>
      </w:ins>
      <w:r w:rsidR="00B147A9">
        <w:t xml:space="preserve">i nazwę firmy do której należy dana lokalizacja. </w:t>
      </w:r>
      <w:ins w:id="808" w:author="Sebastian" w:date="2011-09-01T13:15:00Z">
        <w:r w:rsidR="007E0A32">
          <w:t xml:space="preserve">Ponieważ w sposób jednoznaczny identyfikuje on firmę, </w:t>
        </w:r>
      </w:ins>
      <w:ins w:id="809" w:author="Sebastian" w:date="2011-09-01T13:13:00Z">
        <w:r w:rsidR="007E0A32">
          <w:t>Numer Identyfikacji Podat</w:t>
        </w:r>
      </w:ins>
      <w:ins w:id="810" w:author="Sebastian" w:date="2011-09-01T13:14:00Z">
        <w:r w:rsidR="007E0A32">
          <w:t>kowej</w:t>
        </w:r>
      </w:ins>
      <w:ins w:id="811" w:author="Sebastian" w:date="2011-09-01T13:13:00Z">
        <w:r w:rsidR="007E0A32">
          <w:t xml:space="preserve"> jest </w:t>
        </w:r>
      </w:ins>
      <w:ins w:id="812"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813" w:author="Sebastian" w:date="2011-09-01T13:15:00Z">
        <w:r w:rsidDel="007E0A32">
          <w:delText xml:space="preserve">system </w:delText>
        </w:r>
      </w:del>
      <w:ins w:id="814"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815" w:author="Sebastian" w:date="2011-09-01T13:18:00Z">
        <w:r w:rsidDel="007E0A32">
          <w:delText xml:space="preserve">aplikacja </w:delText>
        </w:r>
      </w:del>
      <w:ins w:id="816" w:author="Sebastian" w:date="2011-09-01T13:18:00Z">
        <w:r w:rsidR="007E0A32">
          <w:t xml:space="preserve">usługa </w:t>
        </w:r>
      </w:ins>
      <w:r>
        <w:t xml:space="preserve">odmawia </w:t>
      </w:r>
      <w:del w:id="817" w:author="Sebastian Łuczak" w:date="2011-08-31T23:28:00Z">
        <w:r w:rsidDel="00AB2B44">
          <w:delText xml:space="preserve">jej </w:delText>
        </w:r>
      </w:del>
      <w:ins w:id="818"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lang w:val="en-US" w:eastAsia="en-US"/>
        </w:rPr>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0"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w:t>
      </w:r>
      <w:r>
        <w:rPr>
          <w:i/>
        </w:rPr>
        <w:lastRenderedPageBreak/>
        <w:t>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819"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820" w:author="Sebastian Łuczak" w:date="2011-08-31T23:28:00Z">
        <w:r w:rsidR="00FE1FE4" w:rsidDel="000C1024">
          <w:delText xml:space="preserve">Tag </w:delText>
        </w:r>
      </w:del>
      <w:ins w:id="821"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822" w:author="Sebastian Łuczak" w:date="2011-08-31T23:29:00Z">
        <w:r w:rsidR="00465A01" w:rsidDel="000C1024">
          <w:delText xml:space="preserve">, </w:delText>
        </w:r>
      </w:del>
      <w:ins w:id="823" w:author="Sebastian Łuczak" w:date="2011-08-31T23:29:00Z">
        <w:r w:rsidR="000C1024">
          <w:t xml:space="preserve">. </w:t>
        </w:r>
      </w:ins>
      <w:del w:id="824" w:author="Sebastian Łuczak" w:date="2011-08-31T23:29:00Z">
        <w:r w:rsidR="00465A01" w:rsidDel="000C1024">
          <w:delText xml:space="preserve">w </w:delText>
        </w:r>
      </w:del>
      <w:ins w:id="825"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826" w:name="_Toc302291862"/>
      <w:bookmarkStart w:id="827" w:name="_Toc302765147"/>
      <w:r>
        <w:t xml:space="preserve">Opis </w:t>
      </w:r>
      <w:r w:rsidRPr="008A3B8F">
        <w:t>aplikacj</w:t>
      </w:r>
      <w:r w:rsidRPr="008A3B8F">
        <w:lastRenderedPageBreak/>
        <w:t>i</w:t>
      </w:r>
      <w:r>
        <w:t xml:space="preserve"> klienckiej na telefon komórkowy</w:t>
      </w:r>
      <w:bookmarkEnd w:id="826"/>
      <w:bookmarkEnd w:id="827"/>
    </w:p>
    <w:p w:rsidR="00B138EA" w:rsidRPr="00591542" w:rsidRDefault="00B138EA" w:rsidP="00B138EA">
      <w:pPr>
        <w:pStyle w:val="Nagwek3"/>
      </w:pPr>
      <w:bookmarkStart w:id="828" w:name="_Toc302765148"/>
      <w:r>
        <w:t>Cel powstania</w:t>
      </w:r>
      <w:bookmarkEnd w:id="828"/>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829" w:name="_Toc302291863"/>
      <w:bookmarkStart w:id="830" w:name="_Toc302765149"/>
      <w:r>
        <w:t>Założenia</w:t>
      </w:r>
      <w:bookmarkEnd w:id="829"/>
      <w:bookmarkEnd w:id="830"/>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 xml:space="preserve">zrealizowana jest w aplikacji serwerowej, telefon z kolei formułuje zapytania i przetwarza odpowiedzi. Komunikacja w architekturze REST (Representational State Transfer) opiera się o zapytania w formie JSON </w:t>
      </w:r>
      <w:r w:rsidRPr="00C30DEC">
        <w:t>(</w:t>
      </w:r>
      <w:r w:rsidRPr="00C30DEC">
        <w:rPr>
          <w:rStyle w:val="apple-style-span"/>
          <w:bCs/>
          <w:color w:val="000000"/>
          <w:shd w:val="clear" w:color="auto" w:fill="FFFFFF"/>
        </w:rPr>
        <w:t>JavaScript Object Notation)</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831"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B57808">
              <w:rPr>
                <w:noProof/>
              </w:rPr>
              <w:t>[13]</w:t>
            </w:r>
          </w:fldSimple>
        </w:sdtContent>
      </w:sdt>
      <w:r>
        <w:t>.</w:t>
      </w:r>
    </w:p>
    <w:p w:rsidR="000C1024" w:rsidRDefault="000C1024" w:rsidP="00B138EA">
      <w:pPr>
        <w:jc w:val="left"/>
        <w:rPr>
          <w:ins w:id="832" w:author="Sebastian Łuczak" w:date="2011-08-31T23:29:00Z"/>
        </w:rPr>
      </w:pPr>
    </w:p>
    <w:p w:rsidR="000C1024" w:rsidRDefault="000C1024" w:rsidP="00B138EA">
      <w:pPr>
        <w:jc w:val="left"/>
        <w:rPr>
          <w:ins w:id="833" w:author="Sebastian Łuczak" w:date="2011-08-31T23:29:00Z"/>
        </w:rPr>
      </w:pPr>
    </w:p>
    <w:p w:rsidR="000C1024" w:rsidRDefault="000C1024" w:rsidP="00B138EA">
      <w:pPr>
        <w:jc w:val="left"/>
        <w:rPr>
          <w:ins w:id="834" w:author="Sebastian Łuczak" w:date="2011-08-31T23:29:00Z"/>
        </w:rPr>
      </w:pPr>
    </w:p>
    <w:p w:rsidR="000C1024" w:rsidRDefault="000C1024" w:rsidP="00B138EA">
      <w:pPr>
        <w:jc w:val="left"/>
        <w:rPr>
          <w:ins w:id="835"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836" w:name="_Toc302291864"/>
      <w:bookmarkStart w:id="837" w:name="_Toc302765150"/>
      <w:r>
        <w:t>Komunikacja p</w:t>
      </w:r>
      <w:r>
        <w:lastRenderedPageBreak/>
        <w:t>omiędzy usługą internetową a użytkownikiem aplikacji</w:t>
      </w:r>
      <w:bookmarkEnd w:id="836"/>
      <w:bookmarkEnd w:id="837"/>
    </w:p>
    <w:p w:rsidR="00B138EA" w:rsidRDefault="00B138EA" w:rsidP="00B138EA">
      <w:pPr>
        <w:pStyle w:val="NormalnyIn"/>
        <w:ind w:firstLine="0"/>
      </w:pPr>
      <w:r>
        <w:t>Na potrzeby komunikacji między aplikacją mobilną i usługą internetową stworzony został zestaw statusów przenoszonych w obiekcie CResponse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r w:rsidRPr="00B47A64">
        <w:t>ACCESS_DENIED,</w:t>
      </w:r>
    </w:p>
    <w:p w:rsidR="00B138EA" w:rsidRPr="00B47A64" w:rsidRDefault="00B138EA" w:rsidP="00B138EA">
      <w:pPr>
        <w:pStyle w:val="NormalnyIn"/>
        <w:ind w:left="1776" w:firstLine="0"/>
      </w:pPr>
      <w:r w:rsidRPr="00B47A64">
        <w:t xml:space="preserve">WRONG_PASSWORD_ERROR, </w:t>
      </w:r>
    </w:p>
    <w:p w:rsidR="00B138EA" w:rsidRPr="00B47A64" w:rsidRDefault="00B138EA" w:rsidP="00B138EA">
      <w:pPr>
        <w:pStyle w:val="NormalnyIn"/>
        <w:ind w:left="1776" w:firstLine="0"/>
      </w:pPr>
      <w:r w:rsidRPr="00B47A64">
        <w:t>USER_NOT_FOUND_ERROR</w:t>
      </w:r>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r w:rsidRPr="00B47A64">
        <w:t>TAG_NOT_FOUND_ERROR</w:t>
      </w:r>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r w:rsidRPr="00B47A64">
        <w:t>EVENT_ALREADY_STARTED_ERROR</w:t>
      </w:r>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838" w:name="_Toc302291865"/>
      <w:bookmarkStart w:id="839" w:name="_Toc302765151"/>
      <w:r>
        <w:t>Tryby uruchomienia</w:t>
      </w:r>
      <w:bookmarkEnd w:id="838"/>
      <w:bookmarkEnd w:id="839"/>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foreground dispatching,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r w:rsidR="000A6DFC">
        <w:t xml:space="preserve">SharedPreferences </w:t>
      </w:r>
      <w:customXmlInsRangeStart w:id="840" w:author="Sebastian" w:date="2011-09-01T19:36:00Z"/>
      <w:sdt>
        <w:sdtPr>
          <w:id w:val="1430514"/>
          <w:citation/>
        </w:sdtPr>
        <w:sdtContent>
          <w:customXmlInsRangeEnd w:id="840"/>
          <w:ins w:id="841" w:author="Sebastian" w:date="2011-09-01T19:36:00Z">
            <w:r w:rsidR="00E62150">
              <w:fldChar w:fldCharType="begin"/>
            </w:r>
            <w:r w:rsidR="003F2DDD">
              <w:instrText xml:space="preserve"> CITATION Goo111 \l 1045 </w:instrText>
            </w:r>
          </w:ins>
          <w:r w:rsidR="00E62150">
            <w:fldChar w:fldCharType="separate"/>
          </w:r>
          <w:r w:rsidR="00B57808">
            <w:rPr>
              <w:noProof/>
            </w:rPr>
            <w:t>[8]</w:t>
          </w:r>
          <w:ins w:id="842" w:author="Sebastian" w:date="2011-09-01T19:36:00Z">
            <w:r w:rsidR="00E62150">
              <w:fldChar w:fldCharType="end"/>
            </w:r>
          </w:ins>
          <w:customXmlInsRangeStart w:id="843" w:author="Sebastian" w:date="2011-09-01T19:36:00Z"/>
        </w:sdtContent>
      </w:sdt>
      <w:customXmlInsRangeEnd w:id="843"/>
      <w:customXmlDelRangeStart w:id="844" w:author="Sebastian" w:date="2011-09-01T19:36:00Z"/>
      <w:sdt>
        <w:sdtPr>
          <w:id w:val="6237145"/>
          <w:citation/>
        </w:sdtPr>
        <w:sdtContent>
          <w:customXmlDelRangeEnd w:id="844"/>
          <w:del w:id="845" w:author="Sebastian" w:date="2011-09-01T11:21:00Z">
            <w:r w:rsidR="00E62150" w:rsidDel="00F51941">
              <w:fldChar w:fldCharType="begin"/>
            </w:r>
            <w:r w:rsidR="00796063" w:rsidDel="00F51941">
              <w:delInstrText xml:space="preserve"> CITATION Goo111 \l 1045 </w:delInstrText>
            </w:r>
            <w:r w:rsidR="00E62150" w:rsidDel="00F51941">
              <w:fldChar w:fldCharType="separate"/>
            </w:r>
            <w:r w:rsidR="00903DDF" w:rsidDel="00F51941">
              <w:rPr>
                <w:noProof/>
              </w:rPr>
              <w:delText>[8]</w:delText>
            </w:r>
            <w:r w:rsidR="00E62150" w:rsidDel="00F51941">
              <w:fldChar w:fldCharType="end"/>
            </w:r>
          </w:del>
          <w:customXmlDelRangeStart w:id="846" w:author="Sebastian" w:date="2011-09-01T19:36:00Z"/>
        </w:sdtContent>
      </w:sdt>
      <w:customXmlDelRangeEnd w:id="846"/>
      <w:r>
        <w:t xml:space="preserve"> dane logowania i jeśli nie może ich znaleźć, oferuje użytkownikowi</w:t>
      </w:r>
      <w:ins w:id="847" w:author="Sebastian Łuczak" w:date="2011-08-31T23:30:00Z">
        <w:r w:rsidR="000C1024">
          <w:t xml:space="preserve"> możliwość</w:t>
        </w:r>
      </w:ins>
      <w:r>
        <w:t xml:space="preserve"> </w:t>
      </w:r>
      <w:del w:id="848" w:author="Sebastian Łuczak" w:date="2011-08-31T23:30:00Z">
        <w:r w:rsidDel="000C1024">
          <w:delText xml:space="preserve">wprowadzenie </w:delText>
        </w:r>
      </w:del>
      <w:ins w:id="849" w:author="Sebastian Łuczak" w:date="2011-08-31T23:30:00Z">
        <w:r w:rsidR="000C1024">
          <w:t xml:space="preserve">wprowadzenia </w:t>
        </w:r>
      </w:ins>
      <w:r>
        <w:t>ich bądź opuszczenie aplikacji. Ponieważ przy każdym odczyt</w:t>
      </w:r>
      <w:r>
        <w:lastRenderedPageBreak/>
        <w:t xml:space="preserve">aniu znacznika dane zdarzenia transmitowane do serwera opatrzone są kompletem danych identyfikacyjnych (z racji </w:t>
      </w:r>
      <w:r w:rsidR="006B6E61">
        <w:t>przyjętej architektury</w:t>
      </w:r>
      <w:r>
        <w:t xml:space="preserve"> aplikacji typu RESTful nie posługujemy się sesjami dla użytkowników tylko wymianą zapytań i odpowiedzi), w sytuacji zgłoszenia jednego ze statusów braku dostępu</w:t>
      </w:r>
      <w:ins w:id="850" w:author="Sebastian Łuczak" w:date="2011-08-31T23:32:00Z">
        <w:r w:rsidR="000C1024">
          <w:t>,</w:t>
        </w:r>
      </w:ins>
      <w:r>
        <w:t xml:space="preserve"> zachodzi przekierowanie do aktywności wprowadzania danych logowania.</w:t>
      </w:r>
    </w:p>
    <w:p w:rsidR="00B138EA" w:rsidRDefault="00B138EA" w:rsidP="00B138EA">
      <w:pPr>
        <w:pStyle w:val="NormalnyIn"/>
        <w:ind w:firstLine="708"/>
      </w:pPr>
      <w:r>
        <w:t xml:space="preserve">Zmiana danych logowania jest </w:t>
      </w:r>
      <w:del w:id="851" w:author="Sebastian Łuczak" w:date="2011-08-31T23:32:00Z">
        <w:r w:rsidDel="000C1024">
          <w:delText xml:space="preserve">też </w:delText>
        </w:r>
      </w:del>
      <w:r>
        <w:t xml:space="preserve">dostępna z poziomu menu aplikacji w każdej chwili. Hasło do logowania przechowywane jest w aplikacji </w:t>
      </w:r>
      <w:ins w:id="852"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853" w:author="Sebastian" w:date="2011-09-01T13:19:00Z">
        <w:r w:rsidDel="00CA1A2C">
          <w:delText xml:space="preserve">, ten ostatni </w:delText>
        </w:r>
      </w:del>
      <w:ins w:id="854" w:author="Sebastian" w:date="2011-09-01T13:20:00Z">
        <w:r w:rsidR="00CA1A2C">
          <w:t xml:space="preserve"> </w:t>
        </w:r>
      </w:ins>
      <w:r>
        <w:t>jest</w:t>
      </w:r>
      <w:ins w:id="855"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856"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857"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858" w:author="Sebastian Łuczak" w:date="2011-08-31T23:33:00Z">
        <w:r w:rsidR="000C1024">
          <w:t xml:space="preserve"> użytkownika.</w:t>
        </w:r>
      </w:ins>
      <w:del w:id="859" w:author="Sebastian Łuczak" w:date="2011-08-31T23:33:00Z">
        <w:r w:rsidDel="000C1024">
          <w:delText>.</w:delText>
        </w:r>
      </w:del>
    </w:p>
    <w:p w:rsidR="00B138EA" w:rsidRDefault="00B138EA" w:rsidP="00B138EA">
      <w:pPr>
        <w:pStyle w:val="Nagwek3"/>
      </w:pPr>
      <w:bookmarkStart w:id="860" w:name="_Toc302291866"/>
      <w:bookmarkStart w:id="861" w:name="_Toc302765152"/>
      <w:r>
        <w:t>Odczyt znacznika</w:t>
      </w:r>
      <w:bookmarkEnd w:id="860"/>
      <w:bookmarkEnd w:id="861"/>
    </w:p>
    <w:p w:rsidR="00B138EA" w:rsidDel="003B78BA" w:rsidRDefault="00B138EA" w:rsidP="00B138EA">
      <w:pPr>
        <w:pStyle w:val="NormalnyIn"/>
        <w:ind w:firstLine="0"/>
        <w:rPr>
          <w:ins w:id="862" w:author="Maciek" w:date="2011-09-01T21:49:00Z"/>
          <w:del w:id="863" w:author="Sebastian Łuczak" w:date="2011-09-02T17:23:00Z"/>
        </w:rPr>
      </w:pPr>
      <w:del w:id="864" w:author="Sebastian Łuczak" w:date="2011-08-31T23:34:00Z">
        <w:r w:rsidDel="000C1024">
          <w:delText>Co prawda s</w:delText>
        </w:r>
      </w:del>
      <w:del w:id="865" w:author="Sebastian Łuczak" w:date="2011-09-02T17:23:00Z">
        <w:r w:rsidDel="003B78BA">
          <w:delText>tandard NFC dla znaczników NFC Forum Type 2 zapewnia prędkość transmisji 106 kbit/s, a sam znacznik posiada zaledwie 384 bitów pamięci na dane użytkownika,</w:delText>
        </w:r>
      </w:del>
      <w:ins w:id="866" w:author="Sebastian" w:date="2011-09-01T13:20:00Z">
        <w:del w:id="867" w:author="Sebastian Łuczak" w:date="2011-09-02T17:23:00Z">
          <w:r w:rsidR="00CA1A2C" w:rsidDel="003B78BA">
            <w:delText>.</w:delText>
          </w:r>
        </w:del>
      </w:ins>
      <w:del w:id="868" w:author="Sebastian Łuczak" w:date="2011-09-02T17:23:00Z">
        <w:r w:rsidDel="003B78BA">
          <w:delText xml:space="preserve"> na </w:delText>
        </w:r>
      </w:del>
      <w:ins w:id="869" w:author="Sebastian" w:date="2011-09-01T13:21:00Z">
        <w:del w:id="870" w:author="Sebastian Łuczak" w:date="2011-09-02T17:23:00Z">
          <w:r w:rsidR="00CA1A2C" w:rsidDel="003B78BA">
            <w:delText xml:space="preserve">Na </w:delText>
          </w:r>
        </w:del>
      </w:ins>
      <w:del w:id="871" w:author="Sebastian Łuczak" w:date="2011-09-02T17:23:00Z">
        <w:r w:rsidDel="003B78BA">
          <w:delText>drodze testów okazało się</w:delText>
        </w:r>
      </w:del>
      <w:ins w:id="872" w:author="Sebastian" w:date="2011-09-01T13:21:00Z">
        <w:del w:id="873" w:author="Sebastian Łuczak" w:date="2011-09-02T17:23:00Z">
          <w:r w:rsidR="00CA1A2C" w:rsidDel="003B78BA">
            <w:delText>,</w:delText>
          </w:r>
        </w:del>
      </w:ins>
      <w:del w:id="874"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875" w:author="Sebastian Łuczak" w:date="2011-09-02T17:23:00Z"/>
      <w:sdt>
        <w:sdtPr>
          <w:id w:val="6237146"/>
          <w:citation/>
        </w:sdtPr>
        <w:sdtContent>
          <w:customXmlDelRangeEnd w:id="875"/>
          <w:del w:id="876" w:author="Sebastian Łuczak" w:date="2011-09-02T17:23:00Z">
            <w:r w:rsidR="00E62150" w:rsidDel="003B78BA">
              <w:fldChar w:fldCharType="begin"/>
            </w:r>
            <w:r w:rsidR="00DA4D42" w:rsidDel="003B78BA">
              <w:delInstrText xml:space="preserve"> CITATION NFC11 \l 1045 </w:delInstrText>
            </w:r>
            <w:r w:rsidR="00E62150" w:rsidDel="003B78BA">
              <w:fldChar w:fldCharType="separate"/>
            </w:r>
            <w:r w:rsidR="00726470" w:rsidDel="003B78BA">
              <w:rPr>
                <w:noProof/>
              </w:rPr>
              <w:delText>[18]</w:delText>
            </w:r>
            <w:r w:rsidR="00E62150" w:rsidDel="003B78BA">
              <w:fldChar w:fldCharType="end"/>
            </w:r>
          </w:del>
          <w:customXmlDelRangeStart w:id="877" w:author="Sebastian Łuczak" w:date="2011-09-02T17:23:00Z"/>
        </w:sdtContent>
      </w:sdt>
      <w:customXmlDelRangeEnd w:id="877"/>
      <w:del w:id="878" w:author="Sebastian Łuczak" w:date="2011-09-02T17:23:00Z">
        <w:r w:rsidDel="003B78BA">
          <w:delText xml:space="preserve">. </w:delText>
        </w:r>
      </w:del>
    </w:p>
    <w:p w:rsidR="00CF256A" w:rsidRDefault="00CF256A" w:rsidP="00B138EA">
      <w:pPr>
        <w:pStyle w:val="NormalnyIn"/>
        <w:ind w:firstLine="0"/>
      </w:pPr>
      <w:ins w:id="879" w:author="Maciek" w:date="2011-09-01T21:49:00Z">
        <w:r>
          <w:t xml:space="preserve">Standard NFC znaczników typu NFC Forum Type 2 </w:t>
        </w:r>
      </w:ins>
      <w:ins w:id="880" w:author="Maciek" w:date="2011-09-01T21:50:00Z">
        <w:r>
          <w:t>posiada jedynie 384 bitów pamięci dostępnych do przechowywania danych użytkownika</w:t>
        </w:r>
      </w:ins>
      <w:ins w:id="881" w:author="Sebastian Łuczak" w:date="2011-09-02T17:23:00Z">
        <w:r w:rsidR="003B78BA">
          <w:t xml:space="preserve"> </w:t>
        </w:r>
      </w:ins>
      <w:customXmlInsRangeStart w:id="882" w:author="Sebastian Łuczak" w:date="2011-09-02T17:23:00Z"/>
      <w:sdt>
        <w:sdtPr>
          <w:id w:val="21443617"/>
          <w:citation/>
        </w:sdtPr>
        <w:sdtContent>
          <w:customXmlInsRangeEnd w:id="882"/>
          <w:ins w:id="883" w:author="Sebastian Łuczak" w:date="2011-09-02T17:23:00Z">
            <w:r w:rsidR="00E62150">
              <w:fldChar w:fldCharType="begin"/>
            </w:r>
            <w:r w:rsidR="003B78BA">
              <w:instrText xml:space="preserve"> CITATION NFC11 \l 1045 </w:instrText>
            </w:r>
            <w:r w:rsidR="00E62150">
              <w:fldChar w:fldCharType="separate"/>
            </w:r>
          </w:ins>
          <w:r w:rsidR="00B57808">
            <w:rPr>
              <w:noProof/>
            </w:rPr>
            <w:t>[18]</w:t>
          </w:r>
          <w:ins w:id="884" w:author="Sebastian Łuczak" w:date="2011-09-02T17:23:00Z">
            <w:r w:rsidR="00E62150">
              <w:fldChar w:fldCharType="end"/>
            </w:r>
          </w:ins>
          <w:customXmlInsRangeStart w:id="885" w:author="Sebastian Łuczak" w:date="2011-09-02T17:23:00Z"/>
        </w:sdtContent>
      </w:sdt>
      <w:customXmlInsRangeEnd w:id="885"/>
      <w:ins w:id="886" w:author="Maciek" w:date="2011-09-01T21:50:00Z">
        <w:r>
          <w:t>. Po przepr</w:t>
        </w:r>
      </w:ins>
      <w:ins w:id="887" w:author="Maciek" w:date="2011-09-01T21:51:00Z">
        <w:r>
          <w:t xml:space="preserve">owadzeniu szeregu testów jasny stał się fakt, że przechowywanie szczegółowych danych na znaczniku </w:t>
        </w:r>
      </w:ins>
      <w:ins w:id="888" w:author="Maciek" w:date="2011-09-01T21:53:00Z">
        <w:r>
          <w:t>jest niepo</w:t>
        </w:r>
        <w:del w:id="889" w:author="Sebastian Łuczak" w:date="2011-09-02T17:22:00Z">
          <w:r w:rsidDel="003B78BA">
            <w:delText>rz</w:delText>
          </w:r>
        </w:del>
      </w:ins>
      <w:ins w:id="890" w:author="Sebastian Łuczak" w:date="2011-09-02T17:22:00Z">
        <w:r w:rsidR="003B78BA">
          <w:t>ż</w:t>
        </w:r>
      </w:ins>
      <w:ins w:id="891" w:author="Maciek" w:date="2011-09-01T21:53:00Z">
        <w:r>
          <w:t>ądane z punktu widzenia założeń systemu. Chcąc zapewnić pełną integralność danych przechowujemy komplet informacji w bazie danych. Tym samym unikamy możliwości</w:t>
        </w:r>
      </w:ins>
      <w:ins w:id="892"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893" w:author="Sebastian" w:date="2011-09-01T13:23:00Z">
        <w:r w:rsidDel="00CA1A2C">
          <w:delText>z niego</w:delText>
        </w:r>
      </w:del>
      <w:ins w:id="894" w:author="Sebastian" w:date="2011-09-01T13:23:00Z">
        <w:r w:rsidR="00CA1A2C">
          <w:t>jego</w:t>
        </w:r>
      </w:ins>
      <w:r>
        <w:t xml:space="preserve"> unikatowy identyfikator </w:t>
      </w:r>
      <w:del w:id="895" w:author="Sebastian Łuczak" w:date="2011-08-31T23:37:00Z">
        <w:r w:rsidDel="000C1024">
          <w:delText xml:space="preserve">i </w:delText>
        </w:r>
      </w:del>
      <w:ins w:id="896" w:author="Sebastian Łuczak" w:date="2011-08-31T23:37:00Z">
        <w:r w:rsidR="000C1024">
          <w:t xml:space="preserve">oraz </w:t>
        </w:r>
      </w:ins>
      <w:r>
        <w:t>wiadomości NDEF i umieszcza w intencji, która w dalszej kolejności przekazywana jest do odpowiedniej aplikacji w celu ich przetworzenia</w:t>
      </w:r>
      <w:del w:id="897" w:author="Sebastian" w:date="2011-09-01T19:36:00Z">
        <w:r w:rsidR="00ED5F76" w:rsidDel="003F2DDD">
          <w:delText xml:space="preserve"> </w:delText>
        </w:r>
      </w:del>
      <w:customXmlDelRangeStart w:id="898" w:author="Sebastian" w:date="2011-09-01T19:36:00Z"/>
      <w:sdt>
        <w:sdtPr>
          <w:id w:val="6237147"/>
          <w:citation/>
        </w:sdtPr>
        <w:sdtContent>
          <w:customXmlDelRangeEnd w:id="898"/>
          <w:del w:id="899" w:author="Sebastian" w:date="2011-09-01T11:21:00Z">
            <w:r w:rsidR="00E62150" w:rsidDel="00F51941">
              <w:fldChar w:fldCharType="begin"/>
            </w:r>
            <w:r w:rsidR="00796063" w:rsidDel="00F51941">
              <w:delInstrText xml:space="preserve"> CITATION Goo111 \l 1045 </w:delInstrText>
            </w:r>
            <w:r w:rsidR="00E62150" w:rsidDel="00F51941">
              <w:fldChar w:fldCharType="separate"/>
            </w:r>
            <w:r w:rsidR="00903DDF" w:rsidDel="00F51941">
              <w:rPr>
                <w:noProof/>
              </w:rPr>
              <w:delText>[8]</w:delText>
            </w:r>
            <w:r w:rsidR="00E62150" w:rsidDel="00F51941">
              <w:fldChar w:fldCharType="end"/>
            </w:r>
          </w:del>
          <w:customXmlDelRangeStart w:id="900" w:author="Sebastian" w:date="2011-09-01T19:36:00Z"/>
        </w:sdtContent>
      </w:sdt>
      <w:customXmlDelRangeEnd w:id="900"/>
      <w:customXmlInsRangeStart w:id="901" w:author="Sebastian" w:date="2011-09-01T19:36:00Z"/>
      <w:sdt>
        <w:sdtPr>
          <w:id w:val="1430512"/>
          <w:citation/>
        </w:sdtPr>
        <w:sdtContent>
          <w:customXmlInsRangeEnd w:id="901"/>
          <w:ins w:id="902" w:author="Sebastian" w:date="2011-09-01T19:36:00Z">
            <w:r w:rsidR="00E62150">
              <w:fldChar w:fldCharType="begin"/>
            </w:r>
            <w:r w:rsidR="003F2DDD">
              <w:instrText xml:space="preserve"> CITATION Goo111 \l 1045 </w:instrText>
            </w:r>
          </w:ins>
          <w:r w:rsidR="00E62150">
            <w:fldChar w:fldCharType="separate"/>
          </w:r>
          <w:r w:rsidR="00B57808">
            <w:rPr>
              <w:noProof/>
            </w:rPr>
            <w:t xml:space="preserve"> [8]</w:t>
          </w:r>
          <w:ins w:id="903" w:author="Sebastian" w:date="2011-09-01T19:36:00Z">
            <w:r w:rsidR="00E62150">
              <w:fldChar w:fldCharType="end"/>
            </w:r>
          </w:ins>
          <w:customXmlInsRangeStart w:id="904" w:author="Sebastian" w:date="2011-09-01T19:36:00Z"/>
        </w:sdtContent>
      </w:sdt>
      <w:customXmlInsRangeEnd w:id="904"/>
      <w:r>
        <w:t xml:space="preserve">. W przypadku naszej aplikacji przetwarzamy </w:t>
      </w:r>
      <w:r>
        <w:lastRenderedPageBreak/>
        <w:t xml:space="preserve">jedynie unikatowy identyfikator znacznika, który przesyłany jest do bazy danych. Odczyt wiadomości NDEF ma miejsce jedynie do konsoli w celach testowych. </w:t>
      </w:r>
    </w:p>
    <w:p w:rsidR="00B138EA" w:rsidRDefault="00B138EA" w:rsidP="00B138EA">
      <w:pPr>
        <w:pStyle w:val="Nagwek3"/>
      </w:pPr>
      <w:bookmarkStart w:id="905" w:name="_Toc302291867"/>
      <w:bookmarkStart w:id="906" w:name="_Toc302765153"/>
      <w:r>
        <w:t>Dobór aplikacji do obsługi znacznika</w:t>
      </w:r>
      <w:bookmarkEnd w:id="905"/>
      <w:bookmarkEnd w:id="906"/>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B57808">
              <w:rPr>
                <w:noProof/>
              </w:rPr>
              <w:t>[7]</w:t>
            </w:r>
          </w:fldSimple>
        </w:sdtContent>
      </w:sdt>
      <w:r>
        <w:t xml:space="preserve">. W tym celu stworzono dwa systemy wywoływania aplikacji. </w:t>
      </w:r>
    </w:p>
    <w:p w:rsidR="00FE3A86" w:rsidRDefault="00400359" w:rsidP="00FE3A86">
      <w:pPr>
        <w:pStyle w:val="Nagwek4"/>
      </w:pPr>
      <w:r>
        <w:t>Intent dispatch</w:t>
      </w:r>
    </w:p>
    <w:p w:rsidR="00B138EA" w:rsidRDefault="00B138EA" w:rsidP="00B138EA">
      <w:pPr>
        <w:pStyle w:val="NormalnyIn"/>
        <w:ind w:firstLine="708"/>
      </w:pPr>
      <w:r>
        <w:t xml:space="preserve">Pierwszym z nich jest </w:t>
      </w:r>
      <w:r w:rsidR="007D4C49">
        <w:t>I</w:t>
      </w:r>
      <w:r>
        <w:t>ntent di</w:t>
      </w:r>
      <w:ins w:id="907" w:author="Sebastian Łuczak" w:date="2011-08-31T23:37:00Z">
        <w:r w:rsidR="000C1024">
          <w:t>s</w:t>
        </w:r>
      </w:ins>
      <w:r>
        <w:t xml:space="preserve">patch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908" w:author="Sebastian" w:date="2011-09-01T19:30:00Z">
        <w:r w:rsidR="00282E19" w:rsidDel="003F2DDD">
          <w:delText xml:space="preserve"> </w:delText>
        </w:r>
      </w:del>
      <w:ins w:id="909" w:author="Sebastian" w:date="2011-09-01T19:30:00Z">
        <w:r w:rsidR="003F2DDD">
          <w:t xml:space="preserve"> </w:t>
        </w:r>
      </w:ins>
      <w:customXmlInsRangeStart w:id="910" w:author="Sebastian" w:date="2011-09-01T19:34:00Z"/>
      <w:sdt>
        <w:sdtPr>
          <w:id w:val="1429947"/>
          <w:citation/>
        </w:sdtPr>
        <w:sdtContent>
          <w:customXmlInsRangeEnd w:id="910"/>
          <w:ins w:id="911" w:author="Sebastian" w:date="2011-09-01T19:34:00Z">
            <w:r w:rsidR="00E62150">
              <w:fldChar w:fldCharType="begin"/>
            </w:r>
            <w:r w:rsidR="003F2DDD">
              <w:instrText xml:space="preserve"> CITATION Goo11 \l 1045 </w:instrText>
            </w:r>
          </w:ins>
          <w:r w:rsidR="00E62150">
            <w:fldChar w:fldCharType="separate"/>
          </w:r>
          <w:r w:rsidR="00B57808">
            <w:rPr>
              <w:noProof/>
            </w:rPr>
            <w:t>[16]</w:t>
          </w:r>
          <w:ins w:id="912" w:author="Sebastian" w:date="2011-09-01T19:34:00Z">
            <w:r w:rsidR="00E62150">
              <w:fldChar w:fldCharType="end"/>
            </w:r>
          </w:ins>
          <w:customXmlInsRangeStart w:id="913" w:author="Sebastian" w:date="2011-09-01T19:34:00Z"/>
        </w:sdtContent>
      </w:sdt>
      <w:customXmlInsRangeEnd w:id="913"/>
      <w:customXmlDelRangeStart w:id="914" w:author="Sebastian" w:date="2011-09-01T19:30:00Z"/>
      <w:sdt>
        <w:sdtPr>
          <w:id w:val="6237149"/>
          <w:citation/>
        </w:sdtPr>
        <w:sdtContent>
          <w:customXmlDelRangeEnd w:id="914"/>
          <w:del w:id="915" w:author="Sebastian" w:date="2011-09-01T11:20:00Z">
            <w:r w:rsidR="00E62150" w:rsidDel="00F51941">
              <w:fldChar w:fldCharType="begin"/>
            </w:r>
            <w:r w:rsidR="00796063" w:rsidDel="00F51941">
              <w:delInstrText xml:space="preserve"> CITATION Goo11 \l 1045 </w:delInstrText>
            </w:r>
            <w:r w:rsidR="00E62150" w:rsidDel="00F51941">
              <w:fldChar w:fldCharType="separate"/>
            </w:r>
            <w:r w:rsidR="00903DDF" w:rsidDel="00F51941">
              <w:rPr>
                <w:noProof/>
              </w:rPr>
              <w:delText>[18]</w:delText>
            </w:r>
            <w:r w:rsidR="00E62150" w:rsidDel="00F51941">
              <w:fldChar w:fldCharType="end"/>
            </w:r>
          </w:del>
          <w:customXmlDelRangeStart w:id="916" w:author="Sebastian" w:date="2011-09-01T19:30:00Z"/>
        </w:sdtContent>
      </w:sdt>
      <w:customXmlDelRangeEnd w:id="916"/>
      <w:r>
        <w:t>. Poniżej przedstawię pokrótce wspomniane typy akcji:</w:t>
      </w:r>
    </w:p>
    <w:p w:rsidR="00B138EA" w:rsidRDefault="00B138EA" w:rsidP="00B138EA">
      <w:pPr>
        <w:pStyle w:val="NormalnyIn"/>
        <w:ind w:firstLine="708"/>
      </w:pPr>
      <w:r>
        <w:rPr>
          <w:rStyle w:val="apple-style-span"/>
          <w:rFonts w:ascii="Courier New" w:hAnsi="Courier New" w:cs="Courier New"/>
          <w:color w:val="007000"/>
          <w:sz w:val="20"/>
          <w:szCs w:val="20"/>
          <w:shd w:val="clear" w:color="auto" w:fill="FFFFFF"/>
        </w:rPr>
        <w:t>android.nfc.action.NDEF_DISCOVERED</w:t>
      </w:r>
    </w:p>
    <w:p w:rsidR="00B138EA" w:rsidRDefault="00B138EA" w:rsidP="00B138EA">
      <w:pPr>
        <w:pStyle w:val="NormalnyIn"/>
        <w:ind w:firstLine="708"/>
      </w:pPr>
      <w:r>
        <w:t>Powyższa akcja opiera się na analizie typu wiadomości zamieszczonych na znaczniku. Jeśli dany typ wiadomości widnieje w pliku AndroidManifest.xml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android.nfc.action.TECH_DISCOVERED</w:t>
      </w:r>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android.nfc.action.TAG_DISCOVERED</w:t>
      </w:r>
    </w:p>
    <w:p w:rsidR="00B138EA" w:rsidRDefault="00B138EA" w:rsidP="00B138EA">
      <w:pPr>
        <w:pStyle w:val="NormalnyIn"/>
        <w:rPr>
          <w:ins w:id="917" w:author="Sebastian Łuczak" w:date="2011-09-02T11:00:00Z"/>
        </w:rPr>
      </w:pPr>
      <w:r>
        <w:t xml:space="preserve">Akcja ta wywoływana jest w sytuacji gdy powyższe filtry zawiodły, lub znacznik jest </w:t>
      </w:r>
      <w:commentRangeStart w:id="918"/>
      <w:r>
        <w:t>nieznanego</w:t>
      </w:r>
      <w:commentRangeEnd w:id="918"/>
      <w:r w:rsidR="000C1024">
        <w:rPr>
          <w:rStyle w:val="Odwoaniedokomentarza"/>
          <w:rFonts w:ascii="Calibri" w:eastAsia="Calibri" w:hAnsi="Calibri"/>
          <w:lang w:eastAsia="en-US"/>
        </w:rPr>
        <w:commentReference w:id="918"/>
      </w:r>
      <w:r>
        <w:t xml:space="preserve"> typu. </w:t>
      </w:r>
    </w:p>
    <w:p w:rsidR="00144CF8" w:rsidRDefault="00144CF8">
      <w:pPr>
        <w:pStyle w:val="NormalnyIn"/>
        <w:ind w:firstLine="0"/>
        <w:rPr>
          <w:del w:id="919" w:author="Sebastian Łuczak" w:date="2011-09-02T18:18:00Z"/>
        </w:rPr>
        <w:pPrChange w:id="920" w:author="Sebastian Łuczak" w:date="2011-09-02T17:28:00Z">
          <w:pPr>
            <w:pStyle w:val="NormalnyIn"/>
          </w:pPr>
        </w:pPrChange>
      </w:pPr>
    </w:p>
    <w:p w:rsidR="009B7F80" w:rsidRDefault="00400359" w:rsidP="00410E8E">
      <w:pPr>
        <w:pStyle w:val="Nagwek4"/>
      </w:pPr>
      <w:r>
        <w:t xml:space="preserve">Foreground </w:t>
      </w:r>
      <w:del w:id="921" w:author="Sebastian Łuczak" w:date="2011-08-31T23:38:00Z">
        <w:r w:rsidDel="000C1024">
          <w:delText>Dispatch</w:delText>
        </w:r>
      </w:del>
      <w:ins w:id="922" w:author="Sebastian Łuczak" w:date="2011-08-31T23:38:00Z">
        <w:r w:rsidR="000C1024">
          <w:t>dispatch</w:t>
        </w:r>
      </w:ins>
    </w:p>
    <w:p w:rsidR="00B138EA" w:rsidRDefault="00B138EA" w:rsidP="00B138EA">
      <w:pPr>
        <w:pStyle w:val="NormalnyIn"/>
      </w:pPr>
      <w:r>
        <w:t xml:space="preserve">Druga z metod obsługi odczytanego znacznika, tzw. </w:t>
      </w:r>
      <w:r w:rsidR="00410E8E">
        <w:t>F</w:t>
      </w:r>
      <w:r w:rsidR="00400359">
        <w:t>oreground dispatch</w:t>
      </w:r>
      <w:r>
        <w:t>, wymaga od programisty samodzielnego wywołania i kontroli w cyklu życia aplikacji. Opiera się ona na narzuceniu najwyższego priorytetu obsługi znacznika aplikacji uruchomionej na pierwszym planie</w:t>
      </w:r>
      <w:del w:id="923" w:author="Sebastian Łuczak" w:date="2011-09-02T10:19:00Z">
        <w:r w:rsidR="009B7F80" w:rsidDel="009864F9">
          <w:delText xml:space="preserve"> </w:delText>
        </w:r>
      </w:del>
      <w:customXmlDelRangeStart w:id="924" w:author="Sebastian Łuczak" w:date="2011-09-02T10:19:00Z"/>
      <w:sdt>
        <w:sdtPr>
          <w:id w:val="6237150"/>
          <w:citation/>
        </w:sdtPr>
        <w:sdtContent>
          <w:customXmlDelRangeEnd w:id="924"/>
          <w:ins w:id="925" w:author="Sebastian" w:date="2011-09-01T11:20:00Z">
            <w:del w:id="926" w:author="Sebastian Łuczak" w:date="2011-09-02T10:19:00Z">
              <w:r w:rsidR="00E62150" w:rsidDel="009864F9">
                <w:fldChar w:fldCharType="begin"/>
              </w:r>
              <w:r w:rsidR="00F51941" w:rsidDel="009864F9">
                <w:delInstrText xml:space="preserve"> CITATION Goo11 \l 1045  </w:delInstrText>
              </w:r>
            </w:del>
          </w:ins>
          <w:del w:id="927" w:author="Sebastian Łuczak" w:date="2011-09-02T10:19:00Z">
            <w:r w:rsidR="00E62150" w:rsidDel="009864F9">
              <w:fldChar w:fldCharType="separate"/>
            </w:r>
            <w:r w:rsidR="00BA4FD2" w:rsidDel="009864F9">
              <w:rPr>
                <w:noProof/>
              </w:rPr>
              <w:delText>[18]</w:delText>
            </w:r>
          </w:del>
          <w:ins w:id="928" w:author="Sebastian" w:date="2011-09-01T11:20:00Z">
            <w:del w:id="929" w:author="Sebastian Łuczak" w:date="2011-09-02T10:19:00Z">
              <w:r w:rsidR="00E62150" w:rsidDel="009864F9">
                <w:fldChar w:fldCharType="end"/>
              </w:r>
            </w:del>
          </w:ins>
          <w:del w:id="930" w:author="Sebastian Łuczak" w:date="2011-09-02T10:19:00Z">
            <w:r w:rsidR="00E62150" w:rsidDel="009864F9">
              <w:fldChar w:fldCharType="begin"/>
            </w:r>
            <w:r w:rsidR="00796063" w:rsidDel="009864F9">
              <w:delInstrText xml:space="preserve"> CITATION Goo11 \l 1045 </w:delInstrText>
            </w:r>
            <w:r w:rsidR="00E62150" w:rsidDel="009864F9">
              <w:fldChar w:fldCharType="separate"/>
            </w:r>
            <w:r w:rsidR="00903DDF" w:rsidDel="009864F9">
              <w:rPr>
                <w:noProof/>
              </w:rPr>
              <w:delText>[18]</w:delText>
            </w:r>
            <w:r w:rsidR="00E62150" w:rsidDel="009864F9">
              <w:fldChar w:fldCharType="end"/>
            </w:r>
          </w:del>
          <w:ins w:id="931" w:author="Sebastian" w:date="2011-09-01T11:20:00Z">
            <w:del w:id="932" w:author="Sebastian Łuczak" w:date="2011-09-02T10:19:00Z">
              <w:r w:rsidR="00E62150" w:rsidDel="009864F9">
                <w:fldChar w:fldCharType="begin"/>
              </w:r>
              <w:r w:rsidR="00F51941" w:rsidDel="009864F9">
                <w:delInstrText xml:space="preserve"> CITATION Goo11 \l 1045  </w:delInstrText>
              </w:r>
            </w:del>
          </w:ins>
          <w:del w:id="933" w:author="Sebastian Łuczak" w:date="2011-09-02T10:19:00Z">
            <w:r w:rsidR="00E62150" w:rsidDel="009864F9">
              <w:fldChar w:fldCharType="separate"/>
            </w:r>
            <w:r w:rsidR="00BA4FD2" w:rsidDel="009864F9">
              <w:rPr>
                <w:noProof/>
              </w:rPr>
              <w:delText xml:space="preserve"> [18]</w:delText>
            </w:r>
          </w:del>
          <w:ins w:id="934" w:author="Sebastian" w:date="2011-09-01T11:20:00Z">
            <w:del w:id="935" w:author="Sebastian Łuczak" w:date="2011-09-02T10:19:00Z">
              <w:r w:rsidR="00E62150" w:rsidDel="009864F9">
                <w:fldChar w:fldCharType="end"/>
              </w:r>
            </w:del>
          </w:ins>
          <w:customXmlDelRangeStart w:id="936" w:author="Sebastian Łuczak" w:date="2011-09-02T10:19:00Z"/>
        </w:sdtContent>
      </w:sdt>
      <w:customXmlDelRangeEnd w:id="936"/>
      <w:ins w:id="937" w:author="Sebastian Łuczak" w:date="2011-09-02T10:19:00Z">
        <w:r w:rsidR="009864F9">
          <w:t xml:space="preserve"> </w:t>
        </w:r>
      </w:ins>
      <w:customXmlInsRangeStart w:id="938" w:author="Sebastian Łuczak" w:date="2011-09-02T10:19:00Z"/>
      <w:sdt>
        <w:sdtPr>
          <w:id w:val="2196380"/>
          <w:citation/>
        </w:sdtPr>
        <w:sdtContent>
          <w:customXmlInsRangeEnd w:id="938"/>
          <w:ins w:id="939" w:author="Sebastian Łuczak" w:date="2011-09-02T10:19:00Z">
            <w:r w:rsidR="00E62150">
              <w:fldChar w:fldCharType="begin"/>
            </w:r>
            <w:r w:rsidR="009864F9">
              <w:instrText xml:space="preserve"> CITATION Goo111 \l 1045 </w:instrText>
            </w:r>
          </w:ins>
          <w:r w:rsidR="00E62150">
            <w:fldChar w:fldCharType="separate"/>
          </w:r>
          <w:r w:rsidR="00B57808">
            <w:rPr>
              <w:noProof/>
            </w:rPr>
            <w:t>[8]</w:t>
          </w:r>
          <w:ins w:id="940" w:author="Sebastian Łuczak" w:date="2011-09-02T10:19:00Z">
            <w:r w:rsidR="00E62150">
              <w:fldChar w:fldCharType="end"/>
            </w:r>
          </w:ins>
          <w:customXmlInsRangeStart w:id="941" w:author="Sebastian Łuczak" w:date="2011-09-02T10:19:00Z"/>
        </w:sdtContent>
      </w:sdt>
      <w:customXmlInsRangeEnd w:id="941"/>
      <w:r>
        <w:t xml:space="preserve">. Oczywiście znacznik spełniać musi wymogi określone w filtrach typu danych i </w:t>
      </w:r>
      <w:commentRangeStart w:id="942"/>
      <w:r>
        <w:t>technologii jego wykonania.</w:t>
      </w:r>
      <w:commentRangeEnd w:id="942"/>
      <w:r w:rsidR="00173B6A">
        <w:rPr>
          <w:rStyle w:val="Odwoaniedokomentarza"/>
          <w:rFonts w:ascii="Calibri" w:eastAsia="Calibri" w:hAnsi="Calibri"/>
          <w:lang w:eastAsia="en-US"/>
        </w:rPr>
        <w:commentReference w:id="942"/>
      </w:r>
    </w:p>
    <w:p w:rsidR="0016603D" w:rsidRDefault="00B138EA" w:rsidP="00B138EA">
      <w:pPr>
        <w:pStyle w:val="NormalnyIn"/>
        <w:rPr>
          <w:ins w:id="943" w:author="Sebastian Łuczak" w:date="2011-09-02T17:39:00Z"/>
        </w:rPr>
      </w:pPr>
      <w:r>
        <w:t>Jak było wspomniane wcześniej, aplikacja kliencka wykorzystuje obie te metody.</w:t>
      </w:r>
      <w:ins w:id="944" w:author="Sebastian Łuczak" w:date="2011-09-02T17:36:00Z">
        <w:r w:rsidR="0016603D">
          <w:t xml:space="preserve"> </w:t>
        </w:r>
      </w:ins>
    </w:p>
    <w:p w:rsidR="00144CF8" w:rsidRDefault="00E62150">
      <w:pPr>
        <w:pStyle w:val="NormalnyIn"/>
        <w:ind w:firstLine="0"/>
        <w:rPr>
          <w:ins w:id="945" w:author="Sebastian Łuczak" w:date="2011-09-02T18:18:00Z"/>
        </w:rPr>
        <w:pPrChange w:id="946" w:author="Sebastian Łuczak" w:date="2011-09-02T17:39:00Z">
          <w:pPr>
            <w:pStyle w:val="NormalnyIn"/>
          </w:pPr>
        </w:pPrChange>
      </w:pPr>
      <w:del w:id="947" w:author="Sebastian Łuczak" w:date="2011-09-02T17:51:00Z">
        <w:r w:rsidRPr="00E62150">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490849" w:rsidRDefault="00490849">
                    <w:pPr>
                      <w:jc w:val="center"/>
                      <w:pPrChange w:id="948" w:author="Sebastian Łuczak" w:date="2011-09-02T17:41:00Z">
                        <w:pPr/>
                      </w:pPrChange>
                    </w:pPr>
                    <w:ins w:id="949" w:author="Sebastian Łuczak" w:date="2011-09-02T17:41:00Z">
                      <w:r>
                        <w:t>enaleForegroundDispatch()</w:t>
                      </w:r>
                    </w:ins>
                  </w:p>
                </w:txbxContent>
              </v:textbox>
            </v:roundrect>
          </w:pict>
        </w:r>
      </w:del>
      <w:ins w:id="950" w:author="Sebastian Łuczak" w:date="2011-09-02T17:39:00Z">
        <w:r w:rsidR="0016603D">
          <w:t xml:space="preserve">Diagram poniżej przedstawia uproszczony schemat </w:t>
        </w:r>
      </w:ins>
      <w:ins w:id="951" w:author="Sebastian Łuczak" w:date="2011-09-02T17:40:00Z">
        <w:r w:rsidR="0016603D">
          <w:t>działania połączonych obu wspomnianych systemów.</w:t>
        </w:r>
      </w:ins>
    </w:p>
    <w:p w:rsidR="00144CF8" w:rsidRDefault="00E62150">
      <w:pPr>
        <w:pStyle w:val="NormalnyIn"/>
        <w:ind w:firstLine="0"/>
        <w:pPrChange w:id="952" w:author="Sebastian Łuczak" w:date="2011-09-02T17:39:00Z">
          <w:pPr>
            <w:pStyle w:val="NormalnyIn"/>
          </w:pPr>
        </w:pPrChange>
      </w:pPr>
      <w:r w:rsidRPr="00E62150">
        <w:rPr>
          <w:noProof/>
        </w:rPr>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490849" w:rsidRDefault="00490849">
                  <w:ins w:id="953" w:author="Sebastian Łuczak" w:date="2011-09-02T17:52:00Z">
                    <w:r>
                      <w:t>Wykryty znacznik NFC</w:t>
                    </w:r>
                  </w:ins>
                </w:p>
              </w:txbxContent>
            </v:textbox>
          </v:roundrect>
        </w:pict>
      </w:r>
    </w:p>
    <w:p w:rsidR="00B138EA" w:rsidRDefault="00E62150" w:rsidP="00B138EA">
      <w:pPr>
        <w:pStyle w:val="NormalnyIn"/>
        <w:rPr>
          <w:ins w:id="954" w:author="Sebastian Łuczak" w:date="2011-09-02T17:29:00Z"/>
        </w:rPr>
      </w:pPr>
      <w:r w:rsidRPr="00E62150">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E62150" w:rsidP="00B138EA">
      <w:pPr>
        <w:pStyle w:val="NormalnyIn"/>
        <w:rPr>
          <w:ins w:id="955" w:author="Sebastian Łuczak" w:date="2011-09-02T17:29:00Z"/>
        </w:rPr>
      </w:pPr>
      <w:r w:rsidRPr="00E62150">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490849" w:rsidRDefault="00490849">
                  <w:ins w:id="956" w:author="Sebastian Łuczak" w:date="2011-09-02T17:53:00Z">
                    <w:r>
                      <w:t>Dane ze znacznika przeniesione do intencji jako EXTRA_TAG</w:t>
                    </w:r>
                  </w:ins>
                </w:p>
              </w:txbxContent>
            </v:textbox>
          </v:rect>
        </w:pict>
      </w:r>
    </w:p>
    <w:p w:rsidR="00AE6239" w:rsidRDefault="00AE6239" w:rsidP="00B138EA">
      <w:pPr>
        <w:pStyle w:val="NormalnyIn"/>
        <w:rPr>
          <w:ins w:id="957" w:author="Sebastian Łuczak" w:date="2011-09-02T17:29:00Z"/>
        </w:rPr>
      </w:pPr>
    </w:p>
    <w:p w:rsidR="00AE6239" w:rsidRDefault="00E62150" w:rsidP="00B138EA">
      <w:pPr>
        <w:pStyle w:val="NormalnyIn"/>
        <w:rPr>
          <w:ins w:id="958" w:author="Sebastian Łuczak" w:date="2011-09-02T17:29:00Z"/>
        </w:rPr>
      </w:pPr>
      <w:ins w:id="959" w:author="Sebastian Łuczak" w:date="2011-09-02T17:44:00Z">
        <w:r w:rsidRPr="00E62150">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E62150" w:rsidP="00B138EA">
      <w:pPr>
        <w:pStyle w:val="NormalnyIn"/>
        <w:rPr>
          <w:ins w:id="960" w:author="Sebastian Łuczak" w:date="2011-09-02T17:29:00Z"/>
        </w:rPr>
      </w:pPr>
      <w:ins w:id="961" w:author="Sebastian Łuczak" w:date="2011-09-02T18:04:00Z">
        <w:r w:rsidRPr="00E62150">
          <w:rPr>
            <w:noProof/>
          </w:rPr>
          <w:pict>
            <v:shape id="_x0000_s1107" type="#_x0000_t202" style="position:absolute;left:0;text-align:left;margin-left:287.7pt;margin-top:9.3pt;width:33pt;height:27.75pt;z-index:251703296" filled="f" stroked="f">
              <v:textbox style="mso-next-textbox:#_x0000_s1107">
                <w:txbxContent>
                  <w:p w:rsidR="00490849" w:rsidRPr="00B86746" w:rsidRDefault="00490849" w:rsidP="00313F9A">
                    <w:ins w:id="962" w:author="Sebastian Łuczak" w:date="2011-09-02T18:04:00Z">
                      <w:r>
                        <w:t>Tak</w:t>
                      </w:r>
                    </w:ins>
                  </w:p>
                </w:txbxContent>
              </v:textbox>
            </v:shape>
          </w:pict>
        </w:r>
      </w:ins>
      <w:r w:rsidRPr="00E62150">
        <w:rPr>
          <w:noProof/>
        </w:rPr>
        <w:pict>
          <v:shape id="_x0000_s1091" type="#_x0000_t202" style="position:absolute;left:0;text-align:left;margin-left:139.95pt;margin-top:16.8pt;width:124.5pt;height:31.5pt;z-index:251688960" filled="f" stroked="f">
            <v:textbox style="mso-next-textbox:#_x0000_s1091">
              <w:txbxContent>
                <w:p w:rsidR="00490849" w:rsidRDefault="00490849">
                  <w:pPr>
                    <w:jc w:val="center"/>
                    <w:rPr>
                      <w:ins w:id="963" w:author="Sebastian Łuczak" w:date="2011-09-02T17:55:00Z"/>
                      <w:sz w:val="16"/>
                      <w:szCs w:val="16"/>
                    </w:rPr>
                    <w:pPrChange w:id="964" w:author="Sebastian Łuczak" w:date="2011-09-02T17:55:00Z">
                      <w:pPr/>
                    </w:pPrChange>
                  </w:pPr>
                  <w:ins w:id="965" w:author="Sebastian Łuczak" w:date="2011-09-02T17:55:00Z">
                    <w:r w:rsidRPr="00B86746">
                      <w:rPr>
                        <w:sz w:val="16"/>
                        <w:szCs w:val="16"/>
                      </w:rPr>
                      <w:t>Aplikacja pierwszego planu z foregroundDispatch?</w:t>
                    </w:r>
                  </w:ins>
                </w:p>
                <w:p w:rsidR="00490849" w:rsidRDefault="00490849">
                  <w:pPr>
                    <w:jc w:val="center"/>
                    <w:pPrChange w:id="966" w:author="Sebastian Łuczak" w:date="2011-09-02T17:55:00Z">
                      <w:pPr/>
                    </w:pPrChange>
                  </w:pPr>
                </w:p>
              </w:txbxContent>
            </v:textbox>
          </v:shape>
        </w:pict>
      </w:r>
      <w:r w:rsidRPr="00E62150">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490849" w:rsidRPr="00B86746" w:rsidRDefault="00490849" w:rsidP="00B86746">
                  <w:pPr>
                    <w:rPr>
                      <w:szCs w:val="16"/>
                    </w:rPr>
                  </w:pPr>
                </w:p>
              </w:txbxContent>
            </v:textbox>
          </v:shape>
        </w:pict>
      </w:r>
      <w:ins w:id="967" w:author="Sebastian Łuczak" w:date="2011-09-02T18:03:00Z">
        <w:r w:rsidRPr="00E62150">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490849" w:rsidRDefault="00490849">
                    <w:pPr>
                      <w:jc w:val="center"/>
                      <w:pPrChange w:id="968" w:author="Sebastian Łuczak" w:date="2011-09-02T18:02:00Z">
                        <w:pPr/>
                      </w:pPrChange>
                    </w:pPr>
                    <w:ins w:id="969" w:author="Sebastian Łuczak" w:date="2011-09-02T18:01:00Z">
                      <w:r>
                        <w:t>Przekaż</w:t>
                      </w:r>
                    </w:ins>
                    <w:ins w:id="970" w:author="Sebastian Łuczak" w:date="2011-09-02T18:02:00Z">
                      <w:r>
                        <w:t xml:space="preserve"> do aktywności</w:t>
                      </w:r>
                    </w:ins>
                    <w:ins w:id="971" w:author="Sebastian Łuczak" w:date="2011-09-02T18:01:00Z">
                      <w:r>
                        <w:t xml:space="preserve"> </w:t>
                      </w:r>
                    </w:ins>
                    <w:ins w:id="972" w:author="Sebastian Łuczak" w:date="2011-09-02T18:03:00Z">
                      <w:r>
                        <w:t>pierwszego planu</w:t>
                      </w:r>
                    </w:ins>
                  </w:p>
                </w:txbxContent>
              </v:textbox>
            </v:roundrect>
          </w:pict>
        </w:r>
      </w:ins>
    </w:p>
    <w:p w:rsidR="00AE6239" w:rsidRDefault="00E62150" w:rsidP="00B138EA">
      <w:pPr>
        <w:pStyle w:val="NormalnyIn"/>
        <w:rPr>
          <w:ins w:id="973" w:author="Sebastian Łuczak" w:date="2011-09-02T17:29:00Z"/>
        </w:rPr>
      </w:pPr>
      <w:ins w:id="974" w:author="Sebastian Łuczak" w:date="2011-09-02T17:45:00Z">
        <w:r w:rsidRPr="00E62150">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E62150" w:rsidP="00B138EA">
      <w:pPr>
        <w:pStyle w:val="NormalnyIn"/>
        <w:rPr>
          <w:ins w:id="975" w:author="Sebastian Łuczak" w:date="2011-09-02T17:29:00Z"/>
        </w:rPr>
      </w:pPr>
      <w:ins w:id="976" w:author="Sebastian Łuczak" w:date="2011-09-02T17:47:00Z">
        <w:r w:rsidRPr="00E62150">
          <w:rPr>
            <w:noProof/>
          </w:rPr>
          <w:pict>
            <v:shape id="_x0000_s1083" type="#_x0000_t202" style="position:absolute;left:0;text-align:left;margin-left:202.95pt;margin-top:15.15pt;width:39.75pt;height:27.75pt;z-index:251683840" filled="f" stroked="f">
              <v:textbox style="mso-next-textbox:#_x0000_s1083">
                <w:txbxContent>
                  <w:p w:rsidR="00490849" w:rsidRDefault="00490849" w:rsidP="00B86746">
                    <w:pPr>
                      <w:rPr>
                        <w:ins w:id="977" w:author="Sebastian Łuczak" w:date="2011-09-02T17:48:00Z"/>
                      </w:rPr>
                    </w:pPr>
                    <w:ins w:id="978" w:author="Sebastian Łuczak" w:date="2011-09-02T17:48:00Z">
                      <w:r>
                        <w:t xml:space="preserve">Nie </w:t>
                      </w:r>
                    </w:ins>
                  </w:p>
                  <w:p w:rsidR="00490849" w:rsidRDefault="00490849" w:rsidP="00B86746"/>
                </w:txbxContent>
              </v:textbox>
            </v:shape>
          </w:pict>
        </w:r>
      </w:ins>
      <w:ins w:id="979" w:author="Sebastian Łuczak" w:date="2011-09-02T18:03:00Z">
        <w:r w:rsidRPr="00E62150">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sidRPr="00E62150">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sidRPr="00E62150">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980" w:author="Sebastian Łuczak" w:date="2011-09-02T17:29:00Z"/>
        </w:rPr>
      </w:pPr>
    </w:p>
    <w:p w:rsidR="00AE6239" w:rsidRDefault="00E62150" w:rsidP="00B138EA">
      <w:pPr>
        <w:pStyle w:val="NormalnyIn"/>
        <w:rPr>
          <w:ins w:id="981" w:author="Sebastian Łuczak" w:date="2011-09-02T17:29:00Z"/>
        </w:rPr>
      </w:pPr>
      <w:ins w:id="982" w:author="Sebastian Łuczak" w:date="2011-09-02T18:04:00Z">
        <w:r w:rsidRPr="00E62150">
          <w:rPr>
            <w:noProof/>
          </w:rPr>
          <w:pict>
            <v:shape id="_x0000_s1106" type="#_x0000_t202" style="position:absolute;left:0;text-align:left;margin-left:287.7pt;margin-top:5.25pt;width:33pt;height:27.75pt;z-index:251702272" filled="f" stroked="f">
              <v:textbox style="mso-next-textbox:#_x0000_s1106">
                <w:txbxContent>
                  <w:p w:rsidR="00490849" w:rsidRPr="00B86746" w:rsidRDefault="00490849" w:rsidP="00313F9A">
                    <w:ins w:id="983" w:author="Sebastian Łuczak" w:date="2011-09-02T18:04:00Z">
                      <w:r>
                        <w:t>Tak</w:t>
                      </w:r>
                    </w:ins>
                  </w:p>
                </w:txbxContent>
              </v:textbox>
            </v:shape>
          </w:pict>
        </w:r>
      </w:ins>
      <w:ins w:id="984" w:author="Sebastian Łuczak" w:date="2011-09-02T18:02:00Z">
        <w:r w:rsidRPr="00E62150">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490849" w:rsidRDefault="00490849">
                    <w:pPr>
                      <w:jc w:val="center"/>
                      <w:pPrChange w:id="985" w:author="Sebastian Łuczak" w:date="2011-09-02T18:02:00Z">
                        <w:pPr/>
                      </w:pPrChange>
                    </w:pPr>
                    <w:ins w:id="986" w:author="Sebastian Łuczak" w:date="2011-09-02T18:01:00Z">
                      <w:r>
                        <w:t>Przekaż</w:t>
                      </w:r>
                    </w:ins>
                    <w:ins w:id="987" w:author="Sebastian Łuczak" w:date="2011-09-02T18:02:00Z">
                      <w:r>
                        <w:t xml:space="preserve"> do aktywności</w:t>
                      </w:r>
                    </w:ins>
                    <w:ins w:id="988" w:author="Sebastian Łuczak" w:date="2011-09-02T18:01:00Z">
                      <w:r>
                        <w:t xml:space="preserve"> jako ACTION_</w:t>
                      </w:r>
                    </w:ins>
                    <w:ins w:id="989" w:author="Sebastian Łuczak" w:date="2011-09-02T18:02:00Z">
                      <w:r>
                        <w:t>NDEF</w:t>
                      </w:r>
                    </w:ins>
                    <w:ins w:id="990" w:author="Sebastian Łuczak" w:date="2011-09-02T18:01:00Z">
                      <w:r>
                        <w:t>_</w:t>
                      </w:r>
                    </w:ins>
                    <w:ins w:id="991" w:author="Sebastian Łuczak" w:date="2011-09-02T18:02:00Z">
                      <w:r>
                        <w:t>DISCOVERED</w:t>
                      </w:r>
                    </w:ins>
                  </w:p>
                </w:txbxContent>
              </v:textbox>
            </v:roundrect>
          </w:pict>
        </w:r>
      </w:ins>
      <w:ins w:id="992" w:author="Sebastian Łuczak" w:date="2011-09-02T17:56:00Z">
        <w:r w:rsidRPr="00E62150">
          <w:rPr>
            <w:noProof/>
          </w:rPr>
          <w:pict>
            <v:shape id="_x0000_s1094" type="#_x0000_t202" style="position:absolute;left:0;text-align:left;margin-left:130.2pt;margin-top:5.25pt;width:137.25pt;height:48pt;z-index:251692032" filled="f" stroked="f">
              <v:textbox style="mso-next-textbox:#_x0000_s1094">
                <w:txbxContent>
                  <w:p w:rsidR="00490849" w:rsidRDefault="00490849">
                    <w:pPr>
                      <w:jc w:val="center"/>
                      <w:rPr>
                        <w:ins w:id="993" w:author="Sebastian Łuczak" w:date="2011-09-02T17:56:00Z"/>
                        <w:sz w:val="16"/>
                        <w:szCs w:val="16"/>
                      </w:rPr>
                      <w:pPrChange w:id="994" w:author="Sebastian Łuczak" w:date="2011-09-02T17:55:00Z">
                        <w:pPr/>
                      </w:pPrChange>
                    </w:pPr>
                    <w:ins w:id="995" w:author="Sebastian Łuczak" w:date="2011-09-02T17:56:00Z">
                      <w:r>
                        <w:rPr>
                          <w:sz w:val="16"/>
                          <w:szCs w:val="16"/>
                        </w:rPr>
                        <w:t>Jakakolwiek</w:t>
                      </w:r>
                    </w:ins>
                  </w:p>
                  <w:p w:rsidR="00490849" w:rsidRDefault="00490849">
                    <w:pPr>
                      <w:jc w:val="center"/>
                      <w:rPr>
                        <w:ins w:id="996" w:author="Sebastian Łuczak" w:date="2011-09-02T17:55:00Z"/>
                        <w:sz w:val="16"/>
                        <w:szCs w:val="16"/>
                      </w:rPr>
                      <w:pPrChange w:id="997" w:author="Sebastian Łuczak" w:date="2011-09-02T17:55:00Z">
                        <w:pPr/>
                      </w:pPrChange>
                    </w:pPr>
                    <w:ins w:id="998" w:author="Sebastian Łuczak" w:date="2011-09-02T17:56:00Z">
                      <w:r>
                        <w:rPr>
                          <w:sz w:val="16"/>
                          <w:szCs w:val="16"/>
                        </w:rPr>
                        <w:t>aplikacja obsługuje</w:t>
                      </w:r>
                    </w:ins>
                    <w:ins w:id="999" w:author="Sebastian Łuczak" w:date="2011-09-02T17:57:00Z">
                      <w:r>
                        <w:rPr>
                          <w:sz w:val="16"/>
                          <w:szCs w:val="16"/>
                        </w:rPr>
                        <w:t xml:space="preserve"> taką zawartość</w:t>
                      </w:r>
                    </w:ins>
                    <w:ins w:id="1000" w:author="Sebastian Łuczak" w:date="2011-09-02T17:56:00Z">
                      <w:r>
                        <w:rPr>
                          <w:sz w:val="16"/>
                          <w:szCs w:val="16"/>
                        </w:rPr>
                        <w:t xml:space="preserve"> </w:t>
                      </w:r>
                    </w:ins>
                    <w:ins w:id="1001" w:author="Sebastian Łuczak" w:date="2011-09-02T17:58:00Z">
                      <w:r>
                        <w:rPr>
                          <w:sz w:val="16"/>
                          <w:szCs w:val="16"/>
                        </w:rPr>
                        <w:t xml:space="preserve">w </w:t>
                      </w:r>
                    </w:ins>
                    <w:ins w:id="1002" w:author="Sebastian Łuczak" w:date="2011-09-02T17:57:00Z">
                      <w:r>
                        <w:rPr>
                          <w:sz w:val="16"/>
                          <w:szCs w:val="16"/>
                        </w:rPr>
                        <w:t>ACTION_NDEF_DISCOVERED?</w:t>
                      </w:r>
                    </w:ins>
                  </w:p>
                  <w:p w:rsidR="00490849" w:rsidRDefault="00490849">
                    <w:pPr>
                      <w:jc w:val="center"/>
                      <w:pPrChange w:id="1003" w:author="Sebastian Łuczak" w:date="2011-09-02T17:55:00Z">
                        <w:pPr/>
                      </w:pPrChange>
                    </w:pPr>
                  </w:p>
                </w:txbxContent>
              </v:textbox>
            </v:shape>
          </w:pict>
        </w:r>
        <w:r w:rsidRPr="00E62150">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490849" w:rsidRPr="00B86746" w:rsidRDefault="00490849" w:rsidP="00B86746">
                    <w:pPr>
                      <w:rPr>
                        <w:szCs w:val="16"/>
                      </w:rPr>
                    </w:pPr>
                  </w:p>
                </w:txbxContent>
              </v:textbox>
            </v:shape>
          </w:pict>
        </w:r>
      </w:ins>
    </w:p>
    <w:p w:rsidR="00AE6239" w:rsidRDefault="00E62150" w:rsidP="00B138EA">
      <w:pPr>
        <w:pStyle w:val="NormalnyIn"/>
        <w:rPr>
          <w:ins w:id="1004" w:author="Sebastian Łuczak" w:date="2011-09-02T17:29:00Z"/>
        </w:rPr>
      </w:pPr>
      <w:ins w:id="1005" w:author="Sebastian Łuczak" w:date="2011-09-02T17:45:00Z">
        <w:r w:rsidRPr="00E62150">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E62150" w:rsidP="00B138EA">
      <w:pPr>
        <w:pStyle w:val="NormalnyIn"/>
        <w:rPr>
          <w:ins w:id="1006" w:author="Sebastian Łuczak" w:date="2011-09-02T17:29:00Z"/>
        </w:rPr>
      </w:pPr>
      <w:r w:rsidRPr="00E62150">
        <w:rPr>
          <w:noProof/>
        </w:rPr>
        <w:pict>
          <v:shape id="_x0000_s1081" type="#_x0000_t202" style="position:absolute;left:0;text-align:left;margin-left:202.95pt;margin-top:12.65pt;width:34.5pt;height:27.75pt;z-index:251681792" filled="f" stroked="f">
            <v:textbox style="mso-next-textbox:#_x0000_s1081">
              <w:txbxContent>
                <w:p w:rsidR="00490849" w:rsidRDefault="00490849">
                  <w:ins w:id="1007" w:author="Sebastian Łuczak" w:date="2011-09-02T17:46:00Z">
                    <w:r>
                      <w:t>Nie</w:t>
                    </w:r>
                  </w:ins>
                </w:p>
              </w:txbxContent>
            </v:textbox>
          </v:shape>
        </w:pict>
      </w:r>
    </w:p>
    <w:p w:rsidR="00AE6239" w:rsidRDefault="00E62150" w:rsidP="00B138EA">
      <w:pPr>
        <w:pStyle w:val="NormalnyIn"/>
        <w:rPr>
          <w:ins w:id="1008" w:author="Sebastian Łuczak" w:date="2011-09-02T17:29:00Z"/>
        </w:rPr>
      </w:pPr>
      <w:ins w:id="1009" w:author="Sebastian Łuczak" w:date="2011-09-02T18:00:00Z">
        <w:r w:rsidRPr="00E62150">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490849" w:rsidRPr="00B86746" w:rsidRDefault="00490849" w:rsidP="00313F9A">
                    <w:pPr>
                      <w:rPr>
                        <w:szCs w:val="16"/>
                      </w:rPr>
                    </w:pPr>
                  </w:p>
                </w:txbxContent>
              </v:textbox>
            </v:shape>
          </w:pict>
        </w:r>
        <w:r w:rsidRPr="00E62150">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E62150" w:rsidP="00B138EA">
      <w:pPr>
        <w:pStyle w:val="NormalnyIn"/>
        <w:rPr>
          <w:ins w:id="1010" w:author="Sebastian Łuczak" w:date="2011-09-02T17:29:00Z"/>
        </w:rPr>
      </w:pPr>
      <w:ins w:id="1011" w:author="Sebastian Łuczak" w:date="2011-09-02T18:04:00Z">
        <w:r w:rsidRPr="00E62150">
          <w:rPr>
            <w:noProof/>
          </w:rPr>
          <w:pict>
            <v:shape id="_x0000_s1105" type="#_x0000_t202" style="position:absolute;left:0;text-align:left;margin-left:283.2pt;margin-top:3.5pt;width:33pt;height:27.75pt;z-index:251701248" filled="f" stroked="f">
              <v:textbox style="mso-next-textbox:#_x0000_s1105">
                <w:txbxContent>
                  <w:p w:rsidR="00490849" w:rsidRPr="00B86746" w:rsidRDefault="00490849" w:rsidP="00313F9A">
                    <w:ins w:id="1012" w:author="Sebastian Łuczak" w:date="2011-09-02T18:04:00Z">
                      <w:r>
                        <w:t>Tak</w:t>
                      </w:r>
                    </w:ins>
                  </w:p>
                </w:txbxContent>
              </v:textbox>
            </v:shape>
          </w:pict>
        </w:r>
      </w:ins>
      <w:ins w:id="1013" w:author="Sebastian Łuczak" w:date="2011-09-02T18:02:00Z">
        <w:r w:rsidRPr="00E62150">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490849" w:rsidRDefault="00490849">
                    <w:pPr>
                      <w:jc w:val="center"/>
                      <w:pPrChange w:id="1014" w:author="Sebastian Łuczak" w:date="2011-09-02T18:02:00Z">
                        <w:pPr/>
                      </w:pPrChange>
                    </w:pPr>
                    <w:ins w:id="1015" w:author="Sebastian Łuczak" w:date="2011-09-02T18:01:00Z">
                      <w:r>
                        <w:t>Przekaż</w:t>
                      </w:r>
                    </w:ins>
                    <w:ins w:id="1016" w:author="Sebastian Łuczak" w:date="2011-09-02T18:02:00Z">
                      <w:r>
                        <w:t xml:space="preserve"> do aktywności</w:t>
                      </w:r>
                    </w:ins>
                    <w:ins w:id="1017" w:author="Sebastian Łuczak" w:date="2011-09-02T18:01:00Z">
                      <w:r>
                        <w:t xml:space="preserve"> jako ACTION_T</w:t>
                      </w:r>
                    </w:ins>
                    <w:ins w:id="1018" w:author="Sebastian Łuczak" w:date="2011-09-02T18:02:00Z">
                      <w:r>
                        <w:t>ECH</w:t>
                      </w:r>
                    </w:ins>
                    <w:ins w:id="1019" w:author="Sebastian Łuczak" w:date="2011-09-02T18:01:00Z">
                      <w:r>
                        <w:t>_</w:t>
                      </w:r>
                    </w:ins>
                    <w:ins w:id="1020" w:author="Sebastian Łuczak" w:date="2011-09-02T18:02:00Z">
                      <w:r>
                        <w:t>DISCOVERED</w:t>
                      </w:r>
                    </w:ins>
                  </w:p>
                </w:txbxContent>
              </v:textbox>
            </v:roundrect>
          </w:pict>
        </w:r>
      </w:ins>
      <w:ins w:id="1021" w:author="Sebastian Łuczak" w:date="2011-09-02T18:00:00Z">
        <w:r w:rsidRPr="00E62150">
          <w:rPr>
            <w:noProof/>
          </w:rPr>
          <w:pict>
            <v:shape id="_x0000_s1100" type="#_x0000_t202" style="position:absolute;left:0;text-align:left;margin-left:121.95pt;margin-top:3.5pt;width:155.25pt;height:47.25pt;z-index:251696128" filled="f" stroked="f">
              <v:textbox style="mso-next-textbox:#_x0000_s1100">
                <w:txbxContent>
                  <w:p w:rsidR="00490849" w:rsidRDefault="00490849">
                    <w:pPr>
                      <w:jc w:val="center"/>
                      <w:rPr>
                        <w:ins w:id="1022" w:author="Sebastian Łuczak" w:date="2011-09-02T18:00:00Z"/>
                        <w:sz w:val="16"/>
                        <w:szCs w:val="16"/>
                      </w:rPr>
                      <w:pPrChange w:id="1023" w:author="Sebastian Łuczak" w:date="2011-09-02T17:55:00Z">
                        <w:pPr/>
                      </w:pPrChange>
                    </w:pPr>
                    <w:ins w:id="1024" w:author="Sebastian Łuczak" w:date="2011-09-02T18:00:00Z">
                      <w:r>
                        <w:rPr>
                          <w:sz w:val="16"/>
                          <w:szCs w:val="16"/>
                        </w:rPr>
                        <w:t>Jakakolwiek</w:t>
                      </w:r>
                    </w:ins>
                  </w:p>
                  <w:p w:rsidR="00490849" w:rsidRDefault="00490849">
                    <w:pPr>
                      <w:jc w:val="center"/>
                      <w:rPr>
                        <w:ins w:id="1025" w:author="Sebastian Łuczak" w:date="2011-09-02T18:01:00Z"/>
                        <w:sz w:val="16"/>
                        <w:szCs w:val="16"/>
                      </w:rPr>
                      <w:pPrChange w:id="1026" w:author="Sebastian Łuczak" w:date="2011-09-02T17:55:00Z">
                        <w:pPr/>
                      </w:pPrChange>
                    </w:pPr>
                    <w:ins w:id="1027" w:author="Sebastian Łuczak" w:date="2011-09-02T18:00:00Z">
                      <w:r>
                        <w:rPr>
                          <w:sz w:val="16"/>
                          <w:szCs w:val="16"/>
                        </w:rPr>
                        <w:t>aplikacja obsługuje technologię znacznika</w:t>
                      </w:r>
                    </w:ins>
                  </w:p>
                  <w:p w:rsidR="00490849" w:rsidRDefault="00490849">
                    <w:pPr>
                      <w:jc w:val="center"/>
                      <w:rPr>
                        <w:ins w:id="1028" w:author="Sebastian Łuczak" w:date="2011-09-02T17:55:00Z"/>
                        <w:sz w:val="16"/>
                        <w:szCs w:val="16"/>
                      </w:rPr>
                      <w:pPrChange w:id="1029" w:author="Sebastian Łuczak" w:date="2011-09-02T17:55:00Z">
                        <w:pPr/>
                      </w:pPrChange>
                    </w:pPr>
                    <w:ins w:id="1030" w:author="Sebastian Łuczak" w:date="2011-09-02T18:01:00Z">
                      <w:r>
                        <w:rPr>
                          <w:sz w:val="16"/>
                          <w:szCs w:val="16"/>
                        </w:rPr>
                        <w:t>w ACTION_TECH_DISCOVERED?</w:t>
                      </w:r>
                    </w:ins>
                  </w:p>
                  <w:p w:rsidR="00490849" w:rsidRDefault="00490849">
                    <w:pPr>
                      <w:jc w:val="center"/>
                      <w:pPrChange w:id="1031" w:author="Sebastian Łuczak" w:date="2011-09-02T17:55:00Z">
                        <w:pPr/>
                      </w:pPrChange>
                    </w:pPr>
                  </w:p>
                </w:txbxContent>
              </v:textbox>
            </v:shape>
          </w:pict>
        </w:r>
      </w:ins>
    </w:p>
    <w:p w:rsidR="00AE6239" w:rsidRDefault="00AE6239" w:rsidP="00B138EA">
      <w:pPr>
        <w:pStyle w:val="NormalnyIn"/>
        <w:rPr>
          <w:ins w:id="1032" w:author="Sebastian Łuczak" w:date="2011-09-02T17:29:00Z"/>
        </w:rPr>
      </w:pPr>
    </w:p>
    <w:p w:rsidR="00AE6239" w:rsidRDefault="00E62150" w:rsidP="00B138EA">
      <w:pPr>
        <w:pStyle w:val="NormalnyIn"/>
        <w:rPr>
          <w:ins w:id="1033" w:author="Sebastian Łuczak" w:date="2011-09-02T17:29:00Z"/>
        </w:rPr>
      </w:pPr>
      <w:ins w:id="1034" w:author="Sebastian Łuczak" w:date="2011-09-02T17:47:00Z">
        <w:r w:rsidRPr="00E62150">
          <w:rPr>
            <w:noProof/>
          </w:rPr>
          <w:pict>
            <v:shape id="_x0000_s1082" type="#_x0000_t202" style="position:absolute;left:0;text-align:left;margin-left:198.45pt;margin-top:9.35pt;width:33.75pt;height:27.75pt;z-index:251682816" filled="f" stroked="f">
              <v:textbox style="mso-next-textbox:#_x0000_s1082">
                <w:txbxContent>
                  <w:p w:rsidR="00490849" w:rsidRPr="00B86746" w:rsidRDefault="00490849" w:rsidP="00B86746">
                    <w:ins w:id="1035" w:author="Sebastian Łuczak" w:date="2011-09-02T17:48:00Z">
                      <w:r>
                        <w:t xml:space="preserve">Nie </w:t>
                      </w:r>
                    </w:ins>
                  </w:p>
                </w:txbxContent>
              </v:textbox>
            </v:shape>
          </w:pict>
        </w:r>
      </w:ins>
      <w:ins w:id="1036" w:author="Sebastian Łuczak" w:date="2011-09-02T17:59:00Z">
        <w:r w:rsidR="00313F9A">
          <w:tab/>
        </w:r>
      </w:ins>
    </w:p>
    <w:p w:rsidR="00AE6239" w:rsidRDefault="00E62150" w:rsidP="00B138EA">
      <w:pPr>
        <w:pStyle w:val="NormalnyIn"/>
        <w:rPr>
          <w:ins w:id="1037" w:author="Sebastian Łuczak" w:date="2011-09-02T17:29:00Z"/>
        </w:rPr>
      </w:pPr>
      <w:ins w:id="1038" w:author="Sebastian Łuczak" w:date="2011-09-02T18:01:00Z">
        <w:r w:rsidRPr="00E62150">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490849" w:rsidRDefault="00490849">
                    <w:pPr>
                      <w:jc w:val="center"/>
                      <w:pPrChange w:id="1039" w:author="Sebastian Łuczak" w:date="2011-09-02T18:02:00Z">
                        <w:pPr/>
                      </w:pPrChange>
                    </w:pPr>
                    <w:ins w:id="1040" w:author="Sebastian Łuczak" w:date="2011-09-02T18:01:00Z">
                      <w:r>
                        <w:t>Przekaż jako ACTION_TAG_</w:t>
                      </w:r>
                    </w:ins>
                    <w:ins w:id="1041" w:author="Sebastian Łuczak" w:date="2011-09-02T18:02:00Z">
                      <w:r>
                        <w:t>DISCOVERED</w:t>
                      </w:r>
                    </w:ins>
                  </w:p>
                </w:txbxContent>
              </v:textbox>
            </v:roundrect>
          </w:pict>
        </w:r>
      </w:ins>
    </w:p>
    <w:p w:rsidR="00AE6239" w:rsidRDefault="00E62150" w:rsidP="00B138EA">
      <w:pPr>
        <w:pStyle w:val="NormalnyIn"/>
        <w:rPr>
          <w:ins w:id="1042" w:author="Sebastian Łuczak" w:date="2011-09-02T17:29:00Z"/>
        </w:rPr>
      </w:pPr>
      <w:del w:id="1043" w:author="Sebastian Łuczak" w:date="2011-09-02T18:04:00Z">
        <w:r w:rsidRPr="00E62150">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044" w:author="Sebastian Łuczak" w:date="2011-09-02T17:29:00Z"/>
        </w:rPr>
      </w:pPr>
    </w:p>
    <w:p w:rsidR="00AE6239" w:rsidRDefault="00AE6239" w:rsidP="00B138EA">
      <w:pPr>
        <w:pStyle w:val="NormalnyIn"/>
        <w:rPr>
          <w:ins w:id="1045" w:author="Sebastian Łuczak" w:date="2011-09-02T18:05:00Z"/>
        </w:rPr>
      </w:pPr>
    </w:p>
    <w:p w:rsidR="00AE6239" w:rsidRDefault="0057246E" w:rsidP="00B138EA">
      <w:pPr>
        <w:pStyle w:val="NormalnyIn"/>
        <w:rPr>
          <w:ins w:id="1046" w:author="Sebastian Łuczak" w:date="2011-09-02T17:29:00Z"/>
        </w:rPr>
      </w:pPr>
      <w:ins w:id="1047" w:author="Sebastian Łuczak" w:date="2011-09-02T18:05:00Z">
        <w:r>
          <w:t>Rysunek tralalalalala</w:t>
        </w:r>
      </w:ins>
    </w:p>
    <w:p w:rsidR="00AE6239" w:rsidRDefault="00AE6239" w:rsidP="00B138EA">
      <w:pPr>
        <w:pStyle w:val="NormalnyIn"/>
      </w:pPr>
    </w:p>
    <w:p w:rsidR="00B138EA" w:rsidRDefault="00B138EA" w:rsidP="00B138EA">
      <w:pPr>
        <w:pStyle w:val="Nagwek3"/>
      </w:pPr>
      <w:bookmarkStart w:id="1048" w:name="_Toc302291868"/>
      <w:bookmarkStart w:id="1049" w:name="_Toc302765154"/>
      <w:r>
        <w:t>Wprowadzenie danych i komunikacja z usługą internetową</w:t>
      </w:r>
      <w:bookmarkEnd w:id="1048"/>
      <w:bookmarkEnd w:id="1049"/>
    </w:p>
    <w:p w:rsidR="00B138EA" w:rsidRDefault="00B138EA" w:rsidP="00B138EA">
      <w:pPr>
        <w:pStyle w:val="NormalnyIn"/>
        <w:ind w:firstLine="0"/>
        <w:rPr>
          <w:ins w:id="1050" w:author="Sebastian Łuczak" w:date="2011-09-02T18:18:00Z"/>
        </w:rPr>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1051" w:author="Sebastian Łuczak" w:date="2011-08-31T23:39:00Z">
        <w:r w:rsidR="00FB6215">
          <w:t xml:space="preserve"> (International Mobile Equipment Identi</w:t>
        </w:r>
      </w:ins>
      <w:ins w:id="1052" w:author="Sebastian Łuczak" w:date="2011-08-31T23:40:00Z">
        <w:r w:rsidR="00FB6215">
          <w:t>ty</w:t>
        </w:r>
      </w:ins>
      <w:ins w:id="1053" w:author="Sebastian Łuczak" w:date="2011-08-31T23:39:00Z">
        <w:r w:rsidR="00FB6215">
          <w:t>)</w:t>
        </w:r>
      </w:ins>
      <w:r>
        <w:t xml:space="preserve"> oraz IMSI</w:t>
      </w:r>
      <w:ins w:id="1054" w:author="Sebastian Łuczak" w:date="2011-08-31T23:39:00Z">
        <w:r w:rsidR="00FB6215">
          <w:t xml:space="preserve"> (</w:t>
        </w:r>
      </w:ins>
      <w:ins w:id="1055" w:author="Sebastian Łuczak" w:date="2011-08-31T23:40:00Z">
        <w:r w:rsidR="00FB6215">
          <w:t>International Mobile Subscriber Identity)</w:t>
        </w:r>
      </w:ins>
      <w:del w:id="1056"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p w:rsidR="00F822BC" w:rsidRDefault="00F822BC" w:rsidP="00B138EA">
      <w:pPr>
        <w:pStyle w:val="NormalnyIn"/>
        <w:ind w:firstLine="0"/>
        <w:rPr>
          <w:ins w:id="1057" w:author="Sebastian Łuczak" w:date="2011-09-02T18:18:00Z"/>
        </w:rPr>
      </w:pPr>
    </w:p>
    <w:p w:rsidR="00F822BC" w:rsidRDefault="00F822BC" w:rsidP="00B138EA">
      <w:pPr>
        <w:pStyle w:val="NormalnyIn"/>
        <w:ind w:firstLine="0"/>
        <w:rPr>
          <w:ins w:id="1058" w:author="Sebastian Łuczak" w:date="2011-09-02T18:18:00Z"/>
        </w:rPr>
      </w:pPr>
    </w:p>
    <w:p w:rsidR="00F822BC" w:rsidRDefault="00F822BC" w:rsidP="00B138EA">
      <w:pPr>
        <w:pStyle w:val="NormalnyIn"/>
        <w:ind w:firstLine="0"/>
        <w:rPr>
          <w:ins w:id="1059" w:author="Sebastian Łuczak" w:date="2011-09-02T18:18:00Z"/>
        </w:rPr>
      </w:pPr>
    </w:p>
    <w:p w:rsidR="00726470" w:rsidDel="00AE6239" w:rsidRDefault="00726470" w:rsidP="00B138EA">
      <w:pPr>
        <w:pStyle w:val="NormalnyIn"/>
        <w:ind w:firstLine="0"/>
        <w:rPr>
          <w:del w:id="1060" w:author="Sebastian Łuczak" w:date="2011-09-02T17:29:00Z"/>
        </w:rPr>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del w:id="1061" w:author="Sebastian Łuczak" w:date="2011-09-02T17:29:00Z">
              <w:r w:rsidDel="00AE6239">
                <w:delText>P</w:delText>
              </w:r>
            </w:del>
            <w:ins w:id="1062" w:author="Sebastian Łuczak" w:date="2011-09-02T17:29:00Z">
              <w:r w:rsidR="00AE6239">
                <w:t>P</w:t>
              </w:r>
            </w:ins>
            <w:r>
              <w:t>arametr</w:t>
            </w:r>
          </w:p>
        </w:tc>
        <w:tc>
          <w:tcPr>
            <w:tcW w:w="7402" w:type="dxa"/>
          </w:tcPr>
          <w:p w:rsidR="00B138EA" w:rsidRDefault="00B138EA" w:rsidP="00C06A08">
            <w:pPr>
              <w:pStyle w:val="NormalnyIn"/>
              <w:ind w:firstLine="0"/>
              <w:cnfStyle w:val="100000000000"/>
            </w:pPr>
            <w:r>
              <w:t>Op</w:t>
            </w:r>
            <w:r>
              <w:lastRenderedPageBreak/>
              <w:t>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1063"/>
            <w:r w:rsidRPr="005F34C4">
              <w:rPr>
                <w:b/>
              </w:rPr>
              <w:t>WYMOGI</w:t>
            </w:r>
            <w:commentRangeEnd w:id="1063"/>
            <w:r w:rsidR="00FB6215">
              <w:rPr>
                <w:rStyle w:val="Odwoaniedokomentarza"/>
                <w:rFonts w:ascii="Calibri" w:eastAsia="Calibri" w:hAnsi="Calibri"/>
                <w:lang w:eastAsia="en-US"/>
              </w:rPr>
              <w:commentReference w:id="1063"/>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1064"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1065" w:author="Sebastian" w:date="2011-09-02T16:37:00Z"/>
        </w:rPr>
      </w:pPr>
      <w:del w:id="1066"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067" w:name="_Toc302751714"/>
        <w:bookmarkStart w:id="1068" w:name="_Toc302754965"/>
        <w:bookmarkStart w:id="1069" w:name="_Toc302765155"/>
        <w:bookmarkEnd w:id="1067"/>
        <w:bookmarkEnd w:id="1068"/>
        <w:bookmarkEnd w:id="1069"/>
      </w:del>
    </w:p>
    <w:p w:rsidR="00B138EA" w:rsidRDefault="00B138EA" w:rsidP="00B138EA">
      <w:pPr>
        <w:pStyle w:val="Nagwek3"/>
      </w:pPr>
      <w:bookmarkStart w:id="1070" w:name="_Toc302291869"/>
      <w:bookmarkStart w:id="1071" w:name="_Toc302765156"/>
      <w:r>
        <w:t>Działanie aplikacji</w:t>
      </w:r>
      <w:bookmarkEnd w:id="1070"/>
      <w:bookmarkEnd w:id="1071"/>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072" w:author="Sebastian Łuczak" w:date="2011-08-31T23:41:00Z">
        <w:r w:rsidR="009A0228">
          <w:t xml:space="preserve"> „Odświeżanie…” jeśli informacje z serwera jeszcze nie dotarły,</w:t>
        </w:r>
      </w:ins>
      <w:r>
        <w:t xml:space="preserve"> „W trakcie zlecenia…” lub „Oczekiwanie</w:t>
      </w:r>
      <w:ins w:id="1073"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1074"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niezbędny prz</w:t>
      </w:r>
      <w:r>
        <w:lastRenderedPageBreak/>
        <w:t>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lang w:val="en-US" w:eastAsia="en-US"/>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1" cstate="print"/>
                    <a:stretch>
                      <a:fillRect/>
                    </a:stretch>
                  </pic:blipFill>
                  <pic:spPr>
                    <a:xfrm>
                      <a:off x="0" y="0"/>
                      <a:ext cx="1877093" cy="3128489"/>
                    </a:xfrm>
                    <a:prstGeom prst="rect">
                      <a:avLst/>
                    </a:prstGeom>
                  </pic:spPr>
                </pic:pic>
              </a:graphicData>
            </a:graphic>
          </wp:inline>
        </w:drawing>
      </w:r>
      <w:r>
        <w:rPr>
          <w:noProof/>
          <w:lang w:val="en-US" w:eastAsia="en-US"/>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2" cstate="print"/>
                    <a:stretch>
                      <a:fillRect/>
                    </a:stretch>
                  </pic:blipFill>
                  <pic:spPr>
                    <a:xfrm>
                      <a:off x="0" y="0"/>
                      <a:ext cx="1876671" cy="3127786"/>
                    </a:xfrm>
                    <a:prstGeom prst="rect">
                      <a:avLst/>
                    </a:prstGeom>
                  </pic:spPr>
                </pic:pic>
              </a:graphicData>
            </a:graphic>
          </wp:inline>
        </w:drawing>
      </w:r>
      <w:r>
        <w:rPr>
          <w:noProof/>
          <w:lang w:val="en-US" w:eastAsia="en-US"/>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3" cstate="print"/>
                    <a:stretch>
                      <a:fillRect/>
                    </a:stretch>
                  </pic:blipFill>
                  <pic:spPr>
                    <a:xfrm>
                      <a:off x="0" y="0"/>
                      <a:ext cx="1871977" cy="3119961"/>
                    </a:xfrm>
                    <a:prstGeom prst="rect">
                      <a:avLst/>
                    </a:prstGeom>
                  </pic:spPr>
                </pic:pic>
              </a:graphicData>
            </a:graphic>
          </wp:inline>
        </w:drawing>
      </w:r>
    </w:p>
    <w:p w:rsidR="00144CF8" w:rsidRDefault="00C759F9">
      <w:pPr>
        <w:pStyle w:val="NormalnyIn"/>
        <w:ind w:firstLine="0"/>
        <w:rPr>
          <w:del w:id="1075" w:author="Sebastian Łuczak" w:date="2011-09-02T10:43:00Z"/>
        </w:rPr>
        <w:pPrChange w:id="1076" w:author="Sebastian Łuczak" w:date="2011-09-02T10:43:00Z">
          <w:pPr>
            <w:jc w:val="left"/>
          </w:pPr>
        </w:pPrChange>
      </w:pPr>
      <w:r>
        <w:t>PODPIS</w:t>
      </w:r>
    </w:p>
    <w:p w:rsidR="00726470" w:rsidRDefault="00726470" w:rsidP="00B138EA">
      <w:pPr>
        <w:pStyle w:val="NormalnyIn"/>
        <w:ind w:firstLine="0"/>
        <w:rPr>
          <w:ins w:id="1077" w:author="Sebastian Łuczak" w:date="2011-09-02T10:43:00Z"/>
        </w:rPr>
      </w:pPr>
    </w:p>
    <w:p w:rsidR="00B138EA" w:rsidDel="00726470" w:rsidRDefault="00B138EA" w:rsidP="00B138EA">
      <w:pPr>
        <w:pStyle w:val="NormalnyIn"/>
        <w:ind w:firstLine="0"/>
        <w:rPr>
          <w:del w:id="1078" w:author="Sebastian Łuczak" w:date="2011-09-02T10:43:00Z"/>
        </w:rPr>
      </w:pPr>
    </w:p>
    <w:p w:rsidR="00C759F9" w:rsidDel="00726470" w:rsidRDefault="00C759F9" w:rsidP="00B138EA">
      <w:pPr>
        <w:pStyle w:val="NormalnyIn"/>
        <w:ind w:firstLine="0"/>
        <w:rPr>
          <w:del w:id="1079" w:author="Sebastian Łuczak" w:date="2011-09-02T10:43:00Z"/>
        </w:rPr>
      </w:pPr>
    </w:p>
    <w:p w:rsidR="00144CF8" w:rsidRDefault="00275BF1">
      <w:pPr>
        <w:pStyle w:val="NormalnyIn"/>
        <w:ind w:firstLine="0"/>
        <w:pPrChange w:id="1080" w:author="Sebastian Łuczak" w:date="2011-09-02T10:43:00Z">
          <w:pPr>
            <w:jc w:val="left"/>
          </w:pPr>
        </w:pPrChange>
      </w:pPr>
      <w:del w:id="1081"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1082"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083"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084" w:author="Sebastian Łuczak" w:date="2011-08-31T23:42:00Z">
        <w:r w:rsidR="00425FBC">
          <w:t xml:space="preserve"> (</w:t>
        </w:r>
      </w:ins>
      <w:ins w:id="1085" w:author="Sebastian Łuczak" w:date="2011-08-31T23:43:00Z">
        <w:r w:rsidR="00425FBC">
          <w:t>ANR - Application Not Responding</w:t>
        </w:r>
      </w:ins>
      <w:ins w:id="1086" w:author="Sebastian Łuczak" w:date="2011-08-31T23:42:00Z">
        <w:r w:rsidR="00425FBC">
          <w:t>)</w:t>
        </w:r>
      </w:ins>
      <w:r>
        <w:t>.</w:t>
      </w:r>
    </w:p>
    <w:p w:rsidR="00144CF8" w:rsidRDefault="00B138EA">
      <w:pPr>
        <w:pStyle w:val="NormalnyIn"/>
        <w:rPr>
          <w:del w:id="1087" w:author="Sebastian Łuczak" w:date="2011-08-31T23:44:00Z"/>
        </w:rPr>
        <w:pPrChange w:id="1088" w:author="Sebastian Łuczak" w:date="2011-09-02T11:00:00Z">
          <w:pPr>
            <w:pStyle w:val="Nagwek3"/>
          </w:pPr>
        </w:pPrChange>
      </w:pPr>
      <w:bookmarkStart w:id="1089" w:name="_Toc302291870"/>
      <w:del w:id="1090" w:author="Sebastian Łuczak" w:date="2011-08-31T23:44:00Z">
        <w:r w:rsidDel="00940286">
          <w:delText>Wpływ na zużycie baterii</w:delText>
        </w:r>
        <w:bookmarkEnd w:id="1089"/>
      </w:del>
    </w:p>
    <w:p w:rsidR="00144CF8" w:rsidRDefault="00B138EA">
      <w:pPr>
        <w:pStyle w:val="NormalnyIn"/>
        <w:rPr>
          <w:del w:id="1091" w:author="Sebastian Łuczak" w:date="2011-08-31T23:44:00Z"/>
        </w:rPr>
        <w:pPrChange w:id="1092" w:author="Sebastian Łuczak" w:date="2011-09-02T11:00:00Z">
          <w:pPr>
            <w:pStyle w:val="NormalnyIn"/>
            <w:ind w:firstLine="0"/>
          </w:pPr>
        </w:pPrChange>
      </w:pPr>
      <w:del w:id="1093"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144CF8" w:rsidRDefault="00B138EA">
      <w:pPr>
        <w:pStyle w:val="NormalnyIn"/>
        <w:rPr>
          <w:rFonts w:eastAsiaTheme="majorEastAsia" w:cstheme="majorBidi"/>
          <w:b/>
          <w:bCs/>
          <w:caps/>
          <w:szCs w:val="26"/>
        </w:rPr>
        <w:pPrChange w:id="1094" w:author="Sebastian Łuczak" w:date="2011-09-02T11:00:00Z">
          <w:pPr>
            <w:jc w:val="left"/>
          </w:pPr>
        </w:pPrChange>
      </w:pPr>
      <w:bookmarkStart w:id="1095" w:name="_Toc302291871"/>
      <w:del w:id="1096" w:author="Sebastian Łuczak" w:date="2011-09-02T11:00:00Z">
        <w:r w:rsidDel="002E623B">
          <w:br w:type="page"/>
        </w:r>
      </w:del>
    </w:p>
    <w:p w:rsidR="00B138EA" w:rsidRDefault="00B138EA" w:rsidP="00B138EA">
      <w:pPr>
        <w:pStyle w:val="Nagwek2"/>
      </w:pPr>
      <w:bookmarkStart w:id="1097" w:name="_Toc302765157"/>
      <w:r>
        <w:t>Opis aplikacj</w:t>
      </w:r>
      <w:r>
        <w:lastRenderedPageBreak/>
        <w:t>i administracyjnej na telefon komórkowy</w:t>
      </w:r>
      <w:bookmarkEnd w:id="1095"/>
      <w:bookmarkEnd w:id="1097"/>
    </w:p>
    <w:p w:rsidR="00B138EA" w:rsidRDefault="00B138EA" w:rsidP="00B138EA">
      <w:pPr>
        <w:pStyle w:val="Nagwek3"/>
      </w:pPr>
      <w:bookmarkStart w:id="1098" w:name="_Toc302765158"/>
      <w:r>
        <w:t>Cel powstania</w:t>
      </w:r>
      <w:bookmarkEnd w:id="1098"/>
    </w:p>
    <w:p w:rsidR="00B138EA" w:rsidRDefault="00B138EA" w:rsidP="00B138EA">
      <w:pPr>
        <w:pStyle w:val="NormalnyIn"/>
        <w:ind w:firstLine="0"/>
      </w:pPr>
      <w:r>
        <w:t xml:space="preserve">Aplikacja administracyjna używana jest do rejestracji lokalizacji usługowych przez </w:t>
      </w:r>
      <w:ins w:id="1099"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100" w:name="_Toc302765159"/>
      <w:r>
        <w:t>Główne założenia</w:t>
      </w:r>
      <w:bookmarkEnd w:id="1100"/>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101" w:name="_Toc302765160"/>
      <w:r>
        <w:t>Działanie aplikacji</w:t>
      </w:r>
      <w:bookmarkEnd w:id="1101"/>
    </w:p>
    <w:p w:rsidR="00B138EA" w:rsidRDefault="00B138EA" w:rsidP="00B138EA">
      <w:pPr>
        <w:pStyle w:val="NormalnyIn"/>
        <w:ind w:firstLine="0"/>
      </w:pPr>
      <w:r>
        <w:t>Po uruchomieniu aplikacji użytkownik proszony jest o wprowadzenie nazwy użytkownika i hasła. Przy procesie autoryzacji</w:t>
      </w:r>
      <w:ins w:id="1102" w:author="Sebastian" w:date="2011-09-01T11:17:00Z">
        <w:r w:rsidR="00E85A6F">
          <w:t>,</w:t>
        </w:r>
      </w:ins>
      <w:r>
        <w:t xml:space="preserve"> prócz zestawu danych wspomnianych w rozdziale opisującym aplikację kliencką, weryfikowana jest również rola przydzielona użytkownikowi w systemie. Użytkownicy typu ROLE_USER nie mogą używać tej aplikacji i ich próby są odrzucane przez system. Po poprawn</w:t>
      </w:r>
      <w:del w:id="1103" w:author="Sebastian" w:date="2011-09-01T11:17:00Z">
        <w:r w:rsidDel="00E85A6F">
          <w:delText>ej autoryzacji</w:delText>
        </w:r>
      </w:del>
      <w:ins w:id="1104" w:author="Sebastian" w:date="2011-09-01T11:17:00Z">
        <w:r w:rsidR="00E85A6F">
          <w:t>ym</w:t>
        </w:r>
      </w:ins>
      <w:ins w:id="1105" w:author="Sebastian" w:date="2011-09-01T11:18:00Z">
        <w:r w:rsidR="00E85A6F">
          <w:t xml:space="preserve"> uwierzytelnieniu</w:t>
        </w:r>
      </w:ins>
      <w:del w:id="1106" w:author="Sebastian" w:date="2011-09-01T11:17:00Z">
        <w:r w:rsidDel="00E85A6F">
          <w:delText xml:space="preserve"> </w:delText>
        </w:r>
      </w:del>
      <w:del w:id="1107" w:author="Sebastian" w:date="2011-09-01T11:18:00Z">
        <w:r w:rsidDel="00E85A6F">
          <w:delText>w systemie</w:delText>
        </w:r>
      </w:del>
      <w:ins w:id="1108"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109"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110" w:author="Sebastian" w:date="2011-09-01T11:18:00Z">
        <w:r w:rsidDel="00E85A6F">
          <w:delText xml:space="preserve">orientacyjną </w:delText>
        </w:r>
      </w:del>
      <w:ins w:id="1111" w:author="Sebastian" w:date="2011-09-01T11:18:00Z">
        <w:r w:rsidR="00E85A6F">
          <w:t xml:space="preserve">skrótową </w:t>
        </w:r>
      </w:ins>
      <w:r>
        <w:t xml:space="preserve">nazwę kontrahenta i jego numer NIP. Pola formularza podlegają walidacji, a </w:t>
      </w:r>
      <w:ins w:id="1112" w:author="Sebastian" w:date="2011-09-01T11:18:00Z">
        <w:r w:rsidR="00E85A6F">
          <w:t>skrótowa</w:t>
        </w:r>
      </w:ins>
      <w:del w:id="1113" w:author="Sebastian" w:date="2011-09-01T11:18:00Z">
        <w:r w:rsidDel="00E85A6F">
          <w:delText>orientacyjna</w:delText>
        </w:r>
      </w:del>
      <w:r>
        <w:t xml:space="preserve"> nazwa kontrahenta brana jest pod uwagę jedynie w sytuacji w której ma miejsce rejestracja nowego klienta. </w:t>
      </w:r>
    </w:p>
    <w:p w:rsidR="00144CF8" w:rsidRDefault="00B138EA">
      <w:pPr>
        <w:pStyle w:val="NormalnyIn"/>
        <w:ind w:firstLine="708"/>
        <w:pPrChange w:id="1114"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115" w:author="Sebastian" w:date="2011-09-01T11:18:00Z">
        <w:r w:rsidR="00E85A6F">
          <w:t xml:space="preserve">, </w:t>
        </w:r>
      </w:ins>
      <w:del w:id="1116"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117" w:author="Sebastian" w:date="2011-09-01T11:19:00Z">
        <w:r w:rsidDel="00E85A6F">
          <w:delText xml:space="preserve">użytkownika </w:delText>
        </w:r>
      </w:del>
      <w:ins w:id="1118"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1119" w:author="Sebastian" w:date="2011-09-01T11:19:00Z">
        <w:r w:rsidR="00132F5A" w:rsidDel="00E85A6F">
          <w:delText>Tag</w:delText>
        </w:r>
      </w:del>
      <w:ins w:id="1120" w:author="Sebastian" w:date="2011-09-01T11:19:00Z">
        <w:r w:rsidR="00E85A6F">
          <w:t>znacznik</w:t>
        </w:r>
      </w:ins>
      <w:r>
        <w:t>” rozpoczyna walidację formularza.</w:t>
      </w:r>
    </w:p>
    <w:p w:rsidR="00DF19F3" w:rsidRDefault="00B138EA" w:rsidP="00B138EA">
      <w:pPr>
        <w:pStyle w:val="NormalnyIn"/>
        <w:ind w:firstLine="708"/>
      </w:pPr>
      <w:r>
        <w:t xml:space="preserve">Po pomyślnym </w:t>
      </w:r>
      <w:r>
        <w:lastRenderedPageBreak/>
        <w:t xml:space="preserve">przejściu walidacji pól, aplikacja zwraca się do użytkownika z prośbą o zbliżenie znacznika i korzystając z systemu </w:t>
      </w:r>
      <w:del w:id="1121" w:author="Sebastian" w:date="2011-09-01T11:19:00Z">
        <w:r w:rsidDel="00E85A6F">
          <w:delText xml:space="preserve">foreground </w:delText>
        </w:r>
      </w:del>
      <w:ins w:id="1122" w:author="Sebastian" w:date="2011-09-01T11:19:00Z">
        <w:r w:rsidR="00E85A6F">
          <w:t xml:space="preserve">Foreground </w:t>
        </w:r>
      </w:ins>
      <w:r>
        <w:t>dispatch</w:t>
      </w:r>
      <w:del w:id="1123" w:author="Sebastian" w:date="2011-09-01T11:29:00Z">
        <w:r w:rsidDel="00DC5CFE">
          <w:delText>ing</w:delText>
        </w:r>
      </w:del>
      <w:r>
        <w:t xml:space="preserve"> </w:t>
      </w:r>
      <w:customXmlInsRangeStart w:id="1124" w:author="Sebastian" w:date="2011-09-01T11:19:00Z"/>
      <w:sdt>
        <w:sdtPr>
          <w:id w:val="1428767"/>
          <w:citation/>
        </w:sdtPr>
        <w:sdtContent>
          <w:customXmlInsRangeEnd w:id="1124"/>
          <w:ins w:id="1125" w:author="Sebastian" w:date="2011-09-01T11:19:00Z">
            <w:r w:rsidR="00E62150">
              <w:fldChar w:fldCharType="begin"/>
            </w:r>
            <w:r w:rsidR="00E85A6F">
              <w:instrText xml:space="preserve"> CITATION Goo11 \l 1045 </w:instrText>
            </w:r>
          </w:ins>
          <w:r w:rsidR="00E62150">
            <w:fldChar w:fldCharType="separate"/>
          </w:r>
          <w:r w:rsidR="00B57808">
            <w:rPr>
              <w:noProof/>
            </w:rPr>
            <w:t>[16]</w:t>
          </w:r>
          <w:ins w:id="1126" w:author="Sebastian" w:date="2011-09-01T11:19:00Z">
            <w:r w:rsidR="00E62150">
              <w:fldChar w:fldCharType="end"/>
            </w:r>
          </w:ins>
          <w:customXmlInsRangeStart w:id="1127" w:author="Sebastian" w:date="2011-09-01T11:19:00Z"/>
        </w:sdtContent>
      </w:sdt>
      <w:customXmlInsRangeEnd w:id="1127"/>
      <w:ins w:id="1128" w:author="Sebastian" w:date="2011-09-01T11:22:00Z">
        <w:r w:rsidR="00B6632E">
          <w:t xml:space="preserve"> dostrojonego tak, aby reagował tylko na znaczniki typ</w:t>
        </w:r>
      </w:ins>
      <w:ins w:id="1129" w:author="Sebastian" w:date="2011-09-01T11:23:00Z">
        <w:r w:rsidR="00B6632E">
          <w:t>u Mifare Ultralight,</w:t>
        </w:r>
      </w:ins>
      <w:del w:id="1130"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1131" w:author="Sebastian" w:date="2011-09-01T11:26:00Z"/>
        </w:rPr>
      </w:pPr>
      <w:r>
        <w:t xml:space="preserve">W następnym kroku, jeśli użytkownik zbliży znacznik, </w:t>
      </w:r>
      <w:ins w:id="1132"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E62150" w:rsidRPr="00E62150">
        <w:rPr>
          <w:rPrChange w:id="1133" w:author="Sebastian" w:date="2011-09-01T11:23:00Z">
            <w:rPr>
              <w:b/>
              <w:color w:val="0000FF"/>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134" w:author="Sebastian" w:date="2011-09-01T11:24:00Z">
        <w:r w:rsidR="00DC5CFE">
          <w:t>.</w:t>
        </w:r>
        <w:r w:rsidR="00A55E3E">
          <w:t xml:space="preserve"> </w:t>
        </w:r>
      </w:ins>
      <w:ins w:id="1135" w:author="Sebastian" w:date="2011-09-01T11:25:00Z">
        <w:r w:rsidR="00DC5CFE">
          <w:t>Wniosek taki wynika z faktu, i</w:t>
        </w:r>
      </w:ins>
      <w:ins w:id="1136" w:author="Sebastian" w:date="2011-09-01T11:24:00Z">
        <w:r w:rsidR="00A55E3E">
          <w:t xml:space="preserve">ż </w:t>
        </w:r>
      </w:ins>
      <w:ins w:id="1137" w:author="Sebastian" w:date="2011-09-01T11:25:00Z">
        <w:r w:rsidR="00DC5CFE">
          <w:t>ograniczony rozmiar pamięci znacznika nie pozwalał zapisać kompletu danych, a częst</w:t>
        </w:r>
      </w:ins>
      <w:ins w:id="1138" w:author="Sebastian" w:date="2011-09-01T11:26:00Z">
        <w:r w:rsidR="00DC5CFE">
          <w:t>o nawet jednego, długiego pola</w:t>
        </w:r>
      </w:ins>
      <w:r>
        <w:t>.</w:t>
      </w:r>
      <w:ins w:id="1139"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1140" w:author="Sebastian" w:date="2011-09-01T11:37:00Z"/>
        </w:rPr>
      </w:pPr>
      <w:r>
        <w:t xml:space="preserve">Z tego powodu </w:t>
      </w:r>
      <w:ins w:id="1141" w:author="Sebastian" w:date="2011-09-01T11:27:00Z">
        <w:r w:rsidR="00DC5CFE">
          <w:t xml:space="preserve">rejestracja kompletu danych odbywa się po stronie usługi internetowej, </w:t>
        </w:r>
      </w:ins>
      <w:ins w:id="1142" w:author="Sebastian" w:date="2011-09-01T11:28:00Z">
        <w:r w:rsidR="00DC5CFE">
          <w:t>a</w:t>
        </w:r>
      </w:ins>
      <w:del w:id="1143" w:author="Sebastian" w:date="2011-09-01T11:28:00Z">
        <w:r w:rsidDel="00DC5CFE">
          <w:delText>w procesie rejestracji</w:delText>
        </w:r>
      </w:del>
      <w:del w:id="1144" w:author="Sebastian" w:date="2011-09-01T11:27:00Z">
        <w:r w:rsidDel="00DC5CFE">
          <w:delText>,</w:delText>
        </w:r>
      </w:del>
      <w:r>
        <w:t xml:space="preserve"> na znaczniku zapisywana jest tylko nazwa aplikacji</w:t>
      </w:r>
      <w:del w:id="1145" w:author="Sebastian" w:date="2011-09-01T11:27:00Z">
        <w:r w:rsidDel="00DC5CFE">
          <w:delText>, a cała rejestracja zachodzi po stronie usługi internetowej</w:delText>
        </w:r>
      </w:del>
      <w:r>
        <w:t>.</w:t>
      </w:r>
      <w:ins w:id="1146" w:author="Sebastian" w:date="2011-09-01T11:28:00Z">
        <w:r w:rsidR="00DC5CFE">
          <w:t xml:space="preserve"> Zapis ten</w:t>
        </w:r>
      </w:ins>
      <w:ins w:id="1147" w:author="Sebastian" w:date="2011-09-01T11:29:00Z">
        <w:r w:rsidR="00DC5CFE">
          <w:t>, choć również wydaje się zbędnym,</w:t>
        </w:r>
      </w:ins>
      <w:ins w:id="1148" w:author="Sebastian" w:date="2011-09-01T11:28:00Z">
        <w:r w:rsidR="00DC5CFE">
          <w:t xml:space="preserve"> powodowany jest przyczynami technicznymi</w:t>
        </w:r>
      </w:ins>
      <w:ins w:id="1149" w:author="Sebastian" w:date="2011-09-01T11:29:00Z">
        <w:r w:rsidR="00DC5CFE">
          <w:t>. J</w:t>
        </w:r>
      </w:ins>
      <w:ins w:id="1150" w:author="Sebastian" w:date="2011-09-01T11:28:00Z">
        <w:r w:rsidR="00DC5CFE">
          <w:t>ak zaznaczyłem w rozdziale opisującym aplikację kliencką, system</w:t>
        </w:r>
      </w:ins>
      <w:ins w:id="1151" w:author="Sebastian" w:date="2011-09-01T11:29:00Z">
        <w:r w:rsidR="00DC5CFE">
          <w:t xml:space="preserve"> Foreground dispatch pierwszą filtrację </w:t>
        </w:r>
      </w:ins>
      <w:ins w:id="1152" w:author="Sebastian" w:date="2011-09-01T11:30:00Z">
        <w:r w:rsidR="00DC5CFE">
          <w:t xml:space="preserve">aplikacji do obsłużenia znacznika </w:t>
        </w:r>
      </w:ins>
      <w:ins w:id="1153" w:author="Sebastian" w:date="2011-09-01T11:29:00Z">
        <w:r w:rsidR="00DC5CFE">
          <w:t>wykonuje na podstawie typu danych przechowywanych przez znacznik.</w:t>
        </w:r>
      </w:ins>
      <w:ins w:id="1154" w:author="Sebastian" w:date="2011-09-01T11:30:00Z">
        <w:r w:rsidR="00DC5CFE">
          <w:t xml:space="preserve"> Jedną z możliwości jest określenie typu </w:t>
        </w:r>
      </w:ins>
      <w:ins w:id="1155" w:author="Sebastian" w:date="2011-09-01T11:31:00Z">
        <w:r w:rsidR="00DC5CFE">
          <w:t xml:space="preserve">danych </w:t>
        </w:r>
      </w:ins>
      <w:ins w:id="1156" w:author="Sebastian" w:date="2011-09-01T11:30:00Z">
        <w:r w:rsidR="00DC5CFE">
          <w:t>MI</w:t>
        </w:r>
      </w:ins>
      <w:ins w:id="1157" w:author="Sebastian" w:date="2011-09-01T11:31:00Z">
        <w:r w:rsidR="00DC5CFE">
          <w:t>ME</w:t>
        </w:r>
      </w:ins>
      <w:del w:id="1158" w:author="Sebastian" w:date="2011-09-01T11:27:00Z">
        <w:r w:rsidDel="00DC5CFE">
          <w:delText xml:space="preserve"> </w:delText>
        </w:r>
      </w:del>
      <w:ins w:id="1159" w:author="Sebastian" w:date="2011-09-01T11:31:00Z">
        <w:r w:rsidR="00DC5CFE">
          <w:t xml:space="preserve"> na jaki ma reagować dana aplikacja</w:t>
        </w:r>
      </w:ins>
      <w:ins w:id="1160" w:author="Sebastian" w:date="2011-09-01T11:33:00Z">
        <w:r w:rsidR="00DC5CFE">
          <w:t xml:space="preserve">. Ponieważ typy </w:t>
        </w:r>
      </w:ins>
      <w:ins w:id="1161" w:author="Sebastian" w:date="2011-09-01T11:35:00Z">
        <w:r w:rsidR="005D049A">
          <w:t xml:space="preserve">te </w:t>
        </w:r>
      </w:ins>
      <w:ins w:id="1162" w:author="Sebastian" w:date="2011-09-01T11:34:00Z">
        <w:r w:rsidR="00DC5CFE">
          <w:t xml:space="preserve">można niezwykle łatwo tworzyć (ale nie rejestrować!), postanowiłem </w:t>
        </w:r>
      </w:ins>
      <w:ins w:id="1163" w:author="Sebastian" w:date="2011-09-01T11:35:00Z">
        <w:r w:rsidR="005D049A">
          <w:t xml:space="preserve">zapisywać </w:t>
        </w:r>
      </w:ins>
      <w:ins w:id="1164" w:author="Sebastian" w:date="2011-09-01T11:37:00Z">
        <w:r w:rsidR="005D049A">
          <w:t xml:space="preserve">na znaczniku </w:t>
        </w:r>
      </w:ins>
      <w:ins w:id="1165" w:author="Sebastian" w:date="2011-09-01T11:35:00Z">
        <w:r w:rsidR="005D049A">
          <w:t xml:space="preserve">nazwę aplikacji przy użyciu własnego typu </w:t>
        </w:r>
      </w:ins>
      <w:ins w:id="1166" w:author="Sebastian" w:date="2011-09-01T11:36:00Z">
        <w:r w:rsidR="00E62150" w:rsidRPr="00E62150">
          <w:rPr>
            <w:i/>
            <w:rPrChange w:id="1167" w:author="Sebastian" w:date="2011-09-01T11:37:00Z">
              <w:rPr>
                <w:color w:val="0000FF"/>
                <w:u w:val="single"/>
              </w:rPr>
            </w:rPrChange>
          </w:rPr>
          <w:t>text/vnd.</w:t>
        </w:r>
      </w:ins>
      <w:ins w:id="1168" w:author="Sebastian" w:date="2011-09-01T11:37:00Z">
        <w:r w:rsidR="00E62150" w:rsidRPr="00E62150">
          <w:rPr>
            <w:i/>
            <w:rPrChange w:id="1169" w:author="Sebastian" w:date="2011-09-01T11:37:00Z">
              <w:rPr>
                <w:color w:val="0000FF"/>
                <w:u w:val="single"/>
              </w:rPr>
            </w:rPrChange>
          </w:rPr>
          <w:t>timecontrol</w:t>
        </w:r>
        <w:r w:rsidR="005D049A">
          <w:t>.</w:t>
        </w:r>
      </w:ins>
    </w:p>
    <w:p w:rsidR="005D049A" w:rsidRPr="005D049A" w:rsidRDefault="005D049A" w:rsidP="00DC5CFE">
      <w:pPr>
        <w:pStyle w:val="NormalnyIn"/>
        <w:ind w:firstLine="708"/>
        <w:rPr>
          <w:b/>
          <w:rPrChange w:id="1170" w:author="Sebastian" w:date="2011-09-01T11:37:00Z">
            <w:rPr/>
          </w:rPrChange>
        </w:rPr>
      </w:pPr>
      <w:ins w:id="1171" w:author="Sebastian" w:date="2011-09-01T11:37:00Z">
        <w:r>
          <w:t>W efekcie jedyną aplikacją która zgłasza się do obsłużenia tego znacznika jest moja aplikacja kliencka. Skraca to czas wyw</w:t>
        </w:r>
      </w:ins>
      <w:ins w:id="1172"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lang w:val="en-US" w:eastAsia="en-US"/>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4" cstate="print"/>
                    <a:stretch>
                      <a:fillRect/>
                    </a:stretch>
                  </pic:blipFill>
                  <pic:spPr>
                    <a:xfrm>
                      <a:off x="0" y="0"/>
                      <a:ext cx="1770837" cy="2951394"/>
                    </a:xfrm>
                    <a:prstGeom prst="rect">
                      <a:avLst/>
                    </a:prstGeom>
                  </pic:spPr>
                </pic:pic>
              </a:graphicData>
            </a:graphic>
          </wp:inline>
        </w:drawing>
      </w:r>
      <w:r>
        <w:rPr>
          <w:noProof/>
          <w:lang w:val="en-US" w:eastAsia="en-US"/>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5"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1173" w:author="Sebastian" w:date="2011-09-01T11:38:00Z"/>
        </w:rPr>
      </w:pPr>
    </w:p>
    <w:p w:rsidR="00B138EA" w:rsidRDefault="00B138EA" w:rsidP="00B138EA">
      <w:pPr>
        <w:pStyle w:val="NormalnyIn"/>
        <w:ind w:firstLine="708"/>
      </w:pPr>
      <w:del w:id="1174" w:author="Sebastian" w:date="2011-09-01T11:38:00Z">
        <w:r w:rsidDel="005D049A">
          <w:delText xml:space="preserve">W </w:delText>
        </w:r>
        <w:r w:rsidDel="005D049A">
          <w:lastRenderedPageBreak/>
          <w:delText>chwili obecnej, z przyczyn finansowych (nie mamy dostępu do nieograniczonej liczby znaczników), funkcja blokowania zapisu na znaczniku jest wyłączona. Za</w:delText>
        </w:r>
      </w:del>
      <w:ins w:id="1175"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1176" w:author="Sebastian" w:date="2011-09-01T11:38:00Z">
        <w:r w:rsidDel="005D049A">
          <w:delText xml:space="preserve"> i</w:delText>
        </w:r>
      </w:del>
      <w:ins w:id="1177" w:author="Sebastian" w:date="2011-09-01T11:38:00Z">
        <w:r w:rsidR="005D049A">
          <w:t xml:space="preserve"> or</w:t>
        </w:r>
      </w:ins>
      <w:ins w:id="1178"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1179" w:name="_Toc302765161"/>
      <w:r>
        <w:t xml:space="preserve">Opis panelu </w:t>
      </w:r>
      <w:r w:rsidR="00155EC5">
        <w:t>administracyjnego</w:t>
      </w:r>
      <w:bookmarkEnd w:id="1179"/>
    </w:p>
    <w:p w:rsidR="001417C4" w:rsidRDefault="001417C4" w:rsidP="001417C4">
      <w:pPr>
        <w:pStyle w:val="Nagwek3"/>
      </w:pPr>
      <w:bookmarkStart w:id="1180" w:name="_Toc302765162"/>
      <w:r>
        <w:t>Cel powstania</w:t>
      </w:r>
      <w:bookmarkEnd w:id="1180"/>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1181" w:author="Sebastian" w:date="2011-09-01T11:39:00Z">
        <w:r w:rsidR="005D049A">
          <w:t xml:space="preserve">ami </w:t>
        </w:r>
      </w:ins>
      <w:del w:id="1182"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1183" w:author="Sebastian" w:date="2011-09-01T11:39:00Z">
        <w:r w:rsidRPr="00A83708" w:rsidDel="005D049A">
          <w:delText>funkcjonalnością</w:delText>
        </w:r>
      </w:del>
      <w:ins w:id="1184" w:author="Sebastian" w:date="2011-09-01T11:39:00Z">
        <w:r w:rsidR="005D049A" w:rsidRPr="00A83708">
          <w:t>funkcj</w:t>
        </w:r>
        <w:r w:rsidR="005D049A">
          <w:t>o</w:t>
        </w:r>
      </w:ins>
      <w:ins w:id="1185" w:author="Sebastian" w:date="2011-09-01T11:40:00Z">
        <w:r w:rsidR="005D049A">
          <w:t>m</w:t>
        </w:r>
      </w:ins>
      <w:r w:rsidRPr="00A83708">
        <w:t xml:space="preserve">, mogą </w:t>
      </w:r>
      <w:ins w:id="1186"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1187"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1188" w:name="_Toc302765163"/>
      <w:r>
        <w:t>Szczegóły imp</w:t>
      </w:r>
      <w:r>
        <w:lastRenderedPageBreak/>
        <w:t>lementacyjne</w:t>
      </w:r>
      <w:bookmarkEnd w:id="1188"/>
    </w:p>
    <w:p w:rsidR="00135903" w:rsidRDefault="00135903" w:rsidP="008A3B8F">
      <w:pPr>
        <w:pStyle w:val="NormalnyIn"/>
        <w:ind w:firstLine="0"/>
      </w:pPr>
      <w:r>
        <w:t xml:space="preserve">Aplikacja webowa do poprawnego działania wymaga obecności dowolnego serwera aplikacyjnego zgodnego ze standardem Java </w:t>
      </w:r>
      <w:del w:id="1189" w:author="Sebastian" w:date="2011-09-01T11:40:00Z">
        <w:r w:rsidDel="005D049A">
          <w:delText xml:space="preserve">Enetrpriese </w:delText>
        </w:r>
      </w:del>
      <w:ins w:id="1190" w:author="Sebastian" w:date="2011-09-01T11:40:00Z">
        <w:r w:rsidR="005D049A">
          <w:t xml:space="preserve">Enterprise </w:t>
        </w:r>
      </w:ins>
      <w:r>
        <w:t>Edition. Musi być on kompa</w:t>
      </w:r>
      <w:r w:rsidR="00FE1FE4">
        <w:t>tybilny z technologią Servletów</w:t>
      </w:r>
      <w:r>
        <w:t xml:space="preserve"> oraz Java Server Pages. W naszym przypadku</w:t>
      </w:r>
      <w:r w:rsidR="00FE1FE4">
        <w:t>,</w:t>
      </w:r>
      <w:r>
        <w:t xml:space="preserve"> zdecydowałem się na użycie serwera aplikacyjnego Apache Tomcat w wersji 6.0.32. Dzięki niemu mogłem stworzyć warstwę prezentacji opartą na stronach JSP współpracujących z bibliotekami JSTL (ang. Java Standard Tag Library</w:t>
      </w:r>
      <w:del w:id="1191"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r w:rsidRPr="00A83708">
        <w:t>Tomcat 6.0.32</w:t>
      </w:r>
    </w:p>
    <w:p w:rsidR="00A83708" w:rsidRPr="00A83708" w:rsidRDefault="00A83708" w:rsidP="00A83708">
      <w:pPr>
        <w:pStyle w:val="NormalnyIn"/>
        <w:numPr>
          <w:ilvl w:val="0"/>
          <w:numId w:val="38"/>
        </w:numPr>
      </w:pPr>
      <w:r w:rsidRPr="00A83708">
        <w:t>Oracle 10g XE wraz z sterownikiem jdbc w wersji 6</w:t>
      </w:r>
    </w:p>
    <w:p w:rsidR="00A83708" w:rsidRPr="00A83708" w:rsidRDefault="00A83708" w:rsidP="00A83708">
      <w:pPr>
        <w:pStyle w:val="NormalnyIn"/>
        <w:numPr>
          <w:ilvl w:val="0"/>
          <w:numId w:val="38"/>
        </w:numPr>
      </w:pPr>
      <w:r w:rsidRPr="00A83708">
        <w:t>Eclipse Helios wraz z zainstalowanym pakietem Web Tools Platform</w:t>
      </w:r>
    </w:p>
    <w:p w:rsidR="00347211" w:rsidRDefault="00347211" w:rsidP="00347211">
      <w:pPr>
        <w:pStyle w:val="NormalnyIn"/>
      </w:pPr>
    </w:p>
    <w:p w:rsidR="00BE4FBF" w:rsidDel="005D049A" w:rsidRDefault="00BE4FBF" w:rsidP="005D049A">
      <w:pPr>
        <w:pStyle w:val="NormalnyIn"/>
        <w:rPr>
          <w:del w:id="1192" w:author="Sebastian" w:date="2011-09-01T11:41:00Z"/>
        </w:rPr>
      </w:pPr>
      <w:r>
        <w:t>Dodatkowo, panel administracyjny został wykonany w oparciu o szkielet aplikacji Spring w wersji 3.0.1, pakiet Spring Security w wersji 3.0.5 oraz technologię ORM (ang. Object Relational Mapping )</w:t>
      </w:r>
      <w:r w:rsidR="00FE1FE4">
        <w:t>,</w:t>
      </w:r>
      <w:r>
        <w:t xml:space="preserve"> którą dostarcza Hibernate 3. W celu zapewnienia poprawności logowania zdarzeń aplikacji oraz ewentualnych wyjątków zawarty został również Framework </w:t>
      </w:r>
      <w:del w:id="1193" w:author="Sebastian" w:date="2011-09-01T11:41:00Z">
        <w:r w:rsidDel="005D049A">
          <w:delText>Log4j</w:delText>
        </w:r>
      </w:del>
      <w:ins w:id="1194" w:author="Sebastian" w:date="2011-09-01T11:41:00Z">
        <w:r w:rsidR="005D049A">
          <w:t>Log4J</w:t>
        </w:r>
      </w:ins>
      <w:r>
        <w:t xml:space="preserve">. </w:t>
      </w:r>
    </w:p>
    <w:p w:rsidR="005D049A" w:rsidRDefault="005D049A" w:rsidP="00347211">
      <w:pPr>
        <w:pStyle w:val="NormalnyIn"/>
        <w:rPr>
          <w:ins w:id="1195" w:author="Sebastian" w:date="2011-09-01T11:41:00Z"/>
        </w:rPr>
      </w:pPr>
    </w:p>
    <w:p w:rsidR="00605F72" w:rsidDel="005D049A" w:rsidRDefault="00605F72" w:rsidP="008A3B8F">
      <w:pPr>
        <w:pStyle w:val="NormalnyIn"/>
        <w:rPr>
          <w:del w:id="1196"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144CF8" w:rsidRDefault="000C1024">
      <w:pPr>
        <w:pStyle w:val="Nagwek3"/>
        <w:rPr>
          <w:ins w:id="1197" w:author="Sebastian Łuczak" w:date="2011-08-31T23:31:00Z"/>
        </w:rPr>
        <w:pPrChange w:id="1198" w:author="Sebastian Łuczak" w:date="2011-08-31T23:31:00Z">
          <w:pPr>
            <w:pStyle w:val="NormalnyIn"/>
            <w:ind w:firstLine="0"/>
          </w:pPr>
        </w:pPrChange>
      </w:pPr>
      <w:bookmarkStart w:id="1199" w:name="_Toc302765164"/>
      <w:ins w:id="1200" w:author="Sebastian Łuczak" w:date="2011-08-31T23:31:00Z">
        <w:r>
          <w:t>Warstwa biznesowa</w:t>
        </w:r>
        <w:bookmarkEnd w:id="1199"/>
      </w:ins>
    </w:p>
    <w:p w:rsidR="00D57AA2" w:rsidRPr="00EC2E89" w:rsidDel="000C1024" w:rsidRDefault="008A3B8F" w:rsidP="00EC2E89">
      <w:pPr>
        <w:pStyle w:val="Nagwek3"/>
        <w:rPr>
          <w:del w:id="1201" w:author="Sebastian Łuczak" w:date="2011-08-31T23:31:00Z"/>
        </w:rPr>
      </w:pPr>
      <w:del w:id="1202"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E62150" w:rsidP="00A83708">
      <w:pPr>
        <w:pStyle w:val="NormalnyIn"/>
        <w:numPr>
          <w:ilvl w:val="0"/>
          <w:numId w:val="16"/>
        </w:numPr>
        <w:rPr>
          <w:i/>
          <w:rPrChange w:id="1203" w:author="Maciek" w:date="2011-09-01T21:46:00Z">
            <w:rPr/>
          </w:rPrChange>
        </w:rPr>
      </w:pPr>
      <w:r w:rsidRPr="00E62150">
        <w:rPr>
          <w:i/>
          <w:rPrChange w:id="1204" w:author="Maciek" w:date="2011-09-01T21:46:00Z">
            <w:rPr>
              <w:color w:val="0000FF"/>
              <w:u w:val="single"/>
            </w:rPr>
          </w:rPrChange>
        </w:rPr>
        <w:t>net.nfc.web.controller</w:t>
      </w:r>
    </w:p>
    <w:p w:rsidR="00A83708" w:rsidRPr="00A26295" w:rsidRDefault="00E62150" w:rsidP="00A83708">
      <w:pPr>
        <w:pStyle w:val="NormalnyIn"/>
        <w:numPr>
          <w:ilvl w:val="0"/>
          <w:numId w:val="16"/>
        </w:numPr>
        <w:rPr>
          <w:i/>
          <w:rPrChange w:id="1205" w:author="Maciek" w:date="2011-09-01T21:46:00Z">
            <w:rPr/>
          </w:rPrChange>
        </w:rPr>
      </w:pPr>
      <w:r w:rsidRPr="00E62150">
        <w:rPr>
          <w:i/>
          <w:rPrChange w:id="1206" w:author="Maciek" w:date="2011-09-01T21:46:00Z">
            <w:rPr>
              <w:color w:val="0000FF"/>
              <w:u w:val="single"/>
            </w:rPr>
          </w:rPrChange>
        </w:rPr>
        <w:t>net.nfc.web.forms</w:t>
      </w:r>
    </w:p>
    <w:p w:rsidR="00A83708" w:rsidRPr="00A26295" w:rsidRDefault="00E62150" w:rsidP="00A83708">
      <w:pPr>
        <w:pStyle w:val="NormalnyIn"/>
        <w:numPr>
          <w:ilvl w:val="0"/>
          <w:numId w:val="16"/>
        </w:numPr>
        <w:rPr>
          <w:i/>
          <w:rPrChange w:id="1207" w:author="Maciek" w:date="2011-09-01T21:46:00Z">
            <w:rPr/>
          </w:rPrChange>
        </w:rPr>
      </w:pPr>
      <w:r w:rsidRPr="00E62150">
        <w:rPr>
          <w:i/>
          <w:rPrChange w:id="1208" w:author="Maciek" w:date="2011-09-01T21:46:00Z">
            <w:rPr>
              <w:color w:val="0000FF"/>
              <w:u w:val="single"/>
            </w:rPr>
          </w:rPrChange>
        </w:rPr>
        <w:t>net.nfc.web.m</w:t>
      </w:r>
      <w:r w:rsidRPr="00E62150">
        <w:rPr>
          <w:i/>
          <w:rPrChange w:id="1209" w:author="Maciek" w:date="2011-09-01T21:46:00Z">
            <w:rPr>
              <w:color w:val="0000FF"/>
              <w:u w:val="single"/>
            </w:rPr>
          </w:rPrChange>
        </w:rPr>
        <w:lastRenderedPageBreak/>
        <w:t>ailservice</w:t>
      </w:r>
    </w:p>
    <w:p w:rsidR="00A83708" w:rsidRPr="00A26295" w:rsidRDefault="00E62150" w:rsidP="00A83708">
      <w:pPr>
        <w:pStyle w:val="NormalnyIn"/>
        <w:numPr>
          <w:ilvl w:val="0"/>
          <w:numId w:val="16"/>
        </w:numPr>
        <w:rPr>
          <w:i/>
          <w:rPrChange w:id="1210" w:author="Maciek" w:date="2011-09-01T21:46:00Z">
            <w:rPr/>
          </w:rPrChange>
        </w:rPr>
      </w:pPr>
      <w:r w:rsidRPr="00E62150">
        <w:rPr>
          <w:i/>
          <w:rPrChange w:id="1211" w:author="Maciek" w:date="2011-09-01T21:46:00Z">
            <w:rPr>
              <w:color w:val="0000FF"/>
              <w:u w:val="single"/>
            </w:rPr>
          </w:rPrChange>
        </w:rPr>
        <w:t>net.nfc.web.scheduler</w:t>
      </w:r>
    </w:p>
    <w:p w:rsidR="00A83708" w:rsidRPr="00A26295" w:rsidRDefault="00E62150" w:rsidP="00A83708">
      <w:pPr>
        <w:pStyle w:val="NormalnyIn"/>
        <w:numPr>
          <w:ilvl w:val="0"/>
          <w:numId w:val="16"/>
        </w:numPr>
        <w:rPr>
          <w:i/>
          <w:rPrChange w:id="1212" w:author="Maciek" w:date="2011-09-01T21:46:00Z">
            <w:rPr/>
          </w:rPrChange>
        </w:rPr>
      </w:pPr>
      <w:r w:rsidRPr="00E62150">
        <w:rPr>
          <w:i/>
          <w:rPrChange w:id="1213" w:author="Maciek" w:date="2011-09-01T21:46:00Z">
            <w:rPr>
              <w:color w:val="0000FF"/>
              <w:u w:val="single"/>
            </w:rPr>
          </w:rPrChange>
        </w:rPr>
        <w:t>net.nfc.web.service</w:t>
      </w:r>
    </w:p>
    <w:p w:rsidR="00A83708" w:rsidRPr="00A26295" w:rsidRDefault="00E62150" w:rsidP="00A83708">
      <w:pPr>
        <w:pStyle w:val="NormalnyIn"/>
        <w:numPr>
          <w:ilvl w:val="0"/>
          <w:numId w:val="16"/>
        </w:numPr>
        <w:rPr>
          <w:i/>
          <w:rPrChange w:id="1214" w:author="Maciek" w:date="2011-09-01T21:46:00Z">
            <w:rPr/>
          </w:rPrChange>
        </w:rPr>
      </w:pPr>
      <w:r w:rsidRPr="00E62150">
        <w:rPr>
          <w:i/>
          <w:rPrChange w:id="1215" w:author="Maciek" w:date="2011-09-01T21:46:00Z">
            <w:rPr>
              <w:color w:val="0000FF"/>
              <w:u w:val="single"/>
            </w:rPr>
          </w:rPrChange>
        </w:rPr>
        <w:t>net.nfc.web.validator</w:t>
      </w:r>
    </w:p>
    <w:p w:rsidR="00A83708" w:rsidRPr="00A83708" w:rsidRDefault="00A83708" w:rsidP="00A83708">
      <w:pPr>
        <w:pStyle w:val="NormalnyIn"/>
      </w:pPr>
      <w:r w:rsidRPr="00A83708">
        <w:tab/>
      </w:r>
    </w:p>
    <w:p w:rsidR="00A83708" w:rsidRPr="00A83708" w:rsidRDefault="00A83708" w:rsidP="00A83708">
      <w:pPr>
        <w:pStyle w:val="NormalnyIn"/>
      </w:pPr>
      <w:del w:id="1216" w:author="Sebastian" w:date="2011-09-01T11:41:00Z">
        <w:r w:rsidRPr="00A83708" w:rsidDel="00171D77">
          <w:delText xml:space="preserve">Moduł </w:delText>
        </w:r>
      </w:del>
      <w:r w:rsidR="00E62150" w:rsidRPr="00E62150">
        <w:rPr>
          <w:i/>
          <w:rPrChange w:id="1217" w:author="Sebastian" w:date="2011-09-01T11:41:00Z">
            <w:rPr>
              <w:color w:val="0000FF"/>
              <w:u w:val="single"/>
            </w:rPr>
          </w:rPrChange>
        </w:rPr>
        <w:t xml:space="preserve">net.nfc.web.controller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E62150" w:rsidP="00A83708">
      <w:pPr>
        <w:pStyle w:val="NormalnyIn"/>
      </w:pPr>
      <w:r w:rsidRPr="00E62150">
        <w:rPr>
          <w:i/>
          <w:rPrChange w:id="1218" w:author="Sebastian" w:date="2011-09-01T11:41:00Z">
            <w:rPr>
              <w:color w:val="0000FF"/>
              <w:u w:val="single"/>
            </w:rPr>
          </w:rPrChange>
        </w:rPr>
        <w:t>net.nfc.web.form</w:t>
      </w:r>
      <w:r w:rsidR="00A83708" w:rsidRPr="00A83708">
        <w:t xml:space="preserve"> grupuje klasy potrzebne do obsługi formularzy wyświetlanych na stronach JSP. </w:t>
      </w:r>
    </w:p>
    <w:p w:rsidR="00A83708" w:rsidRPr="00A83708" w:rsidRDefault="00E62150" w:rsidP="00A83708">
      <w:pPr>
        <w:pStyle w:val="NormalnyIn"/>
      </w:pPr>
      <w:r w:rsidRPr="00E62150">
        <w:rPr>
          <w:i/>
          <w:rPrChange w:id="1219" w:author="Sebastian" w:date="2011-09-01T11:41:00Z">
            <w:rPr>
              <w:color w:val="0000FF"/>
              <w:u w:val="single"/>
            </w:rPr>
          </w:rPrChange>
        </w:rPr>
        <w:t>net.nfc.web.mailservice</w:t>
      </w:r>
      <w:r w:rsidR="00A83708" w:rsidRPr="00A83708">
        <w:t xml:space="preserve"> odpowiada za klasy potrzebne do obsługi wysyłki wiadomości elektronicznych, mających na celu informowanie pracowników o nowo utworzonych zdarzeniach. </w:t>
      </w:r>
    </w:p>
    <w:p w:rsidR="00A83708" w:rsidRPr="00A83708" w:rsidRDefault="00E62150" w:rsidP="00A83708">
      <w:pPr>
        <w:pStyle w:val="NormalnyIn"/>
      </w:pPr>
      <w:r w:rsidRPr="00E62150">
        <w:rPr>
          <w:i/>
          <w:rPrChange w:id="1220" w:author="Sebastian" w:date="2011-09-01T11:41:00Z">
            <w:rPr>
              <w:color w:val="0000FF"/>
              <w:u w:val="single"/>
            </w:rPr>
          </w:rPrChange>
        </w:rPr>
        <w:t>net.nfc.web.scheduler</w:t>
      </w:r>
      <w:r w:rsidR="00A83708" w:rsidRPr="00A83708">
        <w:t xml:space="preserve"> jest odpowiedzialny za zarządzanie procesem wysyłki maili powiadamiających pracowników o nowo wprowadzonych do systemu zdarzeniach wymagających ich reakcji.</w:t>
      </w:r>
    </w:p>
    <w:p w:rsidR="00A83708" w:rsidRPr="00A83708" w:rsidRDefault="00E62150" w:rsidP="00A83708">
      <w:pPr>
        <w:pStyle w:val="NormalnyIn"/>
      </w:pPr>
      <w:r w:rsidRPr="00E62150">
        <w:rPr>
          <w:i/>
          <w:rPrChange w:id="1221" w:author="Sebastian" w:date="2011-09-01T11:41:00Z">
            <w:rPr>
              <w:color w:val="0000FF"/>
              <w:u w:val="single"/>
            </w:rPr>
          </w:rPrChange>
        </w:rPr>
        <w:t>net.nfc.web.service</w:t>
      </w:r>
      <w:r w:rsidR="00A83708" w:rsidRPr="00A83708">
        <w:t xml:space="preserve"> jest modułem, który znajduję się na granicy pomiędzy warstwą modelu – czyli utrwalania danych, a warstwą biznesową. Jego zadaniem jest przesyłanie obiektów do odpowiednich klas DAO (ang. Data Access Object</w:t>
      </w:r>
      <w:del w:id="1222" w:author="Sebastian" w:date="2011-09-01T11:41:00Z">
        <w:r w:rsidR="00A83708" w:rsidRPr="00A83708" w:rsidDel="00171D77">
          <w:delText xml:space="preserve"> </w:delText>
        </w:r>
      </w:del>
      <w:r w:rsidR="00A83708" w:rsidRPr="00A83708">
        <w:t>) tak, aby te zapisały informacje w bazie danych.</w:t>
      </w:r>
    </w:p>
    <w:p w:rsidR="0031211F" w:rsidRPr="003D6CDA" w:rsidRDefault="00E62150" w:rsidP="00347211">
      <w:pPr>
        <w:pStyle w:val="NormalnyIn"/>
      </w:pPr>
      <w:r w:rsidRPr="00E62150">
        <w:rPr>
          <w:i/>
          <w:rPrChange w:id="1223" w:author="Sebastian" w:date="2011-09-01T11:41:00Z">
            <w:rPr>
              <w:color w:val="0000FF"/>
              <w:u w:val="single"/>
            </w:rPr>
          </w:rPrChange>
        </w:rPr>
        <w:t>net.nfc.web.validator</w:t>
      </w:r>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wpisaniem do bazy niepoprawnych wartości czy też zadbanie o wypełnienie wszystkich obowiązkowych pól. </w:t>
      </w:r>
    </w:p>
    <w:p w:rsidR="003D6CDA" w:rsidRDefault="0031211F" w:rsidP="002A727E">
      <w:pPr>
        <w:pStyle w:val="Nagwek3"/>
      </w:pPr>
      <w:bookmarkStart w:id="1224" w:name="_Toc302765165"/>
      <w:r>
        <w:t xml:space="preserve">Warstwa </w:t>
      </w:r>
      <w:r w:rsidR="00605F72">
        <w:t>modelu</w:t>
      </w:r>
      <w:r>
        <w:t xml:space="preserve"> danych</w:t>
      </w:r>
      <w:bookmarkEnd w:id="1224"/>
    </w:p>
    <w:p w:rsidR="0031211F" w:rsidRDefault="0031211F" w:rsidP="008A3B8F">
      <w:pPr>
        <w:pStyle w:val="NormalnyIn"/>
        <w:ind w:firstLine="0"/>
      </w:pPr>
      <w:r>
        <w:t>Warstwa ta</w:t>
      </w:r>
      <w:del w:id="1225"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E62150" w:rsidP="00115E84">
      <w:pPr>
        <w:pStyle w:val="NormalnyIn"/>
        <w:numPr>
          <w:ilvl w:val="0"/>
          <w:numId w:val="17"/>
        </w:numPr>
        <w:rPr>
          <w:i/>
          <w:rPrChange w:id="1226" w:author="Maciek" w:date="2011-09-01T21:47:00Z">
            <w:rPr/>
          </w:rPrChange>
        </w:rPr>
      </w:pPr>
      <w:r w:rsidRPr="00E62150">
        <w:rPr>
          <w:i/>
          <w:rPrChange w:id="1227" w:author="Maciek" w:date="2011-09-01T21:47:00Z">
            <w:rPr>
              <w:color w:val="0000FF"/>
              <w:u w:val="single"/>
            </w:rPr>
          </w:rPrChange>
        </w:rPr>
        <w:t xml:space="preserve">net.nfc.db.dao </w:t>
      </w:r>
    </w:p>
    <w:p w:rsidR="00CF256A" w:rsidRDefault="00E62150" w:rsidP="00CF256A">
      <w:pPr>
        <w:pStyle w:val="NormalnyIn"/>
        <w:numPr>
          <w:ilvl w:val="0"/>
          <w:numId w:val="17"/>
        </w:numPr>
        <w:rPr>
          <w:ins w:id="1228" w:author="Maciek" w:date="2011-09-01T21:47:00Z"/>
          <w:i/>
        </w:rPr>
      </w:pPr>
      <w:r w:rsidRPr="00E62150">
        <w:rPr>
          <w:i/>
          <w:rPrChange w:id="1229" w:author="Maciek" w:date="2011-09-01T21:47:00Z">
            <w:rPr>
              <w:color w:val="0000FF"/>
              <w:u w:val="single"/>
            </w:rPr>
          </w:rPrChange>
        </w:rPr>
        <w:t>net.nfc.db.entity</w:t>
      </w:r>
    </w:p>
    <w:p w:rsidR="00144CF8" w:rsidRDefault="00144CF8">
      <w:pPr>
        <w:pStyle w:val="NormalnyIn"/>
        <w:ind w:firstLine="0"/>
        <w:rPr>
          <w:i/>
          <w:rPrChange w:id="1230" w:author="Maciek" w:date="2011-09-01T21:47:00Z">
            <w:rPr/>
          </w:rPrChange>
        </w:rPr>
        <w:pPrChange w:id="1231" w:author="Maciek" w:date="2011-09-01T21:48:00Z">
          <w:pPr>
            <w:pStyle w:val="NormalnyIn"/>
            <w:numPr>
              <w:numId w:val="17"/>
            </w:numPr>
            <w:ind w:left="1287" w:hanging="360"/>
          </w:pPr>
        </w:pPrChange>
      </w:pPr>
    </w:p>
    <w:p w:rsidR="00115E84" w:rsidDel="00171D77" w:rsidRDefault="00115E84" w:rsidP="00171D77">
      <w:pPr>
        <w:pStyle w:val="NormalnyIn"/>
        <w:rPr>
          <w:del w:id="1232" w:author="Sebastian" w:date="2011-09-01T11:42:00Z"/>
        </w:rPr>
      </w:pPr>
      <w:r>
        <w:t xml:space="preserve">Paczka </w:t>
      </w:r>
      <w:r w:rsidR="00E62150" w:rsidRPr="00E62150">
        <w:rPr>
          <w:i/>
          <w:rPrChange w:id="1233" w:author="Sebastian" w:date="2011-09-01T11:42:00Z">
            <w:rPr>
              <w:color w:val="0000FF"/>
              <w:u w:val="single"/>
            </w:rPr>
          </w:rPrChange>
        </w:rPr>
        <w:t>net.nf</w:t>
      </w:r>
      <w:r w:rsidR="00E62150" w:rsidRPr="00E62150">
        <w:rPr>
          <w:i/>
          <w:rPrChange w:id="1234" w:author="Sebastian" w:date="2011-09-01T11:42:00Z">
            <w:rPr>
              <w:color w:val="0000FF"/>
              <w:u w:val="single"/>
            </w:rPr>
          </w:rPrChange>
        </w:rPr>
        <w:lastRenderedPageBreak/>
        <w:t>c.db.dao</w:t>
      </w:r>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r w:rsidR="00E62150" w:rsidRPr="00E62150">
        <w:rPr>
          <w:i/>
          <w:rPrChange w:id="1235" w:author="Sebastian" w:date="2011-09-01T11:42:00Z">
            <w:rPr>
              <w:color w:val="0000FF"/>
              <w:u w:val="single"/>
            </w:rPr>
          </w:rPrChange>
        </w:rPr>
        <w:t>net.nfc.db.entity</w:t>
      </w:r>
      <w:r>
        <w:t xml:space="preserve"> zawiera klasy mapowane </w:t>
      </w:r>
      <w:r w:rsidR="00FB320D">
        <w:t xml:space="preserve">na encje bazy danych. Są to podstawowe obiekty biznesowe reprezentujące np. pracownika, zdarzenie, </w:t>
      </w:r>
      <w:del w:id="1236" w:author="Sebastian" w:date="2011-09-01T11:42:00Z">
        <w:r w:rsidR="00FB320D" w:rsidDel="00171D77">
          <w:delText xml:space="preserve">lokalizacje </w:delText>
        </w:r>
      </w:del>
      <w:ins w:id="1237" w:author="Sebastian" w:date="2011-09-01T11:42:00Z">
        <w:r w:rsidR="00171D77">
          <w:t xml:space="preserve">lokalizację </w:t>
        </w:r>
      </w:ins>
      <w:r w:rsidR="00FB320D">
        <w:t xml:space="preserve">czy też </w:t>
      </w:r>
      <w:del w:id="1238" w:author="Sebastian" w:date="2011-09-01T11:42:00Z">
        <w:r w:rsidR="00FB320D" w:rsidDel="00171D77">
          <w:delText>firmę</w:delText>
        </w:r>
      </w:del>
      <w:ins w:id="1239" w:author="Sebastian" w:date="2011-09-01T11:42:00Z">
        <w:r w:rsidR="00171D77">
          <w:t>kontrahenta</w:t>
        </w:r>
      </w:ins>
      <w:r w:rsidR="00FB320D">
        <w:t xml:space="preserve">. W paczce tej zawarte są dodatkowo pliki konfiguracyjne </w:t>
      </w:r>
      <w:del w:id="1240" w:author="Sebastian" w:date="2011-09-01T11:42:00Z">
        <w:r w:rsidR="00FB320D" w:rsidDel="00171D77">
          <w:delText>hibernate</w:delText>
        </w:r>
      </w:del>
      <w:ins w:id="1241"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1242" w:name="_Toc302765166"/>
      <w:r>
        <w:t>Warstwa prezentacji</w:t>
      </w:r>
      <w:bookmarkEnd w:id="1242"/>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1243" w:author="Sebastian" w:date="2011-09-01T11:42:00Z">
        <w:r w:rsidR="00B30D0A" w:rsidDel="00171D77">
          <w:delText xml:space="preserve"> </w:delText>
        </w:r>
      </w:del>
      <w:r w:rsidR="00B30D0A">
        <w:t>. Została ona wykonana za pomocą stron JSP (ang. Java Server Pages) wraz z użyciem biblioteki JSTL (ang. Java Standard Tag Library)</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1244" w:author="Sebastian" w:date="2011-09-01T11:43:00Z">
        <w:r w:rsidR="00605F72" w:rsidDel="00171D77">
          <w:delText xml:space="preserve">edycje </w:delText>
        </w:r>
      </w:del>
      <w:ins w:id="1245"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1246" w:name="_Toc302765167"/>
      <w:r>
        <w:t>Budowa panelu a</w:t>
      </w:r>
      <w:r w:rsidR="00162DB9">
        <w:t>dministracyjnego</w:t>
      </w:r>
      <w:bookmarkEnd w:id="1246"/>
    </w:p>
    <w:p w:rsidR="00A83708" w:rsidRDefault="00162DB9" w:rsidP="00A83708">
      <w:pPr>
        <w:pStyle w:val="NormalnyIn"/>
        <w:ind w:firstLine="0"/>
      </w:pPr>
      <w:r>
        <w:t xml:space="preserve">Panel </w:t>
      </w:r>
      <w:del w:id="1247" w:author="Sebastian" w:date="2011-09-01T11:43:00Z">
        <w:r w:rsidDel="00171D77">
          <w:delText xml:space="preserve">Administracyjny </w:delText>
        </w:r>
      </w:del>
      <w:ins w:id="1248"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1249" w:author="Sebastian" w:date="2011-09-01T11:43:00Z">
        <w:r w:rsidDel="00171D77">
          <w:delText xml:space="preserve">funkcję </w:delText>
        </w:r>
      </w:del>
      <w:ins w:id="1250"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lang w:val="en-US" w:eastAsia="en-US"/>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6"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w:t>
      </w:r>
      <w:r>
        <w:rPr>
          <w:i/>
        </w:rPr>
        <w:lastRenderedPageBreak/>
        <w:t>at budowy panelu administracyjnego</w:t>
      </w:r>
    </w:p>
    <w:p w:rsidR="005817CE" w:rsidRDefault="005817CE" w:rsidP="005817CE">
      <w:pPr>
        <w:pStyle w:val="Nagwek3"/>
      </w:pPr>
      <w:bookmarkStart w:id="1251" w:name="_Toc302765168"/>
      <w:r>
        <w:t>Role użytkowników oraz zabezpieczenie portalu</w:t>
      </w:r>
      <w:bookmarkEnd w:id="1251"/>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w:t>
      </w:r>
      <w:r>
        <w:lastRenderedPageBreak/>
        <w:t>ana</w:t>
      </w:r>
      <w:ins w:id="1252"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t>ROLE_USER – posiada wgląd do danych zgromadzonych w bazie na zasadzie read-only. Użytkownik z tym uprawnieniem</w:t>
      </w:r>
      <w:del w:id="1253" w:author="Sebastian" w:date="2011-09-01T11:44:00Z">
        <w:r w:rsidR="009922FB" w:rsidDel="00171D77">
          <w:delText>,</w:delText>
        </w:r>
      </w:del>
      <w:r>
        <w:t xml:space="preserve"> może również edytować zdarzenie</w:t>
      </w:r>
      <w:r w:rsidR="009922FB">
        <w:t>,</w:t>
      </w:r>
      <w:r>
        <w:t xml:space="preserve"> którym się zajmował</w:t>
      </w:r>
      <w:ins w:id="1254" w:author="Sebastian" w:date="2011-09-01T11:44:00Z">
        <w:r w:rsidR="00171D77">
          <w:t>.</w:t>
        </w:r>
      </w:ins>
      <w:del w:id="1255" w:author="Sebastian" w:date="2011-09-01T11:44:00Z">
        <w:r w:rsidR="009922FB" w:rsidDel="00171D77">
          <w:delText>,</w:delText>
        </w:r>
      </w:del>
      <w:r>
        <w:t xml:space="preserve"> </w:t>
      </w:r>
      <w:del w:id="1256" w:author="Sebastian" w:date="2011-09-01T11:44:00Z">
        <w:r w:rsidDel="00171D77">
          <w:delText xml:space="preserve">poprzez </w:delText>
        </w:r>
      </w:del>
      <w:ins w:id="1257" w:author="Sebastian" w:date="2011-09-01T11:44:00Z">
        <w:r w:rsidR="00171D77">
          <w:t xml:space="preserve">Modyfikacja taka polega na </w:t>
        </w:r>
      </w:ins>
      <w:r>
        <w:t>ustawieni</w:t>
      </w:r>
      <w:ins w:id="1258" w:author="Sebastian" w:date="2011-09-01T11:44:00Z">
        <w:r w:rsidR="00171D77">
          <w:t>u</w:t>
        </w:r>
      </w:ins>
      <w:del w:id="1259" w:author="Sebastian" w:date="2011-09-01T11:44:00Z">
        <w:r w:rsidDel="00171D77">
          <w:delText>e</w:delText>
        </w:r>
      </w:del>
      <w:r>
        <w:t xml:space="preserve"> go w statusie </w:t>
      </w:r>
      <w:ins w:id="1260" w:author="Sebastian" w:date="2011-09-01T11:45:00Z">
        <w:r w:rsidR="00C64361">
          <w:t>„</w:t>
        </w:r>
      </w:ins>
      <w:r>
        <w:t>zamknięte</w:t>
      </w:r>
      <w:ins w:id="1261" w:author="Sebastian" w:date="2011-09-01T11:45:00Z">
        <w:r w:rsidR="00C64361">
          <w:t>”</w:t>
        </w:r>
      </w:ins>
      <w:del w:id="1262" w:author="Sebastian" w:date="2011-09-01T11:45:00Z">
        <w:r w:rsidDel="00C64361">
          <w:delText>,</w:delText>
        </w:r>
      </w:del>
      <w:ins w:id="1263" w:author="Sebastian" w:date="2011-09-01T11:45:00Z">
        <w:r w:rsidR="00C64361">
          <w:t xml:space="preserve"> i</w:t>
        </w:r>
      </w:ins>
      <w:r>
        <w:t xml:space="preserve"> doda</w:t>
      </w:r>
      <w:ins w:id="1264" w:author="Sebastian" w:date="2011-09-01T11:45:00Z">
        <w:r w:rsidR="00C64361">
          <w:t>niu</w:t>
        </w:r>
      </w:ins>
      <w:del w:id="1265" w:author="Sebastian" w:date="2011-09-01T11:45:00Z">
        <w:r w:rsidDel="00C64361">
          <w:delText>jąc</w:delText>
        </w:r>
      </w:del>
      <w:r>
        <w:t xml:space="preserve"> opcjonaln</w:t>
      </w:r>
      <w:ins w:id="1266" w:author="Sebastian" w:date="2011-09-01T11:45:00Z">
        <w:r w:rsidR="00C64361">
          <w:t>ego,</w:t>
        </w:r>
      </w:ins>
      <w:del w:id="1267" w:author="Sebastian" w:date="2011-09-01T11:45:00Z">
        <w:r w:rsidDel="00C64361">
          <w:delText>y</w:delText>
        </w:r>
      </w:del>
      <w:r>
        <w:t xml:space="preserve"> dodatkow</w:t>
      </w:r>
      <w:ins w:id="1268" w:author="Sebastian" w:date="2011-09-01T11:45:00Z">
        <w:r w:rsidR="00C64361">
          <w:t>ego</w:t>
        </w:r>
      </w:ins>
      <w:del w:id="1269" w:author="Sebastian" w:date="2011-09-01T11:45:00Z">
        <w:r w:rsidDel="00C64361">
          <w:delText>y</w:delText>
        </w:r>
      </w:del>
      <w:r>
        <w:t xml:space="preserve"> komentarz</w:t>
      </w:r>
      <w:ins w:id="1270" w:author="Sebastian" w:date="2011-09-01T11:45:00Z">
        <w:r w:rsidR="00C64361">
          <w:t>a</w:t>
        </w:r>
      </w:ins>
      <w:r>
        <w:t>.</w:t>
      </w:r>
      <w:del w:id="1271" w:author="Sebastian" w:date="2011-09-01T11:46:00Z">
        <w:r w:rsidDel="00C64361">
          <w:delText xml:space="preserve"> </w:delText>
        </w:r>
      </w:del>
    </w:p>
    <w:p w:rsidR="00A50D88" w:rsidRDefault="00A50D88" w:rsidP="005817CE">
      <w:pPr>
        <w:pStyle w:val="NormalnyIn"/>
        <w:ind w:firstLine="0"/>
      </w:pPr>
      <w:r>
        <w:tab/>
        <w:t>ROLE_SUPER_USER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t xml:space="preserve">ROLE_ADMIN – jest to uprawnienie przypisane administratorowi systemu. Posiada on te same uprawnienia co użytkownik z rolą </w:t>
      </w:r>
      <w:ins w:id="1272" w:author="Sebastian" w:date="2011-09-01T11:46:00Z">
        <w:r w:rsidR="00C64361">
          <w:t>ROLE_</w:t>
        </w:r>
      </w:ins>
      <w:r>
        <w:t>SUPER_USER i dodatkowo ma udostępnioną zakładkę „</w:t>
      </w:r>
      <w:del w:id="1273" w:author="Sebastian" w:date="2011-09-01T11:46:00Z">
        <w:r w:rsidDel="00C64361">
          <w:delText>ADMINISTRACJA</w:delText>
        </w:r>
      </w:del>
      <w:ins w:id="1274"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1275" w:author="Sebastian" w:date="2011-09-01T11:46:00Z">
        <w:r w:rsidR="00CC0B41" w:rsidDel="00C64361">
          <w:delText xml:space="preserve">uprawnieniem </w:delText>
        </w:r>
      </w:del>
      <w:ins w:id="1276"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1277" w:name="_Toc302765169"/>
      <w:r>
        <w:t>Opis zakładek</w:t>
      </w:r>
      <w:bookmarkEnd w:id="1277"/>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1278"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1279"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1280" w:author="Sebastian" w:date="2011-09-01T11:47:00Z">
        <w:r w:rsidR="00C64361">
          <w:t>ę</w:t>
        </w:r>
      </w:ins>
      <w:del w:id="1281" w:author="Sebastian" w:date="2011-09-01T11:47:00Z">
        <w:r w:rsidDel="00C64361">
          <w:delText>e</w:delText>
        </w:r>
      </w:del>
      <w:r>
        <w:t xml:space="preserve"> usługi. </w:t>
      </w:r>
    </w:p>
    <w:p w:rsidR="00010A89" w:rsidRDefault="00010A89">
      <w:pPr>
        <w:jc w:val="left"/>
        <w:rPr>
          <w:ins w:id="1282" w:author="Sebastian" w:date="2011-09-01T11:55:00Z"/>
          <w:rFonts w:ascii="Times New Roman" w:eastAsia="Times New Roman" w:hAnsi="Times New Roman"/>
          <w:sz w:val="24"/>
          <w:szCs w:val="24"/>
          <w:lang w:eastAsia="pl-PL"/>
        </w:rPr>
      </w:pPr>
      <w:ins w:id="1283"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w:t>
      </w:r>
      <w:r>
        <w:lastRenderedPageBreak/>
        <w:t>tlany na liście wynik</w:t>
      </w:r>
      <w:del w:id="1284" w:author="Sebastian" w:date="2011-09-01T11:47:00Z">
        <w:r w:rsidR="009922FB" w:rsidDel="00C64361">
          <w:delText>,</w:delText>
        </w:r>
      </w:del>
      <w:r>
        <w:t xml:space="preserve"> jest hiperłączem do zakładki wyświetlającej szczegółowe dane o danej pozycji z możliwością ich edycji. </w:t>
      </w:r>
      <w:ins w:id="1285" w:author="Maciek" w:date="2011-09-01T21:46:00Z">
        <w:r w:rsidR="00CF256A">
          <w:t>Operator ma możliwość wyeksportowania szczegółowych danych zdarzenia do</w:t>
        </w:r>
      </w:ins>
      <w:ins w:id="1286"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r>
        <w:t>screen</w:t>
      </w: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1287" w:author="Sebastian" w:date="2011-09-01T11:55:00Z">
        <w:r w:rsidDel="00010A89">
          <w:delText>za zadanie wyświetlenie użytkownikowi</w:delText>
        </w:r>
      </w:del>
      <w:ins w:id="1288" w:author="Sebastian" w:date="2011-09-01T11:55:00Z">
        <w:r w:rsidR="00010A89">
          <w:t>użytkownikowi przedstawia listę</w:t>
        </w:r>
      </w:ins>
      <w:r>
        <w:t xml:space="preserve"> wszystkich lokalizacji wprowadzonych do systemu. Pozwala na wgląd do szczegółowych danych o wybran</w:t>
      </w:r>
      <w:ins w:id="1289" w:author="Sebastian" w:date="2011-09-01T11:55:00Z">
        <w:r w:rsidR="00010A89">
          <w:t>ej lokalizacji</w:t>
        </w:r>
      </w:ins>
      <w:del w:id="1290"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r>
        <w:t>screen</w:t>
      </w: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t>Po wybraniu p</w:t>
      </w:r>
      <w:r>
        <w:lastRenderedPageBreak/>
        <w:t>ozycji „Urządzenia” z menu</w:t>
      </w:r>
      <w:r w:rsidR="009922FB">
        <w:t>,</w:t>
      </w:r>
      <w:r>
        <w:t xml:space="preserve"> zostaje przedstawiona lista </w:t>
      </w:r>
      <w:del w:id="1291" w:author="Sebastian" w:date="2011-09-01T11:55:00Z">
        <w:r w:rsidDel="00010A89">
          <w:delText>urządzeń</w:delText>
        </w:r>
      </w:del>
      <w:ins w:id="1292"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144CF8" w:rsidP="00E87AB8">
      <w:pPr>
        <w:pStyle w:val="NormalnyIn"/>
        <w:ind w:firstLine="360"/>
        <w:rPr>
          <w:del w:id="1293" w:author="Maciek" w:date="2011-09-01T21:28:00Z"/>
        </w:rPr>
      </w:pPr>
      <w:ins w:id="1294" w:author="Maciek" w:date="2011-09-01T21:28:00Z">
        <w:r>
          <w:rPr>
            <w:noProof/>
            <w:lang w:val="en-US"/>
            <w:rPrChange w:id="1295" w:author="Unknown">
              <w:rPr>
                <w:noProof/>
                <w:color w:val="0000FF"/>
                <w:u w:val="single"/>
                <w:lang w:val="en-US"/>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144CF8" w:rsidRDefault="00E62150">
      <w:pPr>
        <w:pStyle w:val="NormalnyIn"/>
        <w:ind w:firstLine="360"/>
        <w:jc w:val="center"/>
        <w:rPr>
          <w:del w:id="1296" w:author="Maciek" w:date="2011-09-01T21:28:00Z"/>
          <w:i/>
          <w:rPrChange w:id="1297" w:author="Maciek" w:date="2011-09-01T21:41:00Z">
            <w:rPr>
              <w:del w:id="1298" w:author="Maciek" w:date="2011-09-01T21:28:00Z"/>
            </w:rPr>
          </w:rPrChange>
        </w:rPr>
        <w:pPrChange w:id="1299" w:author="Maciek" w:date="2011-09-01T21:41:00Z">
          <w:pPr>
            <w:pStyle w:val="NormalnyIn"/>
            <w:ind w:firstLine="360"/>
          </w:pPr>
        </w:pPrChange>
      </w:pPr>
      <w:del w:id="1300" w:author="Maciek" w:date="2011-09-01T21:28:00Z">
        <w:r w:rsidRPr="00E62150">
          <w:rPr>
            <w:i/>
            <w:rPrChange w:id="1301" w:author="Maciek" w:date="2011-09-01T21:41:00Z">
              <w:rPr>
                <w:color w:val="0000FF"/>
                <w:u w:val="single"/>
              </w:rPr>
            </w:rPrChange>
          </w:rPr>
          <w:delText>screen</w:delText>
        </w:r>
      </w:del>
      <w:ins w:id="1302" w:author="Maciek" w:date="2011-09-01T21:38:00Z">
        <w:r w:rsidRPr="00E62150">
          <w:rPr>
            <w:i/>
            <w:rPrChange w:id="1303" w:author="Maciek" w:date="2011-09-01T21:41:00Z">
              <w:rPr>
                <w:color w:val="0000FF"/>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144CF8" w:rsidP="00E87AB8">
      <w:pPr>
        <w:pStyle w:val="NormalnyIn"/>
        <w:ind w:firstLine="360"/>
      </w:pPr>
      <w:ins w:id="1304" w:author="Maciek" w:date="2011-09-01T21:28:00Z">
        <w:r>
          <w:rPr>
            <w:noProof/>
            <w:lang w:val="en-US" w:eastAsia="en-US"/>
            <w:rPrChange w:id="1305" w:author="Unknown">
              <w:rPr>
                <w:noProof/>
                <w:color w:val="0000FF"/>
                <w:u w:val="single"/>
                <w:lang w:val="en-US" w:eastAsia="en-US"/>
              </w:rPr>
            </w:rPrChange>
          </w:rPr>
          <w:drawing>
            <wp:inline distT="0" distB="0" distL="0" distR="0">
              <wp:extent cx="5760085" cy="349719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E62150" w:rsidP="00676162">
      <w:pPr>
        <w:pStyle w:val="NormalnyIn"/>
        <w:ind w:firstLine="360"/>
        <w:rPr>
          <w:del w:id="1306" w:author="Maciek" w:date="2011-09-01T23:08:00Z"/>
          <w:i/>
        </w:rPr>
      </w:pPr>
      <w:ins w:id="1307" w:author="Maciek" w:date="2011-09-01T21:38:00Z">
        <w:r w:rsidRPr="00E62150">
          <w:rPr>
            <w:i/>
            <w:rPrChange w:id="1308" w:author="Maciek" w:date="2011-09-01T21:41:00Z">
              <w:rPr>
                <w:color w:val="0000FF"/>
                <w:u w:val="single"/>
              </w:rPr>
            </w:rPrChange>
          </w:rPr>
          <w:t>Rysunek … Szczegółowy widok</w:t>
        </w:r>
      </w:ins>
      <w:ins w:id="1309" w:author="Maciek" w:date="2011-09-01T21:41:00Z">
        <w:r w:rsidR="00A26295">
          <w:rPr>
            <w:i/>
          </w:rPr>
          <w:t xml:space="preserve"> z danymi</w:t>
        </w:r>
      </w:ins>
      <w:ins w:id="1310" w:author="Maciek" w:date="2011-09-01T21:38:00Z">
        <w:r w:rsidRPr="00E62150">
          <w:rPr>
            <w:i/>
            <w:rPrChange w:id="1311" w:author="Maciek" w:date="2011-09-01T21:41:00Z">
              <w:rPr>
                <w:color w:val="0000FF"/>
                <w:u w:val="single"/>
              </w:rPr>
            </w:rPrChange>
          </w:rPr>
          <w:t xml:space="preserve"> urządzenia</w:t>
        </w:r>
      </w:ins>
    </w:p>
    <w:p w:rsidR="00144CF8" w:rsidRDefault="00144CF8">
      <w:pPr>
        <w:pStyle w:val="NormalnyIn"/>
        <w:ind w:firstLine="360"/>
        <w:jc w:val="center"/>
        <w:rPr>
          <w:ins w:id="1312" w:author="Sebastian Łuczak" w:date="2011-09-02T10:44:00Z"/>
          <w:i/>
          <w:rPrChange w:id="1313" w:author="Maciek" w:date="2011-09-01T21:41:00Z">
            <w:rPr>
              <w:ins w:id="1314" w:author="Sebastian Łuczak" w:date="2011-09-02T10:44:00Z"/>
            </w:rPr>
          </w:rPrChange>
        </w:rPr>
        <w:pPrChange w:id="1315" w:author="Maciek" w:date="2011-09-01T21:41:00Z">
          <w:pPr>
            <w:pStyle w:val="NormalnyIn"/>
            <w:ind w:firstLine="360"/>
          </w:pPr>
        </w:pPrChange>
      </w:pPr>
    </w:p>
    <w:p w:rsidR="00144CF8" w:rsidRDefault="00144CF8">
      <w:pPr>
        <w:pStyle w:val="NormalnyIn"/>
        <w:ind w:firstLine="0"/>
        <w:rPr>
          <w:del w:id="1316" w:author="Maciek" w:date="2011-09-01T23:08:00Z"/>
        </w:rPr>
        <w:pPrChange w:id="1317" w:author="Sebastian Łuczak" w:date="2011-09-02T10:44:00Z">
          <w:pPr>
            <w:pStyle w:val="NormalnyIn"/>
            <w:ind w:firstLine="360"/>
          </w:pPr>
        </w:pPrChange>
      </w:pPr>
    </w:p>
    <w:p w:rsidR="00144CF8" w:rsidRDefault="00144CF8">
      <w:pPr>
        <w:pStyle w:val="NormalnyIn"/>
        <w:ind w:firstLine="0"/>
        <w:jc w:val="center"/>
        <w:rPr>
          <w:ins w:id="1318" w:author="Sebastian Łuczak" w:date="2011-09-02T10:44:00Z"/>
        </w:rPr>
        <w:pPrChange w:id="1319" w:author="Sebastian Łuczak" w:date="2011-09-02T10:44:00Z">
          <w:pPr>
            <w:pStyle w:val="NormalnyIn"/>
            <w:ind w:firstLine="360"/>
          </w:pPr>
        </w:pPrChange>
      </w:pPr>
    </w:p>
    <w:p w:rsidR="00144CF8" w:rsidRDefault="00144CF8">
      <w:pPr>
        <w:pStyle w:val="NormalnyIn"/>
        <w:ind w:firstLine="0"/>
        <w:rPr>
          <w:del w:id="1320" w:author="Maciek" w:date="2011-09-01T23:08:00Z"/>
        </w:rPr>
        <w:pPrChange w:id="1321" w:author="Sebastian Łuczak" w:date="2011-09-02T10:44:00Z">
          <w:pPr>
            <w:pStyle w:val="NormalnyIn"/>
            <w:ind w:firstLine="360"/>
          </w:pPr>
        </w:pPrChange>
      </w:pPr>
    </w:p>
    <w:p w:rsidR="00144CF8" w:rsidRDefault="00144CF8">
      <w:pPr>
        <w:pStyle w:val="NormalnyIn"/>
        <w:ind w:firstLine="0"/>
        <w:rPr>
          <w:del w:id="1322" w:author="Maciek" w:date="2011-09-01T23:08:00Z"/>
        </w:rPr>
        <w:pPrChange w:id="1323" w:author="Sebastian Łuczak" w:date="2011-09-02T10:44:00Z">
          <w:pPr>
            <w:pStyle w:val="NormalnyIn"/>
            <w:ind w:firstLine="360"/>
          </w:pPr>
        </w:pPrChange>
      </w:pPr>
    </w:p>
    <w:p w:rsidR="00144CF8" w:rsidRDefault="00144CF8">
      <w:pPr>
        <w:pStyle w:val="NormalnyIn"/>
        <w:ind w:firstLine="0"/>
        <w:rPr>
          <w:del w:id="1324" w:author="Maciek" w:date="2011-09-01T23:08:00Z"/>
        </w:rPr>
        <w:pPrChange w:id="1325" w:author="Sebastian Łuczak" w:date="2011-09-02T10:44:00Z">
          <w:pPr>
            <w:pStyle w:val="NormalnyIn"/>
            <w:ind w:firstLine="360"/>
          </w:pPr>
        </w:pPrChange>
      </w:pPr>
    </w:p>
    <w:p w:rsidR="00144CF8" w:rsidRDefault="00144CF8">
      <w:pPr>
        <w:pStyle w:val="NormalnyIn"/>
        <w:ind w:firstLine="0"/>
        <w:rPr>
          <w:del w:id="1326" w:author="Maciek" w:date="2011-09-01T23:08:00Z"/>
        </w:rPr>
        <w:pPrChange w:id="1327" w:author="Sebastian Łuczak" w:date="2011-09-02T10:44:00Z">
          <w:pPr>
            <w:pStyle w:val="NormalnyIn"/>
            <w:ind w:firstLine="360"/>
          </w:pPr>
        </w:pPrChange>
      </w:pPr>
    </w:p>
    <w:p w:rsidR="00144CF8" w:rsidRDefault="00993D3D">
      <w:pPr>
        <w:pStyle w:val="NormalnyIn"/>
        <w:ind w:firstLine="0"/>
        <w:pPrChange w:id="1328" w:author="Sebastian Łuczak" w:date="2011-09-02T10:44:00Z">
          <w:pPr>
            <w:pStyle w:val="NormalnyIn"/>
            <w:ind w:firstLine="360"/>
          </w:pPr>
        </w:pPrChange>
      </w:pPr>
      <w:r>
        <w:t>Kolejną p</w:t>
      </w:r>
      <w:r>
        <w:lastRenderedPageBreak/>
        <w:t xml:space="preserve">ozycją w menu jest wpis „Pracownicy”. </w:t>
      </w:r>
      <w:del w:id="1329" w:author="Sebastian" w:date="2011-09-01T11:56:00Z">
        <w:r w:rsidDel="00010A89">
          <w:delText xml:space="preserve">Po jej </w:delText>
        </w:r>
      </w:del>
      <w:ins w:id="1330" w:author="Sebastian" w:date="2011-09-01T11:56:00Z">
        <w:r w:rsidR="00010A89">
          <w:t xml:space="preserve">Jej </w:t>
        </w:r>
      </w:ins>
      <w:r>
        <w:t>wybrani</w:t>
      </w:r>
      <w:del w:id="1331" w:author="Sebastian" w:date="2011-09-01T11:56:00Z">
        <w:r w:rsidDel="00010A89">
          <w:delText>u</w:delText>
        </w:r>
      </w:del>
      <w:ins w:id="1332" w:author="Sebastian" w:date="2011-09-01T11:56:00Z">
        <w:r w:rsidR="00010A89">
          <w:t>e</w:t>
        </w:r>
      </w:ins>
      <w:r>
        <w:t xml:space="preserve"> </w:t>
      </w:r>
      <w:ins w:id="1333" w:author="Sebastian" w:date="2011-09-01T11:56:00Z">
        <w:r w:rsidR="00010A89">
          <w:t xml:space="preserve">powoduje </w:t>
        </w:r>
      </w:ins>
      <w:r>
        <w:t>wyświetl</w:t>
      </w:r>
      <w:ins w:id="1334" w:author="Sebastian" w:date="2011-09-01T11:56:00Z">
        <w:r w:rsidR="00010A89">
          <w:t>enie</w:t>
        </w:r>
      </w:ins>
      <w:del w:id="1335" w:author="Sebastian" w:date="2011-09-01T11:56:00Z">
        <w:r w:rsidDel="00010A89">
          <w:delText>ana</w:delText>
        </w:r>
      </w:del>
      <w:r>
        <w:t xml:space="preserve"> </w:t>
      </w:r>
      <w:del w:id="1336" w:author="Sebastian" w:date="2011-09-01T11:56:00Z">
        <w:r w:rsidDel="00010A89">
          <w:delText xml:space="preserve">jest </w:delText>
        </w:r>
      </w:del>
      <w:r>
        <w:t>list</w:t>
      </w:r>
      <w:del w:id="1337" w:author="Sebastian" w:date="2011-09-01T11:56:00Z">
        <w:r w:rsidDel="00010A89">
          <w:delText>a</w:delText>
        </w:r>
      </w:del>
      <w:ins w:id="1338"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1339" w:author="Sebastian" w:date="2011-09-01T11:56:00Z">
        <w:r w:rsidDel="00010A89">
          <w:delText xml:space="preserve">Administratora </w:delText>
        </w:r>
      </w:del>
      <w:ins w:id="1340"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1341" w:author="Sebastian" w:date="2011-09-01T11:56:00Z">
        <w:r w:rsidR="00010A89">
          <w:t>,</w:t>
        </w:r>
      </w:ins>
      <w:r w:rsidR="00DA44EE">
        <w:t xml:space="preserve"> dodatkowo</w:t>
      </w:r>
      <w:r>
        <w:t xml:space="preserve"> z przyciskiem umożliwiającym ich odłączenie. </w:t>
      </w:r>
    </w:p>
    <w:p w:rsidR="003B21BC" w:rsidDel="00594997" w:rsidRDefault="003B21BC" w:rsidP="00E87AB8">
      <w:pPr>
        <w:pStyle w:val="NormalnyIn"/>
        <w:ind w:firstLine="360"/>
        <w:rPr>
          <w:del w:id="1342" w:author="Maciek" w:date="2011-09-01T21:23:00Z"/>
        </w:rPr>
      </w:pPr>
    </w:p>
    <w:p w:rsidR="00EC7C9D" w:rsidDel="00594997" w:rsidRDefault="00EC7C9D" w:rsidP="00E87AB8">
      <w:pPr>
        <w:pStyle w:val="NormalnyIn"/>
        <w:ind w:firstLine="360"/>
        <w:rPr>
          <w:del w:id="1343" w:author="Maciek" w:date="2011-09-01T21:23:00Z"/>
        </w:rPr>
      </w:pPr>
    </w:p>
    <w:p w:rsidR="00144CF8" w:rsidRDefault="00144CF8">
      <w:pPr>
        <w:pStyle w:val="NormalnyIn"/>
        <w:ind w:firstLine="360"/>
        <w:jc w:val="center"/>
        <w:rPr>
          <w:del w:id="1344" w:author="Maciek" w:date="2011-09-01T21:22:00Z"/>
          <w:i/>
          <w:rPrChange w:id="1345" w:author="Maciek" w:date="2011-09-01T21:41:00Z">
            <w:rPr>
              <w:del w:id="1346" w:author="Maciek" w:date="2011-09-01T21:22:00Z"/>
            </w:rPr>
          </w:rPrChange>
        </w:rPr>
        <w:pPrChange w:id="1347" w:author="Maciek" w:date="2011-09-01T21:41:00Z">
          <w:pPr>
            <w:pStyle w:val="NormalnyIn"/>
            <w:ind w:firstLine="360"/>
          </w:pPr>
        </w:pPrChange>
      </w:pPr>
      <w:ins w:id="1348" w:author="Maciek" w:date="2011-09-01T21:22:00Z">
        <w:r>
          <w:rPr>
            <w:noProof/>
            <w:lang w:val="en-US"/>
            <w:rPrChange w:id="1349" w:author="Unknown">
              <w:rPr>
                <w:noProof/>
                <w:color w:val="0000FF"/>
                <w:u w:val="single"/>
                <w:lang w:val="en-US"/>
              </w:rPr>
            </w:rPrChange>
          </w:rPr>
          <w:drawing>
            <wp:inline distT="0" distB="0" distL="0" distR="0">
              <wp:extent cx="5760085" cy="3497194"/>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350" w:author="Maciek" w:date="2011-09-01T21:22:00Z">
        <w:r w:rsidR="00A76B71" w:rsidDel="00594997">
          <w:delText>screen</w:delText>
        </w:r>
      </w:del>
      <w:ins w:id="1351" w:author="Maciek" w:date="2011-09-01T21:39:00Z">
        <w:r w:rsidR="00E62150" w:rsidRPr="00E62150">
          <w:rPr>
            <w:i/>
            <w:rPrChange w:id="1352" w:author="Maciek" w:date="2011-09-01T21:41:00Z">
              <w:rPr>
                <w:color w:val="0000FF"/>
                <w:u w:val="single"/>
              </w:rPr>
            </w:rPrChange>
          </w:rPr>
          <w:t xml:space="preserve">Rysunek … Widok zakładki </w:t>
        </w:r>
        <w:r w:rsidR="00A26295" w:rsidRPr="00A26295">
          <w:rPr>
            <w:i/>
          </w:rPr>
          <w:t>„Pracownicy”</w:t>
        </w:r>
      </w:ins>
    </w:p>
    <w:p w:rsidR="00EC7C9D" w:rsidDel="00594997" w:rsidRDefault="00144CF8" w:rsidP="00E87AB8">
      <w:pPr>
        <w:pStyle w:val="NormalnyIn"/>
        <w:ind w:firstLine="360"/>
        <w:rPr>
          <w:del w:id="1353" w:author="Maciek" w:date="2011-09-01T21:23:00Z"/>
        </w:rPr>
      </w:pPr>
      <w:ins w:id="1354" w:author="Maciek" w:date="2011-09-01T21:24:00Z">
        <w:r>
          <w:rPr>
            <w:noProof/>
            <w:lang w:val="en-US"/>
            <w:rPrChange w:id="1355" w:author="Unknown">
              <w:rPr>
                <w:noProof/>
                <w:color w:val="0000FF"/>
                <w:u w:val="single"/>
                <w:lang w:val="en-US"/>
              </w:rPr>
            </w:rPrChange>
          </w:rPr>
          <w:drawing>
            <wp:inline distT="0" distB="0" distL="0" distR="0">
              <wp:extent cx="5760085" cy="34971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DA4D42" w:rsidRDefault="00E62150">
      <w:pPr>
        <w:pStyle w:val="NormalnyIn"/>
        <w:ind w:firstLine="360"/>
        <w:rPr>
          <w:del w:id="1356" w:author="Maciek" w:date="2011-09-01T21:23:00Z"/>
          <w:i/>
        </w:rPr>
      </w:pPr>
      <w:ins w:id="1357" w:author="Maciek" w:date="2011-09-01T21:39:00Z">
        <w:r w:rsidRPr="00E62150">
          <w:rPr>
            <w:i/>
            <w:rPrChange w:id="1358" w:author="Maciek" w:date="2011-09-01T21:42:00Z">
              <w:rPr>
                <w:color w:val="0000FF"/>
                <w:u w:val="single"/>
              </w:rPr>
            </w:rPrChange>
          </w:rPr>
          <w:t xml:space="preserve">Rysunek … Szczegółowy widok </w:t>
        </w:r>
      </w:ins>
      <w:ins w:id="1359" w:author="Maciek" w:date="2011-09-01T21:42:00Z">
        <w:r w:rsidRPr="00E62150">
          <w:rPr>
            <w:i/>
            <w:rPrChange w:id="1360" w:author="Maciek" w:date="2011-09-01T21:42:00Z">
              <w:rPr>
                <w:color w:val="0000FF"/>
                <w:u w:val="single"/>
              </w:rPr>
            </w:rPrChange>
          </w:rPr>
          <w:t xml:space="preserve">danych </w:t>
        </w:r>
      </w:ins>
      <w:ins w:id="1361" w:author="Maciek" w:date="2011-09-01T21:39:00Z">
        <w:r w:rsidRPr="00E62150">
          <w:rPr>
            <w:i/>
            <w:rPrChange w:id="1362" w:author="Maciek" w:date="2011-09-01T21:42:00Z">
              <w:rPr>
                <w:color w:val="0000FF"/>
                <w:u w:val="single"/>
              </w:rPr>
            </w:rPrChange>
          </w:rPr>
          <w:t>pracownika</w:t>
        </w:r>
      </w:ins>
    </w:p>
    <w:p w:rsidR="00DA4D42" w:rsidRDefault="00DA4D42">
      <w:pPr>
        <w:pStyle w:val="NormalnyIn"/>
        <w:ind w:firstLine="360"/>
        <w:rPr>
          <w:del w:id="1363" w:author="Maciek" w:date="2011-09-01T21:23:00Z"/>
          <w:i/>
        </w:rPr>
      </w:pPr>
    </w:p>
    <w:p w:rsidR="00726470" w:rsidRDefault="00726470" w:rsidP="00E87AB8">
      <w:pPr>
        <w:pStyle w:val="NormalnyIn"/>
        <w:ind w:firstLine="360"/>
        <w:rPr>
          <w:ins w:id="1364" w:author="Sebastian Łuczak" w:date="2011-09-02T10:45:00Z"/>
        </w:rPr>
      </w:pPr>
    </w:p>
    <w:p w:rsidR="00DA4D42" w:rsidRDefault="00DA4D42">
      <w:pPr>
        <w:pStyle w:val="NormalnyIn"/>
        <w:ind w:firstLine="360"/>
        <w:rPr>
          <w:del w:id="1365" w:author="Maciek" w:date="2011-09-01T21:23:00Z"/>
        </w:rPr>
      </w:pPr>
    </w:p>
    <w:p w:rsidR="00726470" w:rsidRDefault="00726470" w:rsidP="00E87AB8">
      <w:pPr>
        <w:pStyle w:val="NormalnyIn"/>
        <w:ind w:firstLine="360"/>
        <w:rPr>
          <w:ins w:id="1366" w:author="Sebastian Łuczak" w:date="2011-09-02T10:45:00Z"/>
        </w:rPr>
      </w:pPr>
    </w:p>
    <w:p w:rsidR="00144CF8" w:rsidRDefault="00144CF8">
      <w:pPr>
        <w:pStyle w:val="NormalnyIn"/>
        <w:ind w:firstLine="0"/>
        <w:rPr>
          <w:del w:id="1367" w:author="Maciek" w:date="2011-09-01T21:23:00Z"/>
        </w:rPr>
        <w:pPrChange w:id="1368" w:author="Sebastian Łuczak" w:date="2011-09-02T10:45:00Z">
          <w:pPr>
            <w:pStyle w:val="NormalnyIn"/>
            <w:ind w:firstLine="360"/>
          </w:pPr>
        </w:pPrChange>
      </w:pPr>
    </w:p>
    <w:p w:rsidR="00144CF8" w:rsidRDefault="00144CF8">
      <w:pPr>
        <w:pStyle w:val="NormalnyIn"/>
        <w:ind w:firstLine="0"/>
        <w:rPr>
          <w:del w:id="1369" w:author="Maciek" w:date="2011-09-01T21:23:00Z"/>
        </w:rPr>
        <w:pPrChange w:id="1370" w:author="Sebastian Łuczak" w:date="2011-09-02T10:45:00Z">
          <w:pPr>
            <w:pStyle w:val="NormalnyIn"/>
            <w:ind w:firstLine="360"/>
          </w:pPr>
        </w:pPrChange>
      </w:pPr>
    </w:p>
    <w:p w:rsidR="00144CF8" w:rsidRDefault="00144CF8">
      <w:pPr>
        <w:pStyle w:val="NormalnyIn"/>
        <w:ind w:firstLine="0"/>
        <w:rPr>
          <w:del w:id="1371" w:author="Maciek" w:date="2011-09-01T21:23:00Z"/>
        </w:rPr>
        <w:pPrChange w:id="1372" w:author="Sebastian Łuczak" w:date="2011-09-02T10:45:00Z">
          <w:pPr>
            <w:pStyle w:val="NormalnyIn"/>
            <w:ind w:firstLine="360"/>
          </w:pPr>
        </w:pPrChange>
      </w:pPr>
    </w:p>
    <w:p w:rsidR="00144CF8" w:rsidRDefault="00144CF8">
      <w:pPr>
        <w:pStyle w:val="NormalnyIn"/>
        <w:ind w:firstLine="0"/>
        <w:rPr>
          <w:del w:id="1373" w:author="Maciek" w:date="2011-09-01T21:23:00Z"/>
        </w:rPr>
        <w:pPrChange w:id="1374" w:author="Sebastian Łuczak" w:date="2011-09-02T10:45:00Z">
          <w:pPr>
            <w:pStyle w:val="NormalnyIn"/>
            <w:ind w:firstLine="360"/>
          </w:pPr>
        </w:pPrChange>
      </w:pPr>
    </w:p>
    <w:p w:rsidR="00144CF8" w:rsidRDefault="00144CF8">
      <w:pPr>
        <w:pStyle w:val="NormalnyIn"/>
        <w:ind w:firstLine="0"/>
        <w:rPr>
          <w:del w:id="1375" w:author="Maciek" w:date="2011-09-01T21:23:00Z"/>
        </w:rPr>
        <w:pPrChange w:id="1376" w:author="Sebastian Łuczak" w:date="2011-09-02T10:45:00Z">
          <w:pPr>
            <w:pStyle w:val="NormalnyIn"/>
            <w:ind w:firstLine="360"/>
          </w:pPr>
        </w:pPrChange>
      </w:pPr>
    </w:p>
    <w:p w:rsidR="00144CF8" w:rsidRDefault="00144CF8">
      <w:pPr>
        <w:pStyle w:val="NormalnyIn"/>
        <w:ind w:firstLine="0"/>
        <w:rPr>
          <w:del w:id="1377" w:author="Maciek" w:date="2011-09-01T21:23:00Z"/>
        </w:rPr>
        <w:pPrChange w:id="1378" w:author="Sebastian Łuczak" w:date="2011-09-02T10:45:00Z">
          <w:pPr>
            <w:pStyle w:val="NormalnyIn"/>
            <w:ind w:firstLine="360"/>
          </w:pPr>
        </w:pPrChange>
      </w:pPr>
    </w:p>
    <w:p w:rsidR="00144CF8" w:rsidRDefault="00993D3D">
      <w:pPr>
        <w:pStyle w:val="NormalnyIn"/>
        <w:ind w:firstLine="0"/>
        <w:rPr>
          <w:del w:id="1379" w:author="Sebastian Łuczak" w:date="2011-09-02T10:44:00Z"/>
        </w:rPr>
        <w:pPrChange w:id="1380" w:author="Sebastian Łuczak" w:date="2011-09-02T10:45:00Z">
          <w:pPr>
            <w:pStyle w:val="NormalnyIn"/>
            <w:ind w:firstLine="360"/>
          </w:pPr>
        </w:pPrChange>
      </w:pPr>
      <w:r>
        <w:t>Ostat</w:t>
      </w:r>
      <w:r>
        <w:lastRenderedPageBreak/>
        <w:t>nią opcją</w:t>
      </w:r>
      <w:del w:id="1381" w:author="Sebastian" w:date="2011-09-01T11:56:00Z">
        <w:r w:rsidDel="00010A89">
          <w:delText xml:space="preserve"> wyboru</w:delText>
        </w:r>
        <w:r w:rsidR="00DA44EE" w:rsidDel="00010A89">
          <w:delText>,</w:delText>
        </w:r>
      </w:del>
      <w:ins w:id="1382"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144CF8" w:rsidRDefault="00144CF8">
      <w:pPr>
        <w:pStyle w:val="NormalnyIn"/>
        <w:ind w:firstLine="0"/>
        <w:rPr>
          <w:del w:id="1383" w:author="Sebastian Łuczak" w:date="2011-09-02T10:45:00Z"/>
        </w:rPr>
        <w:pPrChange w:id="1384" w:author="Sebastian Łuczak" w:date="2011-09-02T10:45:00Z">
          <w:pPr>
            <w:pStyle w:val="NormalnyIn"/>
            <w:ind w:firstLine="360"/>
          </w:pPr>
        </w:pPrChange>
      </w:pPr>
    </w:p>
    <w:p w:rsidR="00144CF8" w:rsidRDefault="00144CF8">
      <w:pPr>
        <w:pStyle w:val="NormalnyIn"/>
        <w:ind w:firstLine="0"/>
        <w:pPrChange w:id="1385" w:author="Sebastian Łuczak" w:date="2011-09-02T10:45:00Z">
          <w:pPr>
            <w:pStyle w:val="NormalnyIn"/>
            <w:ind w:firstLine="360"/>
          </w:pPr>
        </w:pPrChange>
      </w:pPr>
    </w:p>
    <w:p w:rsidR="00144CF8" w:rsidRDefault="00144CF8">
      <w:pPr>
        <w:pStyle w:val="NormalnyIn"/>
        <w:ind w:firstLine="360"/>
        <w:jc w:val="center"/>
        <w:rPr>
          <w:del w:id="1386" w:author="Maciek" w:date="2011-09-01T21:22:00Z"/>
        </w:rPr>
        <w:pPrChange w:id="1387" w:author="Maciek" w:date="2011-09-01T21:42:00Z">
          <w:pPr>
            <w:pStyle w:val="NormalnyIn"/>
            <w:ind w:firstLine="360"/>
          </w:pPr>
        </w:pPrChange>
      </w:pPr>
      <w:ins w:id="1388" w:author="Maciek" w:date="2011-09-01T21:22:00Z">
        <w:r>
          <w:rPr>
            <w:noProof/>
            <w:lang w:val="en-US"/>
            <w:rPrChange w:id="1389" w:author="Unknown">
              <w:rPr>
                <w:noProof/>
                <w:color w:val="0000FF"/>
                <w:u w:val="single"/>
                <w:lang w:val="en-US"/>
              </w:rPr>
            </w:rPrChange>
          </w:rPr>
          <w:drawing>
            <wp:inline distT="0" distB="0" distL="0" distR="0">
              <wp:extent cx="5760085" cy="3497194"/>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390" w:author="Maciek" w:date="2011-09-01T21:22:00Z">
        <w:r w:rsidR="00A76B71" w:rsidDel="00594997">
          <w:delText>screen</w:delText>
        </w:r>
      </w:del>
      <w:ins w:id="1391" w:author="Maciek" w:date="2011-09-01T21:39:00Z">
        <w:r w:rsidR="00A26295">
          <w:t xml:space="preserve"> </w:t>
        </w:r>
        <w:r w:rsidR="00E62150" w:rsidRPr="00E62150">
          <w:rPr>
            <w:i/>
            <w:rPrChange w:id="1392" w:author="Maciek" w:date="2011-09-01T21:42:00Z">
              <w:rPr>
                <w:color w:val="0000FF"/>
                <w:u w:val="single"/>
              </w:rPr>
            </w:rPrChange>
          </w:rPr>
          <w:t xml:space="preserve">Rysunek … Widok zakładki </w:t>
        </w:r>
        <w:r w:rsidR="00A26295" w:rsidRPr="00A26295">
          <w:rPr>
            <w:i/>
          </w:rPr>
          <w:t>„Kontrahenci”</w:t>
        </w:r>
      </w:ins>
    </w:p>
    <w:p w:rsidR="00EC7C9D" w:rsidRDefault="00144CF8" w:rsidP="00726470">
      <w:pPr>
        <w:pStyle w:val="NormalnyIn"/>
        <w:ind w:firstLine="0"/>
      </w:pPr>
      <w:ins w:id="1393" w:author="Maciek" w:date="2011-09-01T21:24:00Z">
        <w:r>
          <w:rPr>
            <w:noProof/>
            <w:lang w:val="en-US" w:eastAsia="en-US"/>
            <w:rPrChange w:id="1394" w:author="Unknown">
              <w:rPr>
                <w:noProof/>
                <w:color w:val="0000FF"/>
                <w:u w:val="single"/>
                <w:lang w:val="en-US" w:eastAsia="en-US"/>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144CF8" w:rsidRDefault="00E62150">
      <w:pPr>
        <w:pStyle w:val="NormalnyIn"/>
        <w:ind w:firstLine="360"/>
        <w:jc w:val="center"/>
        <w:rPr>
          <w:i/>
          <w:rPrChange w:id="1395" w:author="Maciek" w:date="2011-09-01T21:42:00Z">
            <w:rPr/>
          </w:rPrChange>
        </w:rPr>
        <w:pPrChange w:id="1396" w:author="Maciek" w:date="2011-09-01T21:42:00Z">
          <w:pPr>
            <w:pStyle w:val="NormalnyIn"/>
            <w:ind w:firstLine="360"/>
          </w:pPr>
        </w:pPrChange>
      </w:pPr>
      <w:ins w:id="1397" w:author="Maciek" w:date="2011-09-01T21:39:00Z">
        <w:r w:rsidRPr="00E62150">
          <w:rPr>
            <w:i/>
            <w:rPrChange w:id="1398" w:author="Maciek" w:date="2011-09-01T21:42:00Z">
              <w:rPr>
                <w:color w:val="0000FF"/>
                <w:u w:val="single"/>
              </w:rPr>
            </w:rPrChange>
          </w:rPr>
          <w:t>Rysunek … Sz</w:t>
        </w:r>
      </w:ins>
      <w:ins w:id="1399" w:author="Maciek" w:date="2011-09-01T21:40:00Z">
        <w:r w:rsidRPr="00E62150">
          <w:rPr>
            <w:i/>
            <w:rPrChange w:id="1400" w:author="Maciek" w:date="2011-09-01T21:42:00Z">
              <w:rPr>
                <w:color w:val="0000FF"/>
                <w:u w:val="single"/>
              </w:rPr>
            </w:rPrChange>
          </w:rPr>
          <w:t>czegółowy widok</w:t>
        </w:r>
      </w:ins>
      <w:ins w:id="1401" w:author="Maciek" w:date="2011-09-01T21:42:00Z">
        <w:r w:rsidRPr="00E62150">
          <w:rPr>
            <w:i/>
            <w:rPrChange w:id="1402" w:author="Maciek" w:date="2011-09-01T21:42:00Z">
              <w:rPr>
                <w:color w:val="0000FF"/>
                <w:u w:val="single"/>
              </w:rPr>
            </w:rPrChange>
          </w:rPr>
          <w:t xml:space="preserve"> danych</w:t>
        </w:r>
      </w:ins>
      <w:ins w:id="1403" w:author="Maciek" w:date="2011-09-01T21:40:00Z">
        <w:r w:rsidRPr="00E62150">
          <w:rPr>
            <w:i/>
            <w:rPrChange w:id="1404" w:author="Maciek" w:date="2011-09-01T21:42:00Z">
              <w:rPr>
                <w:color w:val="0000FF"/>
                <w:u w:val="single"/>
              </w:rPr>
            </w:rPrChange>
          </w:rPr>
          <w:t xml:space="preserve"> kontrahenta</w:t>
        </w:r>
      </w:ins>
    </w:p>
    <w:p w:rsidR="00EC7C9D" w:rsidRDefault="00EC7C9D" w:rsidP="00E87AB8">
      <w:pPr>
        <w:pStyle w:val="NormalnyIn"/>
        <w:ind w:firstLine="360"/>
      </w:pPr>
    </w:p>
    <w:p w:rsidR="00EC7C9D" w:rsidRDefault="00EC7C9D" w:rsidP="00E87AB8">
      <w:pPr>
        <w:pStyle w:val="NormalnyIn"/>
        <w:ind w:firstLine="360"/>
      </w:pPr>
    </w:p>
    <w:p w:rsidR="00144CF8" w:rsidRDefault="00144CF8">
      <w:pPr>
        <w:pStyle w:val="NormalnyIn"/>
        <w:ind w:firstLine="0"/>
        <w:rPr>
          <w:del w:id="1405" w:author="Sebastian Łuczak" w:date="2011-09-02T10:45:00Z"/>
        </w:rPr>
        <w:pPrChange w:id="1406" w:author="Sebastian Łuczak" w:date="2011-09-02T10:45:00Z">
          <w:pPr>
            <w:pStyle w:val="NormalnyIn"/>
            <w:ind w:firstLine="360"/>
          </w:pPr>
        </w:pPrChange>
      </w:pPr>
    </w:p>
    <w:p w:rsidR="00144CF8" w:rsidRDefault="00144CF8">
      <w:pPr>
        <w:pStyle w:val="NormalnyIn"/>
        <w:ind w:firstLine="0"/>
        <w:rPr>
          <w:del w:id="1407" w:author="Sebastian Łuczak" w:date="2011-09-02T10:45:00Z"/>
        </w:rPr>
        <w:pPrChange w:id="1408" w:author="Sebastian Łuczak" w:date="2011-09-02T10:45:00Z">
          <w:pPr>
            <w:pStyle w:val="NormalnyIn"/>
            <w:ind w:firstLine="360"/>
          </w:pPr>
        </w:pPrChange>
      </w:pPr>
    </w:p>
    <w:p w:rsidR="00144CF8" w:rsidRDefault="00144CF8">
      <w:pPr>
        <w:pStyle w:val="NormalnyIn"/>
        <w:ind w:firstLine="0"/>
        <w:rPr>
          <w:del w:id="1409" w:author="Sebastian Łuczak" w:date="2011-09-02T10:45:00Z"/>
        </w:rPr>
        <w:pPrChange w:id="1410" w:author="Sebastian Łuczak" w:date="2011-09-02T10:45:00Z">
          <w:pPr>
            <w:pStyle w:val="NormalnyIn"/>
            <w:ind w:firstLine="360"/>
          </w:pPr>
        </w:pPrChange>
      </w:pPr>
    </w:p>
    <w:p w:rsidR="00144CF8" w:rsidRDefault="00144CF8">
      <w:pPr>
        <w:pStyle w:val="NormalnyIn"/>
        <w:ind w:firstLine="0"/>
        <w:rPr>
          <w:del w:id="1411" w:author="Sebastian Łuczak" w:date="2011-09-02T10:45:00Z"/>
        </w:rPr>
        <w:pPrChange w:id="1412" w:author="Sebastian Łuczak" w:date="2011-09-02T10:45:00Z">
          <w:pPr>
            <w:pStyle w:val="NormalnyIn"/>
            <w:ind w:firstLine="360"/>
          </w:pPr>
        </w:pPrChange>
      </w:pPr>
    </w:p>
    <w:p w:rsidR="00144CF8" w:rsidRDefault="00144CF8">
      <w:pPr>
        <w:pStyle w:val="NormalnyIn"/>
        <w:ind w:firstLine="0"/>
        <w:rPr>
          <w:del w:id="1413" w:author="Sebastian Łuczak" w:date="2011-09-02T10:45:00Z"/>
        </w:rPr>
        <w:pPrChange w:id="1414" w:author="Sebastian Łuczak" w:date="2011-09-02T10:45:00Z">
          <w:pPr>
            <w:pStyle w:val="NormalnyIn"/>
            <w:ind w:firstLine="360"/>
          </w:pPr>
        </w:pPrChange>
      </w:pPr>
    </w:p>
    <w:p w:rsidR="00144CF8" w:rsidRDefault="005D1C5E">
      <w:pPr>
        <w:pStyle w:val="NormalnyIn"/>
        <w:ind w:firstLine="0"/>
        <w:pPrChange w:id="1415" w:author="Sebastian Łuczak" w:date="2011-09-02T10:45:00Z">
          <w:pPr>
            <w:pStyle w:val="NormalnyIn"/>
            <w:ind w:firstLine="360"/>
          </w:pPr>
        </w:pPrChange>
      </w:pPr>
      <w:r w:rsidRPr="005D1C5E">
        <w:t xml:space="preserve">Jak już </w:t>
      </w:r>
      <w:r w:rsidRPr="005D1C5E">
        <w:lastRenderedPageBreak/>
        <w:t xml:space="preserve">wcześniej zostało wspomniane, użytkownik z uprawnieniami ROLE_ADMIN posiada dostęp do dodatkowej zakładki „Administracja” w której </w:t>
      </w:r>
      <w:del w:id="1416" w:author="Sebastian" w:date="2011-09-01T11:56:00Z">
        <w:r w:rsidRPr="005D1C5E" w:rsidDel="00010A89">
          <w:delText xml:space="preserve">to widzi </w:delText>
        </w:r>
      </w:del>
      <w:ins w:id="1417" w:author="Sebastian" w:date="2011-09-01T11:56:00Z">
        <w:r w:rsidR="00010A89">
          <w:t xml:space="preserve">widnieje </w:t>
        </w:r>
      </w:ins>
      <w:r w:rsidRPr="005D1C5E">
        <w:t>list</w:t>
      </w:r>
      <w:ins w:id="1418" w:author="Sebastian" w:date="2011-09-01T11:56:00Z">
        <w:r w:rsidR="00010A89">
          <w:t>a</w:t>
        </w:r>
      </w:ins>
      <w:del w:id="1419"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1420" w:author="Sebastian" w:date="2011-09-01T11:56:00Z">
        <w:r w:rsidRPr="005D1C5E" w:rsidDel="00010A89">
          <w:delText>zablokowywać</w:delText>
        </w:r>
      </w:del>
      <w:ins w:id="1421" w:author="Sebastian" w:date="2011-09-01T11:56:00Z">
        <w:r w:rsidR="00010A89">
          <w:t>blokowa</w:t>
        </w:r>
      </w:ins>
      <w:ins w:id="1422" w:author="Sebastian" w:date="2011-09-01T11:57:00Z">
        <w:r w:rsidR="00010A89">
          <w:t>ć</w:t>
        </w:r>
      </w:ins>
      <w:r w:rsidRPr="005D1C5E">
        <w:t xml:space="preserve">.  </w:t>
      </w:r>
    </w:p>
    <w:p w:rsidR="003B21BC" w:rsidRDefault="003B21BC" w:rsidP="003B21BC">
      <w:pPr>
        <w:pStyle w:val="NormalnyIn"/>
        <w:ind w:firstLine="360"/>
      </w:pPr>
    </w:p>
    <w:p w:rsidR="00144CF8" w:rsidRDefault="00144CF8">
      <w:pPr>
        <w:pStyle w:val="NormalnyIn"/>
        <w:ind w:firstLine="0"/>
        <w:jc w:val="center"/>
        <w:rPr>
          <w:del w:id="1423" w:author="Maciek" w:date="2011-09-01T21:23:00Z"/>
        </w:rPr>
        <w:pPrChange w:id="1424" w:author="Sebastian Łuczak" w:date="2011-09-02T10:45:00Z">
          <w:pPr>
            <w:pStyle w:val="NormalnyIn"/>
            <w:ind w:firstLine="360"/>
          </w:pPr>
        </w:pPrChange>
      </w:pPr>
      <w:ins w:id="1425" w:author="Maciek" w:date="2011-09-01T21:23:00Z">
        <w:r>
          <w:rPr>
            <w:noProof/>
            <w:lang w:val="en-US"/>
            <w:rPrChange w:id="1426" w:author="Unknown">
              <w:rPr>
                <w:noProof/>
                <w:color w:val="0000FF"/>
                <w:u w:val="single"/>
                <w:lang w:val="en-US"/>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427" w:author="Maciek" w:date="2011-09-01T21:23:00Z">
        <w:r w:rsidR="00EC7C9D" w:rsidDel="00594997">
          <w:delText>//screen</w:delText>
        </w:r>
      </w:del>
    </w:p>
    <w:p w:rsidR="00144CF8" w:rsidRDefault="00E62150">
      <w:pPr>
        <w:pStyle w:val="NormalnyIn"/>
        <w:ind w:firstLine="0"/>
        <w:jc w:val="center"/>
        <w:rPr>
          <w:ins w:id="1428" w:author="Maciek" w:date="2011-09-01T21:40:00Z"/>
          <w:i/>
          <w:rPrChange w:id="1429" w:author="Maciek" w:date="2011-09-01T21:42:00Z">
            <w:rPr>
              <w:ins w:id="1430" w:author="Maciek" w:date="2011-09-01T21:40:00Z"/>
            </w:rPr>
          </w:rPrChange>
        </w:rPr>
        <w:pPrChange w:id="1431" w:author="Sebastian Łuczak" w:date="2011-09-02T10:45:00Z">
          <w:pPr>
            <w:pStyle w:val="NormalnyIn"/>
            <w:ind w:firstLine="360"/>
          </w:pPr>
        </w:pPrChange>
      </w:pPr>
      <w:ins w:id="1432" w:author="Maciek" w:date="2011-09-01T21:40:00Z">
        <w:r w:rsidRPr="00E62150">
          <w:rPr>
            <w:i/>
            <w:rPrChange w:id="1433" w:author="Maciek" w:date="2011-09-01T21:42:00Z">
              <w:rPr>
                <w:color w:val="0000FF"/>
                <w:u w:val="single"/>
              </w:rPr>
            </w:rPrChange>
          </w:rPr>
          <w:t xml:space="preserve">Rysunek … Widok zakładki </w:t>
        </w:r>
        <w:r w:rsidR="00A26295" w:rsidRPr="00A26295">
          <w:rPr>
            <w:i/>
          </w:rPr>
          <w:t>„Administracja”</w:t>
        </w:r>
      </w:ins>
    </w:p>
    <w:p w:rsidR="00144CF8" w:rsidRDefault="00144CF8">
      <w:pPr>
        <w:jc w:val="center"/>
        <w:rPr>
          <w:rFonts w:ascii="Times New Roman" w:eastAsiaTheme="majorEastAsia" w:hAnsi="Times New Roman" w:cstheme="majorBidi"/>
          <w:b/>
          <w:bCs/>
          <w:caps/>
          <w:sz w:val="32"/>
          <w:szCs w:val="28"/>
          <w:lang w:eastAsia="pl-PL"/>
        </w:rPr>
        <w:pPrChange w:id="1434" w:author="Maciek" w:date="2011-09-01T21:42:00Z">
          <w:pPr>
            <w:jc w:val="left"/>
          </w:pPr>
        </w:pPrChange>
      </w:pPr>
      <w:ins w:id="1435" w:author="Maciek" w:date="2011-09-01T21:23:00Z">
        <w:r>
          <w:rPr>
            <w:noProof/>
            <w:lang w:val="en-US"/>
            <w:rPrChange w:id="1436" w:author="Unknown">
              <w:rPr>
                <w:noProof/>
                <w:color w:val="0000FF"/>
                <w:u w:val="single"/>
                <w:lang w:val="en-US"/>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1437" w:author="Maciek" w:date="2011-09-01T21:40:00Z">
        <w:r w:rsidR="00E62150" w:rsidRPr="00E62150">
          <w:rPr>
            <w:rFonts w:ascii="Times New Roman" w:hAnsi="Times New Roman"/>
            <w:i/>
            <w:sz w:val="24"/>
            <w:szCs w:val="24"/>
            <w:rPrChange w:id="1438" w:author="Maciek" w:date="2011-09-01T21:42:00Z">
              <w:rPr>
                <w:color w:val="0000FF"/>
                <w:u w:val="single"/>
              </w:rPr>
            </w:rPrChange>
          </w:rPr>
          <w:t xml:space="preserve">Rysunek … </w:t>
        </w:r>
      </w:ins>
      <w:ins w:id="1439" w:author="Maciek" w:date="2011-09-01T21:41:00Z">
        <w:r w:rsidR="00E62150" w:rsidRPr="00E62150">
          <w:rPr>
            <w:rFonts w:ascii="Times New Roman" w:hAnsi="Times New Roman"/>
            <w:i/>
            <w:sz w:val="24"/>
            <w:szCs w:val="24"/>
            <w:rPrChange w:id="1440" w:author="Maciek" w:date="2011-09-01T21:42:00Z">
              <w:rPr>
                <w:color w:val="0000FF"/>
                <w:u w:val="single"/>
              </w:rPr>
            </w:rPrChange>
          </w:rPr>
          <w:t>Szczegółowy widok danych użytkownika</w:t>
        </w:r>
      </w:ins>
      <w:del w:id="1441" w:author="Maciek" w:date="2011-09-01T21:40:00Z">
        <w:r w:rsidR="00EC7C9D" w:rsidDel="00A26295">
          <w:br w:type="page"/>
        </w:r>
      </w:del>
    </w:p>
    <w:p w:rsidR="003B21BC" w:rsidRDefault="00757A52" w:rsidP="00757A52">
      <w:pPr>
        <w:pStyle w:val="Nagwek1"/>
      </w:pPr>
      <w:bookmarkStart w:id="1442" w:name="_Toc302765170"/>
      <w:r>
        <w:t>Testy</w:t>
      </w:r>
      <w:r w:rsidR="00B4716F">
        <w:t xml:space="preserve"> Funkcjo</w:t>
      </w:r>
      <w:r w:rsidR="00B4716F">
        <w:lastRenderedPageBreak/>
        <w:t>nalne</w:t>
      </w:r>
      <w:bookmarkEnd w:id="1442"/>
    </w:p>
    <w:p w:rsidR="00B4716F" w:rsidRDefault="00B4716F" w:rsidP="00B4716F">
      <w:pPr>
        <w:pStyle w:val="Nagwek2"/>
      </w:pPr>
      <w:bookmarkStart w:id="1443" w:name="_Toc302765171"/>
      <w:r>
        <w:t>Wstęp</w:t>
      </w:r>
      <w:bookmarkEnd w:id="1443"/>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r>
        <w:t>Wifi</w:t>
      </w:r>
    </w:p>
    <w:p w:rsidR="00940286" w:rsidRDefault="00B138EA" w:rsidP="00B138EA">
      <w:pPr>
        <w:pStyle w:val="NormalnyIn"/>
        <w:rPr>
          <w:ins w:id="1444" w:author="Sebastian Łuczak" w:date="2011-08-31T23:44:00Z"/>
        </w:rPr>
      </w:pPr>
      <w:r>
        <w:t>Różne scenariusze</w:t>
      </w:r>
    </w:p>
    <w:p w:rsidR="00940286" w:rsidRDefault="00940286" w:rsidP="00940286">
      <w:pPr>
        <w:pStyle w:val="Nagwek3"/>
        <w:rPr>
          <w:ins w:id="1445" w:author="Sebastian Łuczak" w:date="2011-08-31T23:44:00Z"/>
        </w:rPr>
      </w:pPr>
      <w:bookmarkStart w:id="1446" w:name="_Toc302765172"/>
      <w:ins w:id="1447" w:author="Sebastian Łuczak" w:date="2011-08-31T23:44:00Z">
        <w:r>
          <w:t>Wpływ na zużycie baterii</w:t>
        </w:r>
        <w:bookmarkEnd w:id="1446"/>
      </w:ins>
    </w:p>
    <w:p w:rsidR="00940286" w:rsidRDefault="00940286" w:rsidP="00940286">
      <w:pPr>
        <w:pStyle w:val="NormalnyIn"/>
        <w:ind w:firstLine="0"/>
        <w:rPr>
          <w:ins w:id="1448" w:author="Sebastian Łuczak" w:date="2011-08-31T23:44:00Z"/>
        </w:rPr>
      </w:pPr>
      <w:ins w:id="1449"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1450" w:name="_Toc302765173"/>
      <w:r>
        <w:t>Wady i zalety</w:t>
      </w:r>
      <w:r w:rsidR="00040A86">
        <w:lastRenderedPageBreak/>
        <w:t xml:space="preserve"> r</w:t>
      </w:r>
      <w:r w:rsidR="00757A52">
        <w:t>ozwiązania</w:t>
      </w:r>
      <w:bookmarkEnd w:id="1450"/>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rozwiązania jest niski koszt implementacji, wdrożenia i utrzymania systemu. Efekt ten </w:t>
      </w:r>
      <w:r w:rsidR="00766C80">
        <w:t xml:space="preserve">jest osiągany </w:t>
      </w:r>
      <w:r w:rsidR="00E36D6C">
        <w:t>poprzez wykorzystanie telefonu jako czytnik i tanich znaczników typu Mifare Ultra</w:t>
      </w:r>
      <w:del w:id="1451" w:author="Sebastian" w:date="2011-09-01T11:57:00Z">
        <w:r w:rsidR="00E36D6C" w:rsidDel="00010A89">
          <w:delText>L</w:delText>
        </w:r>
      </w:del>
      <w:ins w:id="1452" w:author="Sebastian" w:date="2011-09-01T11:57:00Z">
        <w:r w:rsidR="00010A89">
          <w:t>l</w:t>
        </w:r>
      </w:ins>
      <w:r w:rsidR="00E36D6C">
        <w:t xml:space="preserve">ight. Oparcie transmisji danych o sieci pakietowe eliminuje potrzebę budowy dodatkowej infrastruktury na potrzeby identyfikacji znacznika. </w:t>
      </w:r>
    </w:p>
    <w:p w:rsidR="00E82508" w:rsidRDefault="00E36D6C" w:rsidP="00830AAF">
      <w:pPr>
        <w:pStyle w:val="NormalnyIn"/>
        <w:ind w:firstLine="0"/>
        <w:rPr>
          <w:ins w:id="1453" w:author="Sebastian" w:date="2011-09-01T11:57:00Z"/>
        </w:rPr>
      </w:pPr>
      <w:r>
        <w:tab/>
        <w:t xml:space="preserve">Dzięki przyłożeniu dużej </w:t>
      </w:r>
      <w:r w:rsidR="00766C80">
        <w:t>wagi</w:t>
      </w:r>
      <w:r>
        <w:t xml:space="preserve"> do interfejsu użytkownika, korzystanie z systemu jest intuicyjne i nie absorbujące pracownika</w:t>
      </w:r>
      <w:ins w:id="1454" w:author="Sebastian" w:date="2011-09-01T11:57:00Z">
        <w:r w:rsidR="00E82508">
          <w:t>, co wykazały testy</w:t>
        </w:r>
      </w:ins>
      <w:r w:rsidR="00961B2A">
        <w:t xml:space="preserve">. </w:t>
      </w:r>
    </w:p>
    <w:p w:rsidR="00144CF8" w:rsidRDefault="00961B2A">
      <w:pPr>
        <w:pStyle w:val="NormalnyIn"/>
        <w:ind w:firstLine="708"/>
        <w:pPrChange w:id="1455"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1456" w:name="_Toc302765174"/>
      <w:r>
        <w:t>Podsumowanie</w:t>
      </w:r>
      <w:bookmarkEnd w:id="1456"/>
    </w:p>
    <w:p w:rsidR="00550D2C" w:rsidRDefault="005D55E0" w:rsidP="00550D2C">
      <w:pPr>
        <w:pStyle w:val="Nagwek2"/>
      </w:pPr>
      <w:bookmarkStart w:id="1457" w:name="_Toc302765175"/>
      <w:r>
        <w:lastRenderedPageBreak/>
        <w:t>P</w:t>
      </w:r>
      <w:r w:rsidR="00550D2C">
        <w:t>erspektywy rozwoju</w:t>
      </w:r>
      <w:bookmarkEnd w:id="1457"/>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458" w:name="_Toc302765176"/>
      <w:r>
        <w:t>Wnioski</w:t>
      </w:r>
      <w:bookmarkEnd w:id="1458"/>
    </w:p>
    <w:p w:rsidR="006300ED" w:rsidRPr="006300ED" w:rsidRDefault="006300ED" w:rsidP="006300ED">
      <w:pPr>
        <w:pStyle w:val="NormalnyIn"/>
        <w:ind w:firstLine="0"/>
      </w:pPr>
      <w:r w:rsidRPr="006300ED">
        <w:t>Przed</w:t>
      </w:r>
      <w:r w:rsidRPr="006300ED">
        <w:lastRenderedPageBreak/>
        <w:t>stawiona praca dowodzi, iż możliwym 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459" w:name="_Toc302765177" w:displacedByCustomXml="prev"/>
        <w:p w:rsidR="00EC5168" w:rsidRDefault="00EC5168">
          <w:pPr>
            <w:pStyle w:val="Nagwek1"/>
          </w:pPr>
          <w:r>
            <w:t>Bibliografia</w:t>
          </w:r>
          <w:bookmarkEnd w:id="1459"/>
        </w:p>
        <w:sdt>
          <w:sdtPr>
            <w:id w:val="111145805"/>
            <w:bibliography/>
          </w:sdtPr>
          <w:sdtContent>
            <w:p w:rsidR="00B57808" w:rsidRDefault="00E62150" w:rsidP="00B57808">
              <w:pPr>
                <w:pStyle w:val="Bibliografia"/>
                <w:rPr>
                  <w:noProof/>
                </w:rPr>
              </w:pPr>
              <w:r>
                <w:fldChar w:fldCharType="begin"/>
              </w:r>
              <w:r w:rsidR="00EC5168" w:rsidRPr="00EC5168">
                <w:rPr>
                  <w:lang w:val="en-US"/>
                </w:rPr>
                <w:instrText xml:space="preserve"> BIBLIOGRAPHY </w:instrText>
              </w:r>
              <w:r>
                <w:fldChar w:fldCharType="separate"/>
              </w:r>
              <w:r w:rsidR="00B57808" w:rsidRPr="00B57808">
                <w:rPr>
                  <w:noProof/>
                  <w:lang w:val="en-US"/>
                </w:rPr>
                <w:t xml:space="preserve">[1] </w:t>
              </w:r>
              <w:r w:rsidR="00B57808" w:rsidRPr="00B57808">
                <w:rPr>
                  <w:b/>
                  <w:bCs/>
                  <w:noProof/>
                  <w:lang w:val="en-US"/>
                </w:rPr>
                <w:t>NFC Forum.</w:t>
              </w:r>
              <w:r w:rsidR="00B57808" w:rsidRPr="00B57808">
                <w:rPr>
                  <w:noProof/>
                  <w:lang w:val="en-US"/>
                </w:rPr>
                <w:t xml:space="preserve"> NFC Forum. </w:t>
              </w:r>
              <w:r w:rsidR="00B57808" w:rsidRPr="00B57808">
                <w:rPr>
                  <w:i/>
                  <w:iCs/>
                  <w:noProof/>
                  <w:lang w:val="en-US"/>
                </w:rPr>
                <w:t xml:space="preserve">About the Forum. </w:t>
              </w:r>
              <w:r w:rsidR="00B57808">
                <w:rPr>
                  <w:noProof/>
                </w:rPr>
                <w:t>[Online] 2011. [Zacytowano: 28 Sierpień 2011.] http://www.nfc-forum.org/aboutus/.</w:t>
              </w:r>
            </w:p>
            <w:p w:rsidR="00B57808" w:rsidRPr="00B57808" w:rsidRDefault="00B57808" w:rsidP="00B57808">
              <w:pPr>
                <w:pStyle w:val="Bibliografia"/>
                <w:rPr>
                  <w:noProof/>
                  <w:lang w:val="en-US"/>
                </w:rPr>
              </w:pPr>
              <w:r w:rsidRPr="00B57808">
                <w:rPr>
                  <w:noProof/>
                  <w:lang w:val="en-US"/>
                </w:rPr>
                <w:t xml:space="preserve">[2] </w:t>
              </w:r>
              <w:r w:rsidRPr="00B57808">
                <w:rPr>
                  <w:i/>
                  <w:iCs/>
                  <w:noProof/>
                  <w:lang w:val="en-US"/>
                </w:rPr>
                <w:t xml:space="preserve">Near Field Communication in the real world – part II. </w:t>
              </w:r>
              <w:r w:rsidRPr="00B57808">
                <w:rPr>
                  <w:b/>
                  <w:bCs/>
                  <w:noProof/>
                  <w:lang w:val="en-US"/>
                </w:rPr>
                <w:t>Innovision Research &amp; Technology plc.</w:t>
              </w:r>
              <w:r w:rsidRPr="00B57808">
                <w:rPr>
                  <w:noProof/>
                  <w:lang w:val="en-US"/>
                </w:rPr>
                <w:t xml:space="preserve"> Cirencester : Innovision Research &amp; Technology plc, 2006.</w:t>
              </w:r>
            </w:p>
            <w:p w:rsidR="00B57808" w:rsidRDefault="00B57808" w:rsidP="00B57808">
              <w:pPr>
                <w:pStyle w:val="Bibliografia"/>
                <w:rPr>
                  <w:noProof/>
                </w:rPr>
              </w:pPr>
              <w:r w:rsidRPr="00B57808">
                <w:rPr>
                  <w:noProof/>
                  <w:lang w:val="en-US"/>
                </w:rPr>
                <w:t xml:space="preserve">[3] </w:t>
              </w:r>
              <w:r w:rsidRPr="00B57808">
                <w:rPr>
                  <w:b/>
                  <w:bCs/>
                  <w:noProof/>
                  <w:lang w:val="en-US"/>
                </w:rPr>
                <w:t>StrongLink.</w:t>
              </w:r>
              <w:r w:rsidRPr="00B57808">
                <w:rPr>
                  <w:noProof/>
                  <w:lang w:val="en-US"/>
                </w:rPr>
                <w:t xml:space="preserve"> RFID Label SLB01. </w:t>
              </w:r>
              <w:r w:rsidRPr="00B57808">
                <w:rPr>
                  <w:i/>
                  <w:iCs/>
                  <w:noProof/>
                  <w:lang w:val="en-US"/>
                </w:rPr>
                <w:t xml:space="preserve">StrongLink. </w:t>
              </w:r>
              <w:r>
                <w:rPr>
                  <w:noProof/>
                </w:rPr>
                <w:t>[Online] Sierpień 2011. [Zacytowano: 28 08 2011.] http://www.stronglink.cn/english/slb01.htm.</w:t>
              </w:r>
            </w:p>
            <w:p w:rsidR="00B57808" w:rsidRPr="00B57808" w:rsidRDefault="00B57808" w:rsidP="00B57808">
              <w:pPr>
                <w:pStyle w:val="Bibliografia"/>
                <w:rPr>
                  <w:noProof/>
                  <w:lang w:val="en-US"/>
                </w:rPr>
              </w:pPr>
              <w:r w:rsidRPr="00B57808">
                <w:rPr>
                  <w:noProof/>
                  <w:lang w:val="en-US"/>
                </w:rPr>
                <w:t xml:space="preserve">[4] </w:t>
              </w:r>
              <w:r w:rsidRPr="00B57808">
                <w:rPr>
                  <w:b/>
                  <w:bCs/>
                  <w:noProof/>
                  <w:lang w:val="en-US"/>
                </w:rPr>
                <w:t>NXP Semiconductors.</w:t>
              </w:r>
              <w:r w:rsidRPr="00B57808">
                <w:rPr>
                  <w:noProof/>
                  <w:lang w:val="en-US"/>
                </w:rPr>
                <w:t xml:space="preserve"> MF0ICU1. </w:t>
              </w:r>
              <w:r w:rsidRPr="00B57808">
                <w:rPr>
                  <w:i/>
                  <w:iCs/>
                  <w:noProof/>
                  <w:lang w:val="en-US"/>
                </w:rPr>
                <w:t xml:space="preserve">MIFARE Ultralight contactless single-trip ticket IC. </w:t>
              </w:r>
              <w:r w:rsidRPr="00B57808">
                <w:rPr>
                  <w:noProof/>
                  <w:lang w:val="en-US"/>
                </w:rPr>
                <w:t>Gratkorn : NXP Semiconductors, 2010.</w:t>
              </w:r>
            </w:p>
            <w:p w:rsidR="00B57808" w:rsidRPr="00B57808" w:rsidRDefault="00B57808" w:rsidP="00B57808">
              <w:pPr>
                <w:pStyle w:val="Bibliografia"/>
                <w:rPr>
                  <w:noProof/>
                  <w:lang w:val="en-US"/>
                </w:rPr>
              </w:pPr>
              <w:r w:rsidRPr="00B57808">
                <w:rPr>
                  <w:noProof/>
                  <w:lang w:val="en-US"/>
                </w:rPr>
                <w:t xml:space="preserve">[5] </w:t>
              </w:r>
              <w:r w:rsidRPr="00B57808">
                <w:rPr>
                  <w:b/>
                  <w:bCs/>
                  <w:noProof/>
                  <w:lang w:val="en-US"/>
                </w:rPr>
                <w:t>Gartner.</w:t>
              </w:r>
              <w:r w:rsidRPr="00B57808">
                <w:rPr>
                  <w:noProof/>
                  <w:lang w:val="en-US"/>
                </w:rPr>
                <w:t xml:space="preserve"> </w:t>
              </w:r>
              <w:r w:rsidRPr="00B57808">
                <w:rPr>
                  <w:i/>
                  <w:iCs/>
                  <w:noProof/>
                  <w:lang w:val="en-US"/>
                </w:rPr>
                <w:t xml:space="preserve">Worldwide Smartphone Sales to End Users by Operating System in 2Q11. </w:t>
              </w:r>
              <w:r w:rsidRPr="00B57808">
                <w:rPr>
                  <w:noProof/>
                  <w:lang w:val="en-US"/>
                </w:rPr>
                <w:t>Stamford : Gartner, 2011.</w:t>
              </w:r>
            </w:p>
            <w:p w:rsidR="00B57808" w:rsidRDefault="00B57808" w:rsidP="00B57808">
              <w:pPr>
                <w:pStyle w:val="Bibliografia"/>
                <w:rPr>
                  <w:noProof/>
                </w:rPr>
              </w:pPr>
              <w:r w:rsidRPr="00B57808">
                <w:rPr>
                  <w:noProof/>
                  <w:lang w:val="en-US"/>
                </w:rPr>
                <w:t xml:space="preserve">[6] </w:t>
              </w:r>
              <w:r w:rsidRPr="00B57808">
                <w:rPr>
                  <w:b/>
                  <w:bCs/>
                  <w:noProof/>
                  <w:lang w:val="en-US"/>
                </w:rPr>
                <w:t>Hashimi, Sayed, Komatineni, Satya i MacLean, Dave.</w:t>
              </w:r>
              <w:r w:rsidRPr="00B57808">
                <w:rPr>
                  <w:noProof/>
                  <w:lang w:val="en-US"/>
                </w:rPr>
                <w:t xml:space="preserve"> </w:t>
              </w:r>
              <w:r w:rsidRPr="00B57808">
                <w:rPr>
                  <w:i/>
                  <w:iCs/>
                  <w:noProof/>
                  <w:lang w:val="en-US"/>
                </w:rPr>
                <w:t xml:space="preserve">Android 2 Tworzenie aplikacji. </w:t>
              </w:r>
              <w:r>
                <w:rPr>
                  <w:noProof/>
                </w:rPr>
                <w:t>[tłum.] Krzysztof Sawka. Gliwice : Helion, 2010.</w:t>
              </w:r>
            </w:p>
            <w:p w:rsidR="00B57808" w:rsidRPr="00B57808" w:rsidRDefault="00B57808" w:rsidP="00B57808">
              <w:pPr>
                <w:pStyle w:val="Bibliografia"/>
                <w:rPr>
                  <w:noProof/>
                  <w:lang w:val="en-US"/>
                </w:rPr>
              </w:pPr>
              <w:r>
                <w:rPr>
                  <w:noProof/>
                </w:rPr>
                <w:t xml:space="preserve">[7] </w:t>
              </w:r>
              <w:r>
                <w:rPr>
                  <w:b/>
                  <w:bCs/>
                  <w:noProof/>
                </w:rPr>
                <w:t>Mednieks, Zigurd, i inni.</w:t>
              </w:r>
              <w:r>
                <w:rPr>
                  <w:noProof/>
                </w:rPr>
                <w:t xml:space="preserve"> </w:t>
              </w:r>
              <w:r>
                <w:rPr>
                  <w:i/>
                  <w:iCs/>
                  <w:noProof/>
                </w:rPr>
                <w:t xml:space="preserve">Programming Android. </w:t>
              </w:r>
              <w:r w:rsidRPr="00B57808">
                <w:rPr>
                  <w:noProof/>
                  <w:lang w:val="en-US"/>
                </w:rPr>
                <w:t>Sebastopol : O'Reilly Media, 2011. strony 21-26, 142-154, 396-404.</w:t>
              </w:r>
            </w:p>
            <w:p w:rsidR="00B57808" w:rsidRDefault="00B57808" w:rsidP="00B57808">
              <w:pPr>
                <w:pStyle w:val="Bibliografia"/>
                <w:rPr>
                  <w:noProof/>
                </w:rPr>
              </w:pPr>
              <w:r w:rsidRPr="00B57808">
                <w:rPr>
                  <w:noProof/>
                  <w:lang w:val="en-US"/>
                </w:rPr>
                <w:t xml:space="preserve">[8] </w:t>
              </w:r>
              <w:r w:rsidRPr="00B57808">
                <w:rPr>
                  <w:b/>
                  <w:bCs/>
                  <w:noProof/>
                  <w:lang w:val="en-US"/>
                </w:rPr>
                <w:t>Google Inc.</w:t>
              </w:r>
              <w:r w:rsidRPr="00B57808">
                <w:rPr>
                  <w:noProof/>
                  <w:lang w:val="en-US"/>
                </w:rPr>
                <w:t xml:space="preserve"> Reference. </w:t>
              </w:r>
              <w:r w:rsidRPr="00B57808">
                <w:rPr>
                  <w:i/>
                  <w:iCs/>
                  <w:noProof/>
                  <w:lang w:val="en-US"/>
                </w:rPr>
                <w:t xml:space="preserve">Android Developers. </w:t>
              </w:r>
              <w:r>
                <w:rPr>
                  <w:noProof/>
                </w:rPr>
                <w:t>[Online] Google, 24 Sierpień 2011. [Zacytowano: 28 Sierpień 2011.] http://developer.android.com/reference/android/package-summary.html.</w:t>
              </w:r>
            </w:p>
            <w:p w:rsidR="00B57808" w:rsidRPr="00B57808" w:rsidRDefault="00B57808" w:rsidP="00B57808">
              <w:pPr>
                <w:pStyle w:val="Bibliografia"/>
                <w:rPr>
                  <w:noProof/>
                  <w:lang w:val="en-US"/>
                </w:rPr>
              </w:pPr>
              <w:r w:rsidRPr="00B57808">
                <w:rPr>
                  <w:noProof/>
                  <w:lang w:val="en-US"/>
                </w:rPr>
                <w:t xml:space="preserve">[9] —. Android 2.3.3 Platform. </w:t>
              </w:r>
              <w:r w:rsidRPr="00B57808">
                <w:rPr>
                  <w:i/>
                  <w:iCs/>
                  <w:noProof/>
                  <w:lang w:val="en-US"/>
                </w:rPr>
                <w:t xml:space="preserve">Android Developers. </w:t>
              </w:r>
              <w:r w:rsidRPr="00B57808">
                <w:rPr>
                  <w:noProof/>
                  <w:lang w:val="en-US"/>
                </w:rPr>
                <w:t>[Online] Google, Luty 2011. [Zacytowano: 28 Sierpień 2011.] http://developer.android.com/sdk/android-2.3.3.html.</w:t>
              </w:r>
            </w:p>
            <w:p w:rsidR="00B57808" w:rsidRPr="00B57808" w:rsidRDefault="00B57808" w:rsidP="00B57808">
              <w:pPr>
                <w:pStyle w:val="Bibliografia"/>
                <w:rPr>
                  <w:noProof/>
                  <w:lang w:val="en-US"/>
                </w:rPr>
              </w:pPr>
              <w:r w:rsidRPr="00B57808">
                <w:rPr>
                  <w:noProof/>
                  <w:lang w:val="en-US"/>
                </w:rPr>
                <w:t xml:space="preserve">[10] </w:t>
              </w:r>
              <w:r w:rsidRPr="00B57808">
                <w:rPr>
                  <w:b/>
                  <w:bCs/>
                  <w:noProof/>
                  <w:lang w:val="en-US"/>
                </w:rPr>
                <w:t>SpringSource Community.</w:t>
              </w:r>
              <w:r w:rsidRPr="00B57808">
                <w:rPr>
                  <w:noProof/>
                  <w:lang w:val="en-US"/>
                </w:rPr>
                <w:t xml:space="preserve"> Reference Documentation. [Online] 01 09 2011. http://static.springsource.org/spring/docs/3.1.0.M2/spring-framework-reference/pdf/spring-framework-reference.pdf.</w:t>
              </w:r>
            </w:p>
            <w:p w:rsidR="00B57808" w:rsidRPr="00B57808" w:rsidRDefault="00B57808" w:rsidP="00B57808">
              <w:pPr>
                <w:pStyle w:val="Bibliografia"/>
                <w:rPr>
                  <w:noProof/>
                  <w:lang w:val="en-US"/>
                </w:rPr>
              </w:pPr>
              <w:r w:rsidRPr="00B57808">
                <w:rPr>
                  <w:noProof/>
                  <w:lang w:val="en-US"/>
                </w:rPr>
                <w:t xml:space="preserve">[11] </w:t>
              </w:r>
              <w:r w:rsidRPr="00B57808">
                <w:rPr>
                  <w:b/>
                  <w:bCs/>
                  <w:noProof/>
                  <w:lang w:val="en-US"/>
                </w:rPr>
                <w:t>Naci, Dai, Mandel, Lawrence i Rayman, Arthur.</w:t>
              </w:r>
              <w:r w:rsidRPr="00B57808">
                <w:rPr>
                  <w:noProof/>
                  <w:lang w:val="en-US"/>
                </w:rPr>
                <w:t xml:space="preserve"> </w:t>
              </w:r>
              <w:r>
                <w:rPr>
                  <w:i/>
                  <w:iCs/>
                  <w:noProof/>
                </w:rPr>
                <w:t xml:space="preserve">Eclipse Web Tools Platform – Tworzenie aplikacji WWW w jezyku JAVA. </w:t>
              </w:r>
              <w:r w:rsidRPr="00B57808">
                <w:rPr>
                  <w:noProof/>
                  <w:lang w:val="en-US"/>
                </w:rPr>
                <w:t>Gliwice : Helion, 2008.</w:t>
              </w:r>
            </w:p>
            <w:p w:rsidR="00B57808" w:rsidRDefault="00B57808" w:rsidP="00B57808">
              <w:pPr>
                <w:pStyle w:val="Bibliografia"/>
                <w:rPr>
                  <w:noProof/>
                </w:rPr>
              </w:pPr>
              <w:r w:rsidRPr="00B57808">
                <w:rPr>
                  <w:noProof/>
                  <w:lang w:val="en-US"/>
                </w:rPr>
                <w:t xml:space="preserve">[12] </w:t>
              </w:r>
              <w:r w:rsidRPr="00B57808">
                <w:rPr>
                  <w:b/>
                  <w:bCs/>
                  <w:noProof/>
                  <w:lang w:val="en-US"/>
                </w:rPr>
                <w:t>Mullins, Craig S.</w:t>
              </w:r>
              <w:r w:rsidRPr="00B57808">
                <w:rPr>
                  <w:noProof/>
                  <w:lang w:val="en-US"/>
                </w:rPr>
                <w:t xml:space="preserve"> The Database Report – July 2011. </w:t>
              </w:r>
              <w:r w:rsidRPr="00B57808">
                <w:rPr>
                  <w:i/>
                  <w:iCs/>
                  <w:noProof/>
                  <w:lang w:val="en-US"/>
                </w:rPr>
                <w:t xml:space="preserve">THE DATA ADMINISTRATION NEWSLETTER. </w:t>
              </w:r>
              <w:r>
                <w:rPr>
                  <w:noProof/>
                </w:rPr>
                <w:t>[Online] 1 Lipiec 2011. [Zacytowano: 28 08 2011.] http://www.tdan.com/view-featured-columns/15299.</w:t>
              </w:r>
            </w:p>
            <w:p w:rsidR="00B57808" w:rsidRPr="00B57808" w:rsidRDefault="00B57808" w:rsidP="00B57808">
              <w:pPr>
                <w:pStyle w:val="Bibliografia"/>
                <w:rPr>
                  <w:noProof/>
                  <w:lang w:val="en-US"/>
                </w:rPr>
              </w:pPr>
              <w:r w:rsidRPr="00B57808">
                <w:rPr>
                  <w:noProof/>
                  <w:lang w:val="en-US"/>
                </w:rPr>
                <w:t xml:space="preserve">[13] </w:t>
              </w:r>
              <w:r w:rsidRPr="00B57808">
                <w:rPr>
                  <w:b/>
                  <w:bCs/>
                  <w:noProof/>
                  <w:lang w:val="en-US"/>
                </w:rPr>
                <w:t>Crockford, Douglas.</w:t>
              </w:r>
              <w:r w:rsidRPr="00B57808">
                <w:rPr>
                  <w:noProof/>
                  <w:lang w:val="en-US"/>
                </w:rPr>
                <w:t xml:space="preserve"> RFC 4627. </w:t>
              </w:r>
              <w:r w:rsidRPr="00B57808">
                <w:rPr>
                  <w:i/>
                  <w:iCs/>
                  <w:noProof/>
                  <w:lang w:val="en-US"/>
                </w:rPr>
                <w:t xml:space="preserve">The application/json Media Type for JavaScript Object Notation. </w:t>
              </w:r>
              <w:r w:rsidRPr="00B57808">
                <w:rPr>
                  <w:noProof/>
                  <w:lang w:val="en-US"/>
                </w:rPr>
                <w:t>brak miejsca : Network Working Group, 2006.</w:t>
              </w:r>
            </w:p>
            <w:p w:rsidR="00B57808" w:rsidRDefault="00B57808" w:rsidP="00B57808">
              <w:pPr>
                <w:pStyle w:val="Bibliografia"/>
                <w:rPr>
                  <w:noProof/>
                </w:rPr>
              </w:pPr>
              <w:r w:rsidRPr="00B57808">
                <w:rPr>
                  <w:noProof/>
                  <w:lang w:val="en-US"/>
                </w:rPr>
                <w:t xml:space="preserve">[14] </w:t>
              </w:r>
              <w:r w:rsidRPr="00B57808">
                <w:rPr>
                  <w:b/>
                  <w:bCs/>
                  <w:noProof/>
                  <w:lang w:val="en-US"/>
                </w:rPr>
                <w:t>Singh, Inderjeet i Leitch, Joel.</w:t>
              </w:r>
              <w:r w:rsidRPr="00B57808">
                <w:rPr>
                  <w:noProof/>
                  <w:lang w:val="en-US"/>
                </w:rPr>
                <w:t xml:space="preserve"> Gson User Guide. </w:t>
              </w:r>
              <w:r w:rsidRPr="00B57808">
                <w:rPr>
                  <w:i/>
                  <w:iCs/>
                  <w:noProof/>
                  <w:lang w:val="en-US"/>
                </w:rPr>
                <w:t xml:space="preserve">gson. </w:t>
              </w:r>
              <w:r w:rsidRPr="00B57808">
                <w:rPr>
                  <w:noProof/>
                  <w:lang w:val="en-US"/>
                </w:rPr>
                <w:t xml:space="preserve">[Online] Google, 13 Lipiec 2011. </w:t>
              </w:r>
              <w:r>
                <w:rPr>
                  <w:noProof/>
                </w:rPr>
                <w:t>[Zacytowano: 25 Lipiec 2011.] https://sites.google.com/site/gson/gson-user-guide.</w:t>
              </w:r>
            </w:p>
            <w:p w:rsidR="00B57808" w:rsidRPr="00B57808" w:rsidRDefault="00B57808" w:rsidP="00B57808">
              <w:pPr>
                <w:pStyle w:val="Bibliografia"/>
                <w:rPr>
                  <w:noProof/>
                  <w:lang w:val="en-US"/>
                </w:rPr>
              </w:pPr>
              <w:r w:rsidRPr="00B57808">
                <w:rPr>
                  <w:noProof/>
                  <w:lang w:val="en-US"/>
                </w:rPr>
                <w:t xml:space="preserve">[15] </w:t>
              </w:r>
              <w:r w:rsidRPr="00B57808">
                <w:rPr>
                  <w:b/>
                  <w:bCs/>
                  <w:noProof/>
                  <w:lang w:val="en-US"/>
                </w:rPr>
                <w:t>Collins-Sussman, Ben, W. Fitzpatrick, Brian i Pilato, C. Michael.</w:t>
              </w:r>
              <w:r w:rsidRPr="00B57808">
                <w:rPr>
                  <w:noProof/>
                  <w:lang w:val="en-US"/>
                </w:rPr>
                <w:t xml:space="preserve"> </w:t>
              </w:r>
              <w:r w:rsidRPr="00B57808">
                <w:rPr>
                  <w:i/>
                  <w:iCs/>
                  <w:noProof/>
                  <w:lang w:val="en-US"/>
                </w:rPr>
                <w:t xml:space="preserve">Version Control with Subversion. </w:t>
              </w:r>
              <w:r w:rsidRPr="00B57808">
                <w:rPr>
                  <w:noProof/>
                  <w:lang w:val="en-US"/>
                </w:rPr>
                <w:t>Sebastopol CA : O'Reilly Media, 2011.</w:t>
              </w:r>
            </w:p>
            <w:p w:rsidR="00B57808" w:rsidRDefault="00B57808" w:rsidP="00B57808">
              <w:pPr>
                <w:pStyle w:val="Bibliografia"/>
                <w:rPr>
                  <w:noProof/>
                </w:rPr>
              </w:pPr>
              <w:r w:rsidRPr="00B57808">
                <w:rPr>
                  <w:noProof/>
                  <w:lang w:val="en-US"/>
                </w:rPr>
                <w:t xml:space="preserve">[16] </w:t>
              </w:r>
              <w:r w:rsidRPr="00B57808">
                <w:rPr>
                  <w:b/>
                  <w:bCs/>
                  <w:noProof/>
                  <w:lang w:val="en-US"/>
                </w:rPr>
                <w:t>Google Inc.</w:t>
              </w:r>
              <w:r w:rsidRPr="00B57808">
                <w:rPr>
                  <w:noProof/>
                  <w:lang w:val="en-US"/>
                </w:rPr>
                <w:t xml:space="preserve"> Near Field Communication. </w:t>
              </w:r>
              <w:r w:rsidRPr="00B57808">
                <w:rPr>
                  <w:i/>
                  <w:iCs/>
                  <w:noProof/>
                  <w:lang w:val="en-US"/>
                </w:rPr>
                <w:t xml:space="preserve">Android Developers. </w:t>
              </w:r>
              <w:r>
                <w:rPr>
                  <w:noProof/>
                </w:rPr>
                <w:t>[Online] 12 Czerwiec 2011. [Zacytowano: 28 Sierpień 2011.] http://developer.android.com/guide/topics/nfc/index.html.</w:t>
              </w:r>
            </w:p>
            <w:p w:rsidR="00B57808" w:rsidRPr="00B57808" w:rsidRDefault="00B57808" w:rsidP="00B57808">
              <w:pPr>
                <w:pStyle w:val="Bibliografia"/>
                <w:rPr>
                  <w:noProof/>
                  <w:lang w:val="en-US"/>
                </w:rPr>
              </w:pPr>
              <w:r w:rsidRPr="00B57808">
                <w:rPr>
                  <w:noProof/>
                  <w:lang w:val="en-US"/>
                </w:rPr>
                <w:t xml:space="preserve">[17] </w:t>
              </w:r>
              <w:r w:rsidRPr="00B57808">
                <w:rPr>
                  <w:b/>
                  <w:bCs/>
                  <w:noProof/>
                  <w:lang w:val="en-US"/>
                </w:rPr>
                <w:t>Codd, Edgar Frank.</w:t>
              </w:r>
              <w:r w:rsidRPr="00B57808">
                <w:rPr>
                  <w:noProof/>
                  <w:lang w:val="en-US"/>
                </w:rPr>
                <w:t xml:space="preserve"> A Relational Model of Data for Large Shared Data Banks. </w:t>
              </w:r>
              <w:r w:rsidRPr="00B57808">
                <w:rPr>
                  <w:i/>
                  <w:iCs/>
                  <w:noProof/>
                  <w:lang w:val="en-US"/>
                </w:rPr>
                <w:t xml:space="preserve">Communications of the ACM. </w:t>
              </w:r>
              <w:r w:rsidRPr="00B57808">
                <w:rPr>
                  <w:noProof/>
                  <w:lang w:val="en-US"/>
                </w:rPr>
                <w:t>1970.</w:t>
              </w:r>
            </w:p>
            <w:p w:rsidR="00B57808" w:rsidRPr="00B57808" w:rsidRDefault="00B57808" w:rsidP="00B57808">
              <w:pPr>
                <w:pStyle w:val="Bibliografia"/>
                <w:rPr>
                  <w:noProof/>
                  <w:lang w:val="en-US"/>
                </w:rPr>
              </w:pPr>
              <w:r w:rsidRPr="00B57808">
                <w:rPr>
                  <w:noProof/>
                  <w:lang w:val="en-US"/>
                </w:rPr>
                <w:t xml:space="preserve">[18] </w:t>
              </w:r>
              <w:r w:rsidRPr="00B57808">
                <w:rPr>
                  <w:b/>
                  <w:bCs/>
                  <w:noProof/>
                  <w:lang w:val="en-US"/>
                </w:rPr>
                <w:t>NFC Forum.</w:t>
              </w:r>
              <w:r w:rsidRPr="00B57808">
                <w:rPr>
                  <w:noProof/>
                  <w:lang w:val="en-US"/>
                </w:rPr>
                <w:t xml:space="preserve"> T2TOP 1.1. </w:t>
              </w:r>
              <w:r w:rsidRPr="00B57808">
                <w:rPr>
                  <w:i/>
                  <w:iCs/>
                  <w:noProof/>
                  <w:lang w:val="en-US"/>
                </w:rPr>
                <w:t xml:space="preserve">Type 2 Tag Operation Specification. </w:t>
              </w:r>
              <w:r w:rsidRPr="00B57808">
                <w:rPr>
                  <w:noProof/>
                  <w:lang w:val="en-US"/>
                </w:rPr>
                <w:t>Wakefield : NFC Forum, 2011. strony 3-6.</w:t>
              </w:r>
            </w:p>
            <w:p w:rsidR="00B57808" w:rsidRDefault="00B57808" w:rsidP="00B57808">
              <w:pPr>
                <w:pStyle w:val="Bibliografia"/>
                <w:rPr>
                  <w:noProof/>
                </w:rPr>
              </w:pPr>
              <w:r w:rsidRPr="00B57808">
                <w:rPr>
                  <w:noProof/>
                  <w:lang w:val="en-US"/>
                </w:rPr>
                <w:t xml:space="preserve">[19] </w:t>
              </w:r>
              <w:r w:rsidRPr="00B57808">
                <w:rPr>
                  <w:b/>
                  <w:bCs/>
                  <w:noProof/>
                  <w:lang w:val="en-US"/>
                </w:rPr>
                <w:t>Dave, Minter i Linwood, Jeff.</w:t>
              </w:r>
              <w:r w:rsidRPr="00B57808">
                <w:rPr>
                  <w:noProof/>
                  <w:lang w:val="en-US"/>
                </w:rPr>
                <w:t xml:space="preserve"> </w:t>
              </w:r>
              <w:r>
                <w:rPr>
                  <w:i/>
                  <w:iCs/>
                  <w:noProof/>
                </w:rPr>
                <w:t xml:space="preserve">Hibernate Od Nowicjusza do Profesjonalisty. </w:t>
              </w:r>
              <w:r>
                <w:rPr>
                  <w:noProof/>
                </w:rPr>
                <w:t>brak miejsca : Power Net, 2007.</w:t>
              </w:r>
            </w:p>
            <w:p w:rsidR="00B57808" w:rsidRPr="00B57808" w:rsidRDefault="00B57808" w:rsidP="00B57808">
              <w:pPr>
                <w:pStyle w:val="Bibliografia"/>
                <w:rPr>
                  <w:noProof/>
                  <w:lang w:val="en-US"/>
                </w:rPr>
              </w:pPr>
              <w:r w:rsidRPr="00B57808">
                <w:rPr>
                  <w:noProof/>
                  <w:lang w:val="en-US"/>
                </w:rPr>
                <w:t xml:space="preserve">[20] </w:t>
              </w:r>
              <w:r w:rsidRPr="00B57808">
                <w:rPr>
                  <w:b/>
                  <w:bCs/>
                  <w:noProof/>
                  <w:lang w:val="en-US"/>
                </w:rPr>
                <w:t>Jason, Price.</w:t>
              </w:r>
              <w:r w:rsidRPr="00B57808">
                <w:rPr>
                  <w:noProof/>
                  <w:lang w:val="en-US"/>
                </w:rPr>
                <w:t xml:space="preserve"> </w:t>
              </w:r>
              <w:r w:rsidRPr="00B57808">
                <w:rPr>
                  <w:i/>
                  <w:iCs/>
                  <w:noProof/>
                  <w:lang w:val="en-US"/>
                </w:rPr>
                <w:t xml:space="preserve">Oracle Database 11g i SQL Programowanie. </w:t>
              </w:r>
              <w:r w:rsidRPr="00B57808">
                <w:rPr>
                  <w:noProof/>
                  <w:lang w:val="en-US"/>
                </w:rPr>
                <w:t>Gliwice : Helion, 2009.</w:t>
              </w:r>
            </w:p>
            <w:p w:rsidR="00B57808" w:rsidRPr="00B57808" w:rsidRDefault="00B57808" w:rsidP="00B57808">
              <w:pPr>
                <w:pStyle w:val="Bibliografia"/>
                <w:rPr>
                  <w:noProof/>
                  <w:lang w:val="en-US"/>
                </w:rPr>
              </w:pPr>
              <w:r w:rsidRPr="00B57808">
                <w:rPr>
                  <w:noProof/>
                  <w:lang w:val="en-US"/>
                </w:rPr>
                <w:t xml:space="preserve">[21] </w:t>
              </w:r>
              <w:r w:rsidRPr="00B57808">
                <w:rPr>
                  <w:b/>
                  <w:bCs/>
                  <w:noProof/>
                  <w:lang w:val="en-US"/>
                </w:rPr>
                <w:t>Marty, Hall, Brown, Larry i Chaikin, Yaakov.</w:t>
              </w:r>
              <w:r w:rsidRPr="00B57808">
                <w:rPr>
                  <w:noProof/>
                  <w:lang w:val="en-US"/>
                </w:rPr>
                <w:t xml:space="preserve"> </w:t>
              </w:r>
              <w:r w:rsidRPr="00B57808">
                <w:rPr>
                  <w:i/>
                  <w:iCs/>
                  <w:noProof/>
                  <w:lang w:val="en-US"/>
                </w:rPr>
                <w:t xml:space="preserve">Java Servlets I JavaServer Pages . </w:t>
              </w:r>
              <w:r w:rsidRPr="00B57808">
                <w:rPr>
                  <w:noProof/>
                  <w:lang w:val="en-US"/>
                </w:rPr>
                <w:t>Gliwice : Helion, 2009. Tom II.</w:t>
              </w:r>
            </w:p>
            <w:p w:rsidR="00B57808" w:rsidRPr="00B57808" w:rsidRDefault="00B57808" w:rsidP="00B57808">
              <w:pPr>
                <w:pStyle w:val="Bibliografia"/>
                <w:rPr>
                  <w:noProof/>
                  <w:lang w:val="en-US"/>
                </w:rPr>
              </w:pPr>
              <w:r w:rsidRPr="00B57808">
                <w:rPr>
                  <w:noProof/>
                  <w:lang w:val="en-US"/>
                </w:rPr>
                <w:t xml:space="preserve">[22] </w:t>
              </w:r>
              <w:r w:rsidRPr="00B57808">
                <w:rPr>
                  <w:b/>
                  <w:bCs/>
                  <w:noProof/>
                  <w:lang w:val="en-US"/>
                </w:rPr>
                <w:t>GlassFish Community.</w:t>
              </w:r>
              <w:r w:rsidRPr="00B57808">
                <w:rPr>
                  <w:noProof/>
                  <w:lang w:val="en-US"/>
                </w:rPr>
                <w:t xml:space="preserve"> Jersey 1.8 User Guide. [Online] 01 09 2011. http://jersey.java.net/nonav/documentation/latest/index.html.</w:t>
              </w:r>
            </w:p>
            <w:p w:rsidR="00B57808" w:rsidRPr="00B57808" w:rsidRDefault="00B57808" w:rsidP="00B57808">
              <w:pPr>
                <w:pStyle w:val="Bibliografia"/>
                <w:rPr>
                  <w:noProof/>
                  <w:lang w:val="en-US"/>
                </w:rPr>
              </w:pPr>
              <w:r w:rsidRPr="00B57808">
                <w:rPr>
                  <w:noProof/>
                  <w:lang w:val="en-US"/>
                </w:rPr>
                <w:t xml:space="preserve">[23] </w:t>
              </w:r>
              <w:r w:rsidRPr="00B57808">
                <w:rPr>
                  <w:b/>
                  <w:bCs/>
                  <w:noProof/>
                  <w:lang w:val="en-US"/>
                </w:rPr>
                <w:t>SpringSource Community.</w:t>
              </w:r>
              <w:r w:rsidRPr="00B57808">
                <w:rPr>
                  <w:noProof/>
                  <w:lang w:val="en-US"/>
                </w:rPr>
                <w:t xml:space="preserve"> Spring Security Reference Documentation. [Online] 01 09 2011. http://static.springsource.org/spring-security/site/docs/3.0.x/reference/springsecurity.pdf.</w:t>
              </w:r>
            </w:p>
            <w:p w:rsidR="00EC5168" w:rsidRDefault="00E62150" w:rsidP="00B57808">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460" w:name="_Toc302765178"/>
      <w:r w:rsidRPr="00933D3C">
        <w:t>Załącznik</w:t>
      </w:r>
      <w:r w:rsidR="00933D3C">
        <w:t>I</w:t>
      </w:r>
      <w:bookmarkEnd w:id="1460"/>
    </w:p>
    <w:p w:rsidR="00933D3C" w:rsidRPr="00933D3C" w:rsidRDefault="00933D3C" w:rsidP="00933D3C">
      <w:pPr>
        <w:pStyle w:val="Nagwek2"/>
        <w:ind w:left="792" w:hanging="792"/>
        <w:rPr>
          <w:rFonts w:eastAsia="Times New Roman"/>
        </w:rPr>
      </w:pPr>
      <w:bookmarkStart w:id="1461" w:name="_Toc302330573"/>
      <w:bookmarkStart w:id="1462" w:name="_Toc302765179"/>
      <w:r w:rsidRPr="00933D3C">
        <w:rPr>
          <w:rFonts w:eastAsia="Times New Roman"/>
        </w:rPr>
        <w:t>Do</w:t>
      </w:r>
      <w:r w:rsidRPr="00933D3C">
        <w:rPr>
          <w:rFonts w:eastAsia="Times New Roman"/>
        </w:rPr>
        <w:lastRenderedPageBreak/>
        <w:t>datek A</w:t>
      </w:r>
      <w:bookmarkEnd w:id="1461"/>
      <w:bookmarkEnd w:id="1462"/>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Tabela users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USER_NAME – nazwa użytkownika</w:t>
      </w:r>
    </w:p>
    <w:p w:rsidR="00933D3C" w:rsidRPr="00933D3C" w:rsidRDefault="00933D3C" w:rsidP="00933D3C">
      <w:pPr>
        <w:pStyle w:val="NormalnyIn"/>
        <w:numPr>
          <w:ilvl w:val="0"/>
          <w:numId w:val="39"/>
        </w:numPr>
      </w:pPr>
      <w:r w:rsidRPr="00933D3C">
        <w:t>USER_PASS – hasło użytkownika – w tabeli jest przechowywany skrót hasła</w:t>
      </w:r>
    </w:p>
    <w:p w:rsidR="00933D3C" w:rsidRPr="00933D3C" w:rsidRDefault="00933D3C" w:rsidP="00933D3C">
      <w:pPr>
        <w:pStyle w:val="NormalnyIn"/>
        <w:numPr>
          <w:ilvl w:val="0"/>
          <w:numId w:val="39"/>
        </w:numPr>
      </w:pPr>
      <w:r w:rsidRPr="00933D3C">
        <w:t>USER_CREATION_DATE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Tabela user_privileges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r w:rsidRPr="00933D3C">
        <w:t>USER_ID – identyfikator z tabeli users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employee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NAME – imię pracownika</w:t>
      </w:r>
    </w:p>
    <w:p w:rsidR="00933D3C" w:rsidRPr="00933D3C" w:rsidRDefault="00933D3C" w:rsidP="00933D3C">
      <w:pPr>
        <w:pStyle w:val="NormalnyIn"/>
        <w:numPr>
          <w:ilvl w:val="0"/>
          <w:numId w:val="42"/>
        </w:numPr>
        <w:rPr>
          <w:lang w:val="en-US"/>
        </w:rPr>
      </w:pPr>
      <w:r w:rsidRPr="00933D3C">
        <w:rPr>
          <w:lang w:val="en-US"/>
        </w:rPr>
        <w:t>LAST_NAME – nazwisko pracownika</w:t>
      </w:r>
    </w:p>
    <w:p w:rsidR="00933D3C" w:rsidRPr="00933D3C" w:rsidRDefault="00933D3C" w:rsidP="00933D3C">
      <w:pPr>
        <w:pStyle w:val="NormalnyIn"/>
        <w:numPr>
          <w:ilvl w:val="0"/>
          <w:numId w:val="42"/>
        </w:numPr>
        <w:rPr>
          <w:lang w:val="en-US"/>
        </w:rPr>
      </w:pPr>
      <w:r w:rsidRPr="00933D3C">
        <w:rPr>
          <w:lang w:val="en-US"/>
        </w:rPr>
        <w:t xml:space="preserve">STREET – ulica </w:t>
      </w:r>
    </w:p>
    <w:p w:rsidR="00933D3C" w:rsidRPr="00933D3C" w:rsidRDefault="00933D3C" w:rsidP="00933D3C">
      <w:pPr>
        <w:pStyle w:val="NormalnyIn"/>
        <w:numPr>
          <w:ilvl w:val="0"/>
          <w:numId w:val="42"/>
        </w:numPr>
        <w:rPr>
          <w:lang w:val="en-US"/>
        </w:rPr>
      </w:pPr>
      <w:r w:rsidRPr="00933D3C">
        <w:rPr>
          <w:lang w:val="en-US"/>
        </w:rPr>
        <w:t xml:space="preserve">CITY – miasto </w:t>
      </w:r>
    </w:p>
    <w:p w:rsidR="00933D3C" w:rsidRPr="00933D3C" w:rsidRDefault="00933D3C" w:rsidP="00933D3C">
      <w:pPr>
        <w:pStyle w:val="NormalnyIn"/>
        <w:numPr>
          <w:ilvl w:val="0"/>
          <w:numId w:val="42"/>
        </w:numPr>
        <w:rPr>
          <w:lang w:val="en-US"/>
        </w:rPr>
      </w:pPr>
      <w:r w:rsidRPr="00933D3C">
        <w:rPr>
          <w:lang w:val="en-US"/>
        </w:rPr>
        <w:t>POST_CODE – kod pocztowy</w:t>
      </w:r>
    </w:p>
    <w:p w:rsidR="00933D3C" w:rsidRPr="00933D3C" w:rsidRDefault="00933D3C" w:rsidP="00933D3C">
      <w:pPr>
        <w:pStyle w:val="NormalnyIn"/>
        <w:numPr>
          <w:ilvl w:val="0"/>
          <w:numId w:val="42"/>
        </w:numPr>
        <w:rPr>
          <w:lang w:val="en-US"/>
        </w:rPr>
      </w:pPr>
      <w:r w:rsidRPr="00933D3C">
        <w:rPr>
          <w:lang w:val="en-US"/>
        </w:rPr>
        <w:t>POSITION – stanowisko zajmowane przez pracownika</w:t>
      </w:r>
    </w:p>
    <w:p w:rsidR="00933D3C" w:rsidRPr="00933D3C" w:rsidRDefault="00933D3C" w:rsidP="00933D3C">
      <w:pPr>
        <w:pStyle w:val="NormalnyIn"/>
        <w:numPr>
          <w:ilvl w:val="0"/>
          <w:numId w:val="42"/>
        </w:numPr>
      </w:pPr>
      <w:r w:rsidRPr="00933D3C">
        <w:t>USERS_ID - identyfikator z tabeli users nadający dostęp pracownikowi - klucz obcy</w:t>
      </w:r>
    </w:p>
    <w:p w:rsidR="00933D3C" w:rsidRPr="00933D3C" w:rsidRDefault="00933D3C" w:rsidP="00933D3C">
      <w:pPr>
        <w:pStyle w:val="NormalnyIn"/>
        <w:numPr>
          <w:ilvl w:val="0"/>
          <w:numId w:val="42"/>
        </w:numPr>
        <w:rPr>
          <w:lang w:val="en-US"/>
        </w:rPr>
      </w:pPr>
      <w:r w:rsidRPr="00933D3C">
        <w:rPr>
          <w:lang w:val="en-US"/>
        </w:rPr>
        <w:t>EMAIL – adres e-mail pracownika</w:t>
      </w:r>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t>Tabela device</w:t>
      </w:r>
      <w:r w:rsidRPr="00933D3C">
        <w:lastRenderedPageBreak/>
        <w:t>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DEVICE_TYPE – typ urządzenia</w:t>
      </w:r>
    </w:p>
    <w:p w:rsidR="00933D3C" w:rsidRPr="00933D3C" w:rsidRDefault="00933D3C" w:rsidP="00933D3C">
      <w:pPr>
        <w:pStyle w:val="NormalnyIn"/>
        <w:numPr>
          <w:ilvl w:val="0"/>
          <w:numId w:val="41"/>
        </w:numPr>
      </w:pPr>
      <w:r w:rsidRPr="00933D3C">
        <w:t>DEVICE_SN – numer seryjny urzadzenia w przypadku telefonu jest to numer IMEI</w:t>
      </w:r>
    </w:p>
    <w:p w:rsidR="00933D3C" w:rsidRPr="00933D3C" w:rsidRDefault="00933D3C" w:rsidP="00933D3C">
      <w:pPr>
        <w:pStyle w:val="NormalnyIn"/>
        <w:numPr>
          <w:ilvl w:val="0"/>
          <w:numId w:val="41"/>
        </w:numPr>
        <w:rPr>
          <w:lang w:val="en-US"/>
        </w:rPr>
      </w:pPr>
      <w:r w:rsidRPr="00933D3C">
        <w:rPr>
          <w:lang w:val="en-US"/>
        </w:rPr>
        <w:t>EMPLOYEE_ID – identyfikator z tabeli employee – klucz obcy</w:t>
      </w:r>
    </w:p>
    <w:p w:rsidR="00933D3C" w:rsidRPr="00933D3C" w:rsidRDefault="00933D3C" w:rsidP="00933D3C">
      <w:pPr>
        <w:pStyle w:val="NormalnyIn"/>
        <w:numPr>
          <w:ilvl w:val="0"/>
          <w:numId w:val="41"/>
        </w:numPr>
        <w:rPr>
          <w:lang w:val="en-US"/>
        </w:rPr>
      </w:pPr>
      <w:r w:rsidRPr="00933D3C">
        <w:rPr>
          <w:lang w:val="en-US"/>
        </w:rPr>
        <w:t>DEVICE_STATUS – status urządzenia</w:t>
      </w:r>
    </w:p>
    <w:p w:rsidR="00933D3C" w:rsidRPr="00933D3C" w:rsidRDefault="00933D3C" w:rsidP="00933D3C">
      <w:pPr>
        <w:pStyle w:val="NormalnyIn"/>
        <w:numPr>
          <w:ilvl w:val="0"/>
          <w:numId w:val="41"/>
        </w:numPr>
      </w:pPr>
      <w:r w:rsidRPr="00933D3C">
        <w:t>PHONE_NUMBER – numer telefonu danego urzadzenia</w:t>
      </w:r>
    </w:p>
    <w:p w:rsidR="00933D3C" w:rsidRPr="00933D3C" w:rsidRDefault="00933D3C" w:rsidP="00933D3C">
      <w:pPr>
        <w:pStyle w:val="NormalnyIn"/>
        <w:numPr>
          <w:ilvl w:val="0"/>
          <w:numId w:val="41"/>
        </w:numPr>
        <w:rPr>
          <w:lang w:val="en-US"/>
        </w:rPr>
      </w:pPr>
      <w:r w:rsidRPr="00933D3C">
        <w:rPr>
          <w:lang w:val="en-US"/>
        </w:rPr>
        <w:t>DESCRIPTION – opis urządzenia</w:t>
      </w:r>
    </w:p>
    <w:p w:rsidR="00933D3C" w:rsidRPr="00933D3C" w:rsidRDefault="00933D3C" w:rsidP="00933D3C">
      <w:pPr>
        <w:pStyle w:val="NormalnyIn"/>
        <w:numPr>
          <w:ilvl w:val="0"/>
          <w:numId w:val="41"/>
        </w:numPr>
      </w:pPr>
      <w:r w:rsidRPr="00933D3C">
        <w:t>IMSI – numer IMSI karty sim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r w:rsidRPr="00933D3C">
        <w:rPr>
          <w:lang w:val="en-US"/>
        </w:rPr>
        <w:t>Tabela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EVENT_TYPE – typ zdarzenia</w:t>
      </w:r>
    </w:p>
    <w:p w:rsidR="00933D3C" w:rsidRPr="00933D3C" w:rsidRDefault="00933D3C" w:rsidP="00933D3C">
      <w:pPr>
        <w:pStyle w:val="NormalnyIn"/>
        <w:numPr>
          <w:ilvl w:val="0"/>
          <w:numId w:val="41"/>
        </w:numPr>
        <w:rPr>
          <w:lang w:val="en-US"/>
        </w:rPr>
      </w:pPr>
      <w:r w:rsidRPr="00933D3C">
        <w:rPr>
          <w:lang w:val="en-US"/>
        </w:rPr>
        <w:t>EVENT_CREATION_DATE – data utworzenia zdarzenia</w:t>
      </w:r>
    </w:p>
    <w:p w:rsidR="00933D3C" w:rsidRPr="00933D3C" w:rsidRDefault="00933D3C" w:rsidP="00933D3C">
      <w:pPr>
        <w:pStyle w:val="NormalnyIn"/>
        <w:numPr>
          <w:ilvl w:val="0"/>
          <w:numId w:val="41"/>
        </w:numPr>
      </w:pPr>
      <w:r w:rsidRPr="00933D3C">
        <w:t>EVENT_START_DATE – data rozpoczęcia zdarzenia</w:t>
      </w:r>
    </w:p>
    <w:p w:rsidR="00933D3C" w:rsidRPr="00933D3C" w:rsidRDefault="00933D3C" w:rsidP="00933D3C">
      <w:pPr>
        <w:pStyle w:val="NormalnyIn"/>
        <w:numPr>
          <w:ilvl w:val="0"/>
          <w:numId w:val="41"/>
        </w:numPr>
      </w:pPr>
      <w:r w:rsidRPr="00933D3C">
        <w:t>EVENT_FINISH_DATE – data zakończenia zdarzenia</w:t>
      </w:r>
    </w:p>
    <w:p w:rsidR="00933D3C" w:rsidRPr="00933D3C" w:rsidRDefault="00933D3C" w:rsidP="00933D3C">
      <w:pPr>
        <w:pStyle w:val="NormalnyIn"/>
        <w:numPr>
          <w:ilvl w:val="0"/>
          <w:numId w:val="41"/>
        </w:numPr>
      </w:pPr>
      <w:r w:rsidRPr="00933D3C">
        <w:t>USER_ID – identyfikator z tabeli users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EVENT_COMMENTS – komentarz do zdarzenia</w:t>
      </w:r>
    </w:p>
    <w:p w:rsidR="00933D3C" w:rsidRPr="00933D3C" w:rsidRDefault="00933D3C" w:rsidP="00933D3C">
      <w:pPr>
        <w:pStyle w:val="NormalnyIn"/>
        <w:numPr>
          <w:ilvl w:val="0"/>
          <w:numId w:val="41"/>
        </w:numPr>
        <w:rPr>
          <w:lang w:val="en-US"/>
        </w:rPr>
      </w:pPr>
      <w:r w:rsidRPr="00933D3C">
        <w:rPr>
          <w:lang w:val="en-US"/>
        </w:rPr>
        <w:t>STATUS – status zdarzenia</w:t>
      </w:r>
    </w:p>
    <w:p w:rsidR="00933D3C" w:rsidRPr="00933D3C" w:rsidRDefault="00933D3C" w:rsidP="00933D3C">
      <w:pPr>
        <w:pStyle w:val="NormalnyIn"/>
        <w:numPr>
          <w:ilvl w:val="0"/>
          <w:numId w:val="41"/>
        </w:numPr>
      </w:pPr>
      <w:r w:rsidRPr="00933D3C">
        <w:t>TAG_ID – identyfikator znacznika powiązanego ze zdarzeniem</w:t>
      </w:r>
    </w:p>
    <w:p w:rsidR="00933D3C" w:rsidRPr="00933D3C" w:rsidRDefault="00933D3C" w:rsidP="00933D3C">
      <w:pPr>
        <w:pStyle w:val="NormalnyIn"/>
        <w:numPr>
          <w:ilvl w:val="0"/>
          <w:numId w:val="41"/>
        </w:numPr>
      </w:pPr>
      <w:r w:rsidRPr="00933D3C">
        <w:t>CREATOR_ID - identyfikator z tabeli users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r w:rsidRPr="00933D3C">
        <w:t>EVENT_SYSTEM_START_DATE – data rozpoczęcia zdarzenia w systemie</w:t>
      </w:r>
    </w:p>
    <w:p w:rsidR="00933D3C" w:rsidRPr="00933D3C" w:rsidRDefault="00933D3C" w:rsidP="00933D3C">
      <w:pPr>
        <w:pStyle w:val="NormalnyIn"/>
        <w:numPr>
          <w:ilvl w:val="0"/>
          <w:numId w:val="41"/>
        </w:numPr>
      </w:pPr>
      <w:r w:rsidRPr="00933D3C">
        <w:t>EVENT_SYSTEM_FINISH_DATE – data zakończenia zdarzenia w systemie</w:t>
      </w:r>
    </w:p>
    <w:p w:rsidR="00933D3C" w:rsidRPr="00933D3C" w:rsidRDefault="00933D3C" w:rsidP="00933D3C">
      <w:pPr>
        <w:pStyle w:val="NormalnyIn"/>
        <w:numPr>
          <w:ilvl w:val="0"/>
          <w:numId w:val="41"/>
        </w:numPr>
      </w:pPr>
      <w:r w:rsidRPr="00933D3C">
        <w:t>LOCATION_ID - identyfikator z tabeli locations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t>Tabela locati</w:t>
      </w:r>
      <w:r w:rsidRPr="00933D3C">
        <w:lastRenderedPageBreak/>
        <w:t>on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STREET - ulica</w:t>
      </w:r>
    </w:p>
    <w:p w:rsidR="00933D3C" w:rsidRPr="00933D3C" w:rsidRDefault="00933D3C" w:rsidP="00933D3C">
      <w:pPr>
        <w:pStyle w:val="NormalnyIn"/>
        <w:numPr>
          <w:ilvl w:val="0"/>
          <w:numId w:val="41"/>
        </w:numPr>
        <w:rPr>
          <w:lang w:val="en-US"/>
        </w:rPr>
      </w:pPr>
      <w:r w:rsidRPr="00933D3C">
        <w:rPr>
          <w:lang w:val="en-US"/>
        </w:rPr>
        <w:t>CITY - miasto</w:t>
      </w:r>
    </w:p>
    <w:p w:rsidR="00933D3C" w:rsidRPr="00933D3C" w:rsidRDefault="00933D3C" w:rsidP="00933D3C">
      <w:pPr>
        <w:pStyle w:val="NormalnyIn"/>
        <w:numPr>
          <w:ilvl w:val="0"/>
          <w:numId w:val="41"/>
        </w:numPr>
        <w:rPr>
          <w:lang w:val="en-US"/>
        </w:rPr>
      </w:pPr>
      <w:r w:rsidRPr="00933D3C">
        <w:rPr>
          <w:lang w:val="en-US"/>
        </w:rPr>
        <w:t>POST_CODE – kod pocztowy</w:t>
      </w:r>
    </w:p>
    <w:p w:rsidR="00933D3C" w:rsidRPr="00933D3C" w:rsidRDefault="00933D3C" w:rsidP="00933D3C">
      <w:pPr>
        <w:pStyle w:val="NormalnyIn"/>
        <w:numPr>
          <w:ilvl w:val="0"/>
          <w:numId w:val="41"/>
        </w:numPr>
        <w:rPr>
          <w:lang w:val="en-US"/>
        </w:rPr>
      </w:pPr>
      <w:r w:rsidRPr="00933D3C">
        <w:rPr>
          <w:lang w:val="en-US"/>
        </w:rPr>
        <w:t>DETAILS – opis lokalizacji</w:t>
      </w:r>
    </w:p>
    <w:p w:rsidR="00933D3C" w:rsidRPr="00933D3C" w:rsidRDefault="00933D3C" w:rsidP="00933D3C">
      <w:pPr>
        <w:pStyle w:val="NormalnyIn"/>
        <w:numPr>
          <w:ilvl w:val="0"/>
          <w:numId w:val="41"/>
        </w:numPr>
      </w:pPr>
      <w:r w:rsidRPr="00933D3C">
        <w:t>TAG_ID – identyfikator znacznika – unikalny w skali tabeli</w:t>
      </w:r>
    </w:p>
    <w:p w:rsidR="00933D3C" w:rsidRPr="00933D3C" w:rsidRDefault="00933D3C" w:rsidP="00933D3C">
      <w:pPr>
        <w:pStyle w:val="NormalnyIn"/>
        <w:numPr>
          <w:ilvl w:val="0"/>
          <w:numId w:val="41"/>
        </w:numPr>
        <w:rPr>
          <w:lang w:val="en-US"/>
        </w:rPr>
      </w:pPr>
      <w:r w:rsidRPr="00933D3C">
        <w:rPr>
          <w:lang w:val="en-US"/>
        </w:rPr>
        <w:t>NAME – nazwa lokalizacji</w:t>
      </w:r>
    </w:p>
    <w:p w:rsidR="00933D3C" w:rsidRPr="00933D3C" w:rsidRDefault="00933D3C" w:rsidP="00933D3C">
      <w:pPr>
        <w:pStyle w:val="NormalnyIn"/>
        <w:numPr>
          <w:ilvl w:val="0"/>
          <w:numId w:val="41"/>
        </w:numPr>
        <w:rPr>
          <w:lang w:val="en-US"/>
        </w:rPr>
      </w:pPr>
      <w:r w:rsidRPr="00933D3C">
        <w:rPr>
          <w:lang w:val="en-US"/>
        </w:rPr>
        <w:t>CREATION_DATE – data zarejestrowania lokalizacji</w:t>
      </w:r>
    </w:p>
    <w:p w:rsidR="00933D3C" w:rsidRPr="00933D3C" w:rsidRDefault="00933D3C" w:rsidP="00933D3C">
      <w:pPr>
        <w:pStyle w:val="NormalnyIn"/>
        <w:numPr>
          <w:ilvl w:val="0"/>
          <w:numId w:val="41"/>
        </w:numPr>
        <w:rPr>
          <w:lang w:val="en-US"/>
        </w:rPr>
      </w:pPr>
      <w:r w:rsidRPr="00933D3C">
        <w:rPr>
          <w:lang w:val="en-US"/>
        </w:rPr>
        <w:t>STATUS – status lokalizacji</w:t>
      </w:r>
    </w:p>
    <w:p w:rsidR="00933D3C" w:rsidRPr="00933D3C" w:rsidRDefault="00933D3C" w:rsidP="00933D3C">
      <w:pPr>
        <w:pStyle w:val="NormalnyIn"/>
        <w:numPr>
          <w:ilvl w:val="0"/>
          <w:numId w:val="41"/>
        </w:numPr>
      </w:pPr>
      <w:r w:rsidRPr="00933D3C">
        <w:t>CREATOR_ID identyfikator z tabeli users reprezentujący użytkownika który zarejestrował lokalizacje – klucz obcy</w:t>
      </w:r>
    </w:p>
    <w:p w:rsidR="00933D3C" w:rsidRPr="00933D3C" w:rsidRDefault="00933D3C" w:rsidP="00933D3C">
      <w:pPr>
        <w:pStyle w:val="NormalnyIn"/>
        <w:numPr>
          <w:ilvl w:val="0"/>
          <w:numId w:val="41"/>
        </w:numPr>
      </w:pPr>
      <w:r w:rsidRPr="00933D3C">
        <w:t>COMPANY_ID - identyfikator z tabeli company reprezentujący firmę która jest właścicielem lokalizacji – klucz obcy</w:t>
      </w:r>
    </w:p>
    <w:p w:rsidR="00933D3C" w:rsidRPr="00933D3C" w:rsidRDefault="00933D3C" w:rsidP="00933D3C">
      <w:pPr>
        <w:pStyle w:val="NormalnyIn"/>
        <w:numPr>
          <w:ilvl w:val="0"/>
          <w:numId w:val="41"/>
        </w:numPr>
      </w:pPr>
      <w:r w:rsidRPr="00933D3C">
        <w:t>OBJECT_SERIAL_NUMBER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NAME – nazwa firmy</w:t>
      </w:r>
    </w:p>
    <w:p w:rsidR="00933D3C" w:rsidRPr="00933D3C" w:rsidRDefault="00933D3C" w:rsidP="00933D3C">
      <w:pPr>
        <w:pStyle w:val="NormalnyIn"/>
        <w:numPr>
          <w:ilvl w:val="0"/>
          <w:numId w:val="43"/>
        </w:numPr>
        <w:rPr>
          <w:lang w:val="en-US"/>
        </w:rPr>
      </w:pPr>
      <w:r w:rsidRPr="00933D3C">
        <w:rPr>
          <w:lang w:val="en-US"/>
        </w:rPr>
        <w:t>STREET - ulica</w:t>
      </w:r>
    </w:p>
    <w:p w:rsidR="00933D3C" w:rsidRPr="00933D3C" w:rsidRDefault="00933D3C" w:rsidP="00933D3C">
      <w:pPr>
        <w:pStyle w:val="NormalnyIn"/>
        <w:numPr>
          <w:ilvl w:val="0"/>
          <w:numId w:val="43"/>
        </w:numPr>
        <w:rPr>
          <w:lang w:val="en-US"/>
        </w:rPr>
      </w:pPr>
      <w:r w:rsidRPr="00933D3C">
        <w:rPr>
          <w:lang w:val="en-US"/>
        </w:rPr>
        <w:t>CITY - miasto</w:t>
      </w:r>
    </w:p>
    <w:p w:rsidR="00933D3C" w:rsidRPr="00933D3C" w:rsidRDefault="00933D3C" w:rsidP="00933D3C">
      <w:pPr>
        <w:pStyle w:val="NormalnyIn"/>
        <w:numPr>
          <w:ilvl w:val="0"/>
          <w:numId w:val="43"/>
        </w:numPr>
        <w:rPr>
          <w:lang w:val="en-US"/>
        </w:rPr>
      </w:pPr>
      <w:r w:rsidRPr="00933D3C">
        <w:rPr>
          <w:lang w:val="en-US"/>
        </w:rPr>
        <w:t>POST_CODE – kod pocztowy</w:t>
      </w:r>
    </w:p>
    <w:p w:rsidR="00933D3C" w:rsidRPr="00933D3C" w:rsidRDefault="00933D3C" w:rsidP="00933D3C">
      <w:pPr>
        <w:pStyle w:val="NormalnyIn"/>
        <w:numPr>
          <w:ilvl w:val="0"/>
          <w:numId w:val="43"/>
        </w:numPr>
        <w:rPr>
          <w:lang w:val="en-US"/>
        </w:rPr>
      </w:pPr>
      <w:r w:rsidRPr="00933D3C">
        <w:rPr>
          <w:lang w:val="en-US"/>
        </w:rPr>
        <w:t>COUNTRY - kraj</w:t>
      </w:r>
    </w:p>
    <w:p w:rsidR="00933D3C" w:rsidRPr="00933D3C" w:rsidRDefault="00933D3C" w:rsidP="00933D3C">
      <w:pPr>
        <w:pStyle w:val="NormalnyIn"/>
        <w:numPr>
          <w:ilvl w:val="0"/>
          <w:numId w:val="43"/>
        </w:numPr>
        <w:rPr>
          <w:lang w:val="en-US"/>
        </w:rPr>
      </w:pPr>
      <w:r w:rsidRPr="00933D3C">
        <w:rPr>
          <w:lang w:val="en-US"/>
        </w:rPr>
        <w:t>PHONE_NUMBER – numer telefonu kontakowego</w:t>
      </w:r>
    </w:p>
    <w:p w:rsidR="00933D3C" w:rsidRPr="00933D3C" w:rsidRDefault="00933D3C" w:rsidP="00933D3C">
      <w:pPr>
        <w:pStyle w:val="NormalnyIn"/>
        <w:numPr>
          <w:ilvl w:val="0"/>
          <w:numId w:val="43"/>
        </w:numPr>
      </w:pPr>
      <w:r w:rsidRPr="00933D3C">
        <w:t>CONTACT_PERSON_NAME –imię osoby kontaktowej</w:t>
      </w:r>
    </w:p>
    <w:p w:rsidR="00933D3C" w:rsidRPr="00933D3C" w:rsidRDefault="00933D3C" w:rsidP="00933D3C">
      <w:pPr>
        <w:pStyle w:val="NormalnyIn"/>
        <w:numPr>
          <w:ilvl w:val="0"/>
          <w:numId w:val="43"/>
        </w:numPr>
      </w:pPr>
      <w:r w:rsidRPr="00933D3C">
        <w:t>CONTACT_PERSON_LAST_NAME – nazwisko osoby kontaktowej</w:t>
      </w:r>
    </w:p>
    <w:p w:rsidR="00933D3C" w:rsidRPr="00933D3C" w:rsidRDefault="00933D3C" w:rsidP="00933D3C">
      <w:pPr>
        <w:pStyle w:val="NormalnyIn"/>
        <w:numPr>
          <w:ilvl w:val="0"/>
          <w:numId w:val="43"/>
        </w:numPr>
        <w:rPr>
          <w:lang w:val="en-US"/>
        </w:rPr>
      </w:pPr>
      <w:r w:rsidRPr="00933D3C">
        <w:rPr>
          <w:lang w:val="en-US"/>
        </w:rPr>
        <w:t>CONTACT_PERSON_DESCRIPTION – opis osoby kontaktowej</w:t>
      </w:r>
    </w:p>
    <w:p w:rsidR="00933D3C" w:rsidRPr="00933D3C" w:rsidRDefault="00933D3C" w:rsidP="00933D3C">
      <w:pPr>
        <w:pStyle w:val="NormalnyIn"/>
        <w:numPr>
          <w:ilvl w:val="0"/>
          <w:numId w:val="43"/>
        </w:numPr>
        <w:rPr>
          <w:lang w:val="en-US"/>
        </w:rPr>
      </w:pPr>
      <w:r w:rsidRPr="00933D3C">
        <w:rPr>
          <w:lang w:val="en-US"/>
        </w:rPr>
        <w:t>NIP – numer NIP firmy</w:t>
      </w:r>
    </w:p>
    <w:p w:rsidR="00933D3C" w:rsidRPr="00933D3C" w:rsidRDefault="00933D3C" w:rsidP="00933D3C">
      <w:pPr>
        <w:pStyle w:val="NormalnyIn"/>
        <w:numPr>
          <w:ilvl w:val="0"/>
          <w:numId w:val="43"/>
        </w:numPr>
        <w:rPr>
          <w:lang w:val="en-US"/>
        </w:rPr>
      </w:pPr>
      <w:r w:rsidRPr="00933D3C">
        <w:rPr>
          <w:lang w:val="en-US"/>
        </w:rPr>
        <w:t>EMAIL – adres e-mail firmy</w:t>
      </w:r>
    </w:p>
    <w:p w:rsidR="00757A52" w:rsidRPr="00757A52" w:rsidRDefault="00757A52" w:rsidP="008B419C">
      <w:pPr>
        <w:pStyle w:val="Nagwek1"/>
        <w:numPr>
          <w:ilvl w:val="0"/>
          <w:numId w:val="0"/>
        </w:numPr>
      </w:pPr>
    </w:p>
    <w:sectPr w:rsidR="00757A52" w:rsidRPr="00757A52" w:rsidSect="00450780">
      <w:type w:val="continuous"/>
      <w:pgSz w:w="11906" w:h="16838" w:code="9"/>
      <w:pgMar w:top="1134" w:right="1134" w:bottom="1134" w:left="1701" w:header="709" w:footer="709" w:gutter="0"/>
      <w:pgNumType w:start="0"/>
      <w:cols w:space="708"/>
      <w:docGrid w:linePitch="360"/>
      <w:sectPrChange w:id="1463" w:author="Sebastian" w:date="2011-09-02T16:36:00Z">
        <w:sectPr w:rsidR="00757A52" w:rsidRPr="00757A52" w:rsidSect="00450780">
          <w:type w:val="nextPage"/>
          <w:pgBorders>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490849" w:rsidRDefault="00490849" w:rsidP="00676162">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490849" w:rsidRDefault="00490849" w:rsidP="00676162">
      <w:pPr>
        <w:pStyle w:val="Tekstkomentarza"/>
      </w:pPr>
    </w:p>
  </w:comment>
  <w:comment w:id="26" w:author="Maciek" w:date="2011-09-02T10:48:00Z" w:initials="M">
    <w:p w:rsidR="00490849" w:rsidRDefault="00490849" w:rsidP="00AB2A9A">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490849" w:rsidRDefault="00490849" w:rsidP="00AB2A9A">
      <w:pPr>
        <w:pStyle w:val="Tekstkomentarza"/>
      </w:pPr>
    </w:p>
  </w:comment>
  <w:comment w:id="36" w:author="Maciek" w:date="2011-09-01T23:05:00Z" w:initials="M">
    <w:p w:rsidR="00490849" w:rsidRDefault="00490849" w:rsidP="00676162">
      <w:pPr>
        <w:pStyle w:val="Tekstkomentarza"/>
      </w:pPr>
      <w:r>
        <w:rPr>
          <w:rStyle w:val="Odwoaniedokomentarza"/>
        </w:rPr>
        <w:annotationRef/>
      </w:r>
      <w:r>
        <w:t>Nie wiem czy tu wpisywać imie i nazwisko? wystarczy chyba tylko podpis?</w:t>
      </w:r>
    </w:p>
  </w:comment>
  <w:comment w:id="94" w:author="Maciek" w:date="2011-09-02T10:07:00Z" w:initials="M">
    <w:p w:rsidR="00490849" w:rsidRDefault="00490849" w:rsidP="003B3068">
      <w:pPr>
        <w:pStyle w:val="Tekstkomentarza"/>
      </w:pPr>
      <w:r>
        <w:rPr>
          <w:rStyle w:val="Odwoaniedokomentarza"/>
        </w:rPr>
        <w:annotationRef/>
      </w:r>
      <w:r>
        <w:t>Nie wiem czy tu wpisywać imie i nazwisko? wystarczy chyba tylko podpis?</w:t>
      </w:r>
    </w:p>
  </w:comment>
  <w:comment w:id="458" w:author="Sebastian Łuczak" w:date="2011-09-02T18:22:00Z" w:initials="SŁ">
    <w:p w:rsidR="00490849" w:rsidRDefault="00490849" w:rsidP="00791BFD">
      <w:pPr>
        <w:pStyle w:val="Tekstkomentarza"/>
      </w:pPr>
      <w:r>
        <w:rPr>
          <w:rStyle w:val="Odwoaniedokomentarza"/>
        </w:rPr>
        <w:annotationRef/>
      </w:r>
      <w:r>
        <w:t>Odwołanie?</w:t>
      </w:r>
    </w:p>
  </w:comment>
  <w:comment w:id="918" w:author="Sebastian Łuczak" w:date="2011-09-01T23:04:00Z" w:initials="SŁ">
    <w:p w:rsidR="00490849" w:rsidRDefault="00490849">
      <w:pPr>
        <w:pStyle w:val="Tekstkomentarza"/>
      </w:pPr>
      <w:r>
        <w:rPr>
          <w:rStyle w:val="Odwoaniedokomentarza"/>
        </w:rPr>
        <w:annotationRef/>
      </w:r>
      <w:r>
        <w:t>Wspomnieć jak to u nas działa, dodać rysunek</w:t>
      </w:r>
    </w:p>
  </w:comment>
  <w:comment w:id="942" w:author="Sebastian Łuczak" w:date="2011-09-01T23:04:00Z" w:initials="SŁ">
    <w:p w:rsidR="00490849" w:rsidRDefault="00490849">
      <w:pPr>
        <w:pStyle w:val="Tekstkomentarza"/>
      </w:pPr>
      <w:r>
        <w:rPr>
          <w:rStyle w:val="Odwoaniedokomentarza"/>
        </w:rPr>
        <w:annotationRef/>
      </w:r>
      <w:r>
        <w:t>Wspomnieć jak to u nas działa</w:t>
      </w:r>
    </w:p>
  </w:comment>
  <w:comment w:id="1063" w:author="Sebastian Łuczak" w:date="2011-09-01T23:04:00Z" w:initials="SŁ">
    <w:p w:rsidR="00490849" w:rsidRDefault="00490849">
      <w:pPr>
        <w:pStyle w:val="Tekstkomentarza"/>
      </w:pPr>
      <w:r>
        <w:rPr>
          <w:rStyle w:val="Odwoaniedokomentarza"/>
        </w:rPr>
        <w:annotationRef/>
      </w:r>
      <w:r>
        <w:t>WYMOGI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6369" w:rsidRDefault="00C96369" w:rsidP="006D1A95">
      <w:r>
        <w:separator/>
      </w:r>
    </w:p>
  </w:endnote>
  <w:endnote w:type="continuationSeparator" w:id="0">
    <w:p w:rsidR="00C96369" w:rsidRDefault="00C96369"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507" w:author="Sebastian" w:date="2011-09-01T19:46:00Z"/>
  <w:sdt>
    <w:sdtPr>
      <w:id w:val="51356746"/>
      <w:docPartObj>
        <w:docPartGallery w:val="Page Numbers (Bottom of Page)"/>
        <w:docPartUnique/>
      </w:docPartObj>
    </w:sdtPr>
    <w:sdtContent>
      <w:customXmlInsRangeEnd w:id="507"/>
      <w:p w:rsidR="00490849" w:rsidRDefault="00490849">
        <w:pPr>
          <w:pStyle w:val="Stopka"/>
          <w:jc w:val="right"/>
          <w:rPr>
            <w:ins w:id="508" w:author="Sebastian" w:date="2011-09-01T19:46:00Z"/>
          </w:rPr>
        </w:pPr>
        <w:ins w:id="509" w:author="Sebastian" w:date="2011-09-01T19:46:00Z">
          <w:r>
            <w:fldChar w:fldCharType="begin"/>
          </w:r>
          <w:r>
            <w:instrText xml:space="preserve"> PAGE   \* MERGEFORMAT </w:instrText>
          </w:r>
          <w:r>
            <w:fldChar w:fldCharType="separate"/>
          </w:r>
        </w:ins>
        <w:r w:rsidR="00450780">
          <w:rPr>
            <w:noProof/>
          </w:rPr>
          <w:t>32</w:t>
        </w:r>
        <w:ins w:id="510" w:author="Sebastian" w:date="2011-09-01T19:46:00Z">
          <w:r>
            <w:fldChar w:fldCharType="end"/>
          </w:r>
        </w:ins>
      </w:p>
    </w:sdtContent>
    <w:customXmlInsRangeStart w:id="511" w:author="Sebastian" w:date="2011-09-01T19:46:00Z"/>
  </w:sdt>
  <w:customXmlInsRangeEnd w:id="511"/>
  <w:p w:rsidR="00490849" w:rsidRDefault="0049084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849" w:rsidRDefault="00490849">
    <w:pPr>
      <w:pStyle w:val="Stopka"/>
      <w:jc w:val="right"/>
    </w:pPr>
  </w:p>
  <w:p w:rsidR="00490849" w:rsidRDefault="0049084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6369" w:rsidRDefault="00C96369" w:rsidP="006D1A95">
      <w:r>
        <w:separator/>
      </w:r>
    </w:p>
  </w:footnote>
  <w:footnote w:type="continuationSeparator" w:id="0">
    <w:p w:rsidR="00C96369" w:rsidRDefault="00C96369" w:rsidP="006D1A95">
      <w:r>
        <w:continuationSeparator/>
      </w:r>
    </w:p>
  </w:footnote>
  <w:footnote w:id="1">
    <w:p w:rsidR="00766C80" w:rsidRDefault="00766C80">
      <w:pPr>
        <w:pStyle w:val="Tekstprzypisudolnego"/>
      </w:pPr>
      <w:r>
        <w:rPr>
          <w:rStyle w:val="Odwoanieprzypisudolnego"/>
        </w:rPr>
        <w:footnoteRef/>
      </w:r>
      <w:r>
        <w:t xml:space="preserve"> </w:t>
      </w:r>
      <w:r w:rsidRPr="00766C80">
        <w:rPr>
          <w:highlight w:val="green"/>
        </w:rPr>
        <w:t>TO DO</w:t>
      </w:r>
    </w:p>
  </w:footnote>
  <w:footnote w:id="2">
    <w:p w:rsidR="00766C80" w:rsidRDefault="00766C80">
      <w:pPr>
        <w:pStyle w:val="Tekstprzypisudolnego"/>
      </w:pPr>
      <w:r>
        <w:rPr>
          <w:rStyle w:val="Odwoanieprzypisudolnego"/>
        </w:rPr>
        <w:footnoteRef/>
      </w:r>
      <w:r>
        <w:t xml:space="preserve">  </w:t>
      </w:r>
      <w:r w:rsidRPr="00766C80">
        <w:rPr>
          <w:highlight w:val="green"/>
        </w:rPr>
        <w:t>TO DO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65538">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70FC"/>
    <w:rsid w:val="00040A86"/>
    <w:rsid w:val="0004443A"/>
    <w:rsid w:val="00050AA9"/>
    <w:rsid w:val="0005352D"/>
    <w:rsid w:val="0005534C"/>
    <w:rsid w:val="00062358"/>
    <w:rsid w:val="00062823"/>
    <w:rsid w:val="00064EA2"/>
    <w:rsid w:val="00070B31"/>
    <w:rsid w:val="00070B67"/>
    <w:rsid w:val="00073C2B"/>
    <w:rsid w:val="00075026"/>
    <w:rsid w:val="000774CB"/>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603D"/>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2A9A"/>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4F91"/>
    <w:rsid w:val="002D705B"/>
    <w:rsid w:val="002E061E"/>
    <w:rsid w:val="002E5CA5"/>
    <w:rsid w:val="002E623B"/>
    <w:rsid w:val="002E7555"/>
    <w:rsid w:val="002F2C4A"/>
    <w:rsid w:val="002F483F"/>
    <w:rsid w:val="002F4CBD"/>
    <w:rsid w:val="002F6009"/>
    <w:rsid w:val="0030264E"/>
    <w:rsid w:val="003060F4"/>
    <w:rsid w:val="0030698E"/>
    <w:rsid w:val="00307CEA"/>
    <w:rsid w:val="003111A7"/>
    <w:rsid w:val="0031211F"/>
    <w:rsid w:val="00313F9A"/>
    <w:rsid w:val="003144E4"/>
    <w:rsid w:val="00317A4A"/>
    <w:rsid w:val="003234F2"/>
    <w:rsid w:val="00324558"/>
    <w:rsid w:val="00331D02"/>
    <w:rsid w:val="00336603"/>
    <w:rsid w:val="00347211"/>
    <w:rsid w:val="00370D31"/>
    <w:rsid w:val="00377BF0"/>
    <w:rsid w:val="003872DB"/>
    <w:rsid w:val="003B10C3"/>
    <w:rsid w:val="003B21BC"/>
    <w:rsid w:val="003B3068"/>
    <w:rsid w:val="003B78BA"/>
    <w:rsid w:val="003C02C6"/>
    <w:rsid w:val="003C34C6"/>
    <w:rsid w:val="003C6861"/>
    <w:rsid w:val="003D1A88"/>
    <w:rsid w:val="003D4D93"/>
    <w:rsid w:val="003D6CDA"/>
    <w:rsid w:val="003E02C1"/>
    <w:rsid w:val="003E1D17"/>
    <w:rsid w:val="003E2875"/>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0780"/>
    <w:rsid w:val="0045107F"/>
    <w:rsid w:val="00452128"/>
    <w:rsid w:val="0045473F"/>
    <w:rsid w:val="00464812"/>
    <w:rsid w:val="0046588E"/>
    <w:rsid w:val="00465A01"/>
    <w:rsid w:val="00466460"/>
    <w:rsid w:val="004727A7"/>
    <w:rsid w:val="00473F80"/>
    <w:rsid w:val="0047406E"/>
    <w:rsid w:val="00477D0F"/>
    <w:rsid w:val="004843B4"/>
    <w:rsid w:val="00490849"/>
    <w:rsid w:val="004948E5"/>
    <w:rsid w:val="004A3383"/>
    <w:rsid w:val="004A6735"/>
    <w:rsid w:val="004A73A0"/>
    <w:rsid w:val="004B0751"/>
    <w:rsid w:val="004B2C3C"/>
    <w:rsid w:val="004B6E3D"/>
    <w:rsid w:val="004C045B"/>
    <w:rsid w:val="004C1BDE"/>
    <w:rsid w:val="004C1F59"/>
    <w:rsid w:val="004C2629"/>
    <w:rsid w:val="004C3A46"/>
    <w:rsid w:val="004C572A"/>
    <w:rsid w:val="004C6799"/>
    <w:rsid w:val="004D133A"/>
    <w:rsid w:val="004D2C44"/>
    <w:rsid w:val="004D7408"/>
    <w:rsid w:val="004E4863"/>
    <w:rsid w:val="004E49A1"/>
    <w:rsid w:val="004E7617"/>
    <w:rsid w:val="004F009F"/>
    <w:rsid w:val="004F087C"/>
    <w:rsid w:val="004F4170"/>
    <w:rsid w:val="004F6591"/>
    <w:rsid w:val="00510DBA"/>
    <w:rsid w:val="005221BC"/>
    <w:rsid w:val="005372D0"/>
    <w:rsid w:val="005400D3"/>
    <w:rsid w:val="00550D2C"/>
    <w:rsid w:val="00551EA6"/>
    <w:rsid w:val="00554649"/>
    <w:rsid w:val="00556477"/>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098B"/>
    <w:rsid w:val="00611ADF"/>
    <w:rsid w:val="00617AF4"/>
    <w:rsid w:val="006240C1"/>
    <w:rsid w:val="006258FA"/>
    <w:rsid w:val="006300ED"/>
    <w:rsid w:val="00631DBB"/>
    <w:rsid w:val="00632744"/>
    <w:rsid w:val="006337D3"/>
    <w:rsid w:val="006437A2"/>
    <w:rsid w:val="0065343C"/>
    <w:rsid w:val="00653B99"/>
    <w:rsid w:val="00657702"/>
    <w:rsid w:val="006622F0"/>
    <w:rsid w:val="00676162"/>
    <w:rsid w:val="00691CA4"/>
    <w:rsid w:val="006974AC"/>
    <w:rsid w:val="006A6ABC"/>
    <w:rsid w:val="006B023F"/>
    <w:rsid w:val="006B6E61"/>
    <w:rsid w:val="006C2DB7"/>
    <w:rsid w:val="006C4E34"/>
    <w:rsid w:val="006C4FB1"/>
    <w:rsid w:val="006C6D89"/>
    <w:rsid w:val="006C7C39"/>
    <w:rsid w:val="006D1A95"/>
    <w:rsid w:val="006D341B"/>
    <w:rsid w:val="006D50A0"/>
    <w:rsid w:val="006D5932"/>
    <w:rsid w:val="006D6396"/>
    <w:rsid w:val="006F2B7D"/>
    <w:rsid w:val="006F3469"/>
    <w:rsid w:val="006F68EA"/>
    <w:rsid w:val="007045CA"/>
    <w:rsid w:val="00704C03"/>
    <w:rsid w:val="007054DA"/>
    <w:rsid w:val="007061D0"/>
    <w:rsid w:val="007062B9"/>
    <w:rsid w:val="0071502F"/>
    <w:rsid w:val="00726470"/>
    <w:rsid w:val="00731A4A"/>
    <w:rsid w:val="007342B5"/>
    <w:rsid w:val="00736A07"/>
    <w:rsid w:val="00740437"/>
    <w:rsid w:val="0074147F"/>
    <w:rsid w:val="0074625B"/>
    <w:rsid w:val="00752657"/>
    <w:rsid w:val="0075610F"/>
    <w:rsid w:val="00757A52"/>
    <w:rsid w:val="00757BC0"/>
    <w:rsid w:val="00764D0D"/>
    <w:rsid w:val="00766C80"/>
    <w:rsid w:val="00770EDB"/>
    <w:rsid w:val="00781A21"/>
    <w:rsid w:val="00782F4B"/>
    <w:rsid w:val="00791BFD"/>
    <w:rsid w:val="007941D2"/>
    <w:rsid w:val="00796063"/>
    <w:rsid w:val="00796836"/>
    <w:rsid w:val="007A0652"/>
    <w:rsid w:val="007A5DDC"/>
    <w:rsid w:val="007A6C19"/>
    <w:rsid w:val="007B65E4"/>
    <w:rsid w:val="007B71E3"/>
    <w:rsid w:val="007C414F"/>
    <w:rsid w:val="007C6995"/>
    <w:rsid w:val="007D3CAE"/>
    <w:rsid w:val="007D4C49"/>
    <w:rsid w:val="007E0A32"/>
    <w:rsid w:val="007E6EF2"/>
    <w:rsid w:val="008006B8"/>
    <w:rsid w:val="00817CC5"/>
    <w:rsid w:val="00820001"/>
    <w:rsid w:val="0082106B"/>
    <w:rsid w:val="00823282"/>
    <w:rsid w:val="00825099"/>
    <w:rsid w:val="00830AAF"/>
    <w:rsid w:val="00835055"/>
    <w:rsid w:val="0084468B"/>
    <w:rsid w:val="00847CA5"/>
    <w:rsid w:val="00850F84"/>
    <w:rsid w:val="0085109C"/>
    <w:rsid w:val="00853DF0"/>
    <w:rsid w:val="008631F0"/>
    <w:rsid w:val="0086426F"/>
    <w:rsid w:val="00864515"/>
    <w:rsid w:val="008650E2"/>
    <w:rsid w:val="00870FA8"/>
    <w:rsid w:val="00881112"/>
    <w:rsid w:val="008812B2"/>
    <w:rsid w:val="00883374"/>
    <w:rsid w:val="00886677"/>
    <w:rsid w:val="00894F1C"/>
    <w:rsid w:val="008A15B2"/>
    <w:rsid w:val="008A1FE5"/>
    <w:rsid w:val="008A2099"/>
    <w:rsid w:val="008A3B8F"/>
    <w:rsid w:val="008A4F41"/>
    <w:rsid w:val="008B040E"/>
    <w:rsid w:val="008B419C"/>
    <w:rsid w:val="008C2815"/>
    <w:rsid w:val="008C7E74"/>
    <w:rsid w:val="008D295D"/>
    <w:rsid w:val="008D45FF"/>
    <w:rsid w:val="008D633B"/>
    <w:rsid w:val="008E4B35"/>
    <w:rsid w:val="008E69FB"/>
    <w:rsid w:val="008F409C"/>
    <w:rsid w:val="009001C6"/>
    <w:rsid w:val="00903DDF"/>
    <w:rsid w:val="00906073"/>
    <w:rsid w:val="009072FA"/>
    <w:rsid w:val="00914243"/>
    <w:rsid w:val="009164B5"/>
    <w:rsid w:val="009179B0"/>
    <w:rsid w:val="00921871"/>
    <w:rsid w:val="0092207C"/>
    <w:rsid w:val="00933D3C"/>
    <w:rsid w:val="0093465E"/>
    <w:rsid w:val="00940286"/>
    <w:rsid w:val="0094194B"/>
    <w:rsid w:val="009435FF"/>
    <w:rsid w:val="009445B1"/>
    <w:rsid w:val="00944C3A"/>
    <w:rsid w:val="0094588B"/>
    <w:rsid w:val="00947535"/>
    <w:rsid w:val="00952D5D"/>
    <w:rsid w:val="00961B2A"/>
    <w:rsid w:val="009779D3"/>
    <w:rsid w:val="00982AFB"/>
    <w:rsid w:val="009832E7"/>
    <w:rsid w:val="009864F9"/>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2C87"/>
    <w:rsid w:val="00A1713C"/>
    <w:rsid w:val="00A220A0"/>
    <w:rsid w:val="00A253C4"/>
    <w:rsid w:val="00A26295"/>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0B00"/>
    <w:rsid w:val="00AA138F"/>
    <w:rsid w:val="00AA1E3E"/>
    <w:rsid w:val="00AA73CE"/>
    <w:rsid w:val="00AB2A9A"/>
    <w:rsid w:val="00AB2B44"/>
    <w:rsid w:val="00AB7F78"/>
    <w:rsid w:val="00AC343C"/>
    <w:rsid w:val="00AC4B25"/>
    <w:rsid w:val="00AD6FC8"/>
    <w:rsid w:val="00AE5269"/>
    <w:rsid w:val="00AE6239"/>
    <w:rsid w:val="00B008C2"/>
    <w:rsid w:val="00B01635"/>
    <w:rsid w:val="00B0224E"/>
    <w:rsid w:val="00B138EA"/>
    <w:rsid w:val="00B147A9"/>
    <w:rsid w:val="00B15A17"/>
    <w:rsid w:val="00B1622B"/>
    <w:rsid w:val="00B213BF"/>
    <w:rsid w:val="00B21824"/>
    <w:rsid w:val="00B23F22"/>
    <w:rsid w:val="00B30D0A"/>
    <w:rsid w:val="00B4515E"/>
    <w:rsid w:val="00B4716F"/>
    <w:rsid w:val="00B47A64"/>
    <w:rsid w:val="00B47F17"/>
    <w:rsid w:val="00B5389E"/>
    <w:rsid w:val="00B5547E"/>
    <w:rsid w:val="00B56B16"/>
    <w:rsid w:val="00B57808"/>
    <w:rsid w:val="00B60D1E"/>
    <w:rsid w:val="00B62C48"/>
    <w:rsid w:val="00B6632E"/>
    <w:rsid w:val="00B6661E"/>
    <w:rsid w:val="00B70F4F"/>
    <w:rsid w:val="00B74171"/>
    <w:rsid w:val="00B81D3B"/>
    <w:rsid w:val="00B8439F"/>
    <w:rsid w:val="00B8503E"/>
    <w:rsid w:val="00B86746"/>
    <w:rsid w:val="00BA4FD2"/>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BF7AF3"/>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48E"/>
    <w:rsid w:val="00C44863"/>
    <w:rsid w:val="00C44AD5"/>
    <w:rsid w:val="00C50005"/>
    <w:rsid w:val="00C5049D"/>
    <w:rsid w:val="00C55CF6"/>
    <w:rsid w:val="00C64361"/>
    <w:rsid w:val="00C64733"/>
    <w:rsid w:val="00C64DDF"/>
    <w:rsid w:val="00C6524B"/>
    <w:rsid w:val="00C6562C"/>
    <w:rsid w:val="00C6569D"/>
    <w:rsid w:val="00C6647B"/>
    <w:rsid w:val="00C66935"/>
    <w:rsid w:val="00C7141F"/>
    <w:rsid w:val="00C7310D"/>
    <w:rsid w:val="00C74E69"/>
    <w:rsid w:val="00C759F9"/>
    <w:rsid w:val="00C8050F"/>
    <w:rsid w:val="00C83E16"/>
    <w:rsid w:val="00C8434A"/>
    <w:rsid w:val="00C96310"/>
    <w:rsid w:val="00C96369"/>
    <w:rsid w:val="00C96632"/>
    <w:rsid w:val="00CA1A2C"/>
    <w:rsid w:val="00CB27C6"/>
    <w:rsid w:val="00CC0A3B"/>
    <w:rsid w:val="00CC0B41"/>
    <w:rsid w:val="00CC766F"/>
    <w:rsid w:val="00CD003B"/>
    <w:rsid w:val="00CD08B1"/>
    <w:rsid w:val="00CD48E8"/>
    <w:rsid w:val="00CE1070"/>
    <w:rsid w:val="00CE7233"/>
    <w:rsid w:val="00CF256A"/>
    <w:rsid w:val="00CF4D79"/>
    <w:rsid w:val="00D01D16"/>
    <w:rsid w:val="00D04494"/>
    <w:rsid w:val="00D07A1D"/>
    <w:rsid w:val="00D105F2"/>
    <w:rsid w:val="00D1092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9DD"/>
    <w:rsid w:val="00D86DF6"/>
    <w:rsid w:val="00D97606"/>
    <w:rsid w:val="00DA0773"/>
    <w:rsid w:val="00DA3789"/>
    <w:rsid w:val="00DA44EE"/>
    <w:rsid w:val="00DA4D42"/>
    <w:rsid w:val="00DB2B27"/>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2150"/>
    <w:rsid w:val="00E6580E"/>
    <w:rsid w:val="00E66FB0"/>
    <w:rsid w:val="00E67B4F"/>
    <w:rsid w:val="00E70A90"/>
    <w:rsid w:val="00E7232E"/>
    <w:rsid w:val="00E76546"/>
    <w:rsid w:val="00E81751"/>
    <w:rsid w:val="00E82368"/>
    <w:rsid w:val="00E82508"/>
    <w:rsid w:val="00E83E2E"/>
    <w:rsid w:val="00E83F6A"/>
    <w:rsid w:val="00E85A6F"/>
    <w:rsid w:val="00E87AB8"/>
    <w:rsid w:val="00E92652"/>
    <w:rsid w:val="00E94A87"/>
    <w:rsid w:val="00E94DDA"/>
    <w:rsid w:val="00EA1D0C"/>
    <w:rsid w:val="00EA3D56"/>
    <w:rsid w:val="00EA5A33"/>
    <w:rsid w:val="00EB47FF"/>
    <w:rsid w:val="00EB73FE"/>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0627"/>
    <w:rsid w:val="00F45DC5"/>
    <w:rsid w:val="00F50FA7"/>
    <w:rsid w:val="00F51941"/>
    <w:rsid w:val="00F55E9D"/>
    <w:rsid w:val="00F621DB"/>
    <w:rsid w:val="00F64789"/>
    <w:rsid w:val="00F67A8C"/>
    <w:rsid w:val="00F822BC"/>
    <w:rsid w:val="00F85AD0"/>
    <w:rsid w:val="00F90166"/>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fillcolor="none" strokecolor="none"/>
    </o:shapedefaults>
    <o:shapelayout v:ext="edit">
      <o:idmap v:ext="edit" data="1"/>
      <o:rules v:ext="edit">
        <o:r id="V:Rule16" type="connector" idref="#_x0000_s1053"/>
        <o:r id="V:Rule17" type="connector" idref="#_x0000_s1078"/>
        <o:r id="V:Rule18" type="connector" idref="#_x0000_s1079"/>
        <o:r id="V:Rule19" type="connector" idref="#_x0000_s1063"/>
        <o:r id="V:Rule20" type="connector" idref="#_x0000_s1080"/>
        <o:r id="V:Rule21" type="connector" idref="#_x0000_s1065"/>
        <o:r id="V:Rule22" type="connector" idref="#_x0000_s1066"/>
        <o:r id="V:Rule23" type="connector" idref="#_x0000_s1092"/>
        <o:r id="V:Rule24" type="connector" idref="#_x0000_s1077"/>
        <o:r id="V:Rule25" type="connector" idref="#_x0000_s1067"/>
        <o:r id="V:Rule26" type="connector" idref="#_x0000_s1076"/>
        <o:r id="V:Rule27" type="connector" idref="#_x0000_s1064"/>
        <o:r id="V:Rule28" type="connector" idref="#_x0000_s1075"/>
        <o:r id="V:Rule29" type="connector" idref="#_x0000_s1098"/>
        <o:r id="V:Rule30"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17</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16</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22</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23</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10</b:RefOrder>
  </b:Source>
</b:Sources>
</file>

<file path=customXml/itemProps1.xml><?xml version="1.0" encoding="utf-8"?>
<ds:datastoreItem xmlns:ds="http://schemas.openxmlformats.org/officeDocument/2006/customXml" ds:itemID="{6CAEC85D-B425-4AC4-A249-0F3E6723B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69</Pages>
  <Words>16639</Words>
  <Characters>94845</Characters>
  <Application>Microsoft Office Word</Application>
  <DocSecurity>0</DocSecurity>
  <Lines>790</Lines>
  <Paragraphs>222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Maciek</cp:lastModifiedBy>
  <cp:revision>59</cp:revision>
  <cp:lastPrinted>2011-09-02T20:17:00Z</cp:lastPrinted>
  <dcterms:created xsi:type="dcterms:W3CDTF">2011-09-02T09:02:00Z</dcterms:created>
  <dcterms:modified xsi:type="dcterms:W3CDTF">2011-09-02T20:17:00Z</dcterms:modified>
</cp:coreProperties>
</file>