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04201B" w:rsidP="00781A21">
      <w:pPr>
        <w:pStyle w:val="Stopka"/>
        <w:tabs>
          <w:tab w:val="clear" w:pos="4536"/>
          <w:tab w:val="clear" w:pos="9072"/>
        </w:tabs>
        <w:spacing w:before="240" w:line="360" w:lineRule="auto"/>
        <w:jc w:val="center"/>
        <w:rPr>
          <w:rFonts w:ascii="Times New Roman" w:hAnsi="Times New Roman"/>
          <w:sz w:val="28"/>
        </w:rPr>
      </w:pPr>
      <w:ins w:id="1" w:author="Sebastian" w:date="2011-09-01T19:49:00Z">
        <w:r w:rsidRPr="0004201B">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04201B"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2"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04201B" w:rsidP="00781A21">
      <w:pPr>
        <w:spacing w:line="360" w:lineRule="auto"/>
        <w:jc w:val="center"/>
        <w:rPr>
          <w:b/>
          <w:sz w:val="32"/>
          <w:szCs w:val="32"/>
        </w:rPr>
      </w:pPr>
      <w:r w:rsidRPr="0004201B">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E674DC" w:rsidRPr="002E7555" w:rsidRDefault="00E674DC"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3" w:author="Sebastian" w:date="2011-09-01T19:42:00Z">
        <w:r w:rsidDel="002F483F">
          <w:br w:type="page"/>
        </w:r>
      </w:del>
    </w:p>
    <w:p w:rsidR="002F483F" w:rsidRDefault="0004201B">
      <w:pPr>
        <w:jc w:val="left"/>
        <w:rPr>
          <w:ins w:id="4" w:author="Sebastian" w:date="2011-09-01T19:42:00Z"/>
        </w:rPr>
      </w:pPr>
      <w:ins w:id="5" w:author="Sebastian" w:date="2011-09-01T19:50:00Z">
        <w:r w:rsidRPr="0004201B">
          <w:rPr>
            <w:b/>
            <w:noProof/>
            <w:sz w:val="36"/>
            <w:lang w:eastAsia="pl-PL"/>
          </w:rPr>
          <w:pict>
            <v:shape id="_x0000_s1067" type="#_x0000_t32" style="position:absolute;margin-left:-20.6pt;margin-top:41.3pt;width:493.6pt;height:0;z-index:251670528" o:connectortype="straight" strokeweight="1.25pt"/>
          </w:pict>
        </w:r>
      </w:ins>
    </w:p>
    <w:p w:rsidR="00000000" w:rsidRDefault="006B1A11">
      <w:pPr>
        <w:pStyle w:val="NormalnyIn"/>
        <w:rPr>
          <w:ins w:id="6" w:author="Sebastian" w:date="2011-09-02T16:29:00Z"/>
        </w:rPr>
        <w:pPrChange w:id="7" w:author="Maciek" w:date="2011-09-01T23:09:00Z">
          <w:pPr>
            <w:jc w:val="left"/>
          </w:pPr>
        </w:pPrChange>
      </w:pPr>
    </w:p>
    <w:p w:rsidR="00000000" w:rsidRDefault="008B419C">
      <w:pPr>
        <w:pStyle w:val="NormalnyIn"/>
        <w:ind w:firstLine="0"/>
        <w:rPr>
          <w:del w:id="8" w:author="Sebastian Łuczak" w:date="2011-09-02T10:48:00Z"/>
        </w:rPr>
        <w:pPrChange w:id="9" w:author="Sebastian Łuczak" w:date="2011-09-02T10:48:00Z">
          <w:pPr>
            <w:jc w:val="left"/>
          </w:pPr>
        </w:pPrChange>
      </w:pPr>
      <w:del w:id="10" w:author="Sebastian Łuczak" w:date="2011-09-02T10:48:00Z">
        <w:r w:rsidDel="00AB2A9A">
          <w:delText>Streszczenie w języku polskim</w:delText>
        </w:r>
      </w:del>
    </w:p>
    <w:p w:rsidR="00000000" w:rsidRDefault="008B419C">
      <w:pPr>
        <w:pStyle w:val="NormalnyIn"/>
        <w:pPrChange w:id="11" w:author="Maciek" w:date="2011-09-01T23:09:00Z">
          <w:pPr>
            <w:jc w:val="left"/>
          </w:pPr>
        </w:pPrChange>
      </w:pPr>
      <w:del w:id="12" w:author="Maciek" w:date="2011-09-01T23:05:00Z">
        <w:r w:rsidDel="00676162">
          <w:br w:type="page"/>
        </w:r>
      </w:del>
      <w:ins w:id="13" w:author="Maciek" w:date="2011-09-01T23:04:00Z">
        <w:r w:rsidR="00676162">
          <w:t>Niniejsza praca ma na celu przedstawienie możliwości wykorzystania technologii komunikacji zbliżeniowej NFC</w:t>
        </w:r>
        <w:del w:id="14"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5" w:author="Sebastian Łuczak" w:date="2011-09-02T10:05:00Z">
          <w:r w:rsidR="00676162" w:rsidDel="003B3068">
            <w:delText>e</w:delText>
          </w:r>
        </w:del>
      </w:ins>
      <w:ins w:id="16" w:author="Sebastian Łuczak" w:date="2011-09-02T10:05:00Z">
        <w:r w:rsidR="003B3068">
          <w:t>u</w:t>
        </w:r>
      </w:ins>
      <w:ins w:id="17"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8" w:author="Maciek" w:date="2011-09-01T23:04:00Z">
        <w:r w:rsidR="00676162">
          <w:t xml:space="preserve"> oraz wynikające z nich </w:t>
        </w:r>
        <w:commentRangeStart w:id="19"/>
        <w:r w:rsidR="00676162">
          <w:t>ograniczenia</w:t>
        </w:r>
        <w:commentRangeEnd w:id="19"/>
        <w:r w:rsidR="00676162">
          <w:rPr>
            <w:rStyle w:val="Odwoaniedokomentarza"/>
            <w:rFonts w:ascii="Calibri" w:eastAsia="Calibri" w:hAnsi="Calibri"/>
            <w:lang w:eastAsia="en-US"/>
          </w:rPr>
          <w:commentReference w:id="19"/>
        </w:r>
        <w:r w:rsidR="00676162">
          <w:t>.</w:t>
        </w:r>
      </w:ins>
    </w:p>
    <w:p w:rsidR="003B3068" w:rsidRDefault="003B3068">
      <w:pPr>
        <w:jc w:val="left"/>
        <w:rPr>
          <w:ins w:id="20" w:author="Sebastian Łuczak" w:date="2011-09-02T10:05:00Z"/>
        </w:rPr>
      </w:pPr>
      <w:ins w:id="21" w:author="Sebastian Łuczak" w:date="2011-09-02T10:05:00Z">
        <w:r>
          <w:br w:type="page"/>
        </w:r>
      </w:ins>
    </w:p>
    <w:p w:rsidR="00AB2A9A" w:rsidRDefault="003B3068">
      <w:pPr>
        <w:jc w:val="left"/>
        <w:rPr>
          <w:ins w:id="22" w:author="Sebastian Łuczak" w:date="2011-09-02T10:48:00Z"/>
        </w:rPr>
      </w:pPr>
      <w:ins w:id="23" w:author="Sebastian Łuczak" w:date="2011-09-02T10:05:00Z">
        <w:r>
          <w:lastRenderedPageBreak/>
          <w:t>Streszczenie w języku angielskim</w:t>
        </w:r>
      </w:ins>
    </w:p>
    <w:p w:rsidR="00000000" w:rsidRDefault="00AB2A9A">
      <w:pPr>
        <w:pStyle w:val="NormalnyIn"/>
        <w:ind w:firstLine="0"/>
        <w:rPr>
          <w:ins w:id="24" w:author="Sebastian Łuczak" w:date="2011-09-02T10:48:00Z"/>
        </w:rPr>
        <w:pPrChange w:id="25" w:author="Sebastian Łuczak" w:date="2011-09-02T10:49:00Z">
          <w:pPr>
            <w:pStyle w:val="NormalnyIn"/>
          </w:pPr>
        </w:pPrChange>
      </w:pPr>
      <w:ins w:id="26"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7"/>
        <w:r>
          <w:t>ograniczenia</w:t>
        </w:r>
        <w:commentRangeEnd w:id="27"/>
        <w:r>
          <w:rPr>
            <w:rStyle w:val="Odwoaniedokomentarza"/>
            <w:rFonts w:ascii="Calibri" w:eastAsia="Calibri" w:hAnsi="Calibri"/>
            <w:lang w:eastAsia="en-US"/>
          </w:rPr>
          <w:commentReference w:id="27"/>
        </w:r>
        <w:r>
          <w:t>.</w:t>
        </w:r>
      </w:ins>
    </w:p>
    <w:p w:rsidR="00000000" w:rsidRDefault="008B419C">
      <w:pPr>
        <w:pStyle w:val="NormalnyIn"/>
        <w:rPr>
          <w:del w:id="28" w:author="Sebastian Łuczak" w:date="2011-09-02T10:05:00Z"/>
        </w:rPr>
        <w:pPrChange w:id="29" w:author="Maciek" w:date="2011-09-01T23:09:00Z">
          <w:pPr>
            <w:jc w:val="left"/>
          </w:pPr>
        </w:pPrChange>
      </w:pPr>
      <w:del w:id="30"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1" w:author="Maciek" w:date="2011-09-01T23:05:00Z"/>
        </w:rPr>
      </w:pPr>
      <w:ins w:id="32" w:author="Maciek" w:date="2011-09-01T23:05:00Z">
        <w:r>
          <w:lastRenderedPageBreak/>
          <w:t>Specjalność: Telekomunikacja –  Systemy i Sieci Telekomunikacyjne</w:t>
        </w:r>
      </w:ins>
    </w:p>
    <w:p w:rsidR="00676162" w:rsidRDefault="00676162" w:rsidP="00676162">
      <w:pPr>
        <w:ind w:left="4248"/>
        <w:jc w:val="left"/>
        <w:rPr>
          <w:ins w:id="33" w:author="Maciek" w:date="2011-09-01T23:05:00Z"/>
        </w:rPr>
      </w:pPr>
      <w:ins w:id="34" w:author="Maciek" w:date="2011-09-01T23:05:00Z">
        <w:r>
          <w:t xml:space="preserve">Data urodzenia: 8 lipca 1988 </w:t>
        </w:r>
      </w:ins>
    </w:p>
    <w:p w:rsidR="00676162" w:rsidRDefault="00676162" w:rsidP="00676162">
      <w:pPr>
        <w:ind w:left="4248"/>
        <w:jc w:val="left"/>
        <w:rPr>
          <w:ins w:id="35" w:author="Maciek" w:date="2011-09-01T23:05:00Z"/>
        </w:rPr>
      </w:pPr>
      <w:ins w:id="36" w:author="Maciek" w:date="2011-09-01T23:05:00Z">
        <w:r>
          <w:t xml:space="preserve">Data rozpoczęcia studiów: 01 października </w:t>
        </w:r>
        <w:commentRangeStart w:id="37"/>
        <w:r>
          <w:t>2007</w:t>
        </w:r>
        <w:commentRangeEnd w:id="37"/>
        <w:r>
          <w:rPr>
            <w:rStyle w:val="Odwoaniedokomentarza"/>
          </w:rPr>
          <w:commentReference w:id="37"/>
        </w:r>
      </w:ins>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jc w:val="left"/>
        <w:rPr>
          <w:ins w:id="46" w:author="Maciek" w:date="2011-09-01T23:05:00Z"/>
        </w:rPr>
      </w:pPr>
    </w:p>
    <w:p w:rsidR="00676162" w:rsidRDefault="00676162" w:rsidP="00676162">
      <w:pPr>
        <w:pStyle w:val="NormalnyIn"/>
        <w:jc w:val="center"/>
        <w:rPr>
          <w:ins w:id="47" w:author="Maciek" w:date="2011-09-01T23:05:00Z"/>
        </w:rPr>
      </w:pPr>
      <w:ins w:id="48" w:author="Maciek" w:date="2011-09-01T23:05:00Z">
        <w:r>
          <w:t>Życiorys</w:t>
        </w:r>
      </w:ins>
    </w:p>
    <w:p w:rsidR="00676162" w:rsidRDefault="00676162" w:rsidP="00676162">
      <w:pPr>
        <w:pStyle w:val="NormalnyIn"/>
        <w:rPr>
          <w:ins w:id="49" w:author="Maciek" w:date="2011-09-01T23:05:00Z"/>
        </w:rPr>
      </w:pPr>
    </w:p>
    <w:p w:rsidR="00676162" w:rsidRDefault="00676162" w:rsidP="00676162">
      <w:pPr>
        <w:pStyle w:val="NormalnyIn"/>
        <w:rPr>
          <w:ins w:id="50" w:author="Maciek" w:date="2011-09-01T23:05:00Z"/>
        </w:rPr>
      </w:pPr>
    </w:p>
    <w:p w:rsidR="00676162" w:rsidRDefault="00676162" w:rsidP="00676162">
      <w:pPr>
        <w:pStyle w:val="NormalnyIn"/>
        <w:ind w:firstLine="0"/>
        <w:rPr>
          <w:ins w:id="51" w:author="Maciek" w:date="2011-09-01T23:05:00Z"/>
        </w:rPr>
      </w:pPr>
      <w:ins w:id="52" w:author="Maciek" w:date="2011-09-01T23:05:00Z">
        <w:r>
          <w:t>Urodziłem się 08.07.1988 r. w Warszawie. Po ukończeniu szkoły podstawowej</w:t>
        </w:r>
      </w:ins>
      <w:ins w:id="53" w:author="Sebastian Łuczak" w:date="2011-09-02T10:08:00Z">
        <w:r w:rsidR="003B3068">
          <w:t xml:space="preserve"> i gimnazjum</w:t>
        </w:r>
      </w:ins>
      <w:ins w:id="54" w:author="Maciek" w:date="2011-09-01T23:05:00Z">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jc w:val="left"/>
        <w:rPr>
          <w:ins w:id="60" w:author="Maciek" w:date="2011-09-01T23:05:00Z"/>
        </w:rPr>
      </w:pPr>
    </w:p>
    <w:p w:rsidR="00676162" w:rsidRDefault="00676162" w:rsidP="00676162">
      <w:pPr>
        <w:ind w:left="4248"/>
        <w:jc w:val="center"/>
        <w:rPr>
          <w:ins w:id="61" w:author="Maciek" w:date="2011-09-01T23:05:00Z"/>
        </w:rPr>
      </w:pPr>
      <w:ins w:id="62" w:author="Maciek" w:date="2011-09-01T23:05:00Z">
        <w:r>
          <w:t>………………………………</w:t>
        </w:r>
      </w:ins>
    </w:p>
    <w:p w:rsidR="00676162" w:rsidRDefault="00676162" w:rsidP="00676162">
      <w:pPr>
        <w:ind w:left="3540" w:firstLine="708"/>
        <w:jc w:val="center"/>
        <w:rPr>
          <w:ins w:id="63" w:author="Maciek" w:date="2011-09-01T23:05:00Z"/>
        </w:rPr>
      </w:pPr>
      <w:ins w:id="64" w:author="Maciek" w:date="2011-09-01T23:05:00Z">
        <w:r>
          <w:t>Podpis</w:t>
        </w:r>
      </w:ins>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p>
    <w:p w:rsidR="00676162" w:rsidRDefault="00676162" w:rsidP="00676162">
      <w:pPr>
        <w:jc w:val="left"/>
        <w:rPr>
          <w:ins w:id="73" w:author="Maciek" w:date="2011-09-01T23:05:00Z"/>
        </w:rPr>
      </w:pPr>
      <w:ins w:id="74" w:author="Maciek" w:date="2011-09-01T23:05:00Z">
        <w:r>
          <w:t xml:space="preserve">EGZAMIN DYPLOMOWY </w:t>
        </w:r>
      </w:ins>
    </w:p>
    <w:p w:rsidR="00676162" w:rsidRDefault="00676162" w:rsidP="00676162">
      <w:pPr>
        <w:jc w:val="left"/>
        <w:rPr>
          <w:ins w:id="75" w:author="Maciek" w:date="2011-09-01T23:05:00Z"/>
        </w:rPr>
      </w:pPr>
      <w:ins w:id="76" w:author="Maciek" w:date="2011-09-01T23:05:00Z">
        <w:r>
          <w:t xml:space="preserve">Złożył egzamin dyplomowy w dniu  ………………… </w:t>
        </w:r>
      </w:ins>
    </w:p>
    <w:p w:rsidR="00676162" w:rsidRDefault="00676162" w:rsidP="00676162">
      <w:pPr>
        <w:jc w:val="left"/>
        <w:rPr>
          <w:ins w:id="77" w:author="Maciek" w:date="2011-09-01T23:05:00Z"/>
        </w:rPr>
      </w:pPr>
      <w:ins w:id="78" w:author="Maciek" w:date="2011-09-01T23:05:00Z">
        <w:r>
          <w:t xml:space="preserve">Ogólny wynik studiów </w:t>
        </w:r>
        <w:del w:id="79" w:author="Sebastian Łuczak" w:date="2011-09-02T10:08:00Z">
          <w:r w:rsidDel="003B3068">
            <w:delText xml:space="preserve"> </w:delText>
          </w:r>
        </w:del>
      </w:ins>
      <w:ins w:id="80" w:author="Sebastian Łuczak" w:date="2011-09-02T10:08:00Z">
        <w:r w:rsidR="003B3068">
          <w:t>…………………………………….</w:t>
        </w:r>
      </w:ins>
      <w:ins w:id="81" w:author="Maciek" w:date="2011-09-01T23:05:00Z">
        <w:del w:id="82" w:author="Sebastian Łuczak" w:date="2011-09-02T10:08:00Z">
          <w:r w:rsidDel="003B3068">
            <w:delText xml:space="preserve">……………………………… </w:delText>
          </w:r>
        </w:del>
      </w:ins>
    </w:p>
    <w:p w:rsidR="008B419C" w:rsidDel="00676162" w:rsidRDefault="00676162" w:rsidP="00676162">
      <w:pPr>
        <w:jc w:val="left"/>
        <w:rPr>
          <w:del w:id="83" w:author="Maciek" w:date="2011-09-01T23:05:00Z"/>
        </w:rPr>
      </w:pPr>
      <w:ins w:id="84" w:author="Maciek" w:date="2011-09-01T23:05:00Z">
        <w:r>
          <w:t>Dodatkowe uwagi i wnioski Komisji …………………………………………………………………………………………………………………………………………………………………………………………………………………………………………………………………………………………………………………………</w:t>
        </w:r>
      </w:ins>
      <w:ins w:id="85" w:author="Sebastian Łuczak" w:date="2011-09-02T10:06:00Z">
        <w:r w:rsidR="003B3068">
          <w:t>……………………………………………………………………………………………………………………………………………………………</w:t>
        </w:r>
      </w:ins>
      <w:ins w:id="86" w:author="Maciek" w:date="2011-09-01T23:05:00Z">
        <w:del w:id="87" w:author="Sebastian Łuczak" w:date="2011-09-02T10:06:00Z">
          <w:r w:rsidDel="003B3068">
            <w:delText>…………………………………………………………………………………………………………………………………………………………</w:delText>
          </w:r>
        </w:del>
      </w:ins>
      <w:del w:id="88"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9" w:author="Sebastian Łuczak" w:date="2011-09-02T10:07:00Z"/>
        </w:rPr>
      </w:pPr>
      <w:ins w:id="90" w:author="Sebastian Łuczak" w:date="2011-09-02T10:07:00Z">
        <w:r>
          <w:lastRenderedPageBreak/>
          <w:t>Specjalność: Telekomunikacja –  Systemy i Sieci Telekomunikacyjne</w:t>
        </w:r>
      </w:ins>
    </w:p>
    <w:p w:rsidR="003B3068" w:rsidRDefault="003B3068" w:rsidP="003B3068">
      <w:pPr>
        <w:ind w:left="4248"/>
        <w:jc w:val="left"/>
        <w:rPr>
          <w:ins w:id="91" w:author="Sebastian Łuczak" w:date="2011-09-02T10:07:00Z"/>
        </w:rPr>
      </w:pPr>
      <w:ins w:id="92" w:author="Sebastian Łuczak" w:date="2011-09-02T10:07:00Z">
        <w:r>
          <w:t xml:space="preserve">Data urodzenia: 21 czerwca 1988 </w:t>
        </w:r>
      </w:ins>
    </w:p>
    <w:p w:rsidR="003B3068" w:rsidRDefault="003B3068" w:rsidP="003B3068">
      <w:pPr>
        <w:ind w:left="4248"/>
        <w:jc w:val="left"/>
        <w:rPr>
          <w:ins w:id="93" w:author="Sebastian Łuczak" w:date="2011-09-02T10:07:00Z"/>
        </w:rPr>
      </w:pPr>
      <w:ins w:id="94" w:author="Sebastian Łuczak" w:date="2011-09-02T10:07:00Z">
        <w:r>
          <w:t xml:space="preserve">Data rozpoczęcia studiów: 01 października </w:t>
        </w:r>
        <w:commentRangeStart w:id="95"/>
        <w:r>
          <w:t>2007</w:t>
        </w:r>
        <w:commentRangeEnd w:id="95"/>
        <w:r>
          <w:rPr>
            <w:rStyle w:val="Odwoaniedokomentarza"/>
          </w:rPr>
          <w:commentReference w:id="95"/>
        </w:r>
      </w:ins>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jc w:val="left"/>
        <w:rPr>
          <w:ins w:id="104" w:author="Sebastian Łuczak" w:date="2011-09-02T10:07:00Z"/>
        </w:rPr>
      </w:pPr>
    </w:p>
    <w:p w:rsidR="003B3068" w:rsidRDefault="003B3068" w:rsidP="003B3068">
      <w:pPr>
        <w:pStyle w:val="NormalnyIn"/>
        <w:jc w:val="center"/>
        <w:rPr>
          <w:ins w:id="105" w:author="Sebastian Łuczak" w:date="2011-09-02T10:07:00Z"/>
        </w:rPr>
      </w:pPr>
      <w:ins w:id="106" w:author="Sebastian Łuczak" w:date="2011-09-02T10:07:00Z">
        <w:r>
          <w:t>Życiorys</w:t>
        </w:r>
      </w:ins>
    </w:p>
    <w:p w:rsidR="003B3068" w:rsidRDefault="003B3068" w:rsidP="003B3068">
      <w:pPr>
        <w:pStyle w:val="NormalnyIn"/>
        <w:rPr>
          <w:ins w:id="107" w:author="Sebastian Łuczak" w:date="2011-09-02T10:07:00Z"/>
        </w:rPr>
      </w:pPr>
    </w:p>
    <w:p w:rsidR="003B3068" w:rsidRDefault="003B3068" w:rsidP="003B3068">
      <w:pPr>
        <w:pStyle w:val="NormalnyIn"/>
        <w:rPr>
          <w:ins w:id="108" w:author="Sebastian Łuczak" w:date="2011-09-02T10:07:00Z"/>
        </w:rPr>
      </w:pPr>
    </w:p>
    <w:p w:rsidR="003B3068" w:rsidRDefault="003B3068" w:rsidP="003B3068">
      <w:pPr>
        <w:pStyle w:val="NormalnyIn"/>
        <w:ind w:firstLine="0"/>
        <w:rPr>
          <w:ins w:id="109" w:author="Sebastian Łuczak" w:date="2011-09-02T10:07:00Z"/>
        </w:rPr>
      </w:pPr>
      <w:ins w:id="110" w:author="Sebastian Łuczak" w:date="2011-09-02T10:07:00Z">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jc w:val="left"/>
        <w:rPr>
          <w:ins w:id="116" w:author="Sebastian Łuczak" w:date="2011-09-02T10:07:00Z"/>
        </w:rPr>
      </w:pPr>
    </w:p>
    <w:p w:rsidR="003B3068" w:rsidRDefault="003B3068" w:rsidP="003B3068">
      <w:pPr>
        <w:ind w:left="4248"/>
        <w:jc w:val="center"/>
        <w:rPr>
          <w:ins w:id="117" w:author="Sebastian Łuczak" w:date="2011-09-02T10:07:00Z"/>
        </w:rPr>
      </w:pPr>
      <w:ins w:id="118" w:author="Sebastian Łuczak" w:date="2011-09-02T10:07:00Z">
        <w:r>
          <w:t>………………………………</w:t>
        </w:r>
      </w:ins>
    </w:p>
    <w:p w:rsidR="003B3068" w:rsidRDefault="003B3068" w:rsidP="003B3068">
      <w:pPr>
        <w:ind w:left="3540" w:firstLine="708"/>
        <w:jc w:val="center"/>
        <w:rPr>
          <w:ins w:id="119" w:author="Sebastian Łuczak" w:date="2011-09-02T10:07:00Z"/>
        </w:rPr>
      </w:pPr>
      <w:ins w:id="120" w:author="Sebastian Łuczak" w:date="2011-09-02T10:07:00Z">
        <w:r>
          <w:t>Podpis</w:t>
        </w:r>
      </w:ins>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p>
    <w:p w:rsidR="003B3068" w:rsidRDefault="003B3068" w:rsidP="003B3068">
      <w:pPr>
        <w:jc w:val="left"/>
        <w:rPr>
          <w:ins w:id="129" w:author="Sebastian Łuczak" w:date="2011-09-02T10:07:00Z"/>
        </w:rPr>
      </w:pPr>
      <w:ins w:id="130" w:author="Sebastian Łuczak" w:date="2011-09-02T10:07:00Z">
        <w:r>
          <w:t xml:space="preserve">EGZAMIN DYPLOMOWY </w:t>
        </w:r>
      </w:ins>
    </w:p>
    <w:p w:rsidR="003B3068" w:rsidRDefault="003B3068" w:rsidP="003B3068">
      <w:pPr>
        <w:jc w:val="left"/>
        <w:rPr>
          <w:ins w:id="131" w:author="Sebastian Łuczak" w:date="2011-09-02T10:07:00Z"/>
        </w:rPr>
      </w:pPr>
      <w:ins w:id="132" w:author="Sebastian Łuczak" w:date="2011-09-02T10:07:00Z">
        <w:r>
          <w:t xml:space="preserve">Złożył egzamin dyplomowy w dniu  ………………… </w:t>
        </w:r>
      </w:ins>
    </w:p>
    <w:p w:rsidR="003B3068" w:rsidRDefault="003B3068" w:rsidP="003B3068">
      <w:pPr>
        <w:jc w:val="left"/>
        <w:rPr>
          <w:ins w:id="133" w:author="Sebastian Łuczak" w:date="2011-09-02T10:07:00Z"/>
        </w:rPr>
      </w:pPr>
      <w:ins w:id="134" w:author="Sebastian Łuczak" w:date="2011-09-02T10:07:00Z">
        <w:r>
          <w:t>Ogólny wynik studiów  ………………………………</w:t>
        </w:r>
      </w:ins>
      <w:ins w:id="135" w:author="Sebastian Łuczak" w:date="2011-09-02T10:08:00Z">
        <w:r>
          <w:t>…….</w:t>
        </w:r>
      </w:ins>
      <w:ins w:id="136" w:author="Sebastian Łuczak" w:date="2011-09-02T10:07:00Z">
        <w:r>
          <w:t xml:space="preserve"> </w:t>
        </w:r>
      </w:ins>
    </w:p>
    <w:p w:rsidR="00D15F0F" w:rsidRPr="00C37C2C" w:rsidDel="003B3068" w:rsidRDefault="003B3068" w:rsidP="003B3068">
      <w:pPr>
        <w:spacing w:line="276" w:lineRule="auto"/>
        <w:jc w:val="center"/>
        <w:rPr>
          <w:del w:id="137" w:author="Sebastian Łuczak" w:date="2011-09-02T10:07:00Z"/>
          <w:rFonts w:ascii="Times New Roman" w:hAnsi="Times New Roman"/>
          <w:b/>
          <w:sz w:val="20"/>
          <w:szCs w:val="20"/>
        </w:rPr>
      </w:pPr>
      <w:ins w:id="138" w:author="Sebastian Łuczak" w:date="2011-09-02T10:07:00Z">
        <w:r>
          <w:t>Dodatkowe uwagi i wnioski Komisji ………………………………………………………………………………………………………………………………………………………………………………………………………………………………………………………………………………………………………………………………………………………………………………………………………………………………………………………………………………………</w:t>
        </w:r>
        <w:r>
          <w:br w:type="page"/>
        </w:r>
      </w:ins>
      <w:del w:id="139"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40" w:author="Sebastian Łuczak" w:date="2011-09-02T10:07:00Z"/>
          <w:rFonts w:ascii="Times New Roman" w:hAnsi="Times New Roman"/>
          <w:b/>
          <w:sz w:val="20"/>
          <w:szCs w:val="20"/>
        </w:rPr>
      </w:pPr>
      <w:del w:id="141"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2" w:author="Sebastian Łuczak" w:date="2011-09-02T10:07:00Z"/>
        </w:trPr>
        <w:tc>
          <w:tcPr>
            <w:tcW w:w="3794" w:type="dxa"/>
          </w:tcPr>
          <w:p w:rsidR="00D15F0F" w:rsidRPr="00C37C2C" w:rsidDel="003B3068" w:rsidRDefault="00D15F0F" w:rsidP="003B10C3">
            <w:pPr>
              <w:ind w:left="1560"/>
              <w:rPr>
                <w:del w:id="143" w:author="Sebastian Łuczak" w:date="2011-09-02T10:07:00Z"/>
                <w:rFonts w:ascii="Times New Roman" w:hAnsi="Times New Roman"/>
                <w:sz w:val="20"/>
                <w:szCs w:val="20"/>
              </w:rPr>
            </w:pPr>
            <w:del w:id="144"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5" w:author="Sebastian Łuczak" w:date="2011-09-02T10:07:00Z"/>
                <w:rFonts w:ascii="Times New Roman" w:hAnsi="Times New Roman"/>
                <w:sz w:val="20"/>
                <w:szCs w:val="20"/>
              </w:rPr>
            </w:pPr>
            <w:del w:id="146"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7" w:author="Sebastian Łuczak" w:date="2011-09-02T10:07:00Z"/>
        </w:trPr>
        <w:tc>
          <w:tcPr>
            <w:tcW w:w="3794" w:type="dxa"/>
          </w:tcPr>
          <w:p w:rsidR="00D15F0F" w:rsidRPr="00C37C2C" w:rsidDel="003B3068" w:rsidRDefault="00D15F0F" w:rsidP="003B10C3">
            <w:pPr>
              <w:ind w:left="1560"/>
              <w:rPr>
                <w:del w:id="148" w:author="Sebastian Łuczak" w:date="2011-09-02T10:07:00Z"/>
                <w:rFonts w:ascii="Times New Roman" w:hAnsi="Times New Roman"/>
                <w:sz w:val="20"/>
                <w:szCs w:val="20"/>
              </w:rPr>
            </w:pPr>
            <w:del w:id="149"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50" w:author="Sebastian Łuczak" w:date="2011-09-02T10:07:00Z"/>
                <w:rFonts w:ascii="Times New Roman" w:hAnsi="Times New Roman"/>
                <w:sz w:val="20"/>
                <w:szCs w:val="20"/>
              </w:rPr>
            </w:pPr>
            <w:del w:id="151"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2" w:author="Sebastian Łuczak" w:date="2011-09-02T10:07:00Z"/>
        </w:trPr>
        <w:tc>
          <w:tcPr>
            <w:tcW w:w="3794" w:type="dxa"/>
          </w:tcPr>
          <w:p w:rsidR="00D15F0F" w:rsidRPr="00C37C2C" w:rsidDel="003B3068" w:rsidRDefault="00D15F0F" w:rsidP="003B10C3">
            <w:pPr>
              <w:ind w:left="1560"/>
              <w:rPr>
                <w:del w:id="153" w:author="Sebastian Łuczak" w:date="2011-09-02T10:07:00Z"/>
                <w:rFonts w:ascii="Times New Roman" w:hAnsi="Times New Roman"/>
                <w:sz w:val="20"/>
                <w:szCs w:val="20"/>
              </w:rPr>
            </w:pPr>
            <w:del w:id="154"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5" w:author="Sebastian Łuczak" w:date="2011-09-02T10:07:00Z"/>
                <w:rFonts w:ascii="Times New Roman" w:hAnsi="Times New Roman"/>
                <w:sz w:val="20"/>
                <w:szCs w:val="20"/>
              </w:rPr>
            </w:pPr>
            <w:del w:id="156"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7" w:author="Sebastian Łuczak" w:date="2011-09-02T10:07:00Z"/>
        </w:trPr>
        <w:tc>
          <w:tcPr>
            <w:tcW w:w="3794" w:type="dxa"/>
          </w:tcPr>
          <w:p w:rsidR="00D15F0F" w:rsidRPr="00C37C2C" w:rsidDel="003B3068" w:rsidRDefault="00D15F0F" w:rsidP="003B10C3">
            <w:pPr>
              <w:ind w:left="1560"/>
              <w:rPr>
                <w:del w:id="158" w:author="Sebastian Łuczak" w:date="2011-09-02T10:07:00Z"/>
                <w:rFonts w:ascii="Times New Roman" w:hAnsi="Times New Roman"/>
                <w:sz w:val="20"/>
                <w:szCs w:val="20"/>
              </w:rPr>
            </w:pPr>
            <w:del w:id="159"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60" w:author="Sebastian Łuczak" w:date="2011-09-02T10:07:00Z"/>
                <w:rFonts w:ascii="Times New Roman" w:hAnsi="Times New Roman"/>
                <w:sz w:val="20"/>
                <w:szCs w:val="20"/>
              </w:rPr>
            </w:pPr>
            <w:del w:id="161"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2" w:author="Sebastian Łuczak" w:date="2011-09-02T10:07:00Z"/>
        </w:trPr>
        <w:tc>
          <w:tcPr>
            <w:tcW w:w="3794" w:type="dxa"/>
          </w:tcPr>
          <w:p w:rsidR="00D15F0F" w:rsidRPr="00C37C2C" w:rsidDel="003B3068" w:rsidRDefault="00D15F0F" w:rsidP="003B10C3">
            <w:pPr>
              <w:ind w:left="1560" w:right="-108"/>
              <w:rPr>
                <w:del w:id="163" w:author="Sebastian Łuczak" w:date="2011-09-02T10:07:00Z"/>
                <w:rFonts w:ascii="Times New Roman" w:hAnsi="Times New Roman"/>
                <w:sz w:val="20"/>
                <w:szCs w:val="20"/>
              </w:rPr>
            </w:pPr>
            <w:del w:id="164"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5" w:author="Sebastian Łuczak" w:date="2011-09-02T10:07:00Z"/>
                <w:rFonts w:ascii="Times New Roman" w:hAnsi="Times New Roman"/>
                <w:sz w:val="20"/>
                <w:szCs w:val="20"/>
              </w:rPr>
            </w:pPr>
            <w:del w:id="166"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7" w:author="Sebastian Łuczak" w:date="2011-09-02T10:07:00Z"/>
        </w:trPr>
        <w:tc>
          <w:tcPr>
            <w:tcW w:w="3794" w:type="dxa"/>
          </w:tcPr>
          <w:p w:rsidR="00D15F0F" w:rsidRPr="00C37C2C" w:rsidDel="003B3068" w:rsidRDefault="00D15F0F" w:rsidP="003B10C3">
            <w:pPr>
              <w:ind w:left="1560" w:right="-108"/>
              <w:rPr>
                <w:del w:id="168" w:author="Sebastian Łuczak" w:date="2011-09-02T10:07:00Z"/>
                <w:rFonts w:ascii="Times New Roman" w:hAnsi="Times New Roman"/>
                <w:sz w:val="20"/>
                <w:szCs w:val="20"/>
              </w:rPr>
            </w:pPr>
            <w:del w:id="169"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70" w:author="Sebastian Łuczak" w:date="2011-09-02T10:07:00Z"/>
                <w:rFonts w:ascii="Times New Roman" w:hAnsi="Times New Roman"/>
                <w:sz w:val="20"/>
                <w:szCs w:val="20"/>
              </w:rPr>
            </w:pPr>
            <w:del w:id="171"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2"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3" w:author="Sebastian Łuczak" w:date="2011-09-02T10:07:00Z"/>
          <w:rFonts w:ascii="Times New Roman" w:hAnsi="Times New Roman"/>
          <w:b/>
          <w:sz w:val="20"/>
          <w:szCs w:val="20"/>
        </w:rPr>
      </w:pPr>
      <w:del w:id="174"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5" w:author="Sebastian Łuczak" w:date="2011-09-02T10:07:00Z"/>
        </w:trPr>
        <w:tc>
          <w:tcPr>
            <w:tcW w:w="3794" w:type="dxa"/>
          </w:tcPr>
          <w:p w:rsidR="00D15F0F" w:rsidRPr="00C37C2C" w:rsidDel="003B3068" w:rsidRDefault="00D15F0F" w:rsidP="003B10C3">
            <w:pPr>
              <w:ind w:left="1560"/>
              <w:rPr>
                <w:del w:id="176" w:author="Sebastian Łuczak" w:date="2011-09-02T10:07:00Z"/>
                <w:rFonts w:ascii="Times New Roman" w:hAnsi="Times New Roman"/>
                <w:sz w:val="20"/>
                <w:szCs w:val="20"/>
              </w:rPr>
            </w:pPr>
            <w:del w:id="177"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8" w:author="Sebastian Łuczak" w:date="2011-09-02T10:07:00Z"/>
                <w:rFonts w:ascii="Times New Roman" w:hAnsi="Times New Roman"/>
                <w:sz w:val="20"/>
                <w:szCs w:val="20"/>
              </w:rPr>
            </w:pPr>
            <w:del w:id="179"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80" w:author="Sebastian Łuczak" w:date="2011-09-02T10:07:00Z"/>
        </w:trPr>
        <w:tc>
          <w:tcPr>
            <w:tcW w:w="3794" w:type="dxa"/>
          </w:tcPr>
          <w:p w:rsidR="00D15F0F" w:rsidRPr="00C37C2C" w:rsidDel="003B3068" w:rsidRDefault="00D15F0F" w:rsidP="003B10C3">
            <w:pPr>
              <w:ind w:left="1560"/>
              <w:rPr>
                <w:del w:id="181" w:author="Sebastian Łuczak" w:date="2011-09-02T10:07:00Z"/>
                <w:rFonts w:ascii="Times New Roman" w:hAnsi="Times New Roman"/>
                <w:sz w:val="20"/>
                <w:szCs w:val="20"/>
              </w:rPr>
            </w:pPr>
            <w:del w:id="182"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3" w:author="Sebastian Łuczak" w:date="2011-09-02T10:07:00Z"/>
                <w:rFonts w:ascii="Times New Roman" w:hAnsi="Times New Roman"/>
                <w:sz w:val="20"/>
                <w:szCs w:val="20"/>
              </w:rPr>
            </w:pPr>
            <w:del w:id="184"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5" w:author="Sebastian Łuczak" w:date="2011-09-02T10:07:00Z"/>
                <w:rFonts w:ascii="Times New Roman" w:hAnsi="Times New Roman"/>
                <w:sz w:val="20"/>
                <w:szCs w:val="20"/>
              </w:rPr>
            </w:pPr>
          </w:p>
        </w:tc>
      </w:tr>
      <w:tr w:rsidR="00D15F0F" w:rsidRPr="00C37C2C" w:rsidDel="003B3068" w:rsidTr="003B10C3">
        <w:trPr>
          <w:del w:id="186" w:author="Sebastian Łuczak" w:date="2011-09-02T10:07:00Z"/>
        </w:trPr>
        <w:tc>
          <w:tcPr>
            <w:tcW w:w="3794" w:type="dxa"/>
          </w:tcPr>
          <w:p w:rsidR="00D15F0F" w:rsidRPr="00C37C2C" w:rsidDel="003B3068" w:rsidRDefault="00D15F0F" w:rsidP="003B10C3">
            <w:pPr>
              <w:spacing w:line="276" w:lineRule="auto"/>
              <w:rPr>
                <w:del w:id="187" w:author="Sebastian Łuczak" w:date="2011-09-02T10:07:00Z"/>
                <w:rFonts w:ascii="Times New Roman" w:hAnsi="Times New Roman"/>
                <w:b/>
                <w:sz w:val="20"/>
                <w:szCs w:val="20"/>
              </w:rPr>
            </w:pPr>
            <w:del w:id="188"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9" w:author="Sebastian Łuczak" w:date="2011-09-02T10:07:00Z"/>
                <w:rFonts w:ascii="Times New Roman" w:hAnsi="Times New Roman"/>
                <w:sz w:val="20"/>
                <w:szCs w:val="20"/>
              </w:rPr>
            </w:pPr>
          </w:p>
        </w:tc>
      </w:tr>
      <w:tr w:rsidR="00D15F0F" w:rsidRPr="00C37C2C" w:rsidDel="003B3068" w:rsidTr="003B10C3">
        <w:trPr>
          <w:trHeight w:val="1238"/>
          <w:del w:id="190" w:author="Sebastian Łuczak" w:date="2011-09-02T10:07:00Z"/>
        </w:trPr>
        <w:tc>
          <w:tcPr>
            <w:tcW w:w="3794" w:type="dxa"/>
          </w:tcPr>
          <w:p w:rsidR="00D15F0F" w:rsidRPr="00C37C2C" w:rsidDel="003B3068" w:rsidRDefault="00D15F0F" w:rsidP="00FC62BF">
            <w:pPr>
              <w:ind w:left="1560"/>
              <w:rPr>
                <w:del w:id="191" w:author="Sebastian Łuczak" w:date="2011-09-02T10:07:00Z"/>
                <w:rFonts w:ascii="Times New Roman" w:hAnsi="Times New Roman"/>
                <w:sz w:val="20"/>
                <w:szCs w:val="20"/>
              </w:rPr>
            </w:pPr>
            <w:del w:id="192"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3" w:author="Sebastian Łuczak" w:date="2011-09-02T10:07:00Z"/>
                <w:rFonts w:ascii="Times New Roman" w:hAnsi="Times New Roman"/>
                <w:sz w:val="20"/>
                <w:szCs w:val="20"/>
                <w:u w:val="single"/>
              </w:rPr>
            </w:pPr>
            <w:del w:id="194"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5" w:author="Sebastian Łuczak" w:date="2011-09-02T10:07:00Z"/>
                <w:rFonts w:ascii="Times New Roman" w:hAnsi="Times New Roman"/>
                <w:sz w:val="20"/>
                <w:szCs w:val="20"/>
              </w:rPr>
            </w:pPr>
            <w:del w:id="196"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7" w:author="Sebastian Łuczak" w:date="2011-09-02T10:07:00Z"/>
        </w:trPr>
        <w:tc>
          <w:tcPr>
            <w:tcW w:w="3794" w:type="dxa"/>
          </w:tcPr>
          <w:p w:rsidR="00D15F0F" w:rsidRPr="00C37C2C" w:rsidDel="003B3068" w:rsidRDefault="00D15F0F" w:rsidP="003B10C3">
            <w:pPr>
              <w:ind w:left="1560"/>
              <w:rPr>
                <w:del w:id="198" w:author="Sebastian Łuczak" w:date="2011-09-02T10:07:00Z"/>
                <w:rFonts w:ascii="Times New Roman" w:hAnsi="Times New Roman"/>
                <w:sz w:val="20"/>
                <w:szCs w:val="20"/>
              </w:rPr>
            </w:pPr>
            <w:del w:id="199"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04201B" w:rsidP="003B10C3">
            <w:pPr>
              <w:rPr>
                <w:del w:id="200" w:author="Sebastian Łuczak" w:date="2011-09-02T10:07:00Z"/>
                <w:rFonts w:ascii="Times New Roman" w:hAnsi="Times New Roman"/>
                <w:sz w:val="20"/>
                <w:szCs w:val="20"/>
                <w:u w:val="single"/>
                <w:rPrChange w:id="201" w:author="Sebastian Łuczak" w:date="2011-09-02T10:07:00Z">
                  <w:rPr>
                    <w:del w:id="202" w:author="Sebastian Łuczak" w:date="2011-09-02T10:07:00Z"/>
                    <w:rFonts w:ascii="Times New Roman" w:hAnsi="Times New Roman"/>
                    <w:sz w:val="20"/>
                    <w:szCs w:val="20"/>
                    <w:u w:val="single"/>
                    <w:lang w:val="en-US"/>
                  </w:rPr>
                </w:rPrChange>
              </w:rPr>
            </w:pPr>
            <w:del w:id="203" w:author="Sebastian Łuczak" w:date="2011-09-02T10:07:00Z">
              <w:r w:rsidRPr="0004201B">
                <w:rPr>
                  <w:rFonts w:ascii="Times New Roman" w:hAnsi="Times New Roman"/>
                  <w:sz w:val="20"/>
                  <w:szCs w:val="20"/>
                  <w:u w:val="single"/>
                  <w:rPrChange w:id="204"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5" w:author="Sebastian Łuczak" w:date="2011-09-02T10:07:00Z"/>
                <w:rFonts w:ascii="Times New Roman" w:hAnsi="Times New Roman"/>
                <w:sz w:val="20"/>
                <w:szCs w:val="20"/>
              </w:rPr>
            </w:pPr>
            <w:del w:id="206"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7" w:author="Sebastian Łuczak" w:date="2011-09-02T10:07:00Z"/>
        </w:trPr>
        <w:tc>
          <w:tcPr>
            <w:tcW w:w="3794" w:type="dxa"/>
          </w:tcPr>
          <w:p w:rsidR="00D15F0F" w:rsidRPr="00C37C2C" w:rsidDel="003B3068" w:rsidRDefault="00D15F0F" w:rsidP="003B10C3">
            <w:pPr>
              <w:ind w:left="1560"/>
              <w:rPr>
                <w:del w:id="208" w:author="Sebastian Łuczak" w:date="2011-09-02T10:07:00Z"/>
                <w:rFonts w:ascii="Times New Roman" w:hAnsi="Times New Roman"/>
                <w:sz w:val="20"/>
                <w:szCs w:val="20"/>
              </w:rPr>
            </w:pPr>
            <w:del w:id="209"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10" w:author="Sebastian Łuczak" w:date="2011-09-02T10:07:00Z"/>
                <w:rFonts w:ascii="Times New Roman" w:hAnsi="Times New Roman" w:cs="Times New Roman"/>
                <w:sz w:val="20"/>
                <w:szCs w:val="20"/>
                <w:u w:val="single"/>
              </w:rPr>
            </w:pPr>
            <w:del w:id="211"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2" w:author="Sebastian Łuczak" w:date="2011-09-02T10:07:00Z"/>
                <w:rFonts w:ascii="Times New Roman" w:hAnsi="Times New Roman" w:cs="Times New Roman"/>
                <w:sz w:val="20"/>
                <w:szCs w:val="20"/>
              </w:rPr>
            </w:pPr>
            <w:del w:id="213"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4" w:author="Sebastian Łuczak" w:date="2011-09-02T10:07:00Z"/>
        </w:trPr>
        <w:tc>
          <w:tcPr>
            <w:tcW w:w="3794" w:type="dxa"/>
          </w:tcPr>
          <w:p w:rsidR="00D15F0F" w:rsidRPr="00C37C2C" w:rsidDel="003B3068" w:rsidRDefault="00D15F0F" w:rsidP="003B10C3">
            <w:pPr>
              <w:ind w:left="1560" w:right="-108"/>
              <w:rPr>
                <w:del w:id="215" w:author="Sebastian Łuczak" w:date="2011-09-02T10:07:00Z"/>
                <w:rFonts w:ascii="Times New Roman" w:hAnsi="Times New Roman"/>
                <w:sz w:val="20"/>
                <w:szCs w:val="20"/>
              </w:rPr>
            </w:pPr>
            <w:del w:id="216"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7" w:author="Sebastian Łuczak" w:date="2011-09-02T10:07:00Z"/>
                <w:rFonts w:ascii="Times New Roman" w:hAnsi="Times New Roman"/>
                <w:sz w:val="20"/>
                <w:szCs w:val="20"/>
              </w:rPr>
            </w:pPr>
            <w:del w:id="218"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9"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20" w:author="Sebastian Łuczak" w:date="2011-09-02T10:07:00Z"/>
          <w:rFonts w:ascii="Times New Roman" w:hAnsi="Times New Roman"/>
          <w:b/>
          <w:sz w:val="20"/>
          <w:szCs w:val="20"/>
        </w:rPr>
      </w:pPr>
      <w:del w:id="221"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2" w:author="Sebastian Łuczak" w:date="2011-09-02T10:07:00Z"/>
        </w:trPr>
        <w:tc>
          <w:tcPr>
            <w:tcW w:w="3794" w:type="dxa"/>
          </w:tcPr>
          <w:p w:rsidR="00D15F0F" w:rsidRPr="00C37C2C" w:rsidDel="003B3068" w:rsidRDefault="00D15F0F" w:rsidP="003B10C3">
            <w:pPr>
              <w:ind w:left="1560"/>
              <w:rPr>
                <w:del w:id="223" w:author="Sebastian Łuczak" w:date="2011-09-02T10:07:00Z"/>
                <w:rFonts w:ascii="Times New Roman" w:hAnsi="Times New Roman"/>
                <w:sz w:val="20"/>
                <w:szCs w:val="20"/>
              </w:rPr>
            </w:pPr>
            <w:del w:id="224"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5" w:author="Sebastian Łuczak" w:date="2011-09-02T10:07:00Z"/>
                <w:rFonts w:ascii="Times New Roman" w:hAnsi="Times New Roman" w:cs="Times New Roman"/>
                <w:sz w:val="20"/>
                <w:szCs w:val="20"/>
              </w:rPr>
            </w:pPr>
            <w:del w:id="226"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7" w:author="Sebastian Łuczak" w:date="2011-09-02T10:07:00Z"/>
                <w:rFonts w:ascii="Times New Roman" w:hAnsi="Times New Roman" w:cs="Times New Roman"/>
                <w:sz w:val="20"/>
                <w:szCs w:val="20"/>
              </w:rPr>
            </w:pPr>
            <w:del w:id="228"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9" w:author="Sebastian Łuczak" w:date="2011-09-02T10:07:00Z"/>
                <w:rFonts w:ascii="Times New Roman" w:hAnsi="Times New Roman" w:cs="Times New Roman"/>
                <w:sz w:val="20"/>
                <w:szCs w:val="20"/>
              </w:rPr>
            </w:pPr>
          </w:p>
        </w:tc>
      </w:tr>
      <w:tr w:rsidR="00D15F0F" w:rsidRPr="00C37C2C" w:rsidDel="003B3068" w:rsidTr="003B10C3">
        <w:trPr>
          <w:del w:id="230" w:author="Sebastian Łuczak" w:date="2011-09-02T10:07:00Z"/>
        </w:trPr>
        <w:tc>
          <w:tcPr>
            <w:tcW w:w="3794" w:type="dxa"/>
          </w:tcPr>
          <w:p w:rsidR="00D15F0F" w:rsidRPr="00C37C2C" w:rsidDel="003B3068" w:rsidRDefault="00D15F0F" w:rsidP="003B10C3">
            <w:pPr>
              <w:ind w:left="1560"/>
              <w:rPr>
                <w:del w:id="231" w:author="Sebastian Łuczak" w:date="2011-09-02T10:07:00Z"/>
                <w:rFonts w:ascii="Times New Roman" w:hAnsi="Times New Roman"/>
                <w:sz w:val="20"/>
                <w:szCs w:val="20"/>
              </w:rPr>
            </w:pPr>
            <w:del w:id="232"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3" w:author="Sebastian Łuczak" w:date="2011-09-02T10:07:00Z"/>
                <w:rFonts w:ascii="Times New Roman" w:hAnsi="Times New Roman" w:cs="Times New Roman"/>
                <w:sz w:val="20"/>
                <w:szCs w:val="20"/>
              </w:rPr>
            </w:pPr>
            <w:del w:id="234"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5" w:author="Sebastian Łuczak" w:date="2011-09-02T10:07:00Z"/>
                <w:rFonts w:ascii="Times New Roman" w:hAnsi="Times New Roman" w:cs="Times New Roman"/>
                <w:sz w:val="20"/>
                <w:szCs w:val="20"/>
              </w:rPr>
            </w:pPr>
            <w:del w:id="236"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7" w:author="Sebastian Łuczak" w:date="2011-09-02T10:07:00Z"/>
                <w:rFonts w:ascii="Times New Roman" w:hAnsi="Times New Roman" w:cs="Times New Roman"/>
                <w:sz w:val="20"/>
                <w:szCs w:val="20"/>
              </w:rPr>
            </w:pPr>
            <w:del w:id="238"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9" w:author="Sebastian Łuczak" w:date="2011-09-02T10:07:00Z"/>
                <w:rFonts w:ascii="Times New Roman" w:hAnsi="Times New Roman" w:cs="Times New Roman"/>
                <w:sz w:val="20"/>
                <w:szCs w:val="20"/>
              </w:rPr>
            </w:pPr>
            <w:del w:id="240"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1" w:author="Sebastian Łuczak" w:date="2011-09-02T10:07:00Z"/>
                <w:rFonts w:ascii="Times New Roman" w:hAnsi="Times New Roman" w:cs="Times New Roman"/>
                <w:sz w:val="20"/>
                <w:szCs w:val="20"/>
              </w:rPr>
            </w:pPr>
            <w:del w:id="242"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3" w:author="Sebastian Łuczak" w:date="2011-09-02T10:07:00Z"/>
                <w:rFonts w:ascii="Times New Roman" w:hAnsi="Times New Roman" w:cs="Times New Roman"/>
                <w:sz w:val="20"/>
                <w:szCs w:val="20"/>
              </w:rPr>
            </w:pPr>
            <w:del w:id="244"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5" w:author="Sebastian Łuczak" w:date="2011-09-02T10:07:00Z"/>
                <w:rFonts w:ascii="Times New Roman" w:hAnsi="Times New Roman" w:cs="Times New Roman"/>
                <w:sz w:val="20"/>
                <w:szCs w:val="20"/>
              </w:rPr>
            </w:pPr>
            <w:del w:id="246"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7"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8" w:author="Sebastian Łuczak" w:date="2011-09-02T10:07:00Z"/>
          <w:rFonts w:ascii="Times New Roman" w:hAnsi="Times New Roman"/>
          <w:b/>
          <w:sz w:val="20"/>
          <w:szCs w:val="20"/>
        </w:rPr>
      </w:pPr>
      <w:del w:id="249"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50" w:author="Sebastian Łuczak" w:date="2011-09-02T10:07:00Z"/>
        </w:trPr>
        <w:tc>
          <w:tcPr>
            <w:tcW w:w="3794" w:type="dxa"/>
          </w:tcPr>
          <w:p w:rsidR="00D15F0F" w:rsidRPr="00C37C2C" w:rsidDel="003B3068" w:rsidRDefault="00D15F0F" w:rsidP="003B10C3">
            <w:pPr>
              <w:spacing w:line="360" w:lineRule="auto"/>
              <w:ind w:left="1701"/>
              <w:rPr>
                <w:del w:id="251"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2" w:author="Sebastian Łuczak" w:date="2011-09-02T10:07:00Z"/>
                <w:rFonts w:ascii="Times New Roman" w:hAnsi="Times New Roman" w:cs="Times New Roman"/>
                <w:sz w:val="20"/>
                <w:szCs w:val="20"/>
              </w:rPr>
            </w:pPr>
            <w:del w:id="253"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4" w:author="Sebastian Łuczak" w:date="2011-09-02T10:07:00Z"/>
                <w:rFonts w:ascii="Times New Roman" w:hAnsi="Times New Roman" w:cs="Times New Roman"/>
                <w:sz w:val="20"/>
                <w:szCs w:val="20"/>
              </w:rPr>
            </w:pPr>
            <w:del w:id="255"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6" w:author="Sebastian Łuczak" w:date="2011-09-02T10:07:00Z"/>
                <w:rFonts w:ascii="Times New Roman" w:hAnsi="Times New Roman" w:cs="Times New Roman"/>
                <w:sz w:val="20"/>
                <w:szCs w:val="20"/>
              </w:rPr>
            </w:pPr>
            <w:del w:id="257"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8" w:author="Sebastian Łuczak" w:date="2011-09-02T10:07:00Z"/>
                <w:rFonts w:ascii="Times New Roman" w:hAnsi="Times New Roman" w:cs="Times New Roman"/>
                <w:sz w:val="20"/>
                <w:szCs w:val="20"/>
              </w:rPr>
            </w:pPr>
            <w:del w:id="259"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60" w:author="Sebastian Łuczak" w:date="2011-09-02T10:07:00Z"/>
                <w:rFonts w:ascii="Times New Roman" w:hAnsi="Times New Roman" w:cs="Times New Roman"/>
                <w:sz w:val="20"/>
                <w:szCs w:val="20"/>
              </w:rPr>
            </w:pPr>
            <w:del w:id="261"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2" w:author="Sebastian Łuczak" w:date="2011-09-02T10:07:00Z"/>
          <w:rFonts w:ascii="Times New Roman" w:eastAsiaTheme="majorEastAsia" w:hAnsi="Times New Roman" w:cstheme="majorBidi"/>
          <w:b/>
          <w:bCs/>
          <w:caps/>
          <w:sz w:val="24"/>
          <w:szCs w:val="26"/>
          <w:lang w:eastAsia="pl-PL"/>
        </w:rPr>
      </w:pPr>
      <w:del w:id="263"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450780" w:rsidRDefault="0004201B">
      <w:pPr>
        <w:pStyle w:val="Spistreci1"/>
        <w:tabs>
          <w:tab w:val="left" w:pos="440"/>
          <w:tab w:val="right" w:leader="dot" w:pos="9061"/>
        </w:tabs>
        <w:rPr>
          <w:noProof/>
          <w:lang w:val="en-US"/>
        </w:rPr>
      </w:pPr>
      <w:r w:rsidRPr="0004201B">
        <w:fldChar w:fldCharType="begin"/>
      </w:r>
      <w:r w:rsidR="00BA5189">
        <w:instrText xml:space="preserve"> TOC \o "2-3" \h \z \t "Nagłówek 1;1" </w:instrText>
      </w:r>
      <w:r w:rsidRPr="0004201B">
        <w:fldChar w:fldCharType="separate"/>
      </w: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_Toc302765112 \h </w:instrText>
      </w:r>
      <w:r>
        <w:rPr>
          <w:noProof/>
          <w:webHidden/>
        </w:rPr>
      </w:r>
      <w:r>
        <w:rPr>
          <w:noProof/>
          <w:webHidden/>
        </w:rPr>
        <w:fldChar w:fldCharType="separate"/>
      </w:r>
      <w:r w:rsidR="00450780">
        <w:rPr>
          <w:noProof/>
          <w:webHidden/>
        </w:rPr>
        <w:t>8</w:t>
      </w:r>
      <w:r>
        <w:rPr>
          <w:noProof/>
          <w:webHidden/>
        </w:rPr>
        <w:fldChar w:fldCharType="end"/>
      </w:r>
      <w:r w:rsidRPr="003E7A4B">
        <w:rPr>
          <w:rStyle w:val="Hipercze"/>
          <w:noProof/>
        </w:rPr>
        <w:fldChar w:fldCharType="end"/>
      </w:r>
    </w:p>
    <w:p w:rsidR="00450780" w:rsidRDefault="0004201B">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2.</w:t>
      </w:r>
      <w:r w:rsidR="00450780">
        <w:rPr>
          <w:noProof/>
          <w:lang w:val="en-US"/>
        </w:rPr>
        <w:tab/>
      </w:r>
      <w:r w:rsidR="00450780" w:rsidRPr="003E7A4B">
        <w:rPr>
          <w:rStyle w:val="Hipercze"/>
          <w:noProof/>
        </w:rPr>
        <w:t>Cel i zakres pracy</w:t>
      </w:r>
      <w:r w:rsidR="00450780">
        <w:rPr>
          <w:noProof/>
          <w:webHidden/>
        </w:rPr>
        <w:tab/>
      </w:r>
      <w:r>
        <w:rPr>
          <w:noProof/>
          <w:webHidden/>
        </w:rPr>
        <w:fldChar w:fldCharType="begin"/>
      </w:r>
      <w:r w:rsidR="00450780">
        <w:rPr>
          <w:noProof/>
          <w:webHidden/>
        </w:rPr>
        <w:instrText xml:space="preserve"> PAGEREF _Toc302765113 \h </w:instrText>
      </w:r>
      <w:r>
        <w:rPr>
          <w:noProof/>
          <w:webHidden/>
        </w:rPr>
      </w:r>
      <w:r>
        <w:rPr>
          <w:noProof/>
          <w:webHidden/>
        </w:rPr>
        <w:fldChar w:fldCharType="separate"/>
      </w:r>
      <w:r w:rsidR="00450780">
        <w:rPr>
          <w:noProof/>
          <w:webHidden/>
        </w:rPr>
        <w:t>9</w:t>
      </w:r>
      <w:r>
        <w:rPr>
          <w:noProof/>
          <w:webHidden/>
        </w:rPr>
        <w:fldChar w:fldCharType="end"/>
      </w:r>
      <w:r w:rsidRPr="003E7A4B">
        <w:rPr>
          <w:rStyle w:val="Hipercze"/>
          <w:noProof/>
        </w:rPr>
        <w:fldChar w:fldCharType="end"/>
      </w:r>
    </w:p>
    <w:p w:rsidR="00450780" w:rsidRDefault="0004201B">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w:t>
      </w:r>
      <w:r w:rsidR="00450780">
        <w:rPr>
          <w:noProof/>
          <w:lang w:val="en-US"/>
        </w:rPr>
        <w:tab/>
      </w:r>
      <w:r w:rsidR="00450780" w:rsidRPr="003E7A4B">
        <w:rPr>
          <w:rStyle w:val="Hipercze"/>
          <w:noProof/>
        </w:rPr>
        <w:t>Koncepcja pracy</w:t>
      </w:r>
      <w:r w:rsidR="00450780">
        <w:rPr>
          <w:noProof/>
          <w:webHidden/>
        </w:rPr>
        <w:tab/>
      </w:r>
      <w:r>
        <w:rPr>
          <w:noProof/>
          <w:webHidden/>
        </w:rPr>
        <w:fldChar w:fldCharType="begin"/>
      </w:r>
      <w:r w:rsidR="00450780">
        <w:rPr>
          <w:noProof/>
          <w:webHidden/>
        </w:rPr>
        <w:instrText xml:space="preserve"> PAGEREF _Toc302765114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_Toc302765115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3.2.</w:t>
      </w:r>
      <w:r w:rsidR="00450780">
        <w:rPr>
          <w:noProof/>
          <w:lang w:val="en-US"/>
        </w:rPr>
        <w:tab/>
      </w:r>
      <w:r w:rsidR="00450780" w:rsidRPr="003E7A4B">
        <w:rPr>
          <w:rStyle w:val="Hipercze"/>
          <w:noProof/>
        </w:rPr>
        <w:t>Założenia i budowa systemu</w:t>
      </w:r>
      <w:r w:rsidR="00450780">
        <w:rPr>
          <w:noProof/>
          <w:webHidden/>
        </w:rPr>
        <w:tab/>
      </w:r>
      <w:r>
        <w:rPr>
          <w:noProof/>
          <w:webHidden/>
        </w:rPr>
        <w:fldChar w:fldCharType="begin"/>
      </w:r>
      <w:r w:rsidR="00450780">
        <w:rPr>
          <w:noProof/>
          <w:webHidden/>
        </w:rPr>
        <w:instrText xml:space="preserve"> PAGEREF _Toc302765116 \h </w:instrText>
      </w:r>
      <w:r>
        <w:rPr>
          <w:noProof/>
          <w:webHidden/>
        </w:rPr>
      </w:r>
      <w:r>
        <w:rPr>
          <w:noProof/>
          <w:webHidden/>
        </w:rPr>
        <w:fldChar w:fldCharType="separate"/>
      </w:r>
      <w:r w:rsidR="00450780">
        <w:rPr>
          <w:noProof/>
          <w:webHidden/>
        </w:rPr>
        <w:t>12</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3.3.</w:t>
      </w:r>
      <w:r w:rsidR="00450780">
        <w:rPr>
          <w:noProof/>
          <w:lang w:val="en-US"/>
        </w:rPr>
        <w:tab/>
      </w:r>
      <w:r w:rsidR="00450780" w:rsidRPr="003E7A4B">
        <w:rPr>
          <w:rStyle w:val="Hipercze"/>
          <w:noProof/>
        </w:rPr>
        <w:t>Scenariusz użycia</w:t>
      </w:r>
      <w:r w:rsidR="00450780">
        <w:rPr>
          <w:noProof/>
          <w:webHidden/>
        </w:rPr>
        <w:tab/>
      </w:r>
      <w:r>
        <w:rPr>
          <w:noProof/>
          <w:webHidden/>
        </w:rPr>
        <w:fldChar w:fldCharType="begin"/>
      </w:r>
      <w:r w:rsidR="00450780">
        <w:rPr>
          <w:noProof/>
          <w:webHidden/>
        </w:rPr>
        <w:instrText xml:space="preserve"> PAGEREF _Toc302765117 \h </w:instrText>
      </w:r>
      <w:r>
        <w:rPr>
          <w:noProof/>
          <w:webHidden/>
        </w:rPr>
      </w:r>
      <w:r>
        <w:rPr>
          <w:noProof/>
          <w:webHidden/>
        </w:rPr>
        <w:fldChar w:fldCharType="separate"/>
      </w:r>
      <w:r w:rsidR="00450780">
        <w:rPr>
          <w:noProof/>
          <w:webHidden/>
        </w:rPr>
        <w:t>15</w:t>
      </w:r>
      <w:r>
        <w:rPr>
          <w:noProof/>
          <w:webHidden/>
        </w:rPr>
        <w:fldChar w:fldCharType="end"/>
      </w:r>
      <w:r w:rsidRPr="003E7A4B">
        <w:rPr>
          <w:rStyle w:val="Hipercze"/>
          <w:noProof/>
        </w:rPr>
        <w:fldChar w:fldCharType="end"/>
      </w:r>
    </w:p>
    <w:p w:rsidR="00450780" w:rsidRDefault="0004201B">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w:t>
      </w:r>
      <w:r w:rsidR="00450780">
        <w:rPr>
          <w:noProof/>
          <w:lang w:val="en-US"/>
        </w:rPr>
        <w:tab/>
      </w:r>
      <w:r w:rsidR="00450780" w:rsidRPr="003E7A4B">
        <w:rPr>
          <w:rStyle w:val="Hipercze"/>
          <w:noProof/>
        </w:rPr>
        <w:t>Dobór technologii</w:t>
      </w:r>
      <w:r w:rsidR="00450780">
        <w:rPr>
          <w:noProof/>
          <w:webHidden/>
        </w:rPr>
        <w:tab/>
      </w:r>
      <w:r>
        <w:rPr>
          <w:noProof/>
          <w:webHidden/>
        </w:rPr>
        <w:fldChar w:fldCharType="begin"/>
      </w:r>
      <w:r w:rsidR="00450780">
        <w:rPr>
          <w:noProof/>
          <w:webHidden/>
        </w:rPr>
        <w:instrText xml:space="preserve"> PAGEREF _Toc302765118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w:t>
      </w:r>
      <w:r w:rsidR="00450780">
        <w:rPr>
          <w:noProof/>
          <w:lang w:val="en-US"/>
        </w:rPr>
        <w:tab/>
      </w:r>
      <w:r w:rsidR="00450780" w:rsidRPr="003E7A4B">
        <w:rPr>
          <w:rStyle w:val="Hipercze"/>
          <w:noProof/>
        </w:rPr>
        <w:t>Near Field Communication</w:t>
      </w:r>
      <w:r w:rsidR="00450780">
        <w:rPr>
          <w:noProof/>
          <w:webHidden/>
        </w:rPr>
        <w:tab/>
      </w:r>
      <w:r>
        <w:rPr>
          <w:noProof/>
          <w:webHidden/>
        </w:rPr>
        <w:fldChar w:fldCharType="begin"/>
      </w:r>
      <w:r w:rsidR="00450780">
        <w:rPr>
          <w:noProof/>
          <w:webHidden/>
        </w:rPr>
        <w:instrText xml:space="preserve"> PAGEREF _Toc302765119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4.2.</w:t>
      </w:r>
      <w:r w:rsidR="00450780">
        <w:rPr>
          <w:noProof/>
          <w:lang w:val="en-US"/>
        </w:rPr>
        <w:tab/>
      </w:r>
      <w:r w:rsidR="00450780" w:rsidRPr="003E7A4B">
        <w:rPr>
          <w:rStyle w:val="Hipercze"/>
          <w:noProof/>
        </w:rPr>
        <w:t>Znacznik NFC Forum Type 2 - Mifare Ultralight</w:t>
      </w:r>
      <w:r w:rsidR="00450780">
        <w:rPr>
          <w:noProof/>
          <w:webHidden/>
        </w:rPr>
        <w:tab/>
      </w:r>
      <w:r>
        <w:rPr>
          <w:noProof/>
          <w:webHidden/>
        </w:rPr>
        <w:fldChar w:fldCharType="begin"/>
      </w:r>
      <w:r w:rsidR="00450780">
        <w:rPr>
          <w:noProof/>
          <w:webHidden/>
        </w:rPr>
        <w:instrText xml:space="preserve"> PAGEREF _Toc302765120 \h </w:instrText>
      </w:r>
      <w:r>
        <w:rPr>
          <w:noProof/>
          <w:webHidden/>
        </w:rPr>
      </w:r>
      <w:r>
        <w:rPr>
          <w:noProof/>
          <w:webHidden/>
        </w:rPr>
        <w:fldChar w:fldCharType="separate"/>
      </w:r>
      <w:r w:rsidR="00450780">
        <w:rPr>
          <w:noProof/>
          <w:webHidden/>
        </w:rPr>
        <w:t>18</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4.3.</w:t>
      </w:r>
      <w:r w:rsidR="00450780">
        <w:rPr>
          <w:noProof/>
          <w:lang w:val="en-US"/>
        </w:rPr>
        <w:tab/>
      </w:r>
      <w:r w:rsidR="00450780" w:rsidRPr="003E7A4B">
        <w:rPr>
          <w:rStyle w:val="Hipercze"/>
          <w:noProof/>
        </w:rPr>
        <w:t>Android</w:t>
      </w:r>
      <w:r w:rsidR="00450780">
        <w:rPr>
          <w:noProof/>
          <w:webHidden/>
        </w:rPr>
        <w:tab/>
      </w:r>
      <w:r>
        <w:rPr>
          <w:noProof/>
          <w:webHidden/>
        </w:rPr>
        <w:fldChar w:fldCharType="begin"/>
      </w:r>
      <w:r w:rsidR="00450780">
        <w:rPr>
          <w:noProof/>
          <w:webHidden/>
        </w:rPr>
        <w:instrText xml:space="preserve"> PAGEREF _Toc302765121 \h </w:instrText>
      </w:r>
      <w:r>
        <w:rPr>
          <w:noProof/>
          <w:webHidden/>
        </w:rPr>
      </w:r>
      <w:r>
        <w:rPr>
          <w:noProof/>
          <w:webHidden/>
        </w:rPr>
        <w:fldChar w:fldCharType="separate"/>
      </w:r>
      <w:r w:rsidR="00450780">
        <w:rPr>
          <w:noProof/>
          <w:webHidden/>
        </w:rPr>
        <w:t>20</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4.4.</w:t>
      </w:r>
      <w:r w:rsidR="00450780">
        <w:rPr>
          <w:noProof/>
          <w:lang w:val="en-US"/>
        </w:rPr>
        <w:tab/>
      </w:r>
      <w:r w:rsidR="00450780" w:rsidRPr="003E7A4B">
        <w:rPr>
          <w:rStyle w:val="Hipercze"/>
          <w:noProof/>
        </w:rPr>
        <w:t>Google NEXUS S</w:t>
      </w:r>
      <w:r w:rsidR="00450780">
        <w:rPr>
          <w:noProof/>
          <w:webHidden/>
        </w:rPr>
        <w:tab/>
      </w:r>
      <w:r>
        <w:rPr>
          <w:noProof/>
          <w:webHidden/>
        </w:rPr>
        <w:fldChar w:fldCharType="begin"/>
      </w:r>
      <w:r w:rsidR="00450780">
        <w:rPr>
          <w:noProof/>
          <w:webHidden/>
        </w:rPr>
        <w:instrText xml:space="preserve"> PAGEREF _Toc302765122 \h </w:instrText>
      </w:r>
      <w:r>
        <w:rPr>
          <w:noProof/>
          <w:webHidden/>
        </w:rPr>
      </w:r>
      <w:r>
        <w:rPr>
          <w:noProof/>
          <w:webHidden/>
        </w:rPr>
        <w:fldChar w:fldCharType="separate"/>
      </w:r>
      <w:r w:rsidR="00450780">
        <w:rPr>
          <w:noProof/>
          <w:webHidden/>
        </w:rPr>
        <w:t>21</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4.5.</w:t>
      </w:r>
      <w:r w:rsidR="00450780">
        <w:rPr>
          <w:noProof/>
          <w:lang w:val="en-US"/>
        </w:rPr>
        <w:tab/>
      </w:r>
      <w:r w:rsidR="00450780" w:rsidRPr="003E7A4B">
        <w:rPr>
          <w:rStyle w:val="Hipercze"/>
          <w:noProof/>
        </w:rPr>
        <w:t>Hibernate 3</w:t>
      </w:r>
      <w:r w:rsidR="00450780">
        <w:rPr>
          <w:noProof/>
          <w:webHidden/>
        </w:rPr>
        <w:tab/>
      </w:r>
      <w:r>
        <w:rPr>
          <w:noProof/>
          <w:webHidden/>
        </w:rPr>
        <w:fldChar w:fldCharType="begin"/>
      </w:r>
      <w:r w:rsidR="00450780">
        <w:rPr>
          <w:noProof/>
          <w:webHidden/>
        </w:rPr>
        <w:instrText xml:space="preserve"> PAGEREF _Toc302765123 \h </w:instrText>
      </w:r>
      <w:r>
        <w:rPr>
          <w:noProof/>
          <w:webHidden/>
        </w:rPr>
      </w:r>
      <w:r>
        <w:rPr>
          <w:noProof/>
          <w:webHidden/>
        </w:rPr>
        <w:fldChar w:fldCharType="separate"/>
      </w:r>
      <w:r w:rsidR="00450780">
        <w:rPr>
          <w:noProof/>
          <w:webHidden/>
        </w:rPr>
        <w:t>22</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4.6.</w:t>
      </w:r>
      <w:r w:rsidR="00450780">
        <w:rPr>
          <w:noProof/>
          <w:lang w:val="en-US"/>
        </w:rPr>
        <w:tab/>
      </w:r>
      <w:r w:rsidR="00450780" w:rsidRPr="003E7A4B">
        <w:rPr>
          <w:rStyle w:val="Hipercze"/>
          <w:noProof/>
        </w:rPr>
        <w:t>Spring Framework 3</w:t>
      </w:r>
      <w:r w:rsidR="00450780">
        <w:rPr>
          <w:noProof/>
          <w:webHidden/>
        </w:rPr>
        <w:tab/>
      </w:r>
      <w:r>
        <w:rPr>
          <w:noProof/>
          <w:webHidden/>
        </w:rPr>
        <w:fldChar w:fldCharType="begin"/>
      </w:r>
      <w:r w:rsidR="00450780">
        <w:rPr>
          <w:noProof/>
          <w:webHidden/>
        </w:rPr>
        <w:instrText xml:space="preserve"> PAGEREF _Toc302765124 \h </w:instrText>
      </w:r>
      <w:r>
        <w:rPr>
          <w:noProof/>
          <w:webHidden/>
        </w:rPr>
      </w:r>
      <w:r>
        <w:rPr>
          <w:noProof/>
          <w:webHidden/>
        </w:rPr>
        <w:fldChar w:fldCharType="separate"/>
      </w:r>
      <w:r w:rsidR="00450780">
        <w:rPr>
          <w:noProof/>
          <w:webHidden/>
        </w:rPr>
        <w:t>23</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4.7.</w:t>
      </w:r>
      <w:r w:rsidR="00450780">
        <w:rPr>
          <w:noProof/>
          <w:lang w:val="en-US"/>
        </w:rPr>
        <w:tab/>
      </w:r>
      <w:r w:rsidR="00450780" w:rsidRPr="003E7A4B">
        <w:rPr>
          <w:rStyle w:val="Hipercze"/>
          <w:noProof/>
        </w:rPr>
        <w:t>Oracle 10g Express Edition</w:t>
      </w:r>
      <w:r w:rsidR="00450780">
        <w:rPr>
          <w:noProof/>
          <w:webHidden/>
        </w:rPr>
        <w:tab/>
      </w:r>
      <w:r>
        <w:rPr>
          <w:noProof/>
          <w:webHidden/>
        </w:rPr>
        <w:fldChar w:fldCharType="begin"/>
      </w:r>
      <w:r w:rsidR="00450780">
        <w:rPr>
          <w:noProof/>
          <w:webHidden/>
        </w:rPr>
        <w:instrText xml:space="preserve"> PAGEREF _Toc302765125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4.8.</w:t>
      </w:r>
      <w:r w:rsidR="00450780">
        <w:rPr>
          <w:noProof/>
          <w:lang w:val="en-US"/>
        </w:rPr>
        <w:tab/>
      </w:r>
      <w:r w:rsidR="00450780" w:rsidRPr="003E7A4B">
        <w:rPr>
          <w:rStyle w:val="Hipercze"/>
          <w:noProof/>
        </w:rPr>
        <w:t>Java 2 Enterprise Edition</w:t>
      </w:r>
      <w:r w:rsidR="00450780">
        <w:rPr>
          <w:noProof/>
          <w:webHidden/>
        </w:rPr>
        <w:tab/>
      </w:r>
      <w:r>
        <w:rPr>
          <w:noProof/>
          <w:webHidden/>
        </w:rPr>
        <w:fldChar w:fldCharType="begin"/>
      </w:r>
      <w:r w:rsidR="00450780">
        <w:rPr>
          <w:noProof/>
          <w:webHidden/>
        </w:rPr>
        <w:instrText xml:space="preserve"> PAGEREF _Toc302765126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4.9.</w:t>
      </w:r>
      <w:r w:rsidR="00450780">
        <w:rPr>
          <w:noProof/>
          <w:lang w:val="en-US"/>
        </w:rPr>
        <w:tab/>
      </w:r>
      <w:r w:rsidR="00450780" w:rsidRPr="003E7A4B">
        <w:rPr>
          <w:rStyle w:val="Hipercze"/>
          <w:noProof/>
        </w:rPr>
        <w:t>Apache Tomcat</w:t>
      </w:r>
      <w:r w:rsidR="00450780">
        <w:rPr>
          <w:noProof/>
          <w:webHidden/>
        </w:rPr>
        <w:tab/>
      </w:r>
      <w:r>
        <w:rPr>
          <w:noProof/>
          <w:webHidden/>
        </w:rPr>
        <w:fldChar w:fldCharType="begin"/>
      </w:r>
      <w:r w:rsidR="00450780">
        <w:rPr>
          <w:noProof/>
          <w:webHidden/>
        </w:rPr>
        <w:instrText xml:space="preserve"> PAGEREF _Toc302765127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04201B">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4.10.</w:t>
      </w:r>
      <w:r w:rsidR="00450780">
        <w:rPr>
          <w:noProof/>
          <w:lang w:val="en-US"/>
        </w:rPr>
        <w:tab/>
      </w:r>
      <w:r w:rsidR="00450780" w:rsidRPr="003E7A4B">
        <w:rPr>
          <w:rStyle w:val="Hipercze"/>
          <w:noProof/>
        </w:rPr>
        <w:t>Architektura REST</w:t>
      </w:r>
      <w:r w:rsidR="00450780">
        <w:rPr>
          <w:noProof/>
          <w:webHidden/>
        </w:rPr>
        <w:tab/>
      </w:r>
      <w:r>
        <w:rPr>
          <w:noProof/>
          <w:webHidden/>
        </w:rPr>
        <w:fldChar w:fldCharType="begin"/>
      </w:r>
      <w:r w:rsidR="00450780">
        <w:rPr>
          <w:noProof/>
          <w:webHidden/>
        </w:rPr>
        <w:instrText xml:space="preserve"> PAGEREF _Toc302765128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04201B">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4.11.</w:t>
      </w:r>
      <w:r w:rsidR="00450780">
        <w:rPr>
          <w:noProof/>
          <w:lang w:val="en-US"/>
        </w:rPr>
        <w:tab/>
      </w:r>
      <w:r w:rsidR="00450780" w:rsidRPr="003E7A4B">
        <w:rPr>
          <w:rStyle w:val="Hipercze"/>
          <w:noProof/>
        </w:rPr>
        <w:t xml:space="preserve">JSON - </w:t>
      </w:r>
      <w:r w:rsidR="00450780" w:rsidRPr="003E7A4B">
        <w:rPr>
          <w:rStyle w:val="Hipercze"/>
          <w:noProof/>
          <w:shd w:val="clear" w:color="auto" w:fill="FFFFFF"/>
        </w:rPr>
        <w:t>JavaScript Object Notation</w:t>
      </w:r>
      <w:r w:rsidR="00450780">
        <w:rPr>
          <w:noProof/>
          <w:webHidden/>
        </w:rPr>
        <w:tab/>
      </w:r>
      <w:r>
        <w:rPr>
          <w:noProof/>
          <w:webHidden/>
        </w:rPr>
        <w:fldChar w:fldCharType="begin"/>
      </w:r>
      <w:r w:rsidR="00450780">
        <w:rPr>
          <w:noProof/>
          <w:webHidden/>
        </w:rPr>
        <w:instrText xml:space="preserve"> PAGEREF _Toc302765129 \h </w:instrText>
      </w:r>
      <w:r>
        <w:rPr>
          <w:noProof/>
          <w:webHidden/>
        </w:rPr>
      </w:r>
      <w:r>
        <w:rPr>
          <w:noProof/>
          <w:webHidden/>
        </w:rPr>
        <w:fldChar w:fldCharType="separate"/>
      </w:r>
      <w:r w:rsidR="00450780">
        <w:rPr>
          <w:noProof/>
          <w:webHidden/>
        </w:rPr>
        <w:t>26</w:t>
      </w:r>
      <w:r>
        <w:rPr>
          <w:noProof/>
          <w:webHidden/>
        </w:rPr>
        <w:fldChar w:fldCharType="end"/>
      </w:r>
      <w:r w:rsidRPr="003E7A4B">
        <w:rPr>
          <w:rStyle w:val="Hipercze"/>
          <w:noProof/>
        </w:rPr>
        <w:fldChar w:fldCharType="end"/>
      </w:r>
    </w:p>
    <w:p w:rsidR="00450780" w:rsidRDefault="0004201B">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4.12.</w:t>
      </w:r>
      <w:r w:rsidR="00450780">
        <w:rPr>
          <w:noProof/>
          <w:lang w:val="en-US"/>
        </w:rPr>
        <w:tab/>
      </w:r>
      <w:r w:rsidR="00450780" w:rsidRPr="003E7A4B">
        <w:rPr>
          <w:rStyle w:val="Hipercze"/>
          <w:noProof/>
        </w:rPr>
        <w:t>System kontroli wersji Subversion 1.6</w:t>
      </w:r>
      <w:r w:rsidR="00450780">
        <w:rPr>
          <w:noProof/>
          <w:webHidden/>
        </w:rPr>
        <w:tab/>
      </w:r>
      <w:r>
        <w:rPr>
          <w:noProof/>
          <w:webHidden/>
        </w:rPr>
        <w:fldChar w:fldCharType="begin"/>
      </w:r>
      <w:r w:rsidR="00450780">
        <w:rPr>
          <w:noProof/>
          <w:webHidden/>
        </w:rPr>
        <w:instrText xml:space="preserve"> PAGEREF _Toc302765130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04201B">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4.13.</w:t>
      </w:r>
      <w:r w:rsidR="00450780">
        <w:rPr>
          <w:noProof/>
          <w:lang w:val="en-US"/>
        </w:rPr>
        <w:tab/>
      </w:r>
      <w:r w:rsidR="00450780" w:rsidRPr="003E7A4B">
        <w:rPr>
          <w:rStyle w:val="Hipercze"/>
          <w:noProof/>
        </w:rPr>
        <w:t>Eclipse SDK 3.6.2 + Java EE</w:t>
      </w:r>
      <w:r w:rsidR="00450780">
        <w:rPr>
          <w:noProof/>
          <w:webHidden/>
        </w:rPr>
        <w:tab/>
      </w:r>
      <w:r>
        <w:rPr>
          <w:noProof/>
          <w:webHidden/>
        </w:rPr>
        <w:fldChar w:fldCharType="begin"/>
      </w:r>
      <w:r w:rsidR="00450780">
        <w:rPr>
          <w:noProof/>
          <w:webHidden/>
        </w:rPr>
        <w:instrText xml:space="preserve"> PAGEREF _Toc302765131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04201B">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4.14.</w:t>
      </w:r>
      <w:r w:rsidR="00450780">
        <w:rPr>
          <w:noProof/>
          <w:lang w:val="en-US"/>
        </w:rPr>
        <w:tab/>
      </w:r>
      <w:r w:rsidR="00450780" w:rsidRPr="003E7A4B">
        <w:rPr>
          <w:rStyle w:val="Hipercze"/>
          <w:noProof/>
        </w:rPr>
        <w:t>Eclipse SDK 3.6.2 + Android SDK</w:t>
      </w:r>
      <w:r w:rsidR="00450780">
        <w:rPr>
          <w:noProof/>
          <w:webHidden/>
        </w:rPr>
        <w:tab/>
      </w:r>
      <w:r>
        <w:rPr>
          <w:noProof/>
          <w:webHidden/>
        </w:rPr>
        <w:fldChar w:fldCharType="begin"/>
      </w:r>
      <w:r w:rsidR="00450780">
        <w:rPr>
          <w:noProof/>
          <w:webHidden/>
        </w:rPr>
        <w:instrText xml:space="preserve"> PAGEREF _Toc302765132 \h </w:instrText>
      </w:r>
      <w:r>
        <w:rPr>
          <w:noProof/>
          <w:webHidden/>
        </w:rPr>
      </w:r>
      <w:r>
        <w:rPr>
          <w:noProof/>
          <w:webHidden/>
        </w:rPr>
        <w:fldChar w:fldCharType="separate"/>
      </w:r>
      <w:r w:rsidR="00450780">
        <w:rPr>
          <w:noProof/>
          <w:webHidden/>
        </w:rPr>
        <w:t>28</w:t>
      </w:r>
      <w:r>
        <w:rPr>
          <w:noProof/>
          <w:webHidden/>
        </w:rPr>
        <w:fldChar w:fldCharType="end"/>
      </w:r>
      <w:r w:rsidRPr="003E7A4B">
        <w:rPr>
          <w:rStyle w:val="Hipercze"/>
          <w:noProof/>
        </w:rPr>
        <w:fldChar w:fldCharType="end"/>
      </w:r>
    </w:p>
    <w:p w:rsidR="00450780" w:rsidRDefault="0004201B">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w:t>
      </w:r>
      <w:r w:rsidR="00450780">
        <w:rPr>
          <w:noProof/>
          <w:lang w:val="en-US"/>
        </w:rPr>
        <w:tab/>
      </w:r>
      <w:r w:rsidR="00450780" w:rsidRPr="003E7A4B">
        <w:rPr>
          <w:rStyle w:val="Hipercze"/>
          <w:noProof/>
        </w:rPr>
        <w:t>Implementacja projektu</w:t>
      </w:r>
      <w:r w:rsidR="00450780">
        <w:rPr>
          <w:noProof/>
          <w:webHidden/>
        </w:rPr>
        <w:tab/>
      </w:r>
      <w:r>
        <w:rPr>
          <w:noProof/>
          <w:webHidden/>
        </w:rPr>
        <w:fldChar w:fldCharType="begin"/>
      </w:r>
      <w:r w:rsidR="00450780">
        <w:rPr>
          <w:noProof/>
          <w:webHidden/>
        </w:rPr>
        <w:instrText xml:space="preserve"> PAGEREF _Toc302765133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w:t>
      </w:r>
      <w:r w:rsidR="00450780">
        <w:rPr>
          <w:noProof/>
          <w:lang w:val="en-US"/>
        </w:rPr>
        <w:tab/>
      </w:r>
      <w:r w:rsidR="00450780" w:rsidRPr="003E7A4B">
        <w:rPr>
          <w:rStyle w:val="Hipercze"/>
          <w:noProof/>
        </w:rPr>
        <w:t>Baza danych</w:t>
      </w:r>
      <w:r w:rsidR="00450780">
        <w:rPr>
          <w:noProof/>
          <w:webHidden/>
        </w:rPr>
        <w:tab/>
      </w:r>
      <w:r>
        <w:rPr>
          <w:noProof/>
          <w:webHidden/>
        </w:rPr>
        <w:fldChar w:fldCharType="begin"/>
      </w:r>
      <w:r w:rsidR="00450780">
        <w:rPr>
          <w:noProof/>
          <w:webHidden/>
        </w:rPr>
        <w:instrText xml:space="preserve"> PAGEREF _Toc302765134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_Toc302765135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5.1.2.</w:t>
      </w:r>
      <w:r w:rsidR="00450780">
        <w:rPr>
          <w:noProof/>
          <w:lang w:val="en-US"/>
        </w:rPr>
        <w:tab/>
      </w:r>
      <w:r w:rsidR="00450780" w:rsidRPr="003E7A4B">
        <w:rPr>
          <w:rStyle w:val="Hipercze"/>
          <w:noProof/>
        </w:rPr>
        <w:t>Szczegóły implementacji</w:t>
      </w:r>
      <w:r w:rsidR="00450780">
        <w:rPr>
          <w:noProof/>
          <w:webHidden/>
        </w:rPr>
        <w:tab/>
      </w:r>
      <w:r>
        <w:rPr>
          <w:noProof/>
          <w:webHidden/>
        </w:rPr>
        <w:fldChar w:fldCharType="begin"/>
      </w:r>
      <w:r w:rsidR="00450780">
        <w:rPr>
          <w:noProof/>
          <w:webHidden/>
        </w:rPr>
        <w:instrText xml:space="preserve"> PAGEREF _Toc302765136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5.1.3.</w:t>
      </w:r>
      <w:r w:rsidR="00450780">
        <w:rPr>
          <w:noProof/>
          <w:lang w:val="en-US"/>
        </w:rPr>
        <w:tab/>
      </w:r>
      <w:r w:rsidR="00450780" w:rsidRPr="003E7A4B">
        <w:rPr>
          <w:rStyle w:val="Hipercze"/>
          <w:noProof/>
        </w:rPr>
        <w:t>Opis tabel</w:t>
      </w:r>
      <w:r w:rsidR="00450780">
        <w:rPr>
          <w:noProof/>
          <w:webHidden/>
        </w:rPr>
        <w:tab/>
      </w:r>
      <w:r>
        <w:rPr>
          <w:noProof/>
          <w:webHidden/>
        </w:rPr>
        <w:fldChar w:fldCharType="begin"/>
      </w:r>
      <w:r w:rsidR="00450780">
        <w:rPr>
          <w:noProof/>
          <w:webHidden/>
        </w:rPr>
        <w:instrText xml:space="preserve"> PAGEREF _Toc302765137 \h </w:instrText>
      </w:r>
      <w:r>
        <w:rPr>
          <w:noProof/>
          <w:webHidden/>
        </w:rPr>
      </w:r>
      <w:r>
        <w:rPr>
          <w:noProof/>
          <w:webHidden/>
        </w:rPr>
        <w:fldChar w:fldCharType="separate"/>
      </w:r>
      <w:r w:rsidR="00450780">
        <w:rPr>
          <w:noProof/>
          <w:webHidden/>
        </w:rPr>
        <w:t>31</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5.1.4.</w:t>
      </w:r>
      <w:r w:rsidR="00450780">
        <w:rPr>
          <w:noProof/>
          <w:lang w:val="en-US"/>
        </w:rPr>
        <w:tab/>
      </w:r>
      <w:r w:rsidR="00450780" w:rsidRPr="003E7A4B">
        <w:rPr>
          <w:rStyle w:val="Hipercze"/>
          <w:noProof/>
        </w:rPr>
        <w:t>Integralność danych</w:t>
      </w:r>
      <w:r w:rsidR="00450780">
        <w:rPr>
          <w:noProof/>
          <w:webHidden/>
        </w:rPr>
        <w:tab/>
      </w:r>
      <w:r>
        <w:rPr>
          <w:noProof/>
          <w:webHidden/>
        </w:rPr>
        <w:fldChar w:fldCharType="begin"/>
      </w:r>
      <w:r w:rsidR="00450780">
        <w:rPr>
          <w:noProof/>
          <w:webHidden/>
        </w:rPr>
        <w:instrText xml:space="preserve"> PAGEREF _Toc302765138 \h </w:instrText>
      </w:r>
      <w:r>
        <w:rPr>
          <w:noProof/>
          <w:webHidden/>
        </w:rPr>
      </w:r>
      <w:r>
        <w:rPr>
          <w:noProof/>
          <w:webHidden/>
        </w:rPr>
        <w:fldChar w:fldCharType="separate"/>
      </w:r>
      <w:r w:rsidR="00450780">
        <w:rPr>
          <w:noProof/>
          <w:webHidden/>
        </w:rPr>
        <w:t>32</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5.1.5.</w:t>
      </w:r>
      <w:r w:rsidR="00450780">
        <w:rPr>
          <w:noProof/>
          <w:lang w:val="en-US"/>
        </w:rPr>
        <w:tab/>
      </w:r>
      <w:r w:rsidR="00450780" w:rsidRPr="003E7A4B">
        <w:rPr>
          <w:rStyle w:val="Hipercze"/>
          <w:noProof/>
        </w:rPr>
        <w:t>Wyzwalacze i sekwencje</w:t>
      </w:r>
      <w:r w:rsidR="00450780">
        <w:rPr>
          <w:noProof/>
          <w:webHidden/>
        </w:rPr>
        <w:tab/>
      </w:r>
      <w:r>
        <w:rPr>
          <w:noProof/>
          <w:webHidden/>
        </w:rPr>
        <w:fldChar w:fldCharType="begin"/>
      </w:r>
      <w:r w:rsidR="00450780">
        <w:rPr>
          <w:noProof/>
          <w:webHidden/>
        </w:rPr>
        <w:instrText xml:space="preserve"> PAGEREF _Toc302765139 \h </w:instrText>
      </w:r>
      <w:r>
        <w:rPr>
          <w:noProof/>
          <w:webHidden/>
        </w:rPr>
      </w:r>
      <w:r>
        <w:rPr>
          <w:noProof/>
          <w:webHidden/>
        </w:rPr>
        <w:fldChar w:fldCharType="separate"/>
      </w:r>
      <w:r w:rsidR="00450780">
        <w:rPr>
          <w:noProof/>
          <w:webHidden/>
        </w:rPr>
        <w:t>33</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w:t>
      </w:r>
      <w:r w:rsidR="00450780">
        <w:rPr>
          <w:noProof/>
          <w:lang w:val="en-US"/>
        </w:rPr>
        <w:tab/>
      </w:r>
      <w:r w:rsidR="00450780" w:rsidRPr="003E7A4B">
        <w:rPr>
          <w:rStyle w:val="Hipercze"/>
          <w:noProof/>
        </w:rPr>
        <w:t>Opis usługi sieciowej – Web Service</w:t>
      </w:r>
      <w:r w:rsidR="00450780">
        <w:rPr>
          <w:noProof/>
          <w:webHidden/>
        </w:rPr>
        <w:tab/>
      </w:r>
      <w:r>
        <w:rPr>
          <w:noProof/>
          <w:webHidden/>
        </w:rPr>
        <w:fldChar w:fldCharType="begin"/>
      </w:r>
      <w:r w:rsidR="00450780">
        <w:rPr>
          <w:noProof/>
          <w:webHidden/>
        </w:rPr>
        <w:instrText xml:space="preserve"> PAGEREF _Toc302765140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_Toc302765141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_Toc302765142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5.2.3.</w:t>
      </w:r>
      <w:r w:rsidR="00450780">
        <w:rPr>
          <w:noProof/>
          <w:lang w:val="en-US"/>
        </w:rPr>
        <w:tab/>
      </w:r>
      <w:r w:rsidR="00450780" w:rsidRPr="003E7A4B">
        <w:rPr>
          <w:rStyle w:val="Hipercze"/>
          <w:noProof/>
        </w:rPr>
        <w:t>Mechanizm uwierzytelnienia</w:t>
      </w:r>
      <w:r w:rsidR="00450780">
        <w:rPr>
          <w:noProof/>
          <w:webHidden/>
        </w:rPr>
        <w:tab/>
      </w:r>
      <w:r>
        <w:rPr>
          <w:noProof/>
          <w:webHidden/>
        </w:rPr>
        <w:fldChar w:fldCharType="begin"/>
      </w:r>
      <w:r w:rsidR="00450780">
        <w:rPr>
          <w:noProof/>
          <w:webHidden/>
        </w:rPr>
        <w:instrText xml:space="preserve"> PAGEREF _Toc302765143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5.2.4.</w:t>
      </w:r>
      <w:r w:rsidR="00450780">
        <w:rPr>
          <w:noProof/>
          <w:lang w:val="en-US"/>
        </w:rPr>
        <w:tab/>
      </w:r>
      <w:r w:rsidR="00450780" w:rsidRPr="003E7A4B">
        <w:rPr>
          <w:rStyle w:val="Hipercze"/>
          <w:noProof/>
        </w:rPr>
        <w:t>Mechanizm sprawdzania statusu zdarzenia</w:t>
      </w:r>
      <w:r w:rsidR="00450780">
        <w:rPr>
          <w:noProof/>
          <w:webHidden/>
        </w:rPr>
        <w:tab/>
      </w:r>
      <w:r>
        <w:rPr>
          <w:noProof/>
          <w:webHidden/>
        </w:rPr>
        <w:fldChar w:fldCharType="begin"/>
      </w:r>
      <w:r w:rsidR="00450780">
        <w:rPr>
          <w:noProof/>
          <w:webHidden/>
        </w:rPr>
        <w:instrText xml:space="preserve"> PAGEREF _Toc302765144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5.2.5.</w:t>
      </w:r>
      <w:r w:rsidR="00450780">
        <w:rPr>
          <w:noProof/>
          <w:lang w:val="en-US"/>
        </w:rPr>
        <w:tab/>
      </w:r>
      <w:r w:rsidR="00450780" w:rsidRPr="003E7A4B">
        <w:rPr>
          <w:rStyle w:val="Hipercze"/>
          <w:noProof/>
        </w:rPr>
        <w:t>Rejestracja nowego zdarzenia</w:t>
      </w:r>
      <w:r w:rsidR="00450780">
        <w:rPr>
          <w:noProof/>
          <w:webHidden/>
        </w:rPr>
        <w:tab/>
      </w:r>
      <w:r>
        <w:rPr>
          <w:noProof/>
          <w:webHidden/>
        </w:rPr>
        <w:fldChar w:fldCharType="begin"/>
      </w:r>
      <w:r w:rsidR="00450780">
        <w:rPr>
          <w:noProof/>
          <w:webHidden/>
        </w:rPr>
        <w:instrText xml:space="preserve"> PAGEREF _Toc302765145 \h </w:instrText>
      </w:r>
      <w:r>
        <w:rPr>
          <w:noProof/>
          <w:webHidden/>
        </w:rPr>
      </w:r>
      <w:r>
        <w:rPr>
          <w:noProof/>
          <w:webHidden/>
        </w:rPr>
        <w:fldChar w:fldCharType="separate"/>
      </w:r>
      <w:r w:rsidR="00450780">
        <w:rPr>
          <w:noProof/>
          <w:webHidden/>
        </w:rPr>
        <w:t>37</w:t>
      </w:r>
      <w:r>
        <w:rPr>
          <w:noProof/>
          <w:webHidden/>
        </w:rPr>
        <w:fldChar w:fldCharType="end"/>
      </w:r>
      <w:r w:rsidRPr="003E7A4B">
        <w:rPr>
          <w:rStyle w:val="Hipercze"/>
          <w:noProof/>
        </w:rPr>
        <w:fldChar w:fldCharType="end"/>
      </w:r>
    </w:p>
    <w:p w:rsidR="00450780" w:rsidRDefault="0004201B">
      <w:pPr>
        <w:pStyle w:val="Spistreci3"/>
        <w:tabs>
          <w:tab w:val="right" w:leader="dot" w:pos="9061"/>
        </w:tabs>
        <w:rPr>
          <w:noProof/>
          <w:lang w:val="en-US"/>
        </w:rPr>
      </w:pPr>
      <w:r w:rsidRPr="003E7A4B">
        <w:rPr>
          <w:rStyle w:val="Hipercze"/>
          <w:noProof/>
        </w:rPr>
        <w:lastRenderedPageBreak/>
        <w:fldChar w:fldCharType="begin"/>
      </w:r>
      <w:r w:rsidR="00450780" w:rsidRPr="003E7A4B">
        <w:rPr>
          <w:rStyle w:val="Hipercze"/>
          <w:noProof/>
        </w:rPr>
        <w:instrText xml:space="preserve"> </w:instrText>
      </w:r>
      <w:r w:rsidR="00450780">
        <w:rPr>
          <w:noProof/>
        </w:rPr>
        <w:instrText>HYPERLINK \l "_Toc302765146"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Wprowadzanie nowej lokalizacji i znacznika</w:t>
      </w:r>
      <w:r w:rsidR="00450780">
        <w:rPr>
          <w:noProof/>
          <w:webHidden/>
        </w:rPr>
        <w:tab/>
      </w:r>
      <w:r>
        <w:rPr>
          <w:noProof/>
          <w:webHidden/>
        </w:rPr>
        <w:fldChar w:fldCharType="begin"/>
      </w:r>
      <w:r w:rsidR="00450780">
        <w:rPr>
          <w:noProof/>
          <w:webHidden/>
        </w:rPr>
        <w:instrText xml:space="preserve"> PAGEREF _Toc302765146 \h </w:instrText>
      </w:r>
      <w:r>
        <w:rPr>
          <w:noProof/>
          <w:webHidden/>
        </w:rPr>
      </w:r>
      <w:r>
        <w:rPr>
          <w:noProof/>
          <w:webHidden/>
        </w:rPr>
        <w:fldChar w:fldCharType="separate"/>
      </w:r>
      <w:r w:rsidR="00450780">
        <w:rPr>
          <w:noProof/>
          <w:webHidden/>
        </w:rPr>
        <w:t>39</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w:t>
      </w:r>
      <w:r w:rsidR="00450780">
        <w:rPr>
          <w:noProof/>
          <w:lang w:val="en-US"/>
        </w:rPr>
        <w:tab/>
      </w:r>
      <w:r w:rsidR="00450780" w:rsidRPr="003E7A4B">
        <w:rPr>
          <w:rStyle w:val="Hipercze"/>
          <w:noProof/>
        </w:rPr>
        <w:t>Opis aplikacji klienckiej na telefon komórkowy</w:t>
      </w:r>
      <w:r w:rsidR="00450780">
        <w:rPr>
          <w:noProof/>
          <w:webHidden/>
        </w:rPr>
        <w:tab/>
      </w:r>
      <w:r>
        <w:rPr>
          <w:noProof/>
          <w:webHidden/>
        </w:rPr>
        <w:fldChar w:fldCharType="begin"/>
      </w:r>
      <w:r w:rsidR="00450780">
        <w:rPr>
          <w:noProof/>
          <w:webHidden/>
        </w:rPr>
        <w:instrText xml:space="preserve"> PAGEREF _Toc302765147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_Toc302765148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5.3.2.</w:t>
      </w:r>
      <w:r w:rsidR="00450780">
        <w:rPr>
          <w:noProof/>
          <w:lang w:val="en-US"/>
        </w:rPr>
        <w:tab/>
      </w:r>
      <w:r w:rsidR="00450780" w:rsidRPr="003E7A4B">
        <w:rPr>
          <w:rStyle w:val="Hipercze"/>
          <w:noProof/>
        </w:rPr>
        <w:t>Założenia</w:t>
      </w:r>
      <w:r w:rsidR="00450780">
        <w:rPr>
          <w:noProof/>
          <w:webHidden/>
        </w:rPr>
        <w:tab/>
      </w:r>
      <w:r>
        <w:rPr>
          <w:noProof/>
          <w:webHidden/>
        </w:rPr>
        <w:fldChar w:fldCharType="begin"/>
      </w:r>
      <w:r w:rsidR="00450780">
        <w:rPr>
          <w:noProof/>
          <w:webHidden/>
        </w:rPr>
        <w:instrText xml:space="preserve"> PAGEREF _Toc302765149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5.3.3.</w:t>
      </w:r>
      <w:r w:rsidR="00450780">
        <w:rPr>
          <w:noProof/>
          <w:lang w:val="en-US"/>
        </w:rPr>
        <w:tab/>
      </w:r>
      <w:r w:rsidR="00450780" w:rsidRPr="003E7A4B">
        <w:rPr>
          <w:rStyle w:val="Hipercze"/>
          <w:noProof/>
        </w:rPr>
        <w:t>Komunikacja pomiędzy usługą internetową a użytkownikiem aplikacji</w:t>
      </w:r>
      <w:r w:rsidR="00450780">
        <w:rPr>
          <w:noProof/>
          <w:webHidden/>
        </w:rPr>
        <w:tab/>
      </w:r>
      <w:r>
        <w:rPr>
          <w:noProof/>
          <w:webHidden/>
        </w:rPr>
        <w:fldChar w:fldCharType="begin"/>
      </w:r>
      <w:r w:rsidR="00450780">
        <w:rPr>
          <w:noProof/>
          <w:webHidden/>
        </w:rPr>
        <w:instrText xml:space="preserve"> PAGEREF _Toc302765150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5.3.4.</w:t>
      </w:r>
      <w:r w:rsidR="00450780">
        <w:rPr>
          <w:noProof/>
          <w:lang w:val="en-US"/>
        </w:rPr>
        <w:tab/>
      </w:r>
      <w:r w:rsidR="00450780" w:rsidRPr="003E7A4B">
        <w:rPr>
          <w:rStyle w:val="Hipercze"/>
          <w:noProof/>
        </w:rPr>
        <w:t>Tryby uruchomienia</w:t>
      </w:r>
      <w:r w:rsidR="00450780">
        <w:rPr>
          <w:noProof/>
          <w:webHidden/>
        </w:rPr>
        <w:tab/>
      </w:r>
      <w:r>
        <w:rPr>
          <w:noProof/>
          <w:webHidden/>
        </w:rPr>
        <w:fldChar w:fldCharType="begin"/>
      </w:r>
      <w:r w:rsidR="00450780">
        <w:rPr>
          <w:noProof/>
          <w:webHidden/>
        </w:rPr>
        <w:instrText xml:space="preserve"> PAGEREF _Toc302765151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5.3.5.</w:t>
      </w:r>
      <w:r w:rsidR="00450780">
        <w:rPr>
          <w:noProof/>
          <w:lang w:val="en-US"/>
        </w:rPr>
        <w:tab/>
      </w:r>
      <w:r w:rsidR="00450780" w:rsidRPr="003E7A4B">
        <w:rPr>
          <w:rStyle w:val="Hipercze"/>
          <w:noProof/>
        </w:rPr>
        <w:t>Odczyt znacznika</w:t>
      </w:r>
      <w:r w:rsidR="00450780">
        <w:rPr>
          <w:noProof/>
          <w:webHidden/>
        </w:rPr>
        <w:tab/>
      </w:r>
      <w:r>
        <w:rPr>
          <w:noProof/>
          <w:webHidden/>
        </w:rPr>
        <w:fldChar w:fldCharType="begin"/>
      </w:r>
      <w:r w:rsidR="00450780">
        <w:rPr>
          <w:noProof/>
          <w:webHidden/>
        </w:rPr>
        <w:instrText xml:space="preserve"> PAGEREF _Toc302765152 \h </w:instrText>
      </w:r>
      <w:r>
        <w:rPr>
          <w:noProof/>
          <w:webHidden/>
        </w:rPr>
      </w:r>
      <w:r>
        <w:rPr>
          <w:noProof/>
          <w:webHidden/>
        </w:rPr>
        <w:fldChar w:fldCharType="separate"/>
      </w:r>
      <w:r w:rsidR="00450780">
        <w:rPr>
          <w:noProof/>
          <w:webHidden/>
        </w:rPr>
        <w:t>43</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5.3.6.</w:t>
      </w:r>
      <w:r w:rsidR="00450780">
        <w:rPr>
          <w:noProof/>
          <w:lang w:val="en-US"/>
        </w:rPr>
        <w:tab/>
      </w:r>
      <w:r w:rsidR="00450780" w:rsidRPr="003E7A4B">
        <w:rPr>
          <w:rStyle w:val="Hipercze"/>
          <w:noProof/>
        </w:rPr>
        <w:t>Dobór aplikacji do obsługi znacznika</w:t>
      </w:r>
      <w:r w:rsidR="00450780">
        <w:rPr>
          <w:noProof/>
          <w:webHidden/>
        </w:rPr>
        <w:tab/>
      </w:r>
      <w:r>
        <w:rPr>
          <w:noProof/>
          <w:webHidden/>
        </w:rPr>
        <w:fldChar w:fldCharType="begin"/>
      </w:r>
      <w:r w:rsidR="00450780">
        <w:rPr>
          <w:noProof/>
          <w:webHidden/>
        </w:rPr>
        <w:instrText xml:space="preserve"> PAGEREF _Toc302765153 \h </w:instrText>
      </w:r>
      <w:r>
        <w:rPr>
          <w:noProof/>
          <w:webHidden/>
        </w:rPr>
      </w:r>
      <w:r>
        <w:rPr>
          <w:noProof/>
          <w:webHidden/>
        </w:rPr>
        <w:fldChar w:fldCharType="separate"/>
      </w:r>
      <w:r w:rsidR="00450780">
        <w:rPr>
          <w:noProof/>
          <w:webHidden/>
        </w:rPr>
        <w:t>44</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5.3.7.</w:t>
      </w:r>
      <w:r w:rsidR="00450780">
        <w:rPr>
          <w:noProof/>
          <w:lang w:val="en-US"/>
        </w:rPr>
        <w:tab/>
      </w:r>
      <w:r w:rsidR="00450780" w:rsidRPr="003E7A4B">
        <w:rPr>
          <w:rStyle w:val="Hipercze"/>
          <w:noProof/>
        </w:rPr>
        <w:t>Wprowadzenie danych i komunikacja z usługą internetową</w:t>
      </w:r>
      <w:r w:rsidR="00450780">
        <w:rPr>
          <w:noProof/>
          <w:webHidden/>
        </w:rPr>
        <w:tab/>
      </w:r>
      <w:r>
        <w:rPr>
          <w:noProof/>
          <w:webHidden/>
        </w:rPr>
        <w:fldChar w:fldCharType="begin"/>
      </w:r>
      <w:r w:rsidR="00450780">
        <w:rPr>
          <w:noProof/>
          <w:webHidden/>
        </w:rPr>
        <w:instrText xml:space="preserve"> PAGEREF _Toc302765154 \h </w:instrText>
      </w:r>
      <w:r>
        <w:rPr>
          <w:noProof/>
          <w:webHidden/>
        </w:rPr>
      </w:r>
      <w:r>
        <w:rPr>
          <w:noProof/>
          <w:webHidden/>
        </w:rPr>
        <w:fldChar w:fldCharType="separate"/>
      </w:r>
      <w:r w:rsidR="00450780">
        <w:rPr>
          <w:noProof/>
          <w:webHidden/>
        </w:rPr>
        <w:t>45</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5.3.8.</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_Toc302765156 \h </w:instrText>
      </w:r>
      <w:r>
        <w:rPr>
          <w:noProof/>
          <w:webHidden/>
        </w:rPr>
      </w:r>
      <w:r>
        <w:rPr>
          <w:noProof/>
          <w:webHidden/>
        </w:rPr>
        <w:fldChar w:fldCharType="separate"/>
      </w:r>
      <w:r w:rsidR="00450780">
        <w:rPr>
          <w:noProof/>
          <w:webHidden/>
        </w:rPr>
        <w:t>46</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w:t>
      </w:r>
      <w:r w:rsidR="00450780">
        <w:rPr>
          <w:noProof/>
          <w:lang w:val="en-US"/>
        </w:rPr>
        <w:tab/>
      </w:r>
      <w:r w:rsidR="00450780" w:rsidRPr="003E7A4B">
        <w:rPr>
          <w:rStyle w:val="Hipercze"/>
          <w:noProof/>
        </w:rPr>
        <w:t>Opis aplikacji administracyjnej na telefon komórkowy</w:t>
      </w:r>
      <w:r w:rsidR="00450780">
        <w:rPr>
          <w:noProof/>
          <w:webHidden/>
        </w:rPr>
        <w:tab/>
      </w:r>
      <w:r>
        <w:rPr>
          <w:noProof/>
          <w:webHidden/>
        </w:rPr>
        <w:fldChar w:fldCharType="begin"/>
      </w:r>
      <w:r w:rsidR="00450780">
        <w:rPr>
          <w:noProof/>
          <w:webHidden/>
        </w:rPr>
        <w:instrText xml:space="preserve"> PAGEREF _Toc302765157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_Toc302765158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5.4.2.</w:t>
      </w:r>
      <w:r w:rsidR="00450780">
        <w:rPr>
          <w:noProof/>
          <w:lang w:val="en-US"/>
        </w:rPr>
        <w:tab/>
      </w:r>
      <w:r w:rsidR="00450780" w:rsidRPr="003E7A4B">
        <w:rPr>
          <w:rStyle w:val="Hipercze"/>
          <w:noProof/>
        </w:rPr>
        <w:t>Główne założenia</w:t>
      </w:r>
      <w:r w:rsidR="00450780">
        <w:rPr>
          <w:noProof/>
          <w:webHidden/>
        </w:rPr>
        <w:tab/>
      </w:r>
      <w:r>
        <w:rPr>
          <w:noProof/>
          <w:webHidden/>
        </w:rPr>
        <w:fldChar w:fldCharType="begin"/>
      </w:r>
      <w:r w:rsidR="00450780">
        <w:rPr>
          <w:noProof/>
          <w:webHidden/>
        </w:rPr>
        <w:instrText xml:space="preserve"> PAGEREF _Toc302765159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5.4.3.</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_Toc302765160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w:t>
      </w:r>
      <w:r w:rsidR="00450780">
        <w:rPr>
          <w:noProof/>
          <w:lang w:val="en-US"/>
        </w:rPr>
        <w:tab/>
      </w:r>
      <w:r w:rsidR="00450780" w:rsidRPr="003E7A4B">
        <w:rPr>
          <w:rStyle w:val="Hipercze"/>
          <w:noProof/>
        </w:rPr>
        <w:t>Opis panelu administracyjnego</w:t>
      </w:r>
      <w:r w:rsidR="00450780">
        <w:rPr>
          <w:noProof/>
          <w:webHidden/>
        </w:rPr>
        <w:tab/>
      </w:r>
      <w:r>
        <w:rPr>
          <w:noProof/>
          <w:webHidden/>
        </w:rPr>
        <w:fldChar w:fldCharType="begin"/>
      </w:r>
      <w:r w:rsidR="00450780">
        <w:rPr>
          <w:noProof/>
          <w:webHidden/>
        </w:rPr>
        <w:instrText xml:space="preserve"> PAGEREF _Toc302765161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_Toc302765162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_Toc302765163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5.5.3.</w:t>
      </w:r>
      <w:r w:rsidR="00450780">
        <w:rPr>
          <w:noProof/>
          <w:lang w:val="en-US"/>
        </w:rPr>
        <w:tab/>
      </w:r>
      <w:r w:rsidR="00450780" w:rsidRPr="003E7A4B">
        <w:rPr>
          <w:rStyle w:val="Hipercze"/>
          <w:noProof/>
        </w:rPr>
        <w:t>Warstwa biznesowa</w:t>
      </w:r>
      <w:r w:rsidR="00450780">
        <w:rPr>
          <w:noProof/>
          <w:webHidden/>
        </w:rPr>
        <w:tab/>
      </w:r>
      <w:r>
        <w:rPr>
          <w:noProof/>
          <w:webHidden/>
        </w:rPr>
        <w:fldChar w:fldCharType="begin"/>
      </w:r>
      <w:r w:rsidR="00450780">
        <w:rPr>
          <w:noProof/>
          <w:webHidden/>
        </w:rPr>
        <w:instrText xml:space="preserve"> PAGEREF _Toc302765164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5.5.4.</w:t>
      </w:r>
      <w:r w:rsidR="00450780">
        <w:rPr>
          <w:noProof/>
          <w:lang w:val="en-US"/>
        </w:rPr>
        <w:tab/>
      </w:r>
      <w:r w:rsidR="00450780" w:rsidRPr="003E7A4B">
        <w:rPr>
          <w:rStyle w:val="Hipercze"/>
          <w:noProof/>
        </w:rPr>
        <w:t>Warstwa modelu danych</w:t>
      </w:r>
      <w:r w:rsidR="00450780">
        <w:rPr>
          <w:noProof/>
          <w:webHidden/>
        </w:rPr>
        <w:tab/>
      </w:r>
      <w:r>
        <w:rPr>
          <w:noProof/>
          <w:webHidden/>
        </w:rPr>
        <w:fldChar w:fldCharType="begin"/>
      </w:r>
      <w:r w:rsidR="00450780">
        <w:rPr>
          <w:noProof/>
          <w:webHidden/>
        </w:rPr>
        <w:instrText xml:space="preserve"> PAGEREF _Toc302765165 \h </w:instrText>
      </w:r>
      <w:r>
        <w:rPr>
          <w:noProof/>
          <w:webHidden/>
        </w:rPr>
      </w:r>
      <w:r>
        <w:rPr>
          <w:noProof/>
          <w:webHidden/>
        </w:rPr>
        <w:fldChar w:fldCharType="separate"/>
      </w:r>
      <w:r w:rsidR="00450780">
        <w:rPr>
          <w:noProof/>
          <w:webHidden/>
        </w:rPr>
        <w:t>52</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5.5.5.</w:t>
      </w:r>
      <w:r w:rsidR="00450780">
        <w:rPr>
          <w:noProof/>
          <w:lang w:val="en-US"/>
        </w:rPr>
        <w:tab/>
      </w:r>
      <w:r w:rsidR="00450780" w:rsidRPr="003E7A4B">
        <w:rPr>
          <w:rStyle w:val="Hipercze"/>
          <w:noProof/>
        </w:rPr>
        <w:t>Warstwa prezentacji</w:t>
      </w:r>
      <w:r w:rsidR="00450780">
        <w:rPr>
          <w:noProof/>
          <w:webHidden/>
        </w:rPr>
        <w:tab/>
      </w:r>
      <w:r>
        <w:rPr>
          <w:noProof/>
          <w:webHidden/>
        </w:rPr>
        <w:fldChar w:fldCharType="begin"/>
      </w:r>
      <w:r w:rsidR="00450780">
        <w:rPr>
          <w:noProof/>
          <w:webHidden/>
        </w:rPr>
        <w:instrText xml:space="preserve"> PAGEREF _Toc302765166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5.5.6.</w:t>
      </w:r>
      <w:r w:rsidR="00450780">
        <w:rPr>
          <w:noProof/>
          <w:lang w:val="en-US"/>
        </w:rPr>
        <w:tab/>
      </w:r>
      <w:r w:rsidR="00450780" w:rsidRPr="003E7A4B">
        <w:rPr>
          <w:rStyle w:val="Hipercze"/>
          <w:noProof/>
        </w:rPr>
        <w:t>Budowa panelu administracyjnego</w:t>
      </w:r>
      <w:r w:rsidR="00450780">
        <w:rPr>
          <w:noProof/>
          <w:webHidden/>
        </w:rPr>
        <w:tab/>
      </w:r>
      <w:r>
        <w:rPr>
          <w:noProof/>
          <w:webHidden/>
        </w:rPr>
        <w:fldChar w:fldCharType="begin"/>
      </w:r>
      <w:r w:rsidR="00450780">
        <w:rPr>
          <w:noProof/>
          <w:webHidden/>
        </w:rPr>
        <w:instrText xml:space="preserve"> PAGEREF _Toc302765167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5.5.7.</w:t>
      </w:r>
      <w:r w:rsidR="00450780">
        <w:rPr>
          <w:noProof/>
          <w:lang w:val="en-US"/>
        </w:rPr>
        <w:tab/>
      </w:r>
      <w:r w:rsidR="00450780" w:rsidRPr="003E7A4B">
        <w:rPr>
          <w:rStyle w:val="Hipercze"/>
          <w:noProof/>
        </w:rPr>
        <w:t>Role użytkowników oraz zabezpieczenie portalu</w:t>
      </w:r>
      <w:r w:rsidR="00450780">
        <w:rPr>
          <w:noProof/>
          <w:webHidden/>
        </w:rPr>
        <w:tab/>
      </w:r>
      <w:r>
        <w:rPr>
          <w:noProof/>
          <w:webHidden/>
        </w:rPr>
        <w:fldChar w:fldCharType="begin"/>
      </w:r>
      <w:r w:rsidR="00450780">
        <w:rPr>
          <w:noProof/>
          <w:webHidden/>
        </w:rPr>
        <w:instrText xml:space="preserve"> PAGEREF _Toc302765168 \h </w:instrText>
      </w:r>
      <w:r>
        <w:rPr>
          <w:noProof/>
          <w:webHidden/>
        </w:rPr>
      </w:r>
      <w:r>
        <w:rPr>
          <w:noProof/>
          <w:webHidden/>
        </w:rPr>
        <w:fldChar w:fldCharType="separate"/>
      </w:r>
      <w:r w:rsidR="00450780">
        <w:rPr>
          <w:noProof/>
          <w:webHidden/>
        </w:rPr>
        <w:t>54</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5.5.8.</w:t>
      </w:r>
      <w:r w:rsidR="00450780">
        <w:rPr>
          <w:noProof/>
          <w:lang w:val="en-US"/>
        </w:rPr>
        <w:tab/>
      </w:r>
      <w:r w:rsidR="00450780" w:rsidRPr="003E7A4B">
        <w:rPr>
          <w:rStyle w:val="Hipercze"/>
          <w:noProof/>
        </w:rPr>
        <w:t>Opis zakładek</w:t>
      </w:r>
      <w:r w:rsidR="00450780">
        <w:rPr>
          <w:noProof/>
          <w:webHidden/>
        </w:rPr>
        <w:tab/>
      </w:r>
      <w:r>
        <w:rPr>
          <w:noProof/>
          <w:webHidden/>
        </w:rPr>
        <w:fldChar w:fldCharType="begin"/>
      </w:r>
      <w:r w:rsidR="00450780">
        <w:rPr>
          <w:noProof/>
          <w:webHidden/>
        </w:rPr>
        <w:instrText xml:space="preserve"> PAGEREF _Toc302765169 \h </w:instrText>
      </w:r>
      <w:r>
        <w:rPr>
          <w:noProof/>
          <w:webHidden/>
        </w:rPr>
      </w:r>
      <w:r>
        <w:rPr>
          <w:noProof/>
          <w:webHidden/>
        </w:rPr>
        <w:fldChar w:fldCharType="separate"/>
      </w:r>
      <w:r w:rsidR="00450780">
        <w:rPr>
          <w:noProof/>
          <w:webHidden/>
        </w:rPr>
        <w:t>55</w:t>
      </w:r>
      <w:r>
        <w:rPr>
          <w:noProof/>
          <w:webHidden/>
        </w:rPr>
        <w:fldChar w:fldCharType="end"/>
      </w:r>
      <w:r w:rsidRPr="003E7A4B">
        <w:rPr>
          <w:rStyle w:val="Hipercze"/>
          <w:noProof/>
        </w:rPr>
        <w:fldChar w:fldCharType="end"/>
      </w:r>
    </w:p>
    <w:p w:rsidR="00450780" w:rsidRDefault="0004201B">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w:t>
      </w:r>
      <w:r w:rsidR="00450780">
        <w:rPr>
          <w:noProof/>
          <w:lang w:val="en-US"/>
        </w:rPr>
        <w:tab/>
      </w:r>
      <w:r w:rsidR="00450780" w:rsidRPr="003E7A4B">
        <w:rPr>
          <w:rStyle w:val="Hipercze"/>
          <w:noProof/>
        </w:rPr>
        <w:t>Testy Funkcjonalne</w:t>
      </w:r>
      <w:r w:rsidR="00450780">
        <w:rPr>
          <w:noProof/>
          <w:webHidden/>
        </w:rPr>
        <w:tab/>
      </w:r>
      <w:r>
        <w:rPr>
          <w:noProof/>
          <w:webHidden/>
        </w:rPr>
        <w:fldChar w:fldCharType="begin"/>
      </w:r>
      <w:r w:rsidR="00450780">
        <w:rPr>
          <w:noProof/>
          <w:webHidden/>
        </w:rPr>
        <w:instrText xml:space="preserve"> PAGEREF _Toc302765170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_Toc302765171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04201B">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6.1.1.</w:t>
      </w:r>
      <w:r w:rsidR="00450780">
        <w:rPr>
          <w:noProof/>
          <w:lang w:val="en-US"/>
        </w:rPr>
        <w:tab/>
      </w:r>
      <w:r w:rsidR="00450780" w:rsidRPr="003E7A4B">
        <w:rPr>
          <w:rStyle w:val="Hipercze"/>
          <w:noProof/>
        </w:rPr>
        <w:t>Wpływ na zużycie baterii</w:t>
      </w:r>
      <w:r w:rsidR="00450780">
        <w:rPr>
          <w:noProof/>
          <w:webHidden/>
        </w:rPr>
        <w:tab/>
      </w:r>
      <w:r>
        <w:rPr>
          <w:noProof/>
          <w:webHidden/>
        </w:rPr>
        <w:fldChar w:fldCharType="begin"/>
      </w:r>
      <w:r w:rsidR="00450780">
        <w:rPr>
          <w:noProof/>
          <w:webHidden/>
        </w:rPr>
        <w:instrText xml:space="preserve"> PAGEREF _Toc302765172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04201B">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7.</w:t>
      </w:r>
      <w:r w:rsidR="00450780">
        <w:rPr>
          <w:noProof/>
          <w:lang w:val="en-US"/>
        </w:rPr>
        <w:tab/>
      </w:r>
      <w:r w:rsidR="00450780" w:rsidRPr="003E7A4B">
        <w:rPr>
          <w:rStyle w:val="Hipercze"/>
          <w:noProof/>
        </w:rPr>
        <w:t>Wady i zalety rozwiązania</w:t>
      </w:r>
      <w:r w:rsidR="00450780">
        <w:rPr>
          <w:noProof/>
          <w:webHidden/>
        </w:rPr>
        <w:tab/>
      </w:r>
      <w:r>
        <w:rPr>
          <w:noProof/>
          <w:webHidden/>
        </w:rPr>
        <w:fldChar w:fldCharType="begin"/>
      </w:r>
      <w:r w:rsidR="00450780">
        <w:rPr>
          <w:noProof/>
          <w:webHidden/>
        </w:rPr>
        <w:instrText xml:space="preserve"> PAGEREF _Toc302765173 \h </w:instrText>
      </w:r>
      <w:r>
        <w:rPr>
          <w:noProof/>
          <w:webHidden/>
        </w:rPr>
      </w:r>
      <w:r>
        <w:rPr>
          <w:noProof/>
          <w:webHidden/>
        </w:rPr>
        <w:fldChar w:fldCharType="separate"/>
      </w:r>
      <w:r w:rsidR="00450780">
        <w:rPr>
          <w:noProof/>
          <w:webHidden/>
        </w:rPr>
        <w:t>62</w:t>
      </w:r>
      <w:r>
        <w:rPr>
          <w:noProof/>
          <w:webHidden/>
        </w:rPr>
        <w:fldChar w:fldCharType="end"/>
      </w:r>
      <w:r w:rsidRPr="003E7A4B">
        <w:rPr>
          <w:rStyle w:val="Hipercze"/>
          <w:noProof/>
        </w:rPr>
        <w:fldChar w:fldCharType="end"/>
      </w:r>
    </w:p>
    <w:p w:rsidR="00450780" w:rsidRDefault="0004201B">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w:t>
      </w:r>
      <w:r w:rsidR="00450780">
        <w:rPr>
          <w:noProof/>
          <w:lang w:val="en-US"/>
        </w:rPr>
        <w:tab/>
      </w:r>
      <w:r w:rsidR="00450780" w:rsidRPr="003E7A4B">
        <w:rPr>
          <w:rStyle w:val="Hipercze"/>
          <w:noProof/>
        </w:rPr>
        <w:t>Podsumowanie</w:t>
      </w:r>
      <w:r w:rsidR="00450780">
        <w:rPr>
          <w:noProof/>
          <w:webHidden/>
        </w:rPr>
        <w:tab/>
      </w:r>
      <w:r>
        <w:rPr>
          <w:noProof/>
          <w:webHidden/>
        </w:rPr>
        <w:fldChar w:fldCharType="begin"/>
      </w:r>
      <w:r w:rsidR="00450780">
        <w:rPr>
          <w:noProof/>
          <w:webHidden/>
        </w:rPr>
        <w:instrText xml:space="preserve"> PAGEREF _Toc302765174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8.1.</w:t>
      </w:r>
      <w:r w:rsidR="00450780">
        <w:rPr>
          <w:noProof/>
          <w:lang w:val="en-US"/>
        </w:rPr>
        <w:tab/>
      </w:r>
      <w:r w:rsidR="00450780" w:rsidRPr="003E7A4B">
        <w:rPr>
          <w:rStyle w:val="Hipercze"/>
          <w:noProof/>
        </w:rPr>
        <w:t>Perspektywy rozwoju</w:t>
      </w:r>
      <w:r w:rsidR="00450780">
        <w:rPr>
          <w:noProof/>
          <w:webHidden/>
        </w:rPr>
        <w:tab/>
      </w:r>
      <w:r>
        <w:rPr>
          <w:noProof/>
          <w:webHidden/>
        </w:rPr>
        <w:fldChar w:fldCharType="begin"/>
      </w:r>
      <w:r w:rsidR="00450780">
        <w:rPr>
          <w:noProof/>
          <w:webHidden/>
        </w:rPr>
        <w:instrText xml:space="preserve"> PAGEREF _Toc302765175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04201B">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8.2.</w:t>
      </w:r>
      <w:r w:rsidR="00450780">
        <w:rPr>
          <w:noProof/>
          <w:lang w:val="en-US"/>
        </w:rPr>
        <w:tab/>
      </w:r>
      <w:r w:rsidR="00450780" w:rsidRPr="003E7A4B">
        <w:rPr>
          <w:rStyle w:val="Hipercze"/>
          <w:noProof/>
        </w:rPr>
        <w:t>Wnioski</w:t>
      </w:r>
      <w:r w:rsidR="00450780">
        <w:rPr>
          <w:noProof/>
          <w:webHidden/>
        </w:rPr>
        <w:tab/>
      </w:r>
      <w:r>
        <w:rPr>
          <w:noProof/>
          <w:webHidden/>
        </w:rPr>
        <w:fldChar w:fldCharType="begin"/>
      </w:r>
      <w:r w:rsidR="00450780">
        <w:rPr>
          <w:noProof/>
          <w:webHidden/>
        </w:rPr>
        <w:instrText xml:space="preserve"> PAGEREF _Toc302765176 \h </w:instrText>
      </w:r>
      <w:r>
        <w:rPr>
          <w:noProof/>
          <w:webHidden/>
        </w:rPr>
      </w:r>
      <w:r>
        <w:rPr>
          <w:noProof/>
          <w:webHidden/>
        </w:rPr>
        <w:fldChar w:fldCharType="separate"/>
      </w:r>
      <w:r w:rsidR="00450780">
        <w:rPr>
          <w:noProof/>
          <w:webHidden/>
        </w:rPr>
        <w:t>64</w:t>
      </w:r>
      <w:r>
        <w:rPr>
          <w:noProof/>
          <w:webHidden/>
        </w:rPr>
        <w:fldChar w:fldCharType="end"/>
      </w:r>
      <w:r w:rsidRPr="003E7A4B">
        <w:rPr>
          <w:rStyle w:val="Hipercze"/>
          <w:noProof/>
        </w:rPr>
        <w:fldChar w:fldCharType="end"/>
      </w:r>
    </w:p>
    <w:p w:rsidR="00450780" w:rsidRDefault="0004201B">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9.</w:t>
      </w:r>
      <w:r w:rsidR="00450780">
        <w:rPr>
          <w:noProof/>
          <w:lang w:val="en-US"/>
        </w:rPr>
        <w:tab/>
      </w:r>
      <w:r w:rsidR="00450780" w:rsidRPr="003E7A4B">
        <w:rPr>
          <w:rStyle w:val="Hipercze"/>
          <w:noProof/>
        </w:rPr>
        <w:t>Bibliografia</w:t>
      </w:r>
      <w:r w:rsidR="00450780">
        <w:rPr>
          <w:noProof/>
          <w:webHidden/>
        </w:rPr>
        <w:tab/>
      </w:r>
      <w:r>
        <w:rPr>
          <w:noProof/>
          <w:webHidden/>
        </w:rPr>
        <w:fldChar w:fldCharType="begin"/>
      </w:r>
      <w:r w:rsidR="00450780">
        <w:rPr>
          <w:noProof/>
          <w:webHidden/>
        </w:rPr>
        <w:instrText xml:space="preserve"> PAGEREF _Toc302765177 \h </w:instrText>
      </w:r>
      <w:r>
        <w:rPr>
          <w:noProof/>
          <w:webHidden/>
        </w:rPr>
      </w:r>
      <w:r>
        <w:rPr>
          <w:noProof/>
          <w:webHidden/>
        </w:rPr>
        <w:fldChar w:fldCharType="separate"/>
      </w:r>
      <w:r w:rsidR="00450780">
        <w:rPr>
          <w:noProof/>
          <w:webHidden/>
        </w:rPr>
        <w:t>65</w:t>
      </w:r>
      <w:r>
        <w:rPr>
          <w:noProof/>
          <w:webHidden/>
        </w:rPr>
        <w:fldChar w:fldCharType="end"/>
      </w:r>
      <w:r w:rsidRPr="003E7A4B">
        <w:rPr>
          <w:rStyle w:val="Hipercze"/>
          <w:noProof/>
        </w:rPr>
        <w:fldChar w:fldCharType="end"/>
      </w:r>
    </w:p>
    <w:p w:rsidR="00450780" w:rsidRDefault="0004201B">
      <w:pPr>
        <w:pStyle w:val="Spistreci1"/>
        <w:tabs>
          <w:tab w:val="left" w:pos="66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10.</w:t>
      </w:r>
      <w:r w:rsidR="00450780">
        <w:rPr>
          <w:noProof/>
          <w:lang w:val="en-US"/>
        </w:rPr>
        <w:tab/>
      </w:r>
      <w:r w:rsidR="00450780" w:rsidRPr="003E7A4B">
        <w:rPr>
          <w:rStyle w:val="Hipercze"/>
          <w:noProof/>
        </w:rPr>
        <w:t>ZałącznikI</w:t>
      </w:r>
      <w:r w:rsidR="00450780">
        <w:rPr>
          <w:noProof/>
          <w:webHidden/>
        </w:rPr>
        <w:tab/>
      </w:r>
      <w:r>
        <w:rPr>
          <w:noProof/>
          <w:webHidden/>
        </w:rPr>
        <w:fldChar w:fldCharType="begin"/>
      </w:r>
      <w:r w:rsidR="00450780">
        <w:rPr>
          <w:noProof/>
          <w:webHidden/>
        </w:rPr>
        <w:instrText xml:space="preserve"> PAGEREF _Toc302765178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450780" w:rsidRDefault="0004201B">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rFonts w:eastAsia="Times New Roman"/>
          <w:noProof/>
        </w:rPr>
        <w:t>10.1.</w:t>
      </w:r>
      <w:r w:rsidR="00450780">
        <w:rPr>
          <w:noProof/>
          <w:lang w:val="en-US"/>
        </w:rPr>
        <w:tab/>
      </w:r>
      <w:r w:rsidR="00450780" w:rsidRPr="003E7A4B">
        <w:rPr>
          <w:rStyle w:val="Hipercze"/>
          <w:rFonts w:eastAsia="Times New Roman"/>
          <w:noProof/>
        </w:rPr>
        <w:t>Dodatek A</w:t>
      </w:r>
      <w:r w:rsidR="00450780">
        <w:rPr>
          <w:noProof/>
          <w:webHidden/>
        </w:rPr>
        <w:tab/>
      </w:r>
      <w:r>
        <w:rPr>
          <w:noProof/>
          <w:webHidden/>
        </w:rPr>
        <w:fldChar w:fldCharType="begin"/>
      </w:r>
      <w:r w:rsidR="00450780">
        <w:rPr>
          <w:noProof/>
          <w:webHidden/>
        </w:rPr>
        <w:instrText xml:space="preserve"> PAGEREF _Toc302765179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04443A" w:rsidDel="00EB73FE" w:rsidRDefault="0004201B" w:rsidP="00BA5189">
      <w:pPr>
        <w:pStyle w:val="NormalnyIn"/>
        <w:rPr>
          <w:del w:id="264" w:author="Sebastian" w:date="2011-09-02T16:34:00Z"/>
        </w:rPr>
      </w:pPr>
      <w:r>
        <w:fldChar w:fldCharType="end"/>
      </w:r>
    </w:p>
    <w:p w:rsidR="00000000" w:rsidRDefault="006B1A11">
      <w:pPr>
        <w:pStyle w:val="NormalnyIn"/>
        <w:pPrChange w:id="265" w:author="Sebastian" w:date="2011-09-02T16:34:00Z">
          <w:pPr>
            <w:pStyle w:val="Akapitzlist"/>
          </w:pPr>
        </w:pPrChange>
      </w:pPr>
    </w:p>
    <w:p w:rsidR="00FF65EB" w:rsidRDefault="00FF65EB">
      <w:pPr>
        <w:jc w:val="left"/>
        <w:rPr>
          <w:ins w:id="266" w:author="Sebastian" w:date="2011-09-02T16:35:00Z"/>
        </w:rPr>
      </w:pPr>
      <w:ins w:id="267" w:author="Sebastian" w:date="2011-09-02T16:35:00Z">
        <w:r>
          <w:br w:type="page"/>
        </w:r>
      </w:ins>
    </w:p>
    <w:p w:rsidR="00554649" w:rsidDel="0092320C" w:rsidRDefault="00554649" w:rsidP="00AA0B00">
      <w:pPr>
        <w:pStyle w:val="NormalnyIn"/>
        <w:rPr>
          <w:del w:id="268" w:author="Sebastian Łuczak" w:date="2011-09-03T09:30:00Z"/>
        </w:rPr>
      </w:pPr>
    </w:p>
    <w:p w:rsidR="00AA0B00" w:rsidRPr="00AA0B00" w:rsidDel="003111A7" w:rsidRDefault="00AA0B00" w:rsidP="00AA0B00">
      <w:pPr>
        <w:pStyle w:val="NormalnyIn"/>
        <w:rPr>
          <w:del w:id="269" w:author="Sebastian" w:date="2011-09-01T19:46:00Z"/>
          <w:sz w:val="32"/>
          <w:szCs w:val="32"/>
        </w:rPr>
      </w:pPr>
    </w:p>
    <w:p w:rsidR="00C96632" w:rsidRPr="00AA0B00" w:rsidDel="003111A7" w:rsidRDefault="00C96632" w:rsidP="00AA0B00">
      <w:pPr>
        <w:pStyle w:val="NormalnyIn"/>
        <w:rPr>
          <w:del w:id="270" w:author="Sebastian" w:date="2011-09-01T19:46:00Z"/>
          <w:sz w:val="32"/>
          <w:szCs w:val="32"/>
        </w:rPr>
      </w:pPr>
      <w:del w:id="271" w:author="Sebastian" w:date="2011-09-01T19:45:00Z">
        <w:r w:rsidRPr="00AA0B00" w:rsidDel="003111A7">
          <w:rPr>
            <w:sz w:val="32"/>
            <w:szCs w:val="32"/>
          </w:rPr>
          <w:br w:type="page"/>
        </w:r>
      </w:del>
    </w:p>
    <w:p w:rsidR="00AA0B00" w:rsidRPr="00450780" w:rsidRDefault="006069A2" w:rsidP="00AA0B00">
      <w:pPr>
        <w:pStyle w:val="NormalnyIn"/>
        <w:rPr>
          <w:sz w:val="32"/>
          <w:szCs w:val="32"/>
          <w:lang w:val="en-US"/>
        </w:rPr>
      </w:pPr>
      <w:proofErr w:type="spellStart"/>
      <w:r w:rsidRPr="00450780">
        <w:rPr>
          <w:sz w:val="32"/>
          <w:szCs w:val="32"/>
          <w:lang w:val="en-US"/>
        </w:rPr>
        <w:t>Wykaz</w:t>
      </w:r>
      <w:proofErr w:type="spellEnd"/>
      <w:r w:rsidRPr="00450780">
        <w:rPr>
          <w:sz w:val="32"/>
          <w:szCs w:val="32"/>
          <w:lang w:val="en-US"/>
        </w:rPr>
        <w:t xml:space="preserve"> </w:t>
      </w:r>
      <w:proofErr w:type="spellStart"/>
      <w:r w:rsidRPr="00450780">
        <w:rPr>
          <w:sz w:val="32"/>
          <w:szCs w:val="32"/>
          <w:lang w:val="en-US"/>
        </w:rPr>
        <w:t>używanych</w:t>
      </w:r>
      <w:proofErr w:type="spellEnd"/>
      <w:r w:rsidRPr="00450780">
        <w:rPr>
          <w:sz w:val="32"/>
          <w:szCs w:val="32"/>
          <w:lang w:val="en-US"/>
        </w:rPr>
        <w:t xml:space="preserve"> </w:t>
      </w:r>
      <w:proofErr w:type="spellStart"/>
      <w:r w:rsidRPr="00450780">
        <w:rPr>
          <w:sz w:val="32"/>
          <w:szCs w:val="32"/>
          <w:lang w:val="en-US"/>
        </w:rPr>
        <w:t>skrótów</w:t>
      </w:r>
      <w:proofErr w:type="spellEnd"/>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ins w:id="272" w:author="Sebastian Łuczak" w:date="2011-08-31T23:45:00Z"/>
          <w:lang w:val="en-US"/>
        </w:rPr>
      </w:pPr>
      <w:del w:id="273" w:author="Sebastian Łuczak" w:date="2011-09-03T09:30:00Z">
        <w:r w:rsidRPr="00450780" w:rsidDel="0092320C">
          <w:rPr>
            <w:lang w:val="en-US"/>
          </w:rPr>
          <w:delText>Communication</w:delText>
        </w:r>
      </w:del>
      <w:ins w:id="274" w:author="Sebastian Łuczak" w:date="2011-08-31T23:45:00Z">
        <w:r w:rsidRPr="00450780">
          <w:rPr>
            <w:lang w:val="en-US"/>
          </w:rPr>
          <w:t>API – Application Programming Interface</w:t>
        </w:r>
      </w:ins>
    </w:p>
    <w:p w:rsidR="00EA5A33" w:rsidRPr="00450780" w:rsidDel="0092320C" w:rsidRDefault="00EA5A33" w:rsidP="00AA0B00">
      <w:pPr>
        <w:pStyle w:val="NormalnyIn"/>
        <w:rPr>
          <w:del w:id="275" w:author="Sebastian Łuczak" w:date="2011-09-03T09:33:00Z"/>
          <w:lang w:val="en-US"/>
        </w:rPr>
      </w:pPr>
      <w:del w:id="276" w:author="Sebastian Łuczak" w:date="2011-09-03T09:33:00Z">
        <w:r w:rsidRPr="00450780" w:rsidDel="0092320C">
          <w:rPr>
            <w:lang w:val="en-US"/>
          </w:rPr>
          <w:delText>Relational</w:delText>
        </w:r>
      </w:del>
    </w:p>
    <w:p w:rsidR="0092320C" w:rsidRPr="00450780" w:rsidRDefault="00EA5A33" w:rsidP="0092320C">
      <w:pPr>
        <w:pStyle w:val="NormalnyIn"/>
        <w:rPr>
          <w:ins w:id="277" w:author="Sebastian Łuczak" w:date="2011-09-03T09:31:00Z"/>
          <w:lang w:val="en-US"/>
        </w:rPr>
      </w:pPr>
      <w:del w:id="278" w:author="Sebastian Łuczak" w:date="2011-09-03T09:33:00Z">
        <w:r w:rsidRPr="00450780" w:rsidDel="0092320C">
          <w:rPr>
            <w:lang w:val="en-US"/>
          </w:rPr>
          <w:delText>Controller</w:delText>
        </w:r>
      </w:del>
      <w:ins w:id="279" w:author="Sebastian Łuczak" w:date="2011-09-03T09:31:00Z">
        <w:r w:rsidR="0092320C" w:rsidRPr="00450780">
          <w:rPr>
            <w:lang w:val="en-US"/>
          </w:rPr>
          <w:t xml:space="preserve">CSS  - </w:t>
        </w:r>
        <w:r w:rsidR="0092320C" w:rsidRPr="00450780">
          <w:rPr>
            <w:rStyle w:val="apple-style-span"/>
            <w:shd w:val="clear" w:color="auto" w:fill="FFFFFF"/>
            <w:lang w:val="en-US"/>
          </w:rPr>
          <w:t xml:space="preserve">Cascading Style Sheets </w:t>
        </w:r>
      </w:ins>
    </w:p>
    <w:p w:rsidR="0092320C" w:rsidRDefault="0092320C" w:rsidP="0092320C">
      <w:pPr>
        <w:pStyle w:val="NormalnyIn"/>
        <w:rPr>
          <w:ins w:id="280" w:author="Sebastian Łuczak" w:date="2011-09-03T09:31:00Z"/>
          <w:lang w:val="en-US"/>
        </w:rPr>
      </w:pPr>
      <w:ins w:id="281" w:author="Sebastian Łuczak" w:date="2011-09-03T09:31:00Z">
        <w:r w:rsidRPr="00450780">
          <w:rPr>
            <w:lang w:val="en-US"/>
          </w:rPr>
          <w:t>DAO – Data Access Object</w:t>
        </w:r>
      </w:ins>
    </w:p>
    <w:p w:rsidR="0092320C" w:rsidRPr="00450780" w:rsidRDefault="0092320C" w:rsidP="0092320C">
      <w:pPr>
        <w:pStyle w:val="NormalnyIn"/>
        <w:rPr>
          <w:ins w:id="282" w:author="Sebastian Łuczak" w:date="2011-09-03T09:31:00Z"/>
          <w:lang w:val="en-US"/>
        </w:rPr>
      </w:pPr>
      <w:ins w:id="283" w:author="Sebastian Łuczak" w:date="2011-09-03T09:31:00Z">
        <w:r w:rsidRPr="00450780">
          <w:rPr>
            <w:lang w:val="en-US"/>
          </w:rPr>
          <w:t xml:space="preserve">EJB – Enterprise Java Beans </w:t>
        </w:r>
      </w:ins>
    </w:p>
    <w:p w:rsidR="0092320C" w:rsidRDefault="0092320C" w:rsidP="0092320C">
      <w:pPr>
        <w:pStyle w:val="NormalnyIn"/>
        <w:rPr>
          <w:ins w:id="284" w:author="Sebastian Łuczak" w:date="2011-09-03T09:35:00Z"/>
          <w:lang w:val="en-US"/>
        </w:rPr>
      </w:pPr>
      <w:ins w:id="285" w:author="Sebastian Łuczak" w:date="2011-09-03T09:35:00Z">
        <w:r w:rsidRPr="00450780">
          <w:rPr>
            <w:lang w:val="en-US"/>
          </w:rPr>
          <w:t xml:space="preserve">HQL – Hibernate Query Language </w:t>
        </w:r>
      </w:ins>
    </w:p>
    <w:p w:rsidR="0092320C" w:rsidRPr="00450780" w:rsidRDefault="0092320C" w:rsidP="0092320C">
      <w:pPr>
        <w:pStyle w:val="NormalnyIn"/>
        <w:rPr>
          <w:ins w:id="286" w:author="Sebastian Łuczak" w:date="2011-09-03T09:32:00Z"/>
          <w:lang w:val="en-US"/>
        </w:rPr>
      </w:pPr>
      <w:ins w:id="287" w:author="Sebastian Łuczak" w:date="2011-09-03T09:32:00Z">
        <w:r w:rsidRPr="00450780">
          <w:rPr>
            <w:lang w:val="en-US"/>
          </w:rPr>
          <w:t xml:space="preserve">HTML – </w:t>
        </w:r>
        <w:proofErr w:type="spellStart"/>
        <w:r w:rsidRPr="00450780">
          <w:rPr>
            <w:lang w:val="en-US"/>
          </w:rPr>
          <w:t>HyperText</w:t>
        </w:r>
        <w:proofErr w:type="spellEnd"/>
        <w:r w:rsidRPr="00450780">
          <w:rPr>
            <w:lang w:val="en-US"/>
          </w:rPr>
          <w:t xml:space="preserve"> Markup Language  </w:t>
        </w:r>
      </w:ins>
    </w:p>
    <w:p w:rsidR="0092320C" w:rsidRDefault="0092320C" w:rsidP="0092320C">
      <w:pPr>
        <w:pStyle w:val="NormalnyIn"/>
        <w:rPr>
          <w:ins w:id="288" w:author="Sebastian Łuczak" w:date="2011-09-03T09:34:00Z"/>
          <w:lang w:val="en-US"/>
        </w:rPr>
      </w:pPr>
      <w:ins w:id="289" w:author="Sebastian Łuczak" w:date="2011-09-03T09:32:00Z">
        <w:r w:rsidRPr="00450780">
          <w:rPr>
            <w:lang w:val="en-US"/>
          </w:rPr>
          <w:t xml:space="preserve">http – </w:t>
        </w:r>
        <w:proofErr w:type="spellStart"/>
        <w:r w:rsidRPr="00450780">
          <w:rPr>
            <w:lang w:val="en-US"/>
          </w:rPr>
          <w:t>HyperText</w:t>
        </w:r>
        <w:proofErr w:type="spellEnd"/>
        <w:r w:rsidRPr="00450780">
          <w:rPr>
            <w:lang w:val="en-US"/>
          </w:rPr>
          <w:t xml:space="preserve"> Transfer Protocol</w:t>
        </w:r>
      </w:ins>
    </w:p>
    <w:p w:rsidR="0092320C" w:rsidRDefault="0092320C" w:rsidP="0092320C">
      <w:pPr>
        <w:pStyle w:val="NormalnyIn"/>
        <w:rPr>
          <w:ins w:id="290" w:author="Sebastian Łuczak" w:date="2011-09-03T09:31:00Z"/>
          <w:lang w:val="en-US"/>
        </w:rPr>
      </w:pPr>
      <w:ins w:id="291" w:author="Sebastian Łuczak" w:date="2011-09-03T09:31:00Z">
        <w:r w:rsidRPr="00450780">
          <w:rPr>
            <w:lang w:val="en-US"/>
          </w:rPr>
          <w:t>IDE – Integrated Development Environment</w:t>
        </w:r>
      </w:ins>
    </w:p>
    <w:p w:rsidR="0092320C" w:rsidRDefault="0092320C" w:rsidP="0092320C">
      <w:pPr>
        <w:pStyle w:val="NormalnyIn"/>
        <w:rPr>
          <w:ins w:id="292" w:author="Sebastian Łuczak" w:date="2011-09-03T09:35:00Z"/>
          <w:lang w:val="en-US"/>
        </w:rPr>
      </w:pPr>
      <w:ins w:id="293" w:author="Sebastian Łuczak" w:date="2011-09-03T09:35:00Z">
        <w:r>
          <w:rPr>
            <w:lang w:val="en-US"/>
          </w:rPr>
          <w:t>IT – Information Technology</w:t>
        </w:r>
      </w:ins>
    </w:p>
    <w:p w:rsidR="0092320C" w:rsidRDefault="0092320C" w:rsidP="0092320C">
      <w:pPr>
        <w:pStyle w:val="NormalnyIn"/>
        <w:rPr>
          <w:ins w:id="294" w:author="Sebastian Łuczak" w:date="2011-09-03T09:31:00Z"/>
          <w:lang w:val="en-US"/>
        </w:rPr>
      </w:pPr>
      <w:ins w:id="295" w:author="Sebastian Łuczak" w:date="2011-09-03T09:31:00Z">
        <w:r w:rsidRPr="00450780">
          <w:rPr>
            <w:lang w:val="en-US"/>
          </w:rPr>
          <w:t xml:space="preserve">J2EE – Java Enterprise Edition </w:t>
        </w:r>
      </w:ins>
    </w:p>
    <w:p w:rsidR="0092320C" w:rsidRPr="00450780" w:rsidRDefault="0092320C" w:rsidP="0092320C">
      <w:pPr>
        <w:pStyle w:val="NormalnyIn"/>
        <w:rPr>
          <w:ins w:id="296" w:author="Sebastian Łuczak" w:date="2011-09-03T09:31:00Z"/>
          <w:lang w:val="en-US"/>
        </w:rPr>
      </w:pPr>
      <w:ins w:id="297" w:author="Sebastian Łuczak" w:date="2011-09-03T09:31:00Z">
        <w:r w:rsidRPr="00450780">
          <w:rPr>
            <w:lang w:val="en-US"/>
          </w:rPr>
          <w:t xml:space="preserve">JAX-RS – Java </w:t>
        </w:r>
        <w:proofErr w:type="spellStart"/>
        <w:r w:rsidRPr="00450780">
          <w:rPr>
            <w:lang w:val="en-US"/>
          </w:rPr>
          <w:t>Api</w:t>
        </w:r>
        <w:proofErr w:type="spellEnd"/>
        <w:r w:rsidRPr="00450780">
          <w:rPr>
            <w:lang w:val="en-US"/>
          </w:rPr>
          <w:t xml:space="preserve"> for </w:t>
        </w:r>
        <w:proofErr w:type="spellStart"/>
        <w:r w:rsidRPr="00450780">
          <w:rPr>
            <w:lang w:val="en-US"/>
          </w:rPr>
          <w:t>Restfull</w:t>
        </w:r>
        <w:proofErr w:type="spellEnd"/>
        <w:r w:rsidRPr="00450780">
          <w:rPr>
            <w:lang w:val="en-US"/>
          </w:rPr>
          <w:t xml:space="preserve"> Web Services</w:t>
        </w:r>
      </w:ins>
    </w:p>
    <w:p w:rsidR="0092320C" w:rsidRDefault="0092320C" w:rsidP="0092320C">
      <w:pPr>
        <w:pStyle w:val="NormalnyIn"/>
        <w:rPr>
          <w:ins w:id="298" w:author="Sebastian Łuczak" w:date="2011-09-03T09:34:00Z"/>
          <w:lang w:val="en-US"/>
        </w:rPr>
      </w:pPr>
      <w:ins w:id="299" w:author="Sebastian Łuczak" w:date="2011-09-03T09:34:00Z">
        <w:r w:rsidRPr="00450780">
          <w:rPr>
            <w:lang w:val="en-US"/>
          </w:rPr>
          <w:t xml:space="preserve">JDBC – Java </w:t>
        </w:r>
        <w:proofErr w:type="spellStart"/>
        <w:r w:rsidRPr="00450780">
          <w:rPr>
            <w:lang w:val="en-US"/>
          </w:rPr>
          <w:t>DataBase</w:t>
        </w:r>
        <w:proofErr w:type="spellEnd"/>
        <w:r w:rsidRPr="00450780">
          <w:rPr>
            <w:lang w:val="en-US"/>
          </w:rPr>
          <w:t xml:space="preserve"> Connectivity </w:t>
        </w:r>
      </w:ins>
    </w:p>
    <w:p w:rsidR="0092320C" w:rsidRDefault="0092320C" w:rsidP="0092320C">
      <w:pPr>
        <w:pStyle w:val="NormalnyIn"/>
        <w:rPr>
          <w:ins w:id="300" w:author="Sebastian Łuczak" w:date="2011-09-03T09:31:00Z"/>
          <w:lang w:val="en-US"/>
        </w:rPr>
      </w:pPr>
      <w:ins w:id="301" w:author="Sebastian Łuczak" w:date="2011-09-03T09:31:00Z">
        <w:r w:rsidRPr="00450780">
          <w:rPr>
            <w:lang w:val="en-US"/>
          </w:rPr>
          <w:t xml:space="preserve">JSP – Java Server Pages </w:t>
        </w:r>
      </w:ins>
    </w:p>
    <w:p w:rsidR="0092320C" w:rsidRDefault="0092320C" w:rsidP="0092320C">
      <w:pPr>
        <w:pStyle w:val="NormalnyIn"/>
        <w:rPr>
          <w:ins w:id="302" w:author="Sebastian Łuczak" w:date="2011-09-03T09:31:00Z"/>
          <w:lang w:val="en-US"/>
        </w:rPr>
      </w:pPr>
      <w:ins w:id="303" w:author="Sebastian Łuczak" w:date="2011-09-03T09:31:00Z">
        <w:r w:rsidRPr="00450780">
          <w:rPr>
            <w:lang w:val="en-US"/>
          </w:rPr>
          <w:t xml:space="preserve">JRE – Java Runtime Environment </w:t>
        </w:r>
      </w:ins>
    </w:p>
    <w:p w:rsidR="0092320C" w:rsidRDefault="0092320C" w:rsidP="0092320C">
      <w:pPr>
        <w:pStyle w:val="NormalnyIn"/>
        <w:rPr>
          <w:ins w:id="304" w:author="Sebastian Łuczak" w:date="2011-09-03T09:31:00Z"/>
          <w:lang w:val="en-US"/>
        </w:rPr>
      </w:pPr>
      <w:ins w:id="305" w:author="Sebastian Łuczak" w:date="2011-09-03T09:31:00Z">
        <w:r w:rsidRPr="00450780">
          <w:rPr>
            <w:lang w:val="en-US"/>
          </w:rPr>
          <w:t>JSON – JavaScript Object Notation</w:t>
        </w:r>
      </w:ins>
    </w:p>
    <w:p w:rsidR="0092320C" w:rsidRDefault="0092320C" w:rsidP="0092320C">
      <w:pPr>
        <w:pStyle w:val="NormalnyIn"/>
        <w:rPr>
          <w:ins w:id="306" w:author="Sebastian Łuczak" w:date="2011-09-03T09:32:00Z"/>
          <w:lang w:val="en-US"/>
        </w:rPr>
      </w:pPr>
      <w:ins w:id="307" w:author="Sebastian Łuczak" w:date="2011-09-03T09:32:00Z">
        <w:r w:rsidRPr="0092320C">
          <w:rPr>
            <w:lang w:val="en-US"/>
          </w:rPr>
          <w:t>JSTL – Java Standard Tag Library</w:t>
        </w:r>
      </w:ins>
    </w:p>
    <w:p w:rsidR="008A15B2" w:rsidRDefault="00EA5A33" w:rsidP="00AA0B00">
      <w:pPr>
        <w:pStyle w:val="NormalnyIn"/>
        <w:rPr>
          <w:ins w:id="308" w:author="Sebastian Łuczak" w:date="2011-09-03T09:33:00Z"/>
          <w:lang w:val="en-US"/>
        </w:rPr>
      </w:pPr>
      <w:del w:id="309" w:author="Sebastian Łuczak" w:date="2011-09-03T09:31:00Z">
        <w:r w:rsidRPr="00450780" w:rsidDel="0092320C">
          <w:rPr>
            <w:lang w:val="en-US"/>
          </w:rPr>
          <w:delText>Environment</w:delText>
        </w:r>
      </w:del>
      <w:ins w:id="310" w:author="Sebastian Łuczak" w:date="2011-08-31T23:45:00Z">
        <w:r w:rsidR="008A15B2" w:rsidRPr="00450780">
          <w:rPr>
            <w:lang w:val="en-US"/>
          </w:rPr>
          <w:t xml:space="preserve">JVM – Java Virtual Machine </w:t>
        </w:r>
      </w:ins>
    </w:p>
    <w:p w:rsidR="0092320C" w:rsidRDefault="0092320C" w:rsidP="0092320C">
      <w:pPr>
        <w:pStyle w:val="NormalnyIn"/>
        <w:rPr>
          <w:ins w:id="311" w:author="Sebastian Łuczak" w:date="2011-09-03T09:35:00Z"/>
          <w:lang w:val="en-US"/>
        </w:rPr>
      </w:pPr>
      <w:ins w:id="312" w:author="Sebastian Łuczak" w:date="2011-09-03T09:34:00Z">
        <w:r w:rsidRPr="00450780">
          <w:rPr>
            <w:lang w:val="en-US"/>
          </w:rPr>
          <w:t xml:space="preserve">MVC – Model-View-Controller </w:t>
        </w:r>
      </w:ins>
    </w:p>
    <w:p w:rsidR="0092320C" w:rsidRDefault="0092320C" w:rsidP="0092320C">
      <w:pPr>
        <w:pStyle w:val="NormalnyIn"/>
        <w:rPr>
          <w:ins w:id="313" w:author="Sebastian Łuczak" w:date="2011-09-03T09:34:00Z"/>
          <w:lang w:val="en-US"/>
        </w:rPr>
      </w:pPr>
      <w:ins w:id="314" w:author="Sebastian Łuczak" w:date="2011-09-03T09:35:00Z">
        <w:r w:rsidRPr="00450780">
          <w:rPr>
            <w:lang w:val="en-US"/>
          </w:rPr>
          <w:t>NFC – Near Field Communication</w:t>
        </w:r>
      </w:ins>
    </w:p>
    <w:p w:rsidR="0092320C" w:rsidRDefault="0092320C" w:rsidP="0092320C">
      <w:pPr>
        <w:pStyle w:val="NormalnyIn"/>
        <w:rPr>
          <w:ins w:id="315" w:author="Sebastian Łuczak" w:date="2011-09-03T09:33:00Z"/>
          <w:lang w:val="en-US"/>
        </w:rPr>
      </w:pPr>
      <w:ins w:id="316" w:author="Sebastian Łuczak" w:date="2011-09-03T09:33:00Z">
        <w:r w:rsidRPr="00450780">
          <w:rPr>
            <w:lang w:val="en-US"/>
          </w:rPr>
          <w:t xml:space="preserve">ORM – Object-Relational Mapping </w:t>
        </w:r>
      </w:ins>
    </w:p>
    <w:p w:rsidR="0092320C" w:rsidRPr="00450780" w:rsidRDefault="0092320C" w:rsidP="0092320C">
      <w:pPr>
        <w:pStyle w:val="NormalnyIn"/>
        <w:rPr>
          <w:ins w:id="317" w:author="Sebastian Łuczak" w:date="2011-09-03T09:33:00Z"/>
          <w:lang w:val="en-US"/>
        </w:rPr>
      </w:pPr>
      <w:ins w:id="318" w:author="Sebastian Łuczak" w:date="2011-09-03T09:33:00Z">
        <w:r w:rsidRPr="00450780">
          <w:rPr>
            <w:lang w:val="en-US"/>
          </w:rPr>
          <w:t xml:space="preserve">POJO – Plain Old Java Object </w:t>
        </w:r>
      </w:ins>
    </w:p>
    <w:p w:rsidR="0092320C" w:rsidRPr="00450780" w:rsidRDefault="0092320C" w:rsidP="0092320C">
      <w:pPr>
        <w:pStyle w:val="NormalnyIn"/>
        <w:rPr>
          <w:ins w:id="319" w:author="Sebastian Łuczak" w:date="2011-08-31T23:45:00Z"/>
          <w:lang w:val="en-US"/>
        </w:rPr>
      </w:pPr>
      <w:ins w:id="320" w:author="Sebastian Łuczak" w:date="2011-09-03T09:33:00Z">
        <w:r w:rsidRPr="00450780">
          <w:rPr>
            <w:lang w:val="en-US"/>
          </w:rPr>
          <w:t xml:space="preserve">QBE – Query By Example </w:t>
        </w:r>
      </w:ins>
    </w:p>
    <w:p w:rsidR="008A15B2" w:rsidRPr="00450780" w:rsidRDefault="00AA0B00" w:rsidP="00AA0B00">
      <w:pPr>
        <w:pStyle w:val="NormalnyIn"/>
        <w:rPr>
          <w:ins w:id="321" w:author="Sebastian Łuczak" w:date="2011-08-31T23:45:00Z"/>
          <w:lang w:val="en-US"/>
        </w:rPr>
      </w:pPr>
      <w:del w:id="322" w:author="Sebastian Łuczak" w:date="2011-09-03T09:32:00Z">
        <w:r w:rsidRPr="00450780" w:rsidDel="0092320C">
          <w:rPr>
            <w:lang w:val="en-US"/>
          </w:rPr>
          <w:delText>y</w:delText>
        </w:r>
      </w:del>
      <w:ins w:id="323" w:author="Sebastian Łuczak" w:date="2011-08-31T23:45:00Z">
        <w:r w:rsidR="008A15B2" w:rsidRPr="00450780">
          <w:rPr>
            <w:lang w:val="en-US"/>
          </w:rPr>
          <w:t>REST – Representational State Transfer</w:t>
        </w:r>
      </w:ins>
    </w:p>
    <w:p w:rsidR="0092320C" w:rsidRDefault="0092320C" w:rsidP="0092320C">
      <w:pPr>
        <w:pStyle w:val="NormalnyIn"/>
        <w:rPr>
          <w:ins w:id="324" w:author="Sebastian Łuczak" w:date="2011-09-03T09:34:00Z"/>
          <w:lang w:val="en-US"/>
        </w:rPr>
      </w:pPr>
      <w:ins w:id="325" w:author="Sebastian Łuczak" w:date="2011-09-03T09:34:00Z">
        <w:r w:rsidRPr="000E4AD5">
          <w:rPr>
            <w:lang w:val="en-US"/>
          </w:rPr>
          <w:t>RFiD – Radio Frequency Identification</w:t>
        </w:r>
      </w:ins>
    </w:p>
    <w:p w:rsidR="0092320C" w:rsidRPr="00450780" w:rsidRDefault="0092320C" w:rsidP="0092320C">
      <w:pPr>
        <w:pStyle w:val="NormalnyIn"/>
        <w:rPr>
          <w:ins w:id="326" w:author="Sebastian Łuczak" w:date="2011-09-03T09:32:00Z"/>
          <w:lang w:val="en-US"/>
        </w:rPr>
      </w:pPr>
      <w:ins w:id="327" w:author="Sebastian Łuczak" w:date="2011-09-03T09:32:00Z">
        <w:r w:rsidRPr="00450780">
          <w:rPr>
            <w:lang w:val="en-US"/>
          </w:rPr>
          <w:t>SDK – Software Development Kit</w:t>
        </w:r>
      </w:ins>
    </w:p>
    <w:p w:rsidR="0092320C" w:rsidRDefault="0092320C" w:rsidP="0092320C">
      <w:pPr>
        <w:pStyle w:val="NormalnyIn"/>
        <w:rPr>
          <w:ins w:id="328" w:author="Sebastian Łuczak" w:date="2011-09-03T09:33:00Z"/>
          <w:lang w:val="en-US"/>
        </w:rPr>
      </w:pPr>
      <w:ins w:id="329" w:author="Sebastian Łuczak" w:date="2011-09-03T09:32:00Z">
        <w:r w:rsidRPr="00450780">
          <w:rPr>
            <w:lang w:val="en-US"/>
          </w:rPr>
          <w:t>SHA – Secure Hash Algorithm</w:t>
        </w:r>
      </w:ins>
    </w:p>
    <w:p w:rsidR="0092320C" w:rsidRPr="00450780" w:rsidRDefault="0092320C" w:rsidP="0092320C">
      <w:pPr>
        <w:pStyle w:val="NormalnyIn"/>
        <w:rPr>
          <w:ins w:id="330" w:author="Sebastian Łuczak" w:date="2011-09-03T09:33:00Z"/>
          <w:lang w:val="en-US"/>
        </w:rPr>
      </w:pPr>
      <w:ins w:id="331" w:author="Sebastian Łuczak" w:date="2011-09-03T09:33:00Z">
        <w:r w:rsidRPr="00450780">
          <w:rPr>
            <w:lang w:val="en-US"/>
          </w:rPr>
          <w:t xml:space="preserve">SQL – Structured Query Language </w:t>
        </w:r>
      </w:ins>
    </w:p>
    <w:p w:rsidR="0092320C" w:rsidRDefault="0092320C" w:rsidP="0092320C">
      <w:pPr>
        <w:pStyle w:val="NormalnyIn"/>
        <w:rPr>
          <w:ins w:id="332" w:author="Sebastian Łuczak" w:date="2011-09-03T09:32:00Z"/>
          <w:lang w:val="en-US"/>
        </w:rPr>
      </w:pPr>
      <w:ins w:id="333" w:author="Sebastian Łuczak" w:date="2011-09-03T09:33:00Z">
        <w:r w:rsidRPr="00450780">
          <w:rPr>
            <w:lang w:val="en-US"/>
          </w:rPr>
          <w:t>SOAP – Simple Object Access Protocol</w:t>
        </w:r>
      </w:ins>
    </w:p>
    <w:p w:rsidR="0092320C" w:rsidRDefault="00144CF8" w:rsidP="0092320C">
      <w:pPr>
        <w:pStyle w:val="NormalnyIn"/>
        <w:rPr>
          <w:ins w:id="334" w:author="Sebastian Łuczak" w:date="2011-09-03T09:32:00Z"/>
          <w:lang w:val="en-US"/>
        </w:rPr>
      </w:pPr>
      <w:del w:id="335" w:author="Sebastian Łuczak" w:date="2011-09-03T09:31:00Z">
        <w:r w:rsidRPr="00450780" w:rsidDel="0092320C">
          <w:rPr>
            <w:lang w:val="en-US"/>
          </w:rPr>
          <w:delText>y</w:delText>
        </w:r>
      </w:del>
      <w:ins w:id="336" w:author="Sebastian Łuczak" w:date="2011-08-31T23:45:00Z">
        <w:r w:rsidR="008A15B2" w:rsidRPr="00450780">
          <w:rPr>
            <w:lang w:val="en-US"/>
          </w:rPr>
          <w:t>URI – Uniform Resource Identifier</w:t>
        </w:r>
      </w:ins>
    </w:p>
    <w:p w:rsidR="0092320C" w:rsidRDefault="0092320C" w:rsidP="0092320C">
      <w:pPr>
        <w:pStyle w:val="NormalnyIn"/>
        <w:rPr>
          <w:ins w:id="337" w:author="Sebastian Łuczak" w:date="2011-09-03T09:32:00Z"/>
          <w:lang w:val="en-US"/>
        </w:rPr>
      </w:pPr>
      <w:ins w:id="338" w:author="Sebastian Łuczak" w:date="2011-09-03T09:32:00Z">
        <w:r w:rsidRPr="00450780">
          <w:rPr>
            <w:lang w:val="en-US"/>
          </w:rPr>
          <w:t>WWW – World Wide Web</w:t>
        </w:r>
      </w:ins>
    </w:p>
    <w:p w:rsidR="0092320C" w:rsidRDefault="0092320C" w:rsidP="0092320C">
      <w:pPr>
        <w:pStyle w:val="NormalnyIn"/>
        <w:rPr>
          <w:ins w:id="339" w:author="Sebastian Łuczak" w:date="2011-09-03T09:32:00Z"/>
          <w:lang w:val="en-US"/>
        </w:rPr>
      </w:pPr>
      <w:ins w:id="340" w:author="Sebastian Łuczak" w:date="2011-09-03T09:32:00Z">
        <w:r w:rsidRPr="00450780">
          <w:rPr>
            <w:lang w:val="en-US"/>
          </w:rPr>
          <w:t xml:space="preserve">XML – </w:t>
        </w:r>
        <w:proofErr w:type="spellStart"/>
        <w:r w:rsidRPr="00450780">
          <w:rPr>
            <w:lang w:val="en-US"/>
          </w:rPr>
          <w:t>eXtesible</w:t>
        </w:r>
        <w:proofErr w:type="spellEnd"/>
        <w:r w:rsidRPr="00450780">
          <w:rPr>
            <w:lang w:val="en-US"/>
          </w:rPr>
          <w:t xml:space="preserve"> Markup Language </w:t>
        </w:r>
      </w:ins>
    </w:p>
    <w:p w:rsidR="006069A2" w:rsidRPr="0092320C" w:rsidRDefault="00AA0B00" w:rsidP="00AA0B00">
      <w:pPr>
        <w:pStyle w:val="NormalnyIn"/>
        <w:rPr>
          <w:rFonts w:eastAsiaTheme="majorEastAsia" w:cstheme="majorBidi"/>
          <w:b/>
          <w:bCs/>
          <w:caps/>
          <w:sz w:val="32"/>
          <w:szCs w:val="28"/>
          <w:lang w:val="en-US"/>
          <w:rPrChange w:id="341" w:author="Sebastian Łuczak" w:date="2011-09-03T09:30:00Z">
            <w:rPr>
              <w:rFonts w:eastAsiaTheme="majorEastAsia" w:cstheme="majorBidi"/>
              <w:b/>
              <w:bCs/>
              <w:caps/>
              <w:sz w:val="32"/>
              <w:szCs w:val="28"/>
            </w:rPr>
          </w:rPrChange>
        </w:rPr>
      </w:pPr>
      <w:del w:id="342" w:author="Sebastian Łuczak" w:date="2011-09-03T09:32:00Z">
        <w:r w:rsidRPr="00450780" w:rsidDel="0092320C">
          <w:rPr>
            <w:lang w:val="en-US"/>
          </w:rPr>
          <w:delText>Object</w:delText>
        </w:r>
      </w:del>
      <w:del w:id="343" w:author="Sebastian Łuczak" w:date="2011-09-03T09:31:00Z">
        <w:r w:rsidRPr="00450780" w:rsidDel="0092320C">
          <w:rPr>
            <w:lang w:val="en-US"/>
          </w:rPr>
          <w:delText>Environment</w:delText>
        </w:r>
      </w:del>
      <w:del w:id="344" w:author="Sebastian Łuczak" w:date="2011-09-03T09:32:00Z">
        <w:r w:rsidRPr="00450780" w:rsidDel="0092320C">
          <w:rPr>
            <w:lang w:val="en-US"/>
          </w:rPr>
          <w:delText>Algorithm</w:delText>
        </w:r>
        <w:r w:rsidR="0004201B" w:rsidRPr="0004201B">
          <w:rPr>
            <w:lang w:val="en-US"/>
            <w:rPrChange w:id="345" w:author="Sebastian Łuczak" w:date="2011-09-03T09:30:00Z">
              <w:rPr/>
            </w:rPrChange>
          </w:rPr>
          <w:delText>Standard</w:delText>
        </w:r>
      </w:del>
      <w:r w:rsidR="0004201B" w:rsidRPr="0004201B">
        <w:rPr>
          <w:lang w:val="en-US"/>
          <w:rPrChange w:id="346" w:author="Sebastian Łuczak" w:date="2011-09-03T09:30:00Z">
            <w:rPr/>
          </w:rPrChange>
        </w:rPr>
        <w:br w:type="page"/>
      </w:r>
    </w:p>
    <w:p w:rsidR="00554649" w:rsidRDefault="003D1A88" w:rsidP="00405483">
      <w:pPr>
        <w:pStyle w:val="Nagwek1"/>
      </w:pPr>
      <w:bookmarkStart w:id="347" w:name="_Toc302765112"/>
      <w:r>
        <w:lastRenderedPageBreak/>
        <w:t>Wstęp</w:t>
      </w:r>
      <w:bookmarkEnd w:id="347"/>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obowiązków. Chociaż stacjonarne rozwiązania ulokowane w budynkach istnieją i funkcjonują już od bardzo wielu lat, to wciąż nierozwiązanym problemem jest możliwość nieinwazyjnego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FE20C0">
        <w:t>dowiedzenie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 xml:space="preserve">wielu globalnych potentatów rynku IT, w tym Google, Nokia, Samsung czy też </w:t>
      </w:r>
      <w:proofErr w:type="spellStart"/>
      <w:r>
        <w:t>AT&amp;T</w:t>
      </w:r>
      <w:proofErr w:type="spellEnd"/>
      <w:r>
        <w: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8" w:name="_Toc302765113"/>
      <w:r>
        <w:lastRenderedPageBreak/>
        <w:t>Cel i zakres pracy</w:t>
      </w:r>
      <w:bookmarkEnd w:id="348"/>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9" w:author="Sebastian Łuczak" w:date="2011-08-31T19:55:00Z">
        <w:r w:rsidR="001870F4">
          <w:t xml:space="preserve">użyciu </w:t>
        </w:r>
      </w:ins>
      <w:r>
        <w:t>infrastruktur</w:t>
      </w:r>
      <w:del w:id="350" w:author="Sebastian Łuczak" w:date="2011-09-02T10:10:00Z">
        <w:r w:rsidDel="0047406E">
          <w:delText>z</w:delText>
        </w:r>
      </w:del>
      <w:ins w:id="351" w:author="Sebastian Łuczak" w:date="2011-08-31T19:55:00Z">
        <w:r w:rsidR="001870F4">
          <w:t>y</w:t>
        </w:r>
      </w:ins>
      <w:del w:id="352" w:author="Sebastian Łuczak" w:date="2011-08-31T19:55:00Z">
        <w:r w:rsidDel="001870F4">
          <w:delText>e</w:delText>
        </w:r>
      </w:del>
      <w:r>
        <w:t xml:space="preserve"> telefonii </w:t>
      </w:r>
      <w:r w:rsidR="0084468B">
        <w:t>3G</w:t>
      </w:r>
      <w:r>
        <w:t>, oraz złożone</w:t>
      </w:r>
      <w:ins w:id="353" w:author="Sebastian Łuczak" w:date="2011-08-31T19:55:00Z">
        <w:r w:rsidR="001870F4">
          <w:t>go</w:t>
        </w:r>
      </w:ins>
      <w:del w:id="354" w:author="Sebastian Łuczak" w:date="2011-08-31T19:55:00Z">
        <w:r w:rsidDel="001870F4">
          <w:delText>mu</w:delText>
        </w:r>
      </w:del>
      <w:r>
        <w:t xml:space="preserve"> system</w:t>
      </w:r>
      <w:ins w:id="355" w:author="Sebastian Łuczak" w:date="2011-08-31T19:55:00Z">
        <w:r w:rsidR="001870F4">
          <w:t>u</w:t>
        </w:r>
      </w:ins>
      <w:del w:id="356"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57"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w:t>
      </w:r>
      <w:r w:rsidR="005662DC">
        <w:t xml:space="preserve"> (ang. </w:t>
      </w:r>
      <w:ins w:id="358" w:author="Sebastian Łuczak" w:date="2011-08-31T23:45:00Z">
        <w:r w:rsidR="0004201B" w:rsidRPr="0004201B">
          <w:rPr>
            <w:i/>
            <w:rPrChange w:id="359" w:author="Sebastian Łuczak" w:date="2011-08-31T23:45:00Z">
              <w:rPr>
                <w:color w:val="0000FF"/>
                <w:u w:val="single"/>
              </w:rPr>
            </w:rPrChange>
          </w:rPr>
          <w:t xml:space="preserve">Radio </w:t>
        </w:r>
        <w:proofErr w:type="spellStart"/>
        <w:r w:rsidR="0004201B" w:rsidRPr="0004201B">
          <w:rPr>
            <w:i/>
            <w:rPrChange w:id="360" w:author="Sebastian Łuczak" w:date="2011-08-31T23:45:00Z">
              <w:rPr>
                <w:color w:val="0000FF"/>
                <w:u w:val="single"/>
              </w:rPr>
            </w:rPrChange>
          </w:rPr>
          <w:t>Frequency</w:t>
        </w:r>
        <w:proofErr w:type="spellEnd"/>
        <w:r w:rsidR="0004201B" w:rsidRPr="0004201B">
          <w:rPr>
            <w:i/>
            <w:rPrChange w:id="361" w:author="Sebastian Łuczak" w:date="2011-08-31T23:45:00Z">
              <w:rPr>
                <w:color w:val="0000FF"/>
                <w:u w:val="single"/>
              </w:rPr>
            </w:rPrChange>
          </w:rPr>
          <w:t xml:space="preserve"> </w:t>
        </w:r>
        <w:proofErr w:type="spellStart"/>
        <w:r w:rsidR="0004201B" w:rsidRPr="0004201B">
          <w:rPr>
            <w:i/>
            <w:rPrChange w:id="362" w:author="Sebastian Łuczak" w:date="2011-08-31T23:45:00Z">
              <w:rPr>
                <w:color w:val="0000FF"/>
                <w:u w:val="single"/>
              </w:rPr>
            </w:rPrChange>
          </w:rPr>
          <w:t>Identification</w:t>
        </w:r>
      </w:ins>
      <w:proofErr w:type="spellEnd"/>
      <w:del w:id="363" w:author="Sebastian Łuczak" w:date="2011-09-03T10:19:00Z">
        <w:r w:rsidR="005662DC" w:rsidDel="000A530A">
          <w:delText xml:space="preserve"> </w:delText>
        </w:r>
      </w:del>
      <w:r w:rsidR="005662DC">
        <w:t>)</w:t>
      </w:r>
      <w:ins w:id="364" w:author="Sebastian Łuczak" w:date="2011-09-03T10:19:00Z">
        <w:r w:rsidR="000A530A" w:rsidRPr="000A530A">
          <w:t xml:space="preserve"> </w:t>
        </w:r>
        <w:r w:rsidR="000A530A">
          <w:t>i kart zbliżeniowych</w:t>
        </w:r>
      </w:ins>
      <w:del w:id="365" w:author="Sebastian Łuczak" w:date="2011-09-03T10:19:00Z">
        <w:r w:rsidDel="000A530A">
          <w:delText xml:space="preserve"> i kart zbliżeniowych</w:delText>
        </w:r>
      </w:del>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del w:id="366" w:author="Sebastian Łuczak" w:date="2011-09-03T10:19:00Z">
        <w:r w:rsidR="00AA0B00" w:rsidDel="000A530A">
          <w:delText xml:space="preserve">na </w:delText>
        </w:r>
      </w:del>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w:t>
      </w:r>
      <w:del w:id="367" w:author="Sebastian Łuczak" w:date="2011-09-03T10:19:00Z">
        <w:r w:rsidR="008D295D" w:rsidDel="008D4F3D">
          <w:delText>,</w:delText>
        </w:r>
      </w:del>
      <w:r w:rsidR="008D295D">
        <w:t xml:space="preserve"> </w:t>
      </w:r>
      <w:r w:rsidR="008E69FB">
        <w:t>oraz ich bezproblemowa</w:t>
      </w:r>
      <w:del w:id="368" w:author="Sebastian Łuczak" w:date="2011-09-03T10:20:00Z">
        <w:r w:rsidR="008E69FB" w:rsidDel="008D4F3D">
          <w:delText xml:space="preserve"> </w:delText>
        </w:r>
      </w:del>
      <w:ins w:id="369" w:author="Sebastian Łuczak" w:date="2011-09-03T10:20:00Z">
        <w:r w:rsidR="008D4F3D">
          <w:t xml:space="preserve">, nie wymagająca żadnych narzędzi i ingerencji w otoczenie, </w:t>
        </w:r>
      </w:ins>
      <w:r w:rsidR="008E69FB">
        <w:t>instalacja u kontrahentów</w:t>
      </w:r>
      <w:ins w:id="370" w:author="Sebastian Łuczak" w:date="2011-09-03T10:20:00Z">
        <w:r w:rsidR="008D4F3D">
          <w:t xml:space="preserve">. </w:t>
        </w:r>
      </w:ins>
      <w:del w:id="371" w:author="Sebastian Łuczak" w:date="2011-09-03T10:20:00Z">
        <w:r w:rsidR="008E69FB" w:rsidDel="008D4F3D">
          <w:delText>, nie wymagająca żadnych narzędzi i ingerencji w otoczenie, a</w:delText>
        </w:r>
      </w:del>
      <w:ins w:id="372" w:author="Sebastian Łuczak" w:date="2011-09-03T10:20:00Z">
        <w:r w:rsidR="008D4F3D">
          <w:t>Istotnym jest również</w:t>
        </w:r>
      </w:ins>
      <w:del w:id="373" w:author="Sebastian Łuczak" w:date="2011-09-03T10:20:00Z">
        <w:r w:rsidR="008E69FB" w:rsidDel="008D4F3D">
          <w:delText xml:space="preserve"> także</w:delText>
        </w:r>
      </w:del>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w:t>
      </w:r>
      <w:del w:id="374" w:author="Sebastian Łuczak" w:date="2011-09-03T10:21:00Z">
        <w:r w:rsidDel="00302B9B">
          <w:delText xml:space="preserve">dokonaliśmy </w:delText>
        </w:r>
      </w:del>
      <w:ins w:id="375" w:author="Sebastian Łuczak" w:date="2011-09-03T10:21:00Z">
        <w:r w:rsidR="00302B9B">
          <w:t xml:space="preserve">dokonany został </w:t>
        </w:r>
      </w:ins>
      <w:r>
        <w:t>podział</w:t>
      </w:r>
      <w:del w:id="376" w:author="Sebastian Łuczak" w:date="2011-09-03T10:21:00Z">
        <w:r w:rsidDel="00302B9B">
          <w:delText>u</w:delText>
        </w:r>
      </w:del>
      <w:r>
        <w:t xml:space="preserve">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77"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del w:id="378" w:author="Sebastian Łuczak" w:date="2011-09-03T10:21:00Z">
        <w:r w:rsidR="0027176B" w:rsidRPr="0027176B" w:rsidDel="007F4F06">
          <w:delText xml:space="preserve"> </w:delText>
        </w:r>
      </w:del>
      <w:r w:rsidRPr="0027176B">
        <w:t xml:space="preserve"> </w:t>
      </w:r>
      <w:del w:id="379" w:author="Sebastian Łuczak" w:date="2011-09-03T10:21:00Z">
        <w:r w:rsidRPr="0027176B" w:rsidDel="007F4F06">
          <w:delText xml:space="preserve">nasze </w:delText>
        </w:r>
      </w:del>
      <w:del w:id="380" w:author="Sebastian Łuczak" w:date="2011-08-31T19:58:00Z">
        <w:r w:rsidRPr="0027176B" w:rsidDel="001870F4">
          <w:delText xml:space="preserve">rozwiązania </w:delText>
        </w:r>
      </w:del>
      <w:ins w:id="381" w:author="Sebastian Łuczak" w:date="2011-08-31T19:58:00Z">
        <w:r w:rsidR="001870F4">
          <w:t>ro</w:t>
        </w:r>
      </w:ins>
      <w:ins w:id="382" w:author="Sebastian Łuczak" w:date="2011-08-31T19:59:00Z">
        <w:r w:rsidR="001870F4">
          <w:t>zważania</w:t>
        </w:r>
      </w:ins>
      <w:ins w:id="383"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84" w:author="Sebastian Łuczak" w:date="2011-08-31T19:59:00Z">
        <w:r w:rsidR="0027176B" w:rsidDel="001870F4">
          <w:delText>a</w:delText>
        </w:r>
      </w:del>
      <w:r w:rsidR="0027176B">
        <w:t xml:space="preserve"> użycia kompletnego systemu</w:t>
      </w:r>
      <w:ins w:id="385" w:author="Sebastian Łuczak" w:date="2011-08-31T19:59:00Z">
        <w:r w:rsidR="001870F4">
          <w:t>, wraz z opisem zrealizowan</w:t>
        </w:r>
      </w:ins>
      <w:ins w:id="386" w:author="Sebastian Łuczak" w:date="2011-08-31T20:00:00Z">
        <w:r w:rsidR="001870F4">
          <w:t>ego oprogramowania</w:t>
        </w:r>
      </w:ins>
      <w:ins w:id="387" w:author="Sebastian Łuczak" w:date="2011-08-31T19:59:00Z">
        <w:r w:rsidR="001870F4">
          <w:t>.</w:t>
        </w:r>
      </w:ins>
      <w:del w:id="388"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89" w:name="_Toc302765114"/>
      <w:r>
        <w:lastRenderedPageBreak/>
        <w:t>Koncepcja pracy</w:t>
      </w:r>
      <w:bookmarkEnd w:id="389"/>
    </w:p>
    <w:p w:rsidR="001C38B6" w:rsidRDefault="001C38B6" w:rsidP="00C96310">
      <w:pPr>
        <w:pStyle w:val="Nagwek2"/>
      </w:pPr>
      <w:bookmarkStart w:id="390" w:name="_Toc302765115"/>
      <w:r>
        <w:t>Wstęp</w:t>
      </w:r>
      <w:bookmarkEnd w:id="390"/>
    </w:p>
    <w:p w:rsidR="003B10C3" w:rsidRDefault="001C38B6" w:rsidP="0082106B">
      <w:pPr>
        <w:pStyle w:val="NormalnyIn"/>
        <w:ind w:firstLine="0"/>
      </w:pPr>
      <w:r>
        <w:t>W poniższym rozdziale</w:t>
      </w:r>
      <w:del w:id="391" w:author="Sebastian Łuczak" w:date="2011-08-31T20:26:00Z">
        <w:r w:rsidR="00C227F5" w:rsidDel="0075610F">
          <w:delText>,</w:delText>
        </w:r>
      </w:del>
      <w:r>
        <w:t xml:space="preserve"> </w:t>
      </w:r>
      <w:del w:id="392" w:author="Sebastian Łuczak" w:date="2011-09-03T10:21:00Z">
        <w:r w:rsidDel="00392AF7">
          <w:delText xml:space="preserve">postaramy się </w:delText>
        </w:r>
      </w:del>
      <w:r>
        <w:t>przybliż</w:t>
      </w:r>
      <w:ins w:id="393" w:author="Sebastian Łuczak" w:date="2011-09-03T10:21:00Z">
        <w:r w:rsidR="00392AF7">
          <w:t>one zostaną</w:t>
        </w:r>
      </w:ins>
      <w:del w:id="394" w:author="Sebastian Łuczak" w:date="2011-09-03T10:21:00Z">
        <w:r w:rsidDel="00392AF7">
          <w:delText>yć</w:delText>
        </w:r>
      </w:del>
      <w:r>
        <w:t xml:space="preserve"> główne założenia</w:t>
      </w:r>
      <w:r w:rsidR="00A360D7">
        <w:t xml:space="preserve"> oraz</w:t>
      </w:r>
      <w:r>
        <w:t xml:space="preserve"> </w:t>
      </w:r>
      <w:r w:rsidR="00A360D7">
        <w:t>budow</w:t>
      </w:r>
      <w:ins w:id="395" w:author="Sebastian Łuczak" w:date="2011-09-03T10:22:00Z">
        <w:r w:rsidR="00392AF7">
          <w:t>a</w:t>
        </w:r>
      </w:ins>
      <w:del w:id="396" w:author="Sebastian Łuczak" w:date="2011-09-03T10:22:00Z">
        <w:r w:rsidR="00A360D7" w:rsidDel="00392AF7">
          <w:delText>ę</w:delText>
        </w:r>
      </w:del>
      <w:r w:rsidR="00A360D7">
        <w:t xml:space="preserve">  zaprojektowanego systemu.  </w:t>
      </w:r>
    </w:p>
    <w:p w:rsidR="009F0F70" w:rsidDel="001407C5" w:rsidRDefault="003B10C3" w:rsidP="001407C5">
      <w:pPr>
        <w:pStyle w:val="NormalnyIn"/>
        <w:rPr>
          <w:del w:id="397" w:author="Sebastian" w:date="2011-09-01T13:08:00Z"/>
        </w:rPr>
      </w:pPr>
      <w:r>
        <w:t xml:space="preserve">Głównym </w:t>
      </w:r>
      <w:del w:id="398" w:author="Sebastian Łuczak" w:date="2011-08-31T20:26:00Z">
        <w:r w:rsidDel="0075610F">
          <w:delText xml:space="preserve">jego </w:delText>
        </w:r>
      </w:del>
      <w:r w:rsidR="00A360D7">
        <w:t>zadanie</w:t>
      </w:r>
      <w:r w:rsidR="00C227F5">
        <w:t xml:space="preserve">m </w:t>
      </w:r>
      <w:ins w:id="399" w:author="Sebastian Łuczak" w:date="2011-08-31T20:27:00Z">
        <w:r w:rsidR="0075610F">
          <w:t xml:space="preserve">przezeń </w:t>
        </w:r>
      </w:ins>
      <w:ins w:id="400" w:author="Sebastian Łuczak" w:date="2011-08-31T20:26:00Z">
        <w:r w:rsidR="0075610F">
          <w:t>reali</w:t>
        </w:r>
      </w:ins>
      <w:ins w:id="401" w:author="Sebastian Łuczak" w:date="2011-08-31T20:27:00Z">
        <w:r w:rsidR="0075610F">
          <w:t xml:space="preserve">zowanym </w:t>
        </w:r>
      </w:ins>
      <w:r w:rsidR="00C227F5">
        <w:t>jest ułatwienie nadzoru</w:t>
      </w:r>
      <w:r w:rsidR="00A360D7">
        <w:t xml:space="preserve"> nad pracownikami mobilnymi</w:t>
      </w:r>
      <w:r w:rsidR="00C227F5">
        <w:t>,</w:t>
      </w:r>
      <w:ins w:id="402" w:author="Sebastian" w:date="2011-09-01T13:07:00Z">
        <w:r w:rsidR="001407C5">
          <w:t xml:space="preserve"> głównie poprzez umożliwienie</w:t>
        </w:r>
      </w:ins>
      <w:del w:id="403" w:author="Sebastian" w:date="2011-09-01T13:07:00Z">
        <w:r w:rsidR="00A360D7" w:rsidDel="001407C5">
          <w:delText xml:space="preserve"> jednocześnie umożliwiając</w:delText>
        </w:r>
      </w:del>
      <w:r w:rsidR="00A360D7">
        <w:t xml:space="preserve"> rzetelne</w:t>
      </w:r>
      <w:ins w:id="404" w:author="Sebastian" w:date="2011-09-01T13:07:00Z">
        <w:r w:rsidR="001407C5">
          <w:t>go</w:t>
        </w:r>
      </w:ins>
      <w:r w:rsidR="00A360D7">
        <w:t xml:space="preserve"> rozliczeni</w:t>
      </w:r>
      <w:ins w:id="405" w:author="Sebastian" w:date="2011-09-01T13:07:00Z">
        <w:r w:rsidR="001407C5">
          <w:t>a</w:t>
        </w:r>
      </w:ins>
      <w:del w:id="406" w:author="Sebastian" w:date="2011-09-01T13:07:00Z">
        <w:r w:rsidR="00A360D7" w:rsidDel="001407C5">
          <w:delText>e</w:delText>
        </w:r>
      </w:del>
      <w:r w:rsidR="00A360D7">
        <w:t xml:space="preserve"> ich czasu pracy</w:t>
      </w:r>
      <w:ins w:id="407" w:author="Sebastian" w:date="2011-09-01T13:07:00Z">
        <w:r w:rsidR="001407C5">
          <w:t>.</w:t>
        </w:r>
      </w:ins>
      <w:r w:rsidR="009F0F70">
        <w:t xml:space="preserve"> </w:t>
      </w:r>
      <w:del w:id="408" w:author="Sebastian" w:date="2011-09-01T13:07:00Z">
        <w:r w:rsidR="009F0F70" w:rsidDel="001407C5">
          <w:delText>i u</w:delText>
        </w:r>
      </w:del>
      <w:ins w:id="409" w:author="Sebastian" w:date="2011-09-01T13:07:00Z">
        <w:r w:rsidR="001407C5">
          <w:t>Celem  pobocznym</w:t>
        </w:r>
      </w:ins>
      <w:ins w:id="410" w:author="Sebastian Łuczak" w:date="2011-09-03T10:22:00Z">
        <w:r w:rsidR="00392AF7">
          <w:t>,</w:t>
        </w:r>
      </w:ins>
      <w:r w:rsidR="00C96310">
        <w:t xml:space="preserve"> </w:t>
      </w:r>
      <w:del w:id="411" w:author="Sebastian" w:date="2011-09-01T13:07:00Z">
        <w:r w:rsidR="009F0F70" w:rsidDel="001407C5">
          <w:delText xml:space="preserve">nikając </w:delText>
        </w:r>
      </w:del>
      <w:del w:id="412" w:author="Sebastian" w:date="2011-09-01T13:08:00Z">
        <w:r w:rsidR="009F0F70" w:rsidDel="001407C5">
          <w:delText xml:space="preserve">wymuszania </w:delText>
        </w:r>
      </w:del>
      <w:ins w:id="413" w:author="Sebastian" w:date="2011-09-01T13:08:00Z">
        <w:del w:id="414" w:author="Sebastian Łuczak" w:date="2011-09-03T10:22:00Z">
          <w:r w:rsidR="001407C5" w:rsidDel="00392AF7">
            <w:delText xml:space="preserve">było </w:delText>
          </w:r>
        </w:del>
        <w:r w:rsidR="001407C5">
          <w:t xml:space="preserve">maksymalne możliwe uproszczenie interfejsu użytkownika tak, aby </w:t>
        </w:r>
      </w:ins>
      <w:ins w:id="415" w:author="Sebastian" w:date="2011-09-01T13:09:00Z">
        <w:r w:rsidR="007E0A32">
          <w:t xml:space="preserve">system </w:t>
        </w:r>
      </w:ins>
      <w:ins w:id="416" w:author="Sebastian" w:date="2011-09-01T13:08:00Z">
        <w:r w:rsidR="001407C5">
          <w:t>nie był</w:t>
        </w:r>
      </w:ins>
      <w:ins w:id="417" w:author="Sebastian" w:date="2011-09-01T13:09:00Z">
        <w:r w:rsidR="007E0A32">
          <w:t xml:space="preserve"> </w:t>
        </w:r>
      </w:ins>
      <w:ins w:id="418" w:author="Sebastian" w:date="2011-09-01T13:08:00Z">
        <w:r w:rsidR="001407C5">
          <w:t>uciążliw</w:t>
        </w:r>
      </w:ins>
      <w:ins w:id="419" w:author="Sebastian" w:date="2011-09-01T13:09:00Z">
        <w:r w:rsidR="007E0A32">
          <w:t>y</w:t>
        </w:r>
      </w:ins>
      <w:ins w:id="420" w:author="Sebastian" w:date="2011-09-01T13:08:00Z">
        <w:r w:rsidR="001407C5">
          <w:t xml:space="preserve"> dla pracowników mobilnych.</w:t>
        </w:r>
      </w:ins>
      <w:del w:id="421"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22" w:author="Sebastian Łuczak" w:date="2011-08-31T20:27:00Z">
        <w:r w:rsidDel="004A73A0">
          <w:t xml:space="preserve"> </w:t>
        </w:r>
      </w:ins>
      <w:del w:id="423"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ins w:id="424" w:author="Sebastian Łuczak" w:date="2011-09-03T10:22:00Z">
        <w:r w:rsidR="00392AF7">
          <w:t>odnosi się d</w:t>
        </w:r>
      </w:ins>
      <w:del w:id="425" w:author="Sebastian Łuczak" w:date="2011-09-03T10:22:00Z">
        <w:r w:rsidR="00A360D7" w:rsidDel="00392AF7">
          <w:delText xml:space="preserve">mówimy </w:delText>
        </w:r>
      </w:del>
      <w:r w:rsidR="00A360D7">
        <w:t>o stałej lokalizacji pracowników i ich dużej liczbie</w:t>
      </w:r>
      <w:r w:rsidR="003B10C3">
        <w:t xml:space="preserve"> </w:t>
      </w:r>
      <w:del w:id="426" w:author="Sebastian Łuczak" w:date="2011-09-03T10:23:00Z">
        <w:r w:rsidR="003B10C3" w:rsidDel="00392AF7">
          <w:delText xml:space="preserve">– </w:delText>
        </w:r>
      </w:del>
      <w:ins w:id="427" w:author="Sebastian Łuczak" w:date="2011-09-03T10:23:00Z">
        <w:r w:rsidR="00392AF7">
          <w:t xml:space="preserve">na przykład </w:t>
        </w:r>
      </w:ins>
      <w:r w:rsidR="003B10C3">
        <w:t>biur</w:t>
      </w:r>
      <w:del w:id="428" w:author="Sebastian Łuczak" w:date="2011-09-03T10:23:00Z">
        <w:r w:rsidR="003B10C3" w:rsidDel="00392AF7">
          <w:delText>ach</w:delText>
        </w:r>
      </w:del>
      <w:r w:rsidR="003B10C3">
        <w:t>, serwis</w:t>
      </w:r>
      <w:ins w:id="429" w:author="Sebastian Łuczak" w:date="2011-09-03T10:23:00Z">
        <w:r w:rsidR="00392AF7">
          <w:t>ów</w:t>
        </w:r>
      </w:ins>
      <w:del w:id="430" w:author="Sebastian Łuczak" w:date="2011-09-03T10:23:00Z">
        <w:r w:rsidR="003B10C3" w:rsidDel="00392AF7">
          <w:delText>ach</w:delText>
        </w:r>
      </w:del>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31" w:author="Maciek" w:date="2011-09-01T23:06:00Z"/>
        </w:rPr>
      </w:pPr>
      <w:r>
        <w:t xml:space="preserve">W </w:t>
      </w:r>
      <w:r w:rsidR="006E2FB8">
        <w:t xml:space="preserve">proponowanym </w:t>
      </w:r>
      <w:r w:rsidR="003B10C3">
        <w:t xml:space="preserve">scenariuszu </w:t>
      </w:r>
      <w:r>
        <w:t xml:space="preserve">czytnikiem jest telefon, a zatem urządzenie w które </w:t>
      </w:r>
      <w:ins w:id="432" w:author="Sebastian Łuczak" w:date="2011-09-01T00:30:00Z">
        <w:r w:rsidR="006B023F">
          <w:t xml:space="preserve">w dzisiejszych czasach </w:t>
        </w:r>
      </w:ins>
      <w:del w:id="433"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434"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04201B" w:rsidRPr="0004201B">
        <w:rPr>
          <w:rPrChange w:id="435" w:author="Sebastian Łuczak" w:date="2011-09-03T10:24:00Z">
            <w:rPr>
              <w:highlight w:val="green"/>
            </w:rPr>
          </w:rPrChange>
        </w:rPr>
        <w:t xml:space="preserve">(0.44$ za sztukę przy zakupie 1000-4999 sztuk </w:t>
      </w:r>
      <w:sdt>
        <w:sdtPr>
          <w:id w:val="6237142"/>
          <w:citation/>
        </w:sdtPr>
        <w:sdtContent>
          <w:r w:rsidR="0004201B" w:rsidRPr="0004201B">
            <w:rPr>
              <w:rPrChange w:id="436" w:author="Sebastian Łuczak" w:date="2011-09-03T10:24:00Z">
                <w:rPr>
                  <w:highlight w:val="green"/>
                </w:rPr>
              </w:rPrChange>
            </w:rPr>
            <w:fldChar w:fldCharType="begin"/>
          </w:r>
          <w:r w:rsidR="0004201B" w:rsidRPr="0004201B">
            <w:rPr>
              <w:rPrChange w:id="437" w:author="Sebastian Łuczak" w:date="2011-09-03T10:24:00Z">
                <w:rPr>
                  <w:highlight w:val="green"/>
                </w:rPr>
              </w:rPrChange>
            </w:rPr>
            <w:instrText xml:space="preserve"> CITATION Str11 \l 1045 </w:instrText>
          </w:r>
          <w:r w:rsidR="0004201B" w:rsidRPr="0004201B">
            <w:rPr>
              <w:rPrChange w:id="438" w:author="Sebastian Łuczak" w:date="2011-09-03T10:24:00Z">
                <w:rPr>
                  <w:highlight w:val="green"/>
                </w:rPr>
              </w:rPrChange>
            </w:rPr>
            <w:fldChar w:fldCharType="separate"/>
          </w:r>
          <w:r w:rsidR="00D72407">
            <w:rPr>
              <w:noProof/>
            </w:rPr>
            <w:t>[1]</w:t>
          </w:r>
          <w:r w:rsidR="0004201B" w:rsidRPr="0004201B">
            <w:rPr>
              <w:rPrChange w:id="439" w:author="Sebastian Łuczak" w:date="2011-09-03T10:24:00Z">
                <w:rPr>
                  <w:highlight w:val="green"/>
                </w:rPr>
              </w:rPrChange>
            </w:rPr>
            <w:fldChar w:fldCharType="end"/>
          </w:r>
        </w:sdtContent>
      </w:sdt>
      <w:del w:id="440" w:author="Sebastian Łuczak" w:date="2011-08-31T20:28:00Z">
        <w:r w:rsidR="0004201B" w:rsidRPr="0004201B">
          <w:rPr>
            <w:rPrChange w:id="441" w:author="Sebastian Łuczak" w:date="2011-09-03T10:24:00Z">
              <w:rPr>
                <w:highlight w:val="green"/>
              </w:rPr>
            </w:rPrChange>
          </w:rPr>
          <w:delText xml:space="preserve"> </w:delText>
        </w:r>
      </w:del>
      <w:r w:rsidR="0004201B" w:rsidRPr="0004201B">
        <w:rPr>
          <w:rPrChange w:id="442" w:author="Sebastian Łuczak" w:date="2011-09-03T10:24:00Z">
            <w:rPr>
              <w:highlight w:val="green"/>
            </w:rPr>
          </w:rPrChange>
        </w:rPr>
        <w:t>).</w:t>
      </w:r>
      <w:r w:rsidR="003D4D93">
        <w:t xml:space="preserve"> Ostatni element generujący dodatkowe koszty, czyli kablow</w:t>
      </w:r>
      <w:ins w:id="443" w:author="Sebastian Łuczak" w:date="2011-09-03T10:24:00Z">
        <w:r w:rsidR="00920BFF">
          <w:t>a</w:t>
        </w:r>
      </w:ins>
      <w:del w:id="444" w:author="Sebastian Łuczak" w:date="2011-09-03T10:24:00Z">
        <w:r w:rsidR="003D4D93" w:rsidDel="00920BFF">
          <w:delText>ą</w:delText>
        </w:r>
      </w:del>
      <w:r w:rsidR="003D4D93">
        <w:t xml:space="preserve"> infrastruktur</w:t>
      </w:r>
      <w:ins w:id="445" w:author="Sebastian Łuczak" w:date="2011-09-03T10:24:00Z">
        <w:r w:rsidR="00920BFF">
          <w:t>a</w:t>
        </w:r>
      </w:ins>
      <w:del w:id="446" w:author="Sebastian Łuczak" w:date="2011-09-03T10:24:00Z">
        <w:r w:rsidR="003D4D93" w:rsidDel="00920BFF">
          <w:delText>ę</w:delText>
        </w:r>
      </w:del>
      <w:r w:rsidR="003D4D93">
        <w:t xml:space="preserve">, </w:t>
      </w:r>
      <w:del w:id="447" w:author="Sebastian Łuczak" w:date="2011-09-03T10:24:00Z">
        <w:r w:rsidR="003D4D93" w:rsidDel="00920BFF">
          <w:delText xml:space="preserve">zastępujemy </w:delText>
        </w:r>
      </w:del>
      <w:ins w:id="448" w:author="Sebastian Łuczak" w:date="2011-09-03T10:24:00Z">
        <w:r w:rsidR="00920BFF">
          <w:t xml:space="preserve">zastąpiona jest </w:t>
        </w:r>
      </w:ins>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ins w:id="449" w:author="Sebastian Łuczak" w:date="2011-09-03T10:24:00Z">
        <w:r w:rsidR="00920BFF">
          <w:t xml:space="preserve"> </w:t>
        </w:r>
      </w:ins>
      <w:del w:id="450" w:author="Sebastian Łuczak" w:date="2011-09-03T10:24:00Z">
        <w:r w:rsidR="00F67A8C" w:rsidDel="00920BFF">
          <w:delText xml:space="preserve"> </w:delText>
        </w:r>
      </w:del>
      <w:del w:id="451" w:author="Maciek" w:date="2011-09-02T23:04:00Z">
        <w:r w:rsidR="006E2FB8" w:rsidDel="006E2FB8">
          <w:delText>zmienia się</w:delText>
        </w:r>
        <w:r w:rsidR="00F67A8C" w:rsidDel="006E2FB8">
          <w:delText xml:space="preserve"> rozkład kosztów</w:delText>
        </w:r>
      </w:del>
      <w:ins w:id="452" w:author="Maciek" w:date="2011-09-02T23:04:00Z">
        <w:del w:id="453" w:author="Sebastian Łuczak" w:date="2011-09-03T10:24:00Z">
          <w:r w:rsidR="006E2FB8" w:rsidDel="00920BFF">
            <w:delText xml:space="preserve">kosztów </w:delText>
          </w:r>
        </w:del>
        <w:del w:id="454" w:author="Sebastian Łuczak" w:date="2011-09-03T10:25:00Z">
          <w:r w:rsidR="006E2FB8" w:rsidDel="009346A8">
            <w:delText>obniżają się</w:delText>
          </w:r>
        </w:del>
      </w:ins>
      <w:ins w:id="455" w:author="Sebastian Łuczak" w:date="2011-09-03T10:25:00Z">
        <w:r w:rsidR="009346A8">
          <w:t>obniżone zostają</w:t>
        </w:r>
      </w:ins>
      <w:ins w:id="456" w:author="Maciek" w:date="2011-09-02T23:04:00Z">
        <w:r w:rsidR="006E2FB8">
          <w:t xml:space="preserve"> koszty</w:t>
        </w:r>
      </w:ins>
      <w:del w:id="457" w:author="Maciek" w:date="2011-09-02T23:04:00Z">
        <w:r w:rsidR="00F67A8C" w:rsidDel="006E2FB8">
          <w:delText xml:space="preserve"> i </w:delText>
        </w:r>
        <w:r w:rsidR="006E2FB8" w:rsidDel="006E2FB8">
          <w:delText>zostają one obniżone</w:delText>
        </w:r>
      </w:del>
      <w:r w:rsidR="001F4A28">
        <w:t>, jednocześnie osiągając efekt niedostępny wcześniej, czyli możliwość precyzyjnego określenia czasu pracy pracowników rozproszonych poza siedzibą firmy.</w:t>
      </w:r>
    </w:p>
    <w:p w:rsidR="00676162" w:rsidRDefault="00676162" w:rsidP="00676162">
      <w:pPr>
        <w:pStyle w:val="NormalnyIn"/>
        <w:rPr>
          <w:ins w:id="458" w:author="Maciek" w:date="2011-09-01T23:06:00Z"/>
        </w:rPr>
      </w:pPr>
      <w:ins w:id="459" w:author="Maciek" w:date="2011-09-01T23:06:00Z">
        <w:r>
          <w:t>Dopełnieniem całości systemu jest specjalne oprogramowanie łączące telefon komórkowy z aplikacjami serwerowymi</w:t>
        </w:r>
        <w:del w:id="460" w:author="Sebastian Łuczak" w:date="2011-09-03T10:25:00Z">
          <w:r w:rsidDel="006659C7">
            <w:delText>,</w:delText>
          </w:r>
        </w:del>
      </w:ins>
      <w:ins w:id="461" w:author="Sebastian Łuczak" w:date="2011-09-03T10:25:00Z">
        <w:r w:rsidR="006659C7">
          <w:t>.</w:t>
        </w:r>
      </w:ins>
      <w:ins w:id="462" w:author="Maciek" w:date="2011-09-01T23:06:00Z">
        <w:r>
          <w:t xml:space="preserve">  Dzięki niemu </w:t>
        </w:r>
        <w:del w:id="463" w:author="Sebastian Łuczak" w:date="2011-09-03T10:25:00Z">
          <w:r w:rsidDel="006659C7">
            <w:delText xml:space="preserve">jest </w:delText>
          </w:r>
        </w:del>
        <w:r>
          <w:t xml:space="preserve">możliwe </w:t>
        </w:r>
      </w:ins>
      <w:ins w:id="464" w:author="Sebastian Łuczak" w:date="2011-09-03T10:25:00Z">
        <w:r w:rsidR="006659C7">
          <w:t xml:space="preserve">jest </w:t>
        </w:r>
      </w:ins>
      <w:ins w:id="465" w:author="Maciek" w:date="2011-09-01T23:06:00Z">
        <w:del w:id="466" w:author="Sebastian Łuczak" w:date="2011-09-03T10:25:00Z">
          <w:r w:rsidDel="00EC25A9">
            <w:delText>tworzenie</w:delText>
          </w:r>
        </w:del>
      </w:ins>
      <w:ins w:id="467" w:author="Sebastian Łuczak" w:date="2011-09-03T10:25:00Z">
        <w:r w:rsidR="00EC25A9">
          <w:t>zgłaszanie</w:t>
        </w:r>
      </w:ins>
      <w:ins w:id="468" w:author="Maciek" w:date="2011-09-01T23:06:00Z">
        <w:del w:id="469" w:author="Sebastian Łuczak" w:date="2011-09-03T10:25:00Z">
          <w:r w:rsidDel="006659C7">
            <w:delText xml:space="preserve"> </w:delText>
          </w:r>
        </w:del>
        <w:r>
          <w:t xml:space="preserve"> </w:t>
        </w:r>
        <w:del w:id="470" w:author="Sebastian Łuczak" w:date="2011-09-03T10:25:00Z">
          <w:r w:rsidDel="00171E7F">
            <w:delText>zdar</w:delText>
          </w:r>
          <w:r w:rsidR="006E2FB8" w:rsidDel="00171E7F">
            <w:delText>zeń</w:delText>
          </w:r>
        </w:del>
      </w:ins>
      <w:ins w:id="471" w:author="Sebastian Łuczak" w:date="2011-09-03T10:25:00Z">
        <w:r w:rsidR="00171E7F">
          <w:t>zleceń</w:t>
        </w:r>
      </w:ins>
      <w:ins w:id="472" w:author="Maciek" w:date="2011-09-01T23:06:00Z">
        <w:r w:rsidR="006E2FB8">
          <w:t xml:space="preserve"> oraz ich obsługa. Stworzony</w:t>
        </w:r>
      </w:ins>
      <w:ins w:id="473" w:author="Maciek" w:date="2011-09-02T23:05:00Z">
        <w:r w:rsidR="006E2FB8">
          <w:t xml:space="preserve"> </w:t>
        </w:r>
      </w:ins>
      <w:ins w:id="474" w:author="Maciek" w:date="2011-09-01T23:06:00Z">
        <w:r>
          <w:t>portal administracyjny pozwala na bieżące administrowanie systemem oraz wgląd do danych zgromadzonych w bazie danych.</w:t>
        </w:r>
        <w:del w:id="475" w:author="Sebastian Łuczak" w:date="2011-09-03T10:26:00Z">
          <w:r w:rsidDel="003140FF">
            <w:delText xml:space="preserve">   </w:delText>
          </w:r>
        </w:del>
      </w:ins>
    </w:p>
    <w:p w:rsidR="00A4683B" w:rsidDel="003B78BA" w:rsidRDefault="00A4683B" w:rsidP="00A360D7">
      <w:pPr>
        <w:pStyle w:val="NormalnyIn"/>
        <w:rPr>
          <w:del w:id="476"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del w:id="477" w:author="Maciek" w:date="2011-09-02T23:05:00Z">
        <w:r w:rsidDel="006E2FB8">
          <w:delText>Oczywiście z</w:delText>
        </w:r>
      </w:del>
      <w:ins w:id="478" w:author="Maciek" w:date="2011-09-02T23:05:00Z">
        <w:r w:rsidR="006E2FB8">
          <w:t>Z</w:t>
        </w:r>
      </w:ins>
      <w:r>
        <w:t>auważalną wadą zaproponowanego rozwiązania</w:t>
      </w:r>
      <w:r w:rsidR="00C227F5">
        <w:t>,</w:t>
      </w:r>
      <w:r>
        <w:t xml:space="preserve"> jest wrażliwość na dostępno</w:t>
      </w:r>
      <w:r w:rsidR="00C227F5">
        <w:t>ść usług transmisji danych.</w:t>
      </w:r>
      <w:ins w:id="479" w:author="Sebastian Łuczak" w:date="2011-09-03T09:53:00Z">
        <w:r w:rsidR="00E674DC">
          <w:t xml:space="preserve"> Wprowadzenie możliwości pracy </w:t>
        </w:r>
      </w:ins>
      <w:ins w:id="480" w:author="Sebastian Łuczak" w:date="2011-09-03T09:54:00Z">
        <w:r w:rsidR="00E674DC">
          <w:t xml:space="preserve">telefonu </w:t>
        </w:r>
      </w:ins>
      <w:ins w:id="481" w:author="Sebastian Łuczak" w:date="2011-09-03T09:53:00Z">
        <w:r w:rsidR="00E674DC">
          <w:t xml:space="preserve">w trybie </w:t>
        </w:r>
        <w:proofErr w:type="spellStart"/>
        <w:r w:rsidR="00E674DC">
          <w:t>offline</w:t>
        </w:r>
      </w:ins>
      <w:proofErr w:type="spellEnd"/>
      <w:ins w:id="482" w:author="Sebastian Łuczak" w:date="2011-09-03T09:54:00Z">
        <w:r w:rsidR="00E674DC">
          <w:t xml:space="preserve">, w którym zbierałby dane </w:t>
        </w:r>
      </w:ins>
      <w:ins w:id="483" w:author="Sebastian Łuczak" w:date="2011-09-03T10:00:00Z">
        <w:r w:rsidR="00E674DC">
          <w:t xml:space="preserve">o </w:t>
        </w:r>
      </w:ins>
      <w:ins w:id="484" w:author="Sebastian Łuczak" w:date="2011-09-03T09:54:00Z">
        <w:r w:rsidR="00E674DC">
          <w:t>zdarze</w:t>
        </w:r>
      </w:ins>
      <w:ins w:id="485" w:author="Sebastian Łuczak" w:date="2011-09-03T10:00:00Z">
        <w:r w:rsidR="00E674DC">
          <w:t>niach do pamięci</w:t>
        </w:r>
      </w:ins>
      <w:ins w:id="486" w:author="Sebastian Łuczak" w:date="2011-09-03T09:54:00Z">
        <w:r w:rsidR="00E674DC">
          <w:t xml:space="preserve"> i wysyłał w </w:t>
        </w:r>
      </w:ins>
      <w:ins w:id="487" w:author="Sebastian Łuczak" w:date="2011-09-03T10:26:00Z">
        <w:r w:rsidR="00C31B57">
          <w:t>momencie uzyskania dostępu do sieci</w:t>
        </w:r>
      </w:ins>
      <w:ins w:id="488" w:author="Sebastian Łuczak" w:date="2011-09-03T09:54:00Z">
        <w:r w:rsidR="00E674DC">
          <w:t>,</w:t>
        </w:r>
      </w:ins>
      <w:ins w:id="489" w:author="Sebastian Łuczak" w:date="2011-09-03T09:53:00Z">
        <w:r w:rsidR="00E674DC">
          <w:t xml:space="preserve"> </w:t>
        </w:r>
      </w:ins>
      <w:ins w:id="490" w:author="Sebastian Łuczak" w:date="2011-09-03T09:54:00Z">
        <w:r w:rsidR="00E674DC">
          <w:t>nie jest jednak odpowiednim rozwiązaniem.</w:t>
        </w:r>
      </w:ins>
      <w:del w:id="491" w:author="Sebastian Łuczak" w:date="2011-09-03T09:53:00Z">
        <w:r w:rsidR="00C227F5" w:rsidDel="00E674DC">
          <w:delText xml:space="preserve"> N</w:delText>
        </w:r>
        <w:r w:rsidR="00886677" w:rsidDel="00E674DC">
          <w:delText>iestety</w:delText>
        </w:r>
        <w:r w:rsidDel="00E674DC">
          <w:delText xml:space="preserve"> wprowadzenie opcji pracy w trybie </w:delText>
        </w:r>
      </w:del>
      <w:del w:id="492" w:author="Sebastian Łuczak" w:date="2011-09-03T09:51:00Z">
        <w:r w:rsidDel="00E674DC">
          <w:delText xml:space="preserve">offline </w:delText>
        </w:r>
      </w:del>
      <w:del w:id="493" w:author="Sebastian Łuczak" w:date="2011-09-03T09:53:00Z">
        <w:r w:rsidDel="00E674DC">
          <w:delText xml:space="preserve">mogłoby spowodować </w:delText>
        </w:r>
      </w:del>
      <w:del w:id="494" w:author="Sebastian Łuczak" w:date="2011-09-03T09:52:00Z">
        <w:r w:rsidDel="00E674DC">
          <w:delText xml:space="preserve">ogromną wrażliwość na przekłamanie danych docierających do bazy, a raczej </w:delText>
        </w:r>
      </w:del>
      <w:del w:id="495" w:author="Sebastian Łuczak" w:date="2011-09-03T09:53:00Z">
        <w:r w:rsidDel="00E674DC">
          <w:delText>celową modyfikację daty systemowej przez użytkowników.</w:delText>
        </w:r>
      </w:del>
      <w:r>
        <w:t xml:space="preserve"> </w:t>
      </w:r>
      <w:ins w:id="496" w:author="Sebastian Łuczak" w:date="2011-09-03T09:59:00Z">
        <w:r w:rsidR="00E674DC">
          <w:t xml:space="preserve">Obecnie baza danych przechowuje dla każdego wpisu zarówno znacznik czasowy terminala użytkownika jak i serwera obsługującego zdarzenie, ale przy rozliczeniu brana pod uwagę jest data serwera. W </w:t>
        </w:r>
      </w:ins>
      <w:ins w:id="497" w:author="Sebastian Łuczak" w:date="2011-09-03T10:01:00Z">
        <w:r w:rsidR="00E674DC">
          <w:t>wariancie w którym telefon m</w:t>
        </w:r>
      </w:ins>
      <w:ins w:id="498" w:author="Sebastian Łuczak" w:date="2011-09-03T10:03:00Z">
        <w:r w:rsidR="00C768E5">
          <w:t>ógłby</w:t>
        </w:r>
      </w:ins>
      <w:ins w:id="499" w:author="Sebastian Łuczak" w:date="2011-09-03T10:01:00Z">
        <w:r w:rsidR="00C768E5">
          <w:t xml:space="preserve"> zbierać dane o zdarzeniach </w:t>
        </w:r>
      </w:ins>
      <w:ins w:id="500" w:author="Sebastian Łuczak" w:date="2011-09-03T10:03:00Z">
        <w:r w:rsidR="00C768E5">
          <w:t xml:space="preserve">również </w:t>
        </w:r>
      </w:ins>
      <w:ins w:id="501" w:author="Sebastian Łuczak" w:date="2011-09-03T10:01:00Z">
        <w:r w:rsidR="00C768E5">
          <w:t>poza zasięgiem sieci, datą braną pod uwagę musiał</w:t>
        </w:r>
      </w:ins>
      <w:ins w:id="502" w:author="Sebastian Łuczak" w:date="2011-09-03T10:04:00Z">
        <w:r w:rsidR="00C768E5">
          <w:t>aby być data systemowa</w:t>
        </w:r>
      </w:ins>
      <w:ins w:id="503" w:author="Sebastian Łuczak" w:date="2011-09-03T10:03:00Z">
        <w:r w:rsidR="00C768E5">
          <w:t xml:space="preserve"> </w:t>
        </w:r>
      </w:ins>
      <w:ins w:id="504" w:author="Sebastian Łuczak" w:date="2011-09-03T10:01:00Z">
        <w:r w:rsidR="00C768E5">
          <w:t xml:space="preserve">telefonu, a nie serwera. </w:t>
        </w:r>
      </w:ins>
      <w:ins w:id="505" w:author="Sebastian Łuczak" w:date="2011-09-03T09:54:00Z">
        <w:r w:rsidR="00E674DC">
          <w:t xml:space="preserve">Działanie takie </w:t>
        </w:r>
      </w:ins>
      <w:ins w:id="506" w:author="Sebastian Łuczak" w:date="2011-09-03T09:55:00Z">
        <w:r w:rsidR="00E674DC">
          <w:t xml:space="preserve">stworzyłoby możliwość łatwego oszukiwania </w:t>
        </w:r>
      </w:ins>
      <w:ins w:id="507" w:author="Sebastian Łuczak" w:date="2011-09-03T10:02:00Z">
        <w:r w:rsidR="00C768E5">
          <w:t xml:space="preserve">logiki biznesowej </w:t>
        </w:r>
      </w:ins>
      <w:ins w:id="508" w:author="Sebastian Łuczak" w:date="2011-09-03T10:27:00Z">
        <w:r w:rsidR="00C31B57">
          <w:t>poprzez ręczną modyfikację daty systemowej, l</w:t>
        </w:r>
      </w:ins>
      <w:ins w:id="509" w:author="Sebastian Łuczak" w:date="2011-09-03T10:28:00Z">
        <w:r w:rsidR="00C31B57">
          <w:t>ub</w:t>
        </w:r>
      </w:ins>
      <w:ins w:id="510" w:author="Sebastian Łuczak" w:date="2011-09-03T10:27:00Z">
        <w:r w:rsidR="00C31B57">
          <w:t xml:space="preserve"> </w:t>
        </w:r>
      </w:ins>
      <w:ins w:id="511" w:author="Sebastian Łuczak" w:date="2011-09-03T09:58:00Z">
        <w:r w:rsidR="00E674DC">
          <w:t>celow</w:t>
        </w:r>
      </w:ins>
      <w:ins w:id="512" w:author="Sebastian Łuczak" w:date="2011-09-03T09:59:00Z">
        <w:r w:rsidR="00E674DC">
          <w:t>e</w:t>
        </w:r>
      </w:ins>
      <w:ins w:id="513" w:author="Sebastian Łuczak" w:date="2011-09-03T09:58:00Z">
        <w:r w:rsidR="00E674DC">
          <w:t xml:space="preserve"> emulowa</w:t>
        </w:r>
      </w:ins>
      <w:ins w:id="514" w:author="Sebastian Łuczak" w:date="2011-09-03T09:59:00Z">
        <w:r w:rsidR="00E674DC">
          <w:t>nie</w:t>
        </w:r>
      </w:ins>
      <w:ins w:id="515" w:author="Sebastian Łuczak" w:date="2011-09-03T09:58:00Z">
        <w:r w:rsidR="00E674DC">
          <w:t xml:space="preserve"> przebywani</w:t>
        </w:r>
      </w:ins>
      <w:ins w:id="516" w:author="Sebastian Łuczak" w:date="2011-09-03T09:59:00Z">
        <w:r w:rsidR="00E674DC">
          <w:t>a</w:t>
        </w:r>
      </w:ins>
      <w:ins w:id="517" w:author="Sebastian Łuczak" w:date="2011-09-03T09:58:00Z">
        <w:r w:rsidR="00E674DC">
          <w:t xml:space="preserve"> poza zasięgiem sieci tak, aby zamaskować opóźnione rozpoczęcie lub zakończenie realizacji zlecenia</w:t>
        </w:r>
      </w:ins>
      <w:ins w:id="518" w:author="Sebastian Łuczak" w:date="2011-09-03T09:56:00Z">
        <w:r w:rsidR="00E674DC">
          <w:t xml:space="preserve">. </w:t>
        </w:r>
      </w:ins>
      <w:del w:id="519" w:author="Sebastian Łuczak" w:date="2011-09-03T09:57:00Z">
        <w:r w:rsidDel="00E674DC">
          <w:delText xml:space="preserve">Co prawda baza </w:delText>
        </w:r>
      </w:del>
      <w:del w:id="520" w:author="Sebastian Łuczak" w:date="2011-09-03T09:59:00Z">
        <w:r w:rsidDel="00E674DC">
          <w:delText>przechowuje dla każdego wpisu zarówno znacznik czasowy terminala użytkownika jak i se</w:delText>
        </w:r>
        <w:r w:rsidR="00886677" w:rsidDel="00E674DC">
          <w:delText>rwera obsługującego zdarzenie.</w:delText>
        </w:r>
      </w:del>
      <w:del w:id="521" w:author="Sebastian Łuczak" w:date="2011-09-03T10:28:00Z">
        <w:r w:rsidR="00886677" w:rsidDel="00BA3DEF">
          <w:delText xml:space="preserve"> </w:delText>
        </w:r>
      </w:del>
      <w:del w:id="522" w:author="Sebastian Łuczak" w:date="2011-09-03T09:58:00Z">
        <w:r w:rsidR="00886677" w:rsidDel="00E674DC">
          <w:delText>J</w:delText>
        </w:r>
        <w:r w:rsidDel="00E674DC">
          <w:delText>ednak zakładając działanie w trybie offline i kolejkowanie wysyłania danych do serwera, użytkownik mógłby celowo emulować przebywanie poza zasięgiem sieci tak, aby zamaskować opóźnione rozpoczęcie lub zakończenie realizacji zlecenia.</w:delText>
        </w:r>
      </w:del>
    </w:p>
    <w:p w:rsidR="00405739" w:rsidRDefault="00405739" w:rsidP="00405739">
      <w:pPr>
        <w:pStyle w:val="Nagwek2"/>
      </w:pPr>
      <w:bookmarkStart w:id="523" w:name="_Toc302765116"/>
      <w:r>
        <w:t>Założenia i budowa systemu</w:t>
      </w:r>
      <w:bookmarkEnd w:id="523"/>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24" w:author="Sebastian Łuczak" w:date="2011-08-31T20:30:00Z">
        <w:r w:rsidR="00A4683B">
          <w:t xml:space="preserve">w formacie JSON </w:t>
        </w:r>
      </w:ins>
      <w:r>
        <w:t>zapytań</w:t>
      </w:r>
      <w:r w:rsidR="001F4A28">
        <w:t xml:space="preserve"> </w:t>
      </w:r>
      <w:ins w:id="525" w:author="Sebastian Łuczak" w:date="2011-08-31T20:30:00Z">
        <w:r w:rsidR="00A4683B">
          <w:t xml:space="preserve">i odpowiedzi </w:t>
        </w:r>
      </w:ins>
      <w:r>
        <w:t>POST</w:t>
      </w:r>
      <w:del w:id="526" w:author="Sebastian Łuczak" w:date="2011-08-31T20:30:00Z">
        <w:r w:rsidDel="00A4683B">
          <w:delText xml:space="preserve"> </w:delText>
        </w:r>
        <w:r w:rsidR="001F4A28" w:rsidDel="00A4683B">
          <w:delText>i odpowiedzi</w:delText>
        </w:r>
      </w:del>
      <w:del w:id="527"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Del="00BA3DEF" w:rsidRDefault="00144CF8" w:rsidP="004D2C44">
      <w:pPr>
        <w:pStyle w:val="NormalnyIn"/>
        <w:ind w:firstLine="0"/>
        <w:rPr>
          <w:del w:id="528" w:author="Sebastian Łuczak" w:date="2011-09-03T10:28:00Z"/>
        </w:rPr>
      </w:pPr>
    </w:p>
    <w:p w:rsidR="00144CF8" w:rsidRDefault="00144CF8" w:rsidP="004D2C44">
      <w:pPr>
        <w:pStyle w:val="NormalnyIn"/>
        <w:ind w:firstLine="0"/>
      </w:pPr>
    </w:p>
    <w:p w:rsidR="00144CF8" w:rsidRDefault="00144CF8" w:rsidP="004D2C44">
      <w:pPr>
        <w:pStyle w:val="NormalnyIn"/>
        <w:ind w:firstLine="0"/>
      </w:pPr>
    </w:p>
    <w:p w:rsidR="00000000" w:rsidRDefault="006B1A11">
      <w:pPr>
        <w:pStyle w:val="NormalnyIn"/>
        <w:ind w:firstLine="0"/>
        <w:jc w:val="center"/>
        <w:pPrChange w:id="529" w:author="Sebastian Łuczak" w:date="2011-09-02T18:20:00Z">
          <w:pPr>
            <w:pStyle w:val="NormalnyIn"/>
          </w:pPr>
        </w:pPrChange>
      </w:pPr>
      <w:ins w:id="530" w:author="Sebastian Łuczak" w:date="2011-09-02T18:19:00Z">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ins>
    </w:p>
    <w:p w:rsidR="001F4A28" w:rsidRDefault="001F4A28" w:rsidP="00405739">
      <w:pPr>
        <w:pStyle w:val="NormalnyIn"/>
      </w:pPr>
    </w:p>
    <w:p w:rsidR="001F4A28" w:rsidDel="00BA3DEF" w:rsidRDefault="001F4A28" w:rsidP="00405739">
      <w:pPr>
        <w:pStyle w:val="NormalnyIn"/>
        <w:rPr>
          <w:del w:id="531" w:author="Sebastian Łuczak" w:date="2011-09-03T10:29:00Z"/>
        </w:rPr>
      </w:pPr>
    </w:p>
    <w:p w:rsidR="00000000" w:rsidRDefault="006B1A11">
      <w:pPr>
        <w:pStyle w:val="NormalnyIn"/>
        <w:ind w:firstLine="0"/>
        <w:pPrChange w:id="532" w:author="Sebastian Łuczak" w:date="2011-09-03T10:29:00Z">
          <w:pPr>
            <w:pStyle w:val="NormalnyIn"/>
          </w:pPr>
        </w:pPrChange>
      </w:pPr>
    </w:p>
    <w:p w:rsidR="001F4A28" w:rsidDel="00E66FB0" w:rsidRDefault="001F4A28" w:rsidP="00405739">
      <w:pPr>
        <w:pStyle w:val="NormalnyIn"/>
        <w:rPr>
          <w:del w:id="533" w:author="Sebastian Łuczak" w:date="2011-09-02T18:20:00Z"/>
        </w:rPr>
      </w:pPr>
    </w:p>
    <w:p w:rsidR="001F4A28" w:rsidDel="00E66FB0" w:rsidRDefault="001F4A28" w:rsidP="00405739">
      <w:pPr>
        <w:pStyle w:val="NormalnyIn"/>
        <w:rPr>
          <w:del w:id="534" w:author="Sebastian Łuczak" w:date="2011-09-02T18:20:00Z"/>
        </w:rPr>
      </w:pPr>
    </w:p>
    <w:p w:rsidR="001F4A28" w:rsidDel="000343A7" w:rsidRDefault="001F4A28" w:rsidP="00405739">
      <w:pPr>
        <w:pStyle w:val="NormalnyIn"/>
        <w:rPr>
          <w:del w:id="535" w:author="Sebastian Łuczak" w:date="2011-09-02T18:19:00Z"/>
        </w:rPr>
      </w:pPr>
    </w:p>
    <w:p w:rsidR="009445B1" w:rsidRPr="009001C6" w:rsidDel="000343A7" w:rsidRDefault="009445B1" w:rsidP="00405739">
      <w:pPr>
        <w:pStyle w:val="NormalnyIn"/>
        <w:rPr>
          <w:del w:id="536" w:author="Sebastian Łuczak" w:date="2011-09-02T18:19:00Z"/>
        </w:rPr>
      </w:pPr>
      <w:del w:id="537" w:author="Sebastian Łuczak" w:date="2011-09-02T18:19:00Z">
        <w:r w:rsidRPr="009445B1" w:rsidDel="000343A7">
          <w:rPr>
            <w:highlight w:val="green"/>
          </w:rPr>
          <w:delText>// to do obrazek</w:delText>
        </w:r>
      </w:del>
    </w:p>
    <w:p w:rsidR="00A360D7" w:rsidDel="00E66FB0" w:rsidRDefault="00A360D7">
      <w:pPr>
        <w:jc w:val="left"/>
        <w:rPr>
          <w:del w:id="538" w:author="Sebastian Łuczak" w:date="2011-09-02T18:20:00Z"/>
          <w:rFonts w:ascii="Times New Roman" w:eastAsia="Times New Roman" w:hAnsi="Times New Roman"/>
          <w:sz w:val="24"/>
          <w:szCs w:val="24"/>
          <w:lang w:eastAsia="pl-PL"/>
        </w:rPr>
      </w:pPr>
    </w:p>
    <w:p w:rsidR="009B35F9" w:rsidDel="000343A7" w:rsidRDefault="009B35F9">
      <w:pPr>
        <w:jc w:val="left"/>
        <w:rPr>
          <w:del w:id="539" w:author="Sebastian Łuczak" w:date="2011-09-02T18:20:00Z"/>
          <w:rFonts w:ascii="Times New Roman" w:eastAsia="Times New Roman" w:hAnsi="Times New Roman"/>
          <w:sz w:val="24"/>
          <w:szCs w:val="24"/>
          <w:lang w:eastAsia="pl-PL"/>
        </w:rPr>
      </w:pPr>
      <w:del w:id="540"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41" w:author="Sebastian Łuczak" w:date="2011-08-31T20:30:00Z">
        <w:r w:rsidR="00BB107A">
          <w:t xml:space="preserve">telefonu </w:t>
        </w:r>
      </w:ins>
      <w:r w:rsidR="00130E4A">
        <w:t xml:space="preserve">której </w:t>
      </w:r>
      <w:del w:id="542"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del w:id="543" w:author="Sebastian Łuczak" w:date="2011-09-03T09:51:00Z">
        <w:r w:rsidR="00130E4A" w:rsidRPr="00AD6FC8" w:rsidDel="0042314B">
          <w:delText>Jednocześnie</w:delText>
        </w:r>
      </w:del>
      <w:del w:id="544" w:author="Sebastian Łuczak" w:date="2011-08-31T20:30:00Z">
        <w:r w:rsidR="00886677" w:rsidDel="00BB107A">
          <w:delText>,</w:delText>
        </w:r>
      </w:del>
      <w:del w:id="545" w:author="Sebastian Łuczak" w:date="2011-09-03T09:51:00Z">
        <w:r w:rsidR="00130E4A" w:rsidRPr="00AD6FC8" w:rsidDel="0042314B">
          <w:delText xml:space="preserve"> jest to zabezpieczenie przed błędami ludzki</w:delText>
        </w:r>
      </w:del>
      <w:del w:id="546" w:author="Sebastian Łuczak" w:date="2011-08-31T20:31:00Z">
        <w:r w:rsidR="00130E4A" w:rsidRPr="00AD6FC8" w:rsidDel="00BB107A">
          <w:delText>mi</w:delText>
        </w:r>
      </w:del>
      <w:del w:id="547" w:author="Sebastian Łuczak" w:date="2011-09-03T09:51:00Z">
        <w:r w:rsidR="00130E4A" w:rsidRPr="00AD6FC8" w:rsidDel="0042314B">
          <w:delText xml:space="preserve">. </w:delText>
        </w:r>
      </w:del>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48" w:author="Sebastian Łuczak" w:date="2011-09-01T00:32:00Z">
        <w:r w:rsidR="00CD48E8">
          <w:t xml:space="preserve"> </w:t>
        </w:r>
      </w:ins>
      <w:del w:id="549" w:author="Sebastian Łuczak" w:date="2011-08-31T20:31:00Z">
        <w:r w:rsidR="00886677" w:rsidDel="00BB107A">
          <w:delText>,</w:delText>
        </w:r>
      </w:del>
      <w:del w:id="550" w:author="Sebastian Łuczak" w:date="2011-09-01T00:32:00Z">
        <w:r w:rsidR="0027176B" w:rsidDel="00CD48E8">
          <w:delText xml:space="preserve"> </w:delText>
        </w:r>
      </w:del>
      <w:ins w:id="551" w:author="Sebastian Łuczak" w:date="2011-09-01T00:31:00Z">
        <w:r w:rsidR="00CD48E8">
          <w:t>który nie został jeszcze wprowadzony do systemu.</w:t>
        </w:r>
      </w:ins>
      <w:del w:id="552"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53" w:author="Sebastian Łuczak" w:date="2011-08-31T20:31:00Z">
        <w:r w:rsidR="00BB107A">
          <w:t xml:space="preserve">posiada </w:t>
        </w:r>
      </w:ins>
      <w:r w:rsidR="00AD6FC8">
        <w:t xml:space="preserve">również </w:t>
      </w:r>
      <w:del w:id="554"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rPr>
          <w:ins w:id="555" w:author="Maciek" w:date="2011-09-02T23:55:00Z"/>
        </w:rPr>
      </w:pPr>
    </w:p>
    <w:p w:rsidR="00A819D8" w:rsidRDefault="00A819D8" w:rsidP="0027176B">
      <w:pPr>
        <w:pStyle w:val="NormalnyIn"/>
        <w:ind w:left="1080" w:firstLine="0"/>
        <w:rPr>
          <w:ins w:id="556" w:author="Maciek" w:date="2011-09-02T23:55:00Z"/>
        </w:rPr>
      </w:pPr>
    </w:p>
    <w:p w:rsidR="00A819D8" w:rsidRDefault="00A819D8" w:rsidP="0027176B">
      <w:pPr>
        <w:pStyle w:val="NormalnyIn"/>
        <w:ind w:left="1080" w:firstLine="0"/>
        <w:rPr>
          <w:ins w:id="557" w:author="Maciek" w:date="2011-09-02T23:55:00Z"/>
        </w:rPr>
      </w:pPr>
    </w:p>
    <w:p w:rsidR="00A819D8" w:rsidRDefault="00A819D8" w:rsidP="0027176B">
      <w:pPr>
        <w:pStyle w:val="NormalnyIn"/>
        <w:ind w:left="1080" w:firstLine="0"/>
        <w:rPr>
          <w:ins w:id="558" w:author="Maciek" w:date="2011-09-02T23:55:00Z"/>
        </w:rPr>
      </w:pPr>
    </w:p>
    <w:tbl>
      <w:tblPr>
        <w:tblStyle w:val="Jasnalistaakcent11"/>
        <w:tblW w:w="0" w:type="auto"/>
        <w:tblLook w:val="04A0"/>
        <w:tblPrChange w:id="559" w:author="Sebastian Łuczak" w:date="2011-09-03T10:30:00Z">
          <w:tblPr>
            <w:tblStyle w:val="Tabela-Siatka"/>
            <w:tblW w:w="0" w:type="auto"/>
            <w:tblInd w:w="1080" w:type="dxa"/>
            <w:tblLook w:val="04A0"/>
          </w:tblPr>
        </w:tblPrChange>
      </w:tblPr>
      <w:tblGrid>
        <w:gridCol w:w="3600"/>
        <w:gridCol w:w="1370"/>
        <w:gridCol w:w="2062"/>
        <w:gridCol w:w="1549"/>
        <w:tblGridChange w:id="560">
          <w:tblGrid>
            <w:gridCol w:w="180"/>
            <w:gridCol w:w="612"/>
            <w:gridCol w:w="1577"/>
            <w:gridCol w:w="2058"/>
            <w:gridCol w:w="2444"/>
            <w:gridCol w:w="2128"/>
          </w:tblGrid>
        </w:tblGridChange>
      </w:tblGrid>
      <w:tr w:rsidR="00A819D8" w:rsidTr="00BA3DEF">
        <w:trPr>
          <w:cnfStyle w:val="100000000000"/>
          <w:ins w:id="561" w:author="Maciek" w:date="2011-09-03T00:02:00Z"/>
          <w:trPrChange w:id="562" w:author="Sebastian Łuczak" w:date="2011-09-03T10:30:00Z">
            <w:trPr>
              <w:gridBefore w:val="2"/>
            </w:trPr>
          </w:trPrChange>
        </w:trPr>
        <w:tc>
          <w:tcPr>
            <w:cnfStyle w:val="001000000000"/>
            <w:tcW w:w="3600" w:type="dxa"/>
            <w:tcBorders>
              <w:bottom w:val="single" w:sz="8" w:space="0" w:color="auto"/>
            </w:tcBorders>
            <w:tcPrChange w:id="563" w:author="Sebastian Łuczak" w:date="2011-09-03T10:30:00Z">
              <w:tcPr>
                <w:tcW w:w="1577" w:type="dxa"/>
              </w:tcPr>
            </w:tcPrChange>
          </w:tcPr>
          <w:p w:rsidR="00000000" w:rsidRDefault="006B1A11">
            <w:pPr>
              <w:cnfStyle w:val="101000000000"/>
              <w:rPr>
                <w:ins w:id="564" w:author="Maciek" w:date="2011-09-03T00:02:00Z"/>
                <w:b w:val="0"/>
                <w:bCs w:val="0"/>
                <w:color w:val="auto"/>
              </w:rPr>
              <w:pPrChange w:id="565" w:author="Maciek" w:date="2011-09-03T00:04:00Z">
                <w:pPr>
                  <w:pStyle w:val="NormalnyIn"/>
                  <w:ind w:firstLine="0"/>
                  <w:cnfStyle w:val="101000000000"/>
                </w:pPr>
              </w:pPrChange>
            </w:pPr>
          </w:p>
        </w:tc>
        <w:tc>
          <w:tcPr>
            <w:tcW w:w="1370" w:type="dxa"/>
            <w:tcBorders>
              <w:bottom w:val="single" w:sz="8" w:space="0" w:color="auto"/>
            </w:tcBorders>
            <w:tcPrChange w:id="566" w:author="Sebastian Łuczak" w:date="2011-09-03T10:30:00Z">
              <w:tcPr>
                <w:tcW w:w="2058" w:type="dxa"/>
              </w:tcPr>
            </w:tcPrChange>
          </w:tcPr>
          <w:p w:rsidR="00000000" w:rsidRDefault="00A819D8">
            <w:pPr>
              <w:cnfStyle w:val="100000000000"/>
              <w:rPr>
                <w:ins w:id="567" w:author="Maciek" w:date="2011-09-03T00:02:00Z"/>
                <w:b w:val="0"/>
                <w:bCs w:val="0"/>
                <w:color w:val="auto"/>
              </w:rPr>
              <w:pPrChange w:id="568" w:author="Maciek" w:date="2011-09-03T00:04:00Z">
                <w:pPr>
                  <w:pStyle w:val="NormalnyIn"/>
                  <w:ind w:firstLine="0"/>
                  <w:cnfStyle w:val="100000000000"/>
                </w:pPr>
              </w:pPrChange>
            </w:pPr>
            <w:proofErr w:type="spellStart"/>
            <w:ins w:id="569" w:author="Maciek" w:date="2011-09-03T00:02:00Z">
              <w:r>
                <w:t>ROLE_USER</w:t>
              </w:r>
              <w:proofErr w:type="spellEnd"/>
            </w:ins>
          </w:p>
        </w:tc>
        <w:tc>
          <w:tcPr>
            <w:tcW w:w="2062" w:type="dxa"/>
            <w:tcBorders>
              <w:bottom w:val="single" w:sz="8" w:space="0" w:color="auto"/>
            </w:tcBorders>
            <w:tcPrChange w:id="570" w:author="Sebastian Łuczak" w:date="2011-09-03T10:30:00Z">
              <w:tcPr>
                <w:tcW w:w="2444" w:type="dxa"/>
              </w:tcPr>
            </w:tcPrChange>
          </w:tcPr>
          <w:p w:rsidR="00000000" w:rsidRDefault="00A819D8">
            <w:pPr>
              <w:cnfStyle w:val="100000000000"/>
              <w:rPr>
                <w:ins w:id="571" w:author="Maciek" w:date="2011-09-03T00:02:00Z"/>
                <w:b w:val="0"/>
                <w:bCs w:val="0"/>
                <w:color w:val="auto"/>
              </w:rPr>
              <w:pPrChange w:id="572" w:author="Maciek" w:date="2011-09-03T00:04:00Z">
                <w:pPr>
                  <w:pStyle w:val="NormalnyIn"/>
                  <w:ind w:firstLine="0"/>
                  <w:cnfStyle w:val="100000000000"/>
                </w:pPr>
              </w:pPrChange>
            </w:pPr>
            <w:proofErr w:type="spellStart"/>
            <w:ins w:id="573" w:author="Maciek" w:date="2011-09-03T00:02:00Z">
              <w:r>
                <w:t>ROLE_SUPER_USER</w:t>
              </w:r>
              <w:proofErr w:type="spellEnd"/>
            </w:ins>
          </w:p>
        </w:tc>
        <w:tc>
          <w:tcPr>
            <w:tcW w:w="1549" w:type="dxa"/>
            <w:tcBorders>
              <w:bottom w:val="single" w:sz="8" w:space="0" w:color="auto"/>
            </w:tcBorders>
            <w:tcPrChange w:id="574" w:author="Sebastian Łuczak" w:date="2011-09-03T10:30:00Z">
              <w:tcPr>
                <w:tcW w:w="2128" w:type="dxa"/>
              </w:tcPr>
            </w:tcPrChange>
          </w:tcPr>
          <w:p w:rsidR="00000000" w:rsidRDefault="00A819D8">
            <w:pPr>
              <w:cnfStyle w:val="100000000000"/>
              <w:rPr>
                <w:ins w:id="575" w:author="Maciek" w:date="2011-09-03T00:02:00Z"/>
                <w:b w:val="0"/>
                <w:bCs w:val="0"/>
                <w:color w:val="auto"/>
              </w:rPr>
              <w:pPrChange w:id="576" w:author="Maciek" w:date="2011-09-03T00:04:00Z">
                <w:pPr>
                  <w:pStyle w:val="NormalnyIn"/>
                  <w:ind w:firstLine="0"/>
                  <w:cnfStyle w:val="100000000000"/>
                </w:pPr>
              </w:pPrChange>
            </w:pPr>
            <w:proofErr w:type="spellStart"/>
            <w:ins w:id="577" w:author="Maciek" w:date="2011-09-03T00:02:00Z">
              <w:r>
                <w:t>ROLE_ADMIN</w:t>
              </w:r>
              <w:proofErr w:type="spellEnd"/>
            </w:ins>
          </w:p>
        </w:tc>
      </w:tr>
      <w:tr w:rsidR="00A819D8" w:rsidTr="00BA3DEF">
        <w:trPr>
          <w:cnfStyle w:val="000000100000"/>
          <w:ins w:id="578" w:author="Maciek" w:date="2011-09-03T00:02:00Z"/>
          <w:trPrChange w:id="579"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80" w:author="Sebastian Łuczak" w:date="2011-09-03T10:30:00Z">
              <w:tcPr>
                <w:tcW w:w="1577" w:type="dxa"/>
              </w:tcPr>
            </w:tcPrChange>
          </w:tcPr>
          <w:p w:rsidR="00000000" w:rsidRDefault="00A819D8">
            <w:pPr>
              <w:cnfStyle w:val="001000100000"/>
              <w:rPr>
                <w:ins w:id="581" w:author="Maciek" w:date="2011-09-03T00:02:00Z"/>
                <w:b w:val="0"/>
                <w:bCs w:val="0"/>
              </w:rPr>
              <w:pPrChange w:id="582" w:author="Maciek" w:date="2011-09-03T00:04:00Z">
                <w:pPr>
                  <w:pStyle w:val="NormalnyIn"/>
                  <w:ind w:firstLine="0"/>
                  <w:cnfStyle w:val="001000100000"/>
                </w:pPr>
              </w:pPrChange>
            </w:pPr>
            <w:ins w:id="583" w:author="Maciek" w:date="2011-09-03T00:02:00Z">
              <w:r>
                <w:t>Odczyt danych</w:t>
              </w:r>
            </w:ins>
          </w:p>
        </w:tc>
        <w:tc>
          <w:tcPr>
            <w:tcW w:w="1370" w:type="dxa"/>
            <w:tcBorders>
              <w:top w:val="single" w:sz="8" w:space="0" w:color="auto"/>
              <w:left w:val="single" w:sz="8" w:space="0" w:color="auto"/>
              <w:bottom w:val="single" w:sz="8" w:space="0" w:color="auto"/>
              <w:right w:val="single" w:sz="8" w:space="0" w:color="auto"/>
            </w:tcBorders>
            <w:tcPrChange w:id="584" w:author="Sebastian Łuczak" w:date="2011-09-03T10:30:00Z">
              <w:tcPr>
                <w:tcW w:w="2058" w:type="dxa"/>
              </w:tcPr>
            </w:tcPrChange>
          </w:tcPr>
          <w:p w:rsidR="00000000" w:rsidRDefault="006B1A11">
            <w:pPr>
              <w:jc w:val="center"/>
              <w:cnfStyle w:val="000000100000"/>
              <w:rPr>
                <w:ins w:id="585" w:author="Maciek" w:date="2011-09-03T00:02:00Z"/>
              </w:rPr>
              <w:pPrChange w:id="586" w:author="Sebastian Łuczak" w:date="2011-09-03T10:30:00Z">
                <w:pPr>
                  <w:pStyle w:val="NormalnyIn"/>
                  <w:ind w:firstLine="0"/>
                  <w:cnfStyle w:val="000000100000"/>
                </w:pPr>
              </w:pPrChange>
            </w:pPr>
            <w:ins w:id="587" w:author="Maciek" w:date="2011-09-03T00:04:00Z">
              <w:del w:id="588" w:author="Maciek" w:date="2011-09-01T21:55:00Z">
                <w:r>
                  <w:rPr>
                    <w:noProof/>
                    <w:lang w:eastAsia="pl-PL"/>
                    <w:rPrChange w:id="589">
                      <w:rPr>
                        <w:noProof/>
                        <w:color w:val="0000FF"/>
                        <w:u w:val="single"/>
                      </w:rPr>
                    </w:rPrChange>
                  </w:rPr>
                  <w:drawing>
                    <wp:inline distT="0" distB="0" distL="0" distR="0">
                      <wp:extent cx="123825" cy="123825"/>
                      <wp:effectExtent l="19050" t="0" r="9525" b="0"/>
                      <wp:docPr id="5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590" w:author="Sebastian Łuczak" w:date="2011-09-03T10:30:00Z">
              <w:tcPr>
                <w:tcW w:w="2444" w:type="dxa"/>
              </w:tcPr>
            </w:tcPrChange>
          </w:tcPr>
          <w:p w:rsidR="00000000" w:rsidRDefault="006B1A11">
            <w:pPr>
              <w:jc w:val="center"/>
              <w:cnfStyle w:val="000000100000"/>
              <w:rPr>
                <w:ins w:id="591" w:author="Maciek" w:date="2011-09-03T00:02:00Z"/>
              </w:rPr>
              <w:pPrChange w:id="592" w:author="Sebastian Łuczak" w:date="2011-09-03T10:30:00Z">
                <w:pPr>
                  <w:pStyle w:val="NormalnyIn"/>
                  <w:ind w:firstLine="0"/>
                  <w:cnfStyle w:val="000000100000"/>
                </w:pPr>
              </w:pPrChange>
            </w:pPr>
            <w:ins w:id="593" w:author="Maciek" w:date="2011-09-03T00:04:00Z">
              <w:del w:id="594" w:author="Maciek" w:date="2011-09-01T21:55:00Z">
                <w:r>
                  <w:rPr>
                    <w:noProof/>
                    <w:lang w:eastAsia="pl-PL"/>
                    <w:rPrChange w:id="595">
                      <w:rPr>
                        <w:noProof/>
                        <w:color w:val="0000FF"/>
                        <w:u w:val="single"/>
                      </w:rPr>
                    </w:rPrChange>
                  </w:rPr>
                  <w:drawing>
                    <wp:inline distT="0" distB="0" distL="0" distR="0">
                      <wp:extent cx="123825" cy="123825"/>
                      <wp:effectExtent l="19050" t="0" r="9525" b="0"/>
                      <wp:docPr id="5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596" w:author="Sebastian Łuczak" w:date="2011-09-03T10:30:00Z">
              <w:tcPr>
                <w:tcW w:w="2128" w:type="dxa"/>
              </w:tcPr>
            </w:tcPrChange>
          </w:tcPr>
          <w:p w:rsidR="00000000" w:rsidRDefault="00BA3DEF">
            <w:pPr>
              <w:jc w:val="center"/>
              <w:cnfStyle w:val="000000100000"/>
              <w:rPr>
                <w:ins w:id="597" w:author="Maciek" w:date="2011-09-03T00:02:00Z"/>
              </w:rPr>
              <w:pPrChange w:id="598" w:author="Sebastian Łuczak" w:date="2011-09-03T10:30:00Z">
                <w:pPr>
                  <w:pStyle w:val="NormalnyIn"/>
                  <w:ind w:firstLine="0"/>
                  <w:cnfStyle w:val="000000100000"/>
                </w:pPr>
              </w:pPrChange>
            </w:pPr>
            <w:ins w:id="599" w:author="Sebastian Łuczak" w:date="2011-09-03T10:31:00Z">
              <w:r>
                <w:t>X</w:t>
              </w:r>
            </w:ins>
            <w:ins w:id="600" w:author="Maciek" w:date="2011-09-03T00:04:00Z">
              <w:del w:id="601" w:author="Maciek" w:date="2011-09-01T21:55:00Z">
                <w:r w:rsidR="006B1A11">
                  <w:rPr>
                    <w:noProof/>
                    <w:lang w:eastAsia="pl-PL"/>
                    <w:rPrChange w:id="602">
                      <w:rPr>
                        <w:noProof/>
                        <w:color w:val="0000FF"/>
                        <w:u w:val="single"/>
                      </w:rPr>
                    </w:rPrChange>
                  </w:rPr>
                  <w:drawing>
                    <wp:inline distT="0" distB="0" distL="0" distR="0">
                      <wp:extent cx="123825" cy="123825"/>
                      <wp:effectExtent l="19050" t="0" r="9525" b="0"/>
                      <wp:docPr id="6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603" w:author="Maciek" w:date="2011-09-03T00:02:00Z"/>
          <w:trPrChange w:id="604"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05" w:author="Sebastian Łuczak" w:date="2011-09-03T10:30:00Z">
              <w:tcPr>
                <w:tcW w:w="1577" w:type="dxa"/>
              </w:tcPr>
            </w:tcPrChange>
          </w:tcPr>
          <w:p w:rsidR="00000000" w:rsidRDefault="00A819D8">
            <w:pPr>
              <w:rPr>
                <w:ins w:id="606" w:author="Maciek" w:date="2011-09-03T00:02:00Z"/>
                <w:b w:val="0"/>
                <w:bCs w:val="0"/>
              </w:rPr>
              <w:pPrChange w:id="607" w:author="Maciek" w:date="2011-09-03T00:04:00Z">
                <w:pPr>
                  <w:pStyle w:val="NormalnyIn"/>
                  <w:ind w:firstLine="0"/>
                </w:pPr>
              </w:pPrChange>
            </w:pPr>
            <w:ins w:id="608" w:author="Maciek" w:date="2011-09-03T00:03:00Z">
              <w:r>
                <w:t>Zamykanie zdarzeń</w:t>
              </w:r>
            </w:ins>
          </w:p>
        </w:tc>
        <w:tc>
          <w:tcPr>
            <w:tcW w:w="1370" w:type="dxa"/>
            <w:tcBorders>
              <w:top w:val="single" w:sz="8" w:space="0" w:color="auto"/>
              <w:left w:val="single" w:sz="8" w:space="0" w:color="auto"/>
              <w:bottom w:val="single" w:sz="8" w:space="0" w:color="auto"/>
              <w:right w:val="single" w:sz="8" w:space="0" w:color="auto"/>
            </w:tcBorders>
            <w:tcPrChange w:id="609" w:author="Sebastian Łuczak" w:date="2011-09-03T10:30:00Z">
              <w:tcPr>
                <w:tcW w:w="2058" w:type="dxa"/>
              </w:tcPr>
            </w:tcPrChange>
          </w:tcPr>
          <w:p w:rsidR="00000000" w:rsidRDefault="006B1A11">
            <w:pPr>
              <w:jc w:val="center"/>
              <w:cnfStyle w:val="000000000000"/>
              <w:rPr>
                <w:ins w:id="610" w:author="Maciek" w:date="2011-09-03T00:02:00Z"/>
              </w:rPr>
              <w:pPrChange w:id="611" w:author="Sebastian Łuczak" w:date="2011-09-03T10:30:00Z">
                <w:pPr>
                  <w:pStyle w:val="NormalnyIn"/>
                  <w:ind w:firstLine="0"/>
                  <w:cnfStyle w:val="000000000000"/>
                </w:pPr>
              </w:pPrChange>
            </w:pPr>
            <w:ins w:id="612" w:author="Maciek" w:date="2011-09-03T00:04:00Z">
              <w:del w:id="613" w:author="Maciek" w:date="2011-09-01T21:55:00Z">
                <w:r>
                  <w:rPr>
                    <w:noProof/>
                    <w:lang w:eastAsia="pl-PL"/>
                    <w:rPrChange w:id="614">
                      <w:rPr>
                        <w:noProof/>
                        <w:color w:val="0000FF"/>
                        <w:u w:val="single"/>
                      </w:rPr>
                    </w:rPrChange>
                  </w:rPr>
                  <w:drawing>
                    <wp:inline distT="0" distB="0" distL="0" distR="0">
                      <wp:extent cx="123825" cy="123825"/>
                      <wp:effectExtent l="19050" t="0" r="9525" b="0"/>
                      <wp:docPr id="5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15" w:author="Sebastian Łuczak" w:date="2011-09-03T10:30:00Z">
              <w:tcPr>
                <w:tcW w:w="2444" w:type="dxa"/>
              </w:tcPr>
            </w:tcPrChange>
          </w:tcPr>
          <w:p w:rsidR="00000000" w:rsidRDefault="006B1A11">
            <w:pPr>
              <w:jc w:val="center"/>
              <w:cnfStyle w:val="000000000000"/>
              <w:rPr>
                <w:ins w:id="616" w:author="Maciek" w:date="2011-09-03T00:02:00Z"/>
              </w:rPr>
              <w:pPrChange w:id="617" w:author="Sebastian Łuczak" w:date="2011-09-03T10:30:00Z">
                <w:pPr>
                  <w:pStyle w:val="NormalnyIn"/>
                  <w:ind w:firstLine="0"/>
                  <w:cnfStyle w:val="000000000000"/>
                </w:pPr>
              </w:pPrChange>
            </w:pPr>
            <w:ins w:id="618" w:author="Maciek" w:date="2011-09-03T00:04:00Z">
              <w:del w:id="619" w:author="Maciek" w:date="2011-09-01T21:55:00Z">
                <w:r>
                  <w:rPr>
                    <w:noProof/>
                    <w:lang w:eastAsia="pl-PL"/>
                    <w:rPrChange w:id="620">
                      <w:rPr>
                        <w:noProof/>
                        <w:color w:val="0000FF"/>
                        <w:u w:val="single"/>
                      </w:rPr>
                    </w:rPrChange>
                  </w:rPr>
                  <w:drawing>
                    <wp:inline distT="0" distB="0" distL="0" distR="0">
                      <wp:extent cx="123825" cy="123825"/>
                      <wp:effectExtent l="19050" t="0" r="9525" b="0"/>
                      <wp:docPr id="5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21" w:author="Sebastian Łuczak" w:date="2011-09-03T10:30:00Z">
              <w:tcPr>
                <w:tcW w:w="2128" w:type="dxa"/>
              </w:tcPr>
            </w:tcPrChange>
          </w:tcPr>
          <w:p w:rsidR="00000000" w:rsidRDefault="00BA3DEF">
            <w:pPr>
              <w:jc w:val="center"/>
              <w:cnfStyle w:val="000000000000"/>
              <w:rPr>
                <w:ins w:id="622" w:author="Maciek" w:date="2011-09-03T00:02:00Z"/>
              </w:rPr>
              <w:pPrChange w:id="623" w:author="Sebastian Łuczak" w:date="2011-09-03T10:30:00Z">
                <w:pPr>
                  <w:pStyle w:val="NormalnyIn"/>
                  <w:ind w:firstLine="0"/>
                  <w:cnfStyle w:val="000000000000"/>
                </w:pPr>
              </w:pPrChange>
            </w:pPr>
            <w:ins w:id="624" w:author="Sebastian Łuczak" w:date="2011-09-03T10:31:00Z">
              <w:r>
                <w:t>X</w:t>
              </w:r>
            </w:ins>
            <w:ins w:id="625" w:author="Maciek" w:date="2011-09-03T00:04:00Z">
              <w:del w:id="626" w:author="Maciek" w:date="2011-09-01T21:55:00Z">
                <w:r w:rsidR="006B1A11">
                  <w:rPr>
                    <w:noProof/>
                    <w:lang w:eastAsia="pl-PL"/>
                    <w:rPrChange w:id="627">
                      <w:rPr>
                        <w:noProof/>
                        <w:color w:val="0000FF"/>
                        <w:u w:val="single"/>
                      </w:rPr>
                    </w:rPrChange>
                  </w:rPr>
                  <w:drawing>
                    <wp:inline distT="0" distB="0" distL="0" distR="0">
                      <wp:extent cx="123825" cy="123825"/>
                      <wp:effectExtent l="19050" t="0" r="9525" b="0"/>
                      <wp:docPr id="6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28" w:author="Maciek" w:date="2011-09-03T00:02:00Z"/>
          <w:trPrChange w:id="629"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30" w:author="Sebastian Łuczak" w:date="2011-09-03T10:30:00Z">
              <w:tcPr>
                <w:tcW w:w="1577" w:type="dxa"/>
              </w:tcPr>
            </w:tcPrChange>
          </w:tcPr>
          <w:p w:rsidR="00000000" w:rsidRDefault="00A819D8">
            <w:pPr>
              <w:cnfStyle w:val="001000100000"/>
              <w:rPr>
                <w:ins w:id="631" w:author="Maciek" w:date="2011-09-03T00:02:00Z"/>
                <w:b w:val="0"/>
                <w:bCs w:val="0"/>
              </w:rPr>
              <w:pPrChange w:id="632" w:author="Maciek" w:date="2011-09-03T00:04:00Z">
                <w:pPr>
                  <w:pStyle w:val="NormalnyIn"/>
                  <w:ind w:firstLine="0"/>
                  <w:cnfStyle w:val="001000100000"/>
                </w:pPr>
              </w:pPrChange>
            </w:pPr>
            <w:ins w:id="633" w:author="Maciek" w:date="2011-09-03T00:03:00Z">
              <w:r>
                <w:t>Edycja danych</w:t>
              </w:r>
            </w:ins>
          </w:p>
        </w:tc>
        <w:tc>
          <w:tcPr>
            <w:tcW w:w="1370" w:type="dxa"/>
            <w:tcBorders>
              <w:top w:val="single" w:sz="8" w:space="0" w:color="auto"/>
              <w:left w:val="single" w:sz="8" w:space="0" w:color="auto"/>
              <w:bottom w:val="single" w:sz="8" w:space="0" w:color="auto"/>
              <w:right w:val="single" w:sz="8" w:space="0" w:color="auto"/>
            </w:tcBorders>
            <w:tcPrChange w:id="634" w:author="Sebastian Łuczak" w:date="2011-09-03T10:30:00Z">
              <w:tcPr>
                <w:tcW w:w="2058" w:type="dxa"/>
              </w:tcPr>
            </w:tcPrChange>
          </w:tcPr>
          <w:p w:rsidR="00000000" w:rsidRDefault="006B1A11">
            <w:pPr>
              <w:jc w:val="center"/>
              <w:cnfStyle w:val="000000100000"/>
              <w:rPr>
                <w:ins w:id="635" w:author="Maciek" w:date="2011-09-03T00:02:00Z"/>
              </w:rPr>
              <w:pPrChange w:id="636" w:author="Sebastian Łuczak" w:date="2011-09-03T10:30:00Z">
                <w:pPr>
                  <w:pStyle w:val="NormalnyIn"/>
                  <w:ind w:firstLine="0"/>
                  <w:cnfStyle w:val="000000100000"/>
                </w:pPr>
              </w:pPrChange>
            </w:pPr>
            <w:ins w:id="637" w:author="Maciek" w:date="2011-09-03T00:04:00Z">
              <w:del w:id="638" w:author="Maciek" w:date="2011-09-01T21:55:00Z">
                <w:r>
                  <w:rPr>
                    <w:noProof/>
                    <w:lang w:eastAsia="pl-PL"/>
                    <w:rPrChange w:id="639">
                      <w:rPr>
                        <w:noProof/>
                        <w:color w:val="0000FF"/>
                        <w:u w:val="single"/>
                      </w:rPr>
                    </w:rPrChange>
                  </w:rPr>
                  <w:drawing>
                    <wp:inline distT="0" distB="0" distL="0" distR="0">
                      <wp:extent cx="171450" cy="171450"/>
                      <wp:effectExtent l="0" t="0" r="0" b="0"/>
                      <wp:docPr id="7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40" w:author="Sebastian Łuczak" w:date="2011-09-03T10:30:00Z">
              <w:tcPr>
                <w:tcW w:w="2444" w:type="dxa"/>
              </w:tcPr>
            </w:tcPrChange>
          </w:tcPr>
          <w:p w:rsidR="00000000" w:rsidRDefault="006B1A11">
            <w:pPr>
              <w:jc w:val="center"/>
              <w:cnfStyle w:val="000000100000"/>
              <w:rPr>
                <w:ins w:id="641" w:author="Maciek" w:date="2011-09-03T00:02:00Z"/>
              </w:rPr>
              <w:pPrChange w:id="642" w:author="Sebastian Łuczak" w:date="2011-09-03T10:30:00Z">
                <w:pPr>
                  <w:pStyle w:val="NormalnyIn"/>
                  <w:ind w:firstLine="0"/>
                  <w:cnfStyle w:val="000000100000"/>
                </w:pPr>
              </w:pPrChange>
            </w:pPr>
            <w:ins w:id="643" w:author="Maciek" w:date="2011-09-03T00:04:00Z">
              <w:del w:id="644" w:author="Maciek" w:date="2011-09-01T21:55:00Z">
                <w:r>
                  <w:rPr>
                    <w:noProof/>
                    <w:lang w:eastAsia="pl-PL"/>
                    <w:rPrChange w:id="645">
                      <w:rPr>
                        <w:noProof/>
                        <w:color w:val="0000FF"/>
                        <w:u w:val="single"/>
                      </w:rPr>
                    </w:rPrChange>
                  </w:rPr>
                  <w:drawing>
                    <wp:inline distT="0" distB="0" distL="0" distR="0">
                      <wp:extent cx="123825" cy="123825"/>
                      <wp:effectExtent l="19050" t="0" r="9525" b="0"/>
                      <wp:docPr id="7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46" w:author="Sebastian Łuczak" w:date="2011-09-03T10:30:00Z">
              <w:tcPr>
                <w:tcW w:w="2128" w:type="dxa"/>
              </w:tcPr>
            </w:tcPrChange>
          </w:tcPr>
          <w:p w:rsidR="00000000" w:rsidRDefault="00BA3DEF">
            <w:pPr>
              <w:jc w:val="center"/>
              <w:cnfStyle w:val="000000100000"/>
              <w:rPr>
                <w:ins w:id="647" w:author="Maciek" w:date="2011-09-03T00:02:00Z"/>
              </w:rPr>
              <w:pPrChange w:id="648" w:author="Sebastian Łuczak" w:date="2011-09-03T10:30:00Z">
                <w:pPr>
                  <w:pStyle w:val="NormalnyIn"/>
                  <w:ind w:firstLine="0"/>
                  <w:cnfStyle w:val="000000100000"/>
                </w:pPr>
              </w:pPrChange>
            </w:pPr>
            <w:ins w:id="649" w:author="Sebastian Łuczak" w:date="2011-09-03T10:31:00Z">
              <w:r>
                <w:t>X</w:t>
              </w:r>
            </w:ins>
            <w:ins w:id="650" w:author="Maciek" w:date="2011-09-03T00:04:00Z">
              <w:del w:id="651" w:author="Maciek" w:date="2011-09-01T21:55:00Z">
                <w:r w:rsidR="006B1A11">
                  <w:rPr>
                    <w:noProof/>
                    <w:lang w:eastAsia="pl-PL"/>
                    <w:rPrChange w:id="652">
                      <w:rPr>
                        <w:noProof/>
                        <w:color w:val="0000FF"/>
                        <w:u w:val="single"/>
                      </w:rPr>
                    </w:rPrChange>
                  </w:rPr>
                  <w:drawing>
                    <wp:inline distT="0" distB="0" distL="0" distR="0">
                      <wp:extent cx="123825" cy="123825"/>
                      <wp:effectExtent l="19050" t="0" r="9525" b="0"/>
                      <wp:docPr id="6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653" w:author="Maciek" w:date="2011-09-03T00:02:00Z"/>
          <w:trPrChange w:id="654"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55" w:author="Sebastian Łuczak" w:date="2011-09-03T10:30:00Z">
              <w:tcPr>
                <w:tcW w:w="1577" w:type="dxa"/>
              </w:tcPr>
            </w:tcPrChange>
          </w:tcPr>
          <w:p w:rsidR="00000000" w:rsidRDefault="00A819D8">
            <w:pPr>
              <w:rPr>
                <w:ins w:id="656" w:author="Maciek" w:date="2011-09-03T00:02:00Z"/>
                <w:b w:val="0"/>
                <w:bCs w:val="0"/>
              </w:rPr>
              <w:pPrChange w:id="657" w:author="Maciek" w:date="2011-09-03T00:04:00Z">
                <w:pPr>
                  <w:pStyle w:val="NormalnyIn"/>
                  <w:ind w:firstLine="0"/>
                </w:pPr>
              </w:pPrChange>
            </w:pPr>
            <w:ins w:id="658" w:author="Maciek" w:date="2011-09-03T00:03:00Z">
              <w:r>
                <w:t>Dodawanie danych</w:t>
              </w:r>
            </w:ins>
          </w:p>
        </w:tc>
        <w:tc>
          <w:tcPr>
            <w:tcW w:w="1370" w:type="dxa"/>
            <w:tcBorders>
              <w:top w:val="single" w:sz="8" w:space="0" w:color="auto"/>
              <w:left w:val="single" w:sz="8" w:space="0" w:color="auto"/>
              <w:bottom w:val="single" w:sz="8" w:space="0" w:color="auto"/>
              <w:right w:val="single" w:sz="8" w:space="0" w:color="auto"/>
            </w:tcBorders>
            <w:tcPrChange w:id="659" w:author="Sebastian Łuczak" w:date="2011-09-03T10:30:00Z">
              <w:tcPr>
                <w:tcW w:w="2058" w:type="dxa"/>
              </w:tcPr>
            </w:tcPrChange>
          </w:tcPr>
          <w:p w:rsidR="00000000" w:rsidRDefault="006B1A11">
            <w:pPr>
              <w:jc w:val="center"/>
              <w:cnfStyle w:val="000000000000"/>
              <w:rPr>
                <w:ins w:id="660" w:author="Maciek" w:date="2011-09-03T00:02:00Z"/>
              </w:rPr>
              <w:pPrChange w:id="661" w:author="Sebastian Łuczak" w:date="2011-09-03T10:30:00Z">
                <w:pPr>
                  <w:pStyle w:val="NormalnyIn"/>
                  <w:ind w:firstLine="0"/>
                  <w:cnfStyle w:val="000000000000"/>
                </w:pPr>
              </w:pPrChange>
            </w:pPr>
            <w:ins w:id="662" w:author="Maciek" w:date="2011-09-03T00:04:00Z">
              <w:del w:id="663" w:author="Maciek" w:date="2011-09-01T21:55:00Z">
                <w:r>
                  <w:rPr>
                    <w:noProof/>
                    <w:lang w:eastAsia="pl-PL"/>
                    <w:rPrChange w:id="664">
                      <w:rPr>
                        <w:noProof/>
                        <w:color w:val="0000FF"/>
                        <w:u w:val="single"/>
                      </w:rPr>
                    </w:rPrChange>
                  </w:rPr>
                  <w:drawing>
                    <wp:inline distT="0" distB="0" distL="0" distR="0">
                      <wp:extent cx="171450" cy="171450"/>
                      <wp:effectExtent l="0" t="0" r="0" b="0"/>
                      <wp:docPr id="7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65" w:author="Sebastian Łuczak" w:date="2011-09-03T10:30:00Z">
              <w:tcPr>
                <w:tcW w:w="2444" w:type="dxa"/>
              </w:tcPr>
            </w:tcPrChange>
          </w:tcPr>
          <w:p w:rsidR="00000000" w:rsidRDefault="006B1A11">
            <w:pPr>
              <w:jc w:val="center"/>
              <w:cnfStyle w:val="000000000000"/>
              <w:rPr>
                <w:ins w:id="666" w:author="Maciek" w:date="2011-09-03T00:02:00Z"/>
              </w:rPr>
              <w:pPrChange w:id="667" w:author="Sebastian Łuczak" w:date="2011-09-03T10:30:00Z">
                <w:pPr>
                  <w:pStyle w:val="NormalnyIn"/>
                  <w:ind w:firstLine="0"/>
                  <w:cnfStyle w:val="000000000000"/>
                </w:pPr>
              </w:pPrChange>
            </w:pPr>
            <w:ins w:id="668" w:author="Maciek" w:date="2011-09-03T00:04:00Z">
              <w:del w:id="669" w:author="Maciek" w:date="2011-09-01T21:55:00Z">
                <w:r>
                  <w:rPr>
                    <w:noProof/>
                    <w:lang w:eastAsia="pl-PL"/>
                    <w:rPrChange w:id="670">
                      <w:rPr>
                        <w:noProof/>
                        <w:color w:val="0000FF"/>
                        <w:u w:val="single"/>
                      </w:rPr>
                    </w:rPrChange>
                  </w:rPr>
                  <w:drawing>
                    <wp:inline distT="0" distB="0" distL="0" distR="0">
                      <wp:extent cx="123825" cy="123825"/>
                      <wp:effectExtent l="19050" t="0" r="9525" b="0"/>
                      <wp:docPr id="7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71" w:author="Sebastian Łuczak" w:date="2011-09-03T10:30:00Z">
              <w:tcPr>
                <w:tcW w:w="2128" w:type="dxa"/>
              </w:tcPr>
            </w:tcPrChange>
          </w:tcPr>
          <w:p w:rsidR="00000000" w:rsidRDefault="00BA3DEF">
            <w:pPr>
              <w:jc w:val="center"/>
              <w:cnfStyle w:val="000000000000"/>
              <w:rPr>
                <w:ins w:id="672" w:author="Maciek" w:date="2011-09-03T00:02:00Z"/>
              </w:rPr>
              <w:pPrChange w:id="673" w:author="Sebastian Łuczak" w:date="2011-09-03T10:30:00Z">
                <w:pPr>
                  <w:pStyle w:val="NormalnyIn"/>
                  <w:ind w:firstLine="0"/>
                  <w:cnfStyle w:val="000000000000"/>
                </w:pPr>
              </w:pPrChange>
            </w:pPr>
            <w:ins w:id="674" w:author="Sebastian Łuczak" w:date="2011-09-03T10:31:00Z">
              <w:r>
                <w:t>X</w:t>
              </w:r>
            </w:ins>
            <w:ins w:id="675" w:author="Maciek" w:date="2011-09-03T00:04:00Z">
              <w:del w:id="676" w:author="Maciek" w:date="2011-09-01T21:55:00Z">
                <w:r w:rsidR="006B1A11">
                  <w:rPr>
                    <w:noProof/>
                    <w:lang w:eastAsia="pl-PL"/>
                    <w:rPrChange w:id="677">
                      <w:rPr>
                        <w:noProof/>
                        <w:color w:val="0000FF"/>
                        <w:u w:val="single"/>
                      </w:rPr>
                    </w:rPrChange>
                  </w:rPr>
                  <w:drawing>
                    <wp:inline distT="0" distB="0" distL="0" distR="0">
                      <wp:extent cx="123825" cy="123825"/>
                      <wp:effectExtent l="19050" t="0" r="9525" b="0"/>
                      <wp:docPr id="6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78" w:author="Maciek" w:date="2011-09-03T00:02:00Z"/>
          <w:trPrChange w:id="679"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80" w:author="Sebastian Łuczak" w:date="2011-09-03T10:30:00Z">
              <w:tcPr>
                <w:tcW w:w="1577" w:type="dxa"/>
              </w:tcPr>
            </w:tcPrChange>
          </w:tcPr>
          <w:p w:rsidR="00000000" w:rsidRDefault="00A819D8">
            <w:pPr>
              <w:cnfStyle w:val="001000100000"/>
              <w:rPr>
                <w:ins w:id="681" w:author="Maciek" w:date="2011-09-03T00:02:00Z"/>
                <w:b w:val="0"/>
                <w:bCs w:val="0"/>
              </w:rPr>
              <w:pPrChange w:id="682" w:author="Maciek" w:date="2011-09-03T00:04:00Z">
                <w:pPr>
                  <w:pStyle w:val="NormalnyIn"/>
                  <w:ind w:firstLine="0"/>
                  <w:cnfStyle w:val="001000100000"/>
                </w:pPr>
              </w:pPrChange>
            </w:pPr>
            <w:ins w:id="683" w:author="Maciek" w:date="2011-09-03T00:03:00Z">
              <w:r>
                <w:t>Usuwanie danych</w:t>
              </w:r>
            </w:ins>
          </w:p>
        </w:tc>
        <w:tc>
          <w:tcPr>
            <w:tcW w:w="1370" w:type="dxa"/>
            <w:tcBorders>
              <w:top w:val="single" w:sz="8" w:space="0" w:color="auto"/>
              <w:left w:val="single" w:sz="8" w:space="0" w:color="auto"/>
              <w:bottom w:val="single" w:sz="8" w:space="0" w:color="auto"/>
              <w:right w:val="single" w:sz="8" w:space="0" w:color="auto"/>
            </w:tcBorders>
            <w:tcPrChange w:id="684" w:author="Sebastian Łuczak" w:date="2011-09-03T10:30:00Z">
              <w:tcPr>
                <w:tcW w:w="2058" w:type="dxa"/>
              </w:tcPr>
            </w:tcPrChange>
          </w:tcPr>
          <w:p w:rsidR="00000000" w:rsidRDefault="006B1A11">
            <w:pPr>
              <w:jc w:val="center"/>
              <w:cnfStyle w:val="000000100000"/>
              <w:rPr>
                <w:ins w:id="685" w:author="Maciek" w:date="2011-09-03T00:02:00Z"/>
              </w:rPr>
              <w:pPrChange w:id="686" w:author="Sebastian Łuczak" w:date="2011-09-03T10:30:00Z">
                <w:pPr>
                  <w:pStyle w:val="NormalnyIn"/>
                  <w:ind w:firstLine="0"/>
                  <w:cnfStyle w:val="000000100000"/>
                </w:pPr>
              </w:pPrChange>
            </w:pPr>
            <w:ins w:id="687" w:author="Maciek" w:date="2011-09-03T00:04:00Z">
              <w:del w:id="688" w:author="Maciek" w:date="2011-09-01T21:55:00Z">
                <w:r>
                  <w:rPr>
                    <w:noProof/>
                    <w:lang w:eastAsia="pl-PL"/>
                    <w:rPrChange w:id="689">
                      <w:rPr>
                        <w:noProof/>
                        <w:color w:val="0000FF"/>
                        <w:u w:val="single"/>
                      </w:rPr>
                    </w:rPrChange>
                  </w:rPr>
                  <w:drawing>
                    <wp:inline distT="0" distB="0" distL="0" distR="0">
                      <wp:extent cx="171450" cy="171450"/>
                      <wp:effectExtent l="0" t="0" r="0" b="0"/>
                      <wp:docPr id="80"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90" w:author="Sebastian Łuczak" w:date="2011-09-03T10:30:00Z">
              <w:tcPr>
                <w:tcW w:w="2444" w:type="dxa"/>
              </w:tcPr>
            </w:tcPrChange>
          </w:tcPr>
          <w:p w:rsidR="00000000" w:rsidRDefault="006B1A11">
            <w:pPr>
              <w:jc w:val="center"/>
              <w:cnfStyle w:val="000000100000"/>
              <w:rPr>
                <w:ins w:id="691" w:author="Maciek" w:date="2011-09-03T00:02:00Z"/>
              </w:rPr>
              <w:pPrChange w:id="692" w:author="Sebastian Łuczak" w:date="2011-09-03T10:30:00Z">
                <w:pPr>
                  <w:pStyle w:val="NormalnyIn"/>
                  <w:ind w:firstLine="0"/>
                  <w:cnfStyle w:val="000000100000"/>
                </w:pPr>
              </w:pPrChange>
            </w:pPr>
            <w:ins w:id="693" w:author="Maciek" w:date="2011-09-03T00:04:00Z">
              <w:del w:id="694" w:author="Maciek" w:date="2011-09-01T21:55:00Z">
                <w:r>
                  <w:rPr>
                    <w:noProof/>
                    <w:lang w:eastAsia="pl-PL"/>
                    <w:rPrChange w:id="695">
                      <w:rPr>
                        <w:noProof/>
                        <w:color w:val="0000FF"/>
                        <w:u w:val="single"/>
                      </w:rPr>
                    </w:rPrChange>
                  </w:rPr>
                  <w:drawing>
                    <wp:inline distT="0" distB="0" distL="0" distR="0">
                      <wp:extent cx="171450" cy="171450"/>
                      <wp:effectExtent l="0" t="0" r="0" b="0"/>
                      <wp:docPr id="83"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96" w:author="Sebastian Łuczak" w:date="2011-09-03T10:30:00Z">
              <w:tcPr>
                <w:tcW w:w="2128" w:type="dxa"/>
              </w:tcPr>
            </w:tcPrChange>
          </w:tcPr>
          <w:p w:rsidR="00000000" w:rsidRDefault="00BA3DEF">
            <w:pPr>
              <w:jc w:val="center"/>
              <w:cnfStyle w:val="000000100000"/>
              <w:rPr>
                <w:ins w:id="697" w:author="Maciek" w:date="2011-09-03T00:02:00Z"/>
              </w:rPr>
              <w:pPrChange w:id="698" w:author="Sebastian Łuczak" w:date="2011-09-03T10:30:00Z">
                <w:pPr>
                  <w:pStyle w:val="NormalnyIn"/>
                  <w:ind w:firstLine="0"/>
                  <w:cnfStyle w:val="000000100000"/>
                </w:pPr>
              </w:pPrChange>
            </w:pPr>
            <w:ins w:id="699" w:author="Sebastian Łuczak" w:date="2011-09-03T10:31:00Z">
              <w:r>
                <w:t>X</w:t>
              </w:r>
            </w:ins>
            <w:ins w:id="700" w:author="Maciek" w:date="2011-09-03T00:04:00Z">
              <w:del w:id="701" w:author="Maciek" w:date="2011-09-01T21:55:00Z">
                <w:r w:rsidR="006B1A11">
                  <w:rPr>
                    <w:noProof/>
                    <w:lang w:eastAsia="pl-PL"/>
                    <w:rPrChange w:id="702">
                      <w:rPr>
                        <w:noProof/>
                        <w:color w:val="0000FF"/>
                        <w:u w:val="single"/>
                      </w:rPr>
                    </w:rPrChange>
                  </w:rPr>
                  <w:drawing>
                    <wp:inline distT="0" distB="0" distL="0" distR="0">
                      <wp:extent cx="123825" cy="123825"/>
                      <wp:effectExtent l="19050" t="0" r="9525" b="0"/>
                      <wp:docPr id="6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03" w:author="Sebastian Łuczak" w:date="2011-09-03T10:30:00Z">
            <w:tblPrEx>
              <w:tblInd w:w="468" w:type="dxa"/>
            </w:tblPrEx>
          </w:tblPrExChange>
        </w:tblPrEx>
        <w:trPr>
          <w:ins w:id="704" w:author="Maciek" w:date="2011-09-03T00:03:00Z"/>
          <w:trPrChange w:id="705"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06" w:author="Sebastian Łuczak" w:date="2011-09-03T10:30:00Z">
              <w:tcPr>
                <w:tcW w:w="2189" w:type="dxa"/>
                <w:gridSpan w:val="2"/>
              </w:tcPr>
            </w:tcPrChange>
          </w:tcPr>
          <w:p w:rsidR="00000000" w:rsidRDefault="00A819D8">
            <w:pPr>
              <w:rPr>
                <w:ins w:id="707" w:author="Maciek" w:date="2011-09-03T00:03:00Z"/>
                <w:b w:val="0"/>
                <w:bCs w:val="0"/>
              </w:rPr>
              <w:pPrChange w:id="708" w:author="Maciek" w:date="2011-09-03T00:04:00Z">
                <w:pPr>
                  <w:pStyle w:val="NormalnyIn"/>
                  <w:ind w:firstLine="0"/>
                </w:pPr>
              </w:pPrChange>
            </w:pPr>
            <w:ins w:id="709" w:author="Maciek" w:date="2011-09-03T00:03:00Z">
              <w:r>
                <w:t>Nadawanie uprawnień</w:t>
              </w:r>
            </w:ins>
          </w:p>
        </w:tc>
        <w:tc>
          <w:tcPr>
            <w:tcW w:w="1370" w:type="dxa"/>
            <w:tcBorders>
              <w:top w:val="single" w:sz="8" w:space="0" w:color="auto"/>
              <w:left w:val="single" w:sz="8" w:space="0" w:color="auto"/>
              <w:bottom w:val="single" w:sz="8" w:space="0" w:color="auto"/>
              <w:right w:val="single" w:sz="8" w:space="0" w:color="auto"/>
            </w:tcBorders>
            <w:tcPrChange w:id="710" w:author="Sebastian Łuczak" w:date="2011-09-03T10:30:00Z">
              <w:tcPr>
                <w:tcW w:w="2058" w:type="dxa"/>
              </w:tcPr>
            </w:tcPrChange>
          </w:tcPr>
          <w:p w:rsidR="00000000" w:rsidRDefault="006B1A11">
            <w:pPr>
              <w:jc w:val="center"/>
              <w:cnfStyle w:val="000000000000"/>
              <w:rPr>
                <w:ins w:id="711" w:author="Maciek" w:date="2011-09-03T00:03:00Z"/>
              </w:rPr>
              <w:pPrChange w:id="712" w:author="Sebastian Łuczak" w:date="2011-09-03T10:30:00Z">
                <w:pPr>
                  <w:pStyle w:val="NormalnyIn"/>
                  <w:ind w:firstLine="0"/>
                  <w:cnfStyle w:val="000000000000"/>
                </w:pPr>
              </w:pPrChange>
            </w:pPr>
            <w:ins w:id="713" w:author="Maciek" w:date="2011-09-03T00:04:00Z">
              <w:del w:id="714" w:author="Maciek" w:date="2011-09-01T21:55:00Z">
                <w:r>
                  <w:rPr>
                    <w:noProof/>
                    <w:lang w:eastAsia="pl-PL"/>
                    <w:rPrChange w:id="715">
                      <w:rPr>
                        <w:noProof/>
                        <w:color w:val="0000FF"/>
                        <w:u w:val="single"/>
                      </w:rPr>
                    </w:rPrChange>
                  </w:rPr>
                  <w:drawing>
                    <wp:inline distT="0" distB="0" distL="0" distR="0">
                      <wp:extent cx="171450" cy="171450"/>
                      <wp:effectExtent l="0" t="0" r="0" b="0"/>
                      <wp:docPr id="81"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16" w:author="Sebastian Łuczak" w:date="2011-09-03T10:30:00Z">
              <w:tcPr>
                <w:tcW w:w="2444" w:type="dxa"/>
              </w:tcPr>
            </w:tcPrChange>
          </w:tcPr>
          <w:p w:rsidR="00000000" w:rsidRDefault="006B1A11">
            <w:pPr>
              <w:jc w:val="center"/>
              <w:cnfStyle w:val="000000000000"/>
              <w:rPr>
                <w:ins w:id="717" w:author="Maciek" w:date="2011-09-03T00:03:00Z"/>
              </w:rPr>
              <w:pPrChange w:id="718" w:author="Sebastian Łuczak" w:date="2011-09-03T10:30:00Z">
                <w:pPr>
                  <w:pStyle w:val="NormalnyIn"/>
                  <w:ind w:firstLine="0"/>
                  <w:cnfStyle w:val="000000000000"/>
                </w:pPr>
              </w:pPrChange>
            </w:pPr>
            <w:ins w:id="719" w:author="Maciek" w:date="2011-09-03T00:04:00Z">
              <w:del w:id="720" w:author="Maciek" w:date="2011-09-01T21:55:00Z">
                <w:r>
                  <w:rPr>
                    <w:noProof/>
                    <w:lang w:eastAsia="pl-PL"/>
                    <w:rPrChange w:id="721">
                      <w:rPr>
                        <w:noProof/>
                        <w:color w:val="0000FF"/>
                        <w:u w:val="single"/>
                      </w:rPr>
                    </w:rPrChange>
                  </w:rPr>
                  <w:drawing>
                    <wp:inline distT="0" distB="0" distL="0" distR="0">
                      <wp:extent cx="171450" cy="171450"/>
                      <wp:effectExtent l="0" t="0" r="0" b="0"/>
                      <wp:docPr id="84"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22" w:author="Sebastian Łuczak" w:date="2011-09-03T10:30:00Z">
              <w:tcPr>
                <w:tcW w:w="2128" w:type="dxa"/>
              </w:tcPr>
            </w:tcPrChange>
          </w:tcPr>
          <w:p w:rsidR="00000000" w:rsidRDefault="00BA3DEF">
            <w:pPr>
              <w:jc w:val="center"/>
              <w:cnfStyle w:val="000000000000"/>
              <w:rPr>
                <w:ins w:id="723" w:author="Maciek" w:date="2011-09-03T00:03:00Z"/>
              </w:rPr>
              <w:pPrChange w:id="724" w:author="Sebastian Łuczak" w:date="2011-09-03T10:30:00Z">
                <w:pPr>
                  <w:pStyle w:val="NormalnyIn"/>
                  <w:ind w:firstLine="0"/>
                  <w:cnfStyle w:val="000000000000"/>
                </w:pPr>
              </w:pPrChange>
            </w:pPr>
            <w:ins w:id="725" w:author="Sebastian Łuczak" w:date="2011-09-03T10:31:00Z">
              <w:r>
                <w:t>X</w:t>
              </w:r>
            </w:ins>
            <w:ins w:id="726" w:author="Maciek" w:date="2011-09-03T00:04:00Z">
              <w:del w:id="727" w:author="Maciek" w:date="2011-09-01T21:55:00Z">
                <w:r w:rsidR="006B1A11">
                  <w:rPr>
                    <w:noProof/>
                    <w:lang w:eastAsia="pl-PL"/>
                    <w:rPrChange w:id="728">
                      <w:rPr>
                        <w:noProof/>
                        <w:color w:val="0000FF"/>
                        <w:u w:val="single"/>
                      </w:rPr>
                    </w:rPrChange>
                  </w:rPr>
                  <w:drawing>
                    <wp:inline distT="0" distB="0" distL="0" distR="0">
                      <wp:extent cx="123825" cy="123825"/>
                      <wp:effectExtent l="19050" t="0" r="9525" b="0"/>
                      <wp:docPr id="6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29" w:author="Sebastian Łuczak" w:date="2011-09-03T10:30:00Z">
            <w:tblPrEx>
              <w:tblInd w:w="468" w:type="dxa"/>
            </w:tblPrEx>
          </w:tblPrExChange>
        </w:tblPrEx>
        <w:trPr>
          <w:cnfStyle w:val="000000100000"/>
          <w:ins w:id="730" w:author="Maciek" w:date="2011-09-03T00:03:00Z"/>
          <w:trPrChange w:id="731"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32" w:author="Sebastian Łuczak" w:date="2011-09-03T10:30:00Z">
              <w:tcPr>
                <w:tcW w:w="2189" w:type="dxa"/>
                <w:gridSpan w:val="2"/>
              </w:tcPr>
            </w:tcPrChange>
          </w:tcPr>
          <w:p w:rsidR="00000000" w:rsidRDefault="00A819D8">
            <w:pPr>
              <w:cnfStyle w:val="001000100000"/>
              <w:rPr>
                <w:ins w:id="733" w:author="Maciek" w:date="2011-09-03T00:03:00Z"/>
                <w:b w:val="0"/>
                <w:bCs w:val="0"/>
              </w:rPr>
              <w:pPrChange w:id="734" w:author="Maciek" w:date="2011-09-03T00:04:00Z">
                <w:pPr>
                  <w:pStyle w:val="NormalnyIn"/>
                  <w:ind w:firstLine="0"/>
                  <w:cnfStyle w:val="001000100000"/>
                </w:pPr>
              </w:pPrChange>
            </w:pPr>
            <w:ins w:id="735" w:author="Maciek" w:date="2011-09-03T00:03:00Z">
              <w:r>
                <w:t>Nadawanie dostępu</w:t>
              </w:r>
            </w:ins>
          </w:p>
        </w:tc>
        <w:tc>
          <w:tcPr>
            <w:tcW w:w="1370" w:type="dxa"/>
            <w:tcBorders>
              <w:top w:val="single" w:sz="8" w:space="0" w:color="auto"/>
              <w:left w:val="single" w:sz="8" w:space="0" w:color="auto"/>
              <w:bottom w:val="single" w:sz="8" w:space="0" w:color="auto"/>
              <w:right w:val="single" w:sz="8" w:space="0" w:color="auto"/>
            </w:tcBorders>
            <w:tcPrChange w:id="736" w:author="Sebastian Łuczak" w:date="2011-09-03T10:30:00Z">
              <w:tcPr>
                <w:tcW w:w="2058" w:type="dxa"/>
              </w:tcPr>
            </w:tcPrChange>
          </w:tcPr>
          <w:p w:rsidR="00000000" w:rsidRDefault="006B1A11">
            <w:pPr>
              <w:jc w:val="center"/>
              <w:cnfStyle w:val="000000100000"/>
              <w:rPr>
                <w:ins w:id="737" w:author="Maciek" w:date="2011-09-03T00:03:00Z"/>
              </w:rPr>
              <w:pPrChange w:id="738" w:author="Sebastian Łuczak" w:date="2011-09-03T10:30:00Z">
                <w:pPr>
                  <w:pStyle w:val="NormalnyIn"/>
                  <w:ind w:firstLine="0"/>
                  <w:cnfStyle w:val="000000100000"/>
                </w:pPr>
              </w:pPrChange>
            </w:pPr>
            <w:ins w:id="739" w:author="Maciek" w:date="2011-09-03T00:04:00Z">
              <w:del w:id="740" w:author="Maciek" w:date="2011-09-01T21:55:00Z">
                <w:r>
                  <w:rPr>
                    <w:noProof/>
                    <w:lang w:eastAsia="pl-PL"/>
                    <w:rPrChange w:id="741">
                      <w:rPr>
                        <w:noProof/>
                        <w:color w:val="0000FF"/>
                        <w:u w:val="single"/>
                      </w:rPr>
                    </w:rPrChange>
                  </w:rPr>
                  <w:drawing>
                    <wp:inline distT="0" distB="0" distL="0" distR="0">
                      <wp:extent cx="171450" cy="171450"/>
                      <wp:effectExtent l="0" t="0" r="0" b="0"/>
                      <wp:docPr id="82"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42" w:author="Sebastian Łuczak" w:date="2011-09-03T10:30:00Z">
              <w:tcPr>
                <w:tcW w:w="2444" w:type="dxa"/>
              </w:tcPr>
            </w:tcPrChange>
          </w:tcPr>
          <w:p w:rsidR="00000000" w:rsidRDefault="006B1A11">
            <w:pPr>
              <w:jc w:val="center"/>
              <w:cnfStyle w:val="000000100000"/>
              <w:rPr>
                <w:ins w:id="743" w:author="Maciek" w:date="2011-09-03T00:03:00Z"/>
              </w:rPr>
              <w:pPrChange w:id="744" w:author="Sebastian Łuczak" w:date="2011-09-03T10:30:00Z">
                <w:pPr>
                  <w:pStyle w:val="NormalnyIn"/>
                  <w:ind w:firstLine="0"/>
                  <w:cnfStyle w:val="000000100000"/>
                </w:pPr>
              </w:pPrChange>
            </w:pPr>
            <w:ins w:id="745" w:author="Maciek" w:date="2011-09-03T00:04:00Z">
              <w:del w:id="746" w:author="Maciek" w:date="2011-09-01T21:55:00Z">
                <w:r>
                  <w:rPr>
                    <w:noProof/>
                    <w:lang w:eastAsia="pl-PL"/>
                    <w:rPrChange w:id="747">
                      <w:rPr>
                        <w:noProof/>
                        <w:color w:val="0000FF"/>
                        <w:u w:val="single"/>
                      </w:rPr>
                    </w:rPrChange>
                  </w:rPr>
                  <w:drawing>
                    <wp:inline distT="0" distB="0" distL="0" distR="0">
                      <wp:extent cx="171450" cy="171450"/>
                      <wp:effectExtent l="0" t="0" r="0" b="0"/>
                      <wp:docPr id="85"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48" w:author="Sebastian Łuczak" w:date="2011-09-03T10:30:00Z">
              <w:tcPr>
                <w:tcW w:w="2128" w:type="dxa"/>
              </w:tcPr>
            </w:tcPrChange>
          </w:tcPr>
          <w:p w:rsidR="00000000" w:rsidRDefault="00BA3DEF">
            <w:pPr>
              <w:jc w:val="center"/>
              <w:cnfStyle w:val="000000100000"/>
              <w:rPr>
                <w:ins w:id="749" w:author="Maciek" w:date="2011-09-03T00:03:00Z"/>
              </w:rPr>
              <w:pPrChange w:id="750" w:author="Sebastian Łuczak" w:date="2011-09-03T10:30:00Z">
                <w:pPr>
                  <w:pStyle w:val="NormalnyIn"/>
                  <w:ind w:firstLine="0"/>
                  <w:cnfStyle w:val="000000100000"/>
                </w:pPr>
              </w:pPrChange>
            </w:pPr>
            <w:ins w:id="751" w:author="Sebastian Łuczak" w:date="2011-09-03T10:31:00Z">
              <w:r>
                <w:t>X</w:t>
              </w:r>
            </w:ins>
            <w:ins w:id="752" w:author="Maciek" w:date="2011-09-03T00:04:00Z">
              <w:del w:id="753" w:author="Maciek" w:date="2011-09-01T21:55:00Z">
                <w:r w:rsidR="006B1A11">
                  <w:rPr>
                    <w:noProof/>
                    <w:lang w:eastAsia="pl-PL"/>
                    <w:rPrChange w:id="754">
                      <w:rPr>
                        <w:noProof/>
                        <w:color w:val="0000FF"/>
                        <w:u w:val="single"/>
                      </w:rPr>
                    </w:rPrChange>
                  </w:rPr>
                  <w:drawing>
                    <wp:inline distT="0" distB="0" distL="0" distR="0">
                      <wp:extent cx="123825" cy="123825"/>
                      <wp:effectExtent l="19050" t="0" r="9525" b="0"/>
                      <wp:docPr id="6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55" w:author="Sebastian Łuczak" w:date="2011-09-03T10:30:00Z">
            <w:tblPrEx>
              <w:tblInd w:w="468" w:type="dxa"/>
            </w:tblPrEx>
          </w:tblPrExChange>
        </w:tblPrEx>
        <w:trPr>
          <w:ins w:id="756" w:author="Maciek" w:date="2011-09-03T00:03:00Z"/>
          <w:trPrChange w:id="757"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58" w:author="Sebastian Łuczak" w:date="2011-09-03T10:30:00Z">
              <w:tcPr>
                <w:tcW w:w="2189" w:type="dxa"/>
                <w:gridSpan w:val="2"/>
              </w:tcPr>
            </w:tcPrChange>
          </w:tcPr>
          <w:p w:rsidR="00000000" w:rsidRDefault="00A819D8">
            <w:pPr>
              <w:rPr>
                <w:ins w:id="759" w:author="Maciek" w:date="2011-09-03T00:03:00Z"/>
                <w:b w:val="0"/>
                <w:bCs w:val="0"/>
              </w:rPr>
              <w:pPrChange w:id="760" w:author="Maciek" w:date="2011-09-03T00:04:00Z">
                <w:pPr>
                  <w:pStyle w:val="NormalnyIn"/>
                  <w:ind w:firstLine="0"/>
                </w:pPr>
              </w:pPrChange>
            </w:pPr>
            <w:ins w:id="761" w:author="Maciek" w:date="2011-09-03T00:03:00Z">
              <w:r>
                <w:t>Dostęp do aplikacji klienckiej</w:t>
              </w:r>
            </w:ins>
          </w:p>
        </w:tc>
        <w:tc>
          <w:tcPr>
            <w:tcW w:w="1370" w:type="dxa"/>
            <w:tcBorders>
              <w:top w:val="single" w:sz="8" w:space="0" w:color="auto"/>
              <w:left w:val="single" w:sz="8" w:space="0" w:color="auto"/>
              <w:bottom w:val="single" w:sz="8" w:space="0" w:color="auto"/>
              <w:right w:val="single" w:sz="8" w:space="0" w:color="auto"/>
            </w:tcBorders>
            <w:tcPrChange w:id="762" w:author="Sebastian Łuczak" w:date="2011-09-03T10:30:00Z">
              <w:tcPr>
                <w:tcW w:w="2058" w:type="dxa"/>
              </w:tcPr>
            </w:tcPrChange>
          </w:tcPr>
          <w:p w:rsidR="00000000" w:rsidRDefault="006B1A11">
            <w:pPr>
              <w:jc w:val="center"/>
              <w:cnfStyle w:val="000000000000"/>
              <w:rPr>
                <w:ins w:id="763" w:author="Maciek" w:date="2011-09-03T00:03:00Z"/>
              </w:rPr>
              <w:pPrChange w:id="764" w:author="Sebastian Łuczak" w:date="2011-09-03T10:30:00Z">
                <w:pPr>
                  <w:pStyle w:val="NormalnyIn"/>
                  <w:ind w:firstLine="0"/>
                  <w:cnfStyle w:val="000000000000"/>
                </w:pPr>
              </w:pPrChange>
            </w:pPr>
            <w:ins w:id="765" w:author="Maciek" w:date="2011-09-03T00:04:00Z">
              <w:del w:id="766" w:author="Maciek" w:date="2011-09-01T21:55:00Z">
                <w:r>
                  <w:rPr>
                    <w:noProof/>
                    <w:lang w:eastAsia="pl-PL"/>
                    <w:rPrChange w:id="767">
                      <w:rPr>
                        <w:noProof/>
                        <w:color w:val="0000FF"/>
                        <w:u w:val="single"/>
                      </w:rPr>
                    </w:rPrChange>
                  </w:rPr>
                  <w:drawing>
                    <wp:inline distT="0" distB="0" distL="0" distR="0">
                      <wp:extent cx="123825" cy="123825"/>
                      <wp:effectExtent l="19050" t="0" r="9525" b="0"/>
                      <wp:docPr id="7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68" w:author="Sebastian Łuczak" w:date="2011-09-03T10:30:00Z">
              <w:tcPr>
                <w:tcW w:w="2444" w:type="dxa"/>
              </w:tcPr>
            </w:tcPrChange>
          </w:tcPr>
          <w:p w:rsidR="00000000" w:rsidRDefault="006B1A11">
            <w:pPr>
              <w:jc w:val="center"/>
              <w:cnfStyle w:val="000000000000"/>
              <w:rPr>
                <w:ins w:id="769" w:author="Maciek" w:date="2011-09-03T00:03:00Z"/>
              </w:rPr>
              <w:pPrChange w:id="770" w:author="Sebastian Łuczak" w:date="2011-09-03T10:30:00Z">
                <w:pPr>
                  <w:pStyle w:val="NormalnyIn"/>
                  <w:ind w:firstLine="0"/>
                  <w:cnfStyle w:val="000000000000"/>
                </w:pPr>
              </w:pPrChange>
            </w:pPr>
            <w:ins w:id="771" w:author="Maciek" w:date="2011-09-03T00:04:00Z">
              <w:del w:id="772" w:author="Maciek" w:date="2011-09-01T21:55:00Z">
                <w:r>
                  <w:rPr>
                    <w:noProof/>
                    <w:lang w:eastAsia="pl-PL"/>
                    <w:rPrChange w:id="773">
                      <w:rPr>
                        <w:noProof/>
                        <w:color w:val="0000FF"/>
                        <w:u w:val="single"/>
                      </w:rPr>
                    </w:rPrChange>
                  </w:rPr>
                  <w:drawing>
                    <wp:inline distT="0" distB="0" distL="0" distR="0">
                      <wp:extent cx="123825" cy="123825"/>
                      <wp:effectExtent l="19050" t="0" r="9525" b="0"/>
                      <wp:docPr id="7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74" w:author="Sebastian Łuczak" w:date="2011-09-03T10:30:00Z">
              <w:tcPr>
                <w:tcW w:w="2128" w:type="dxa"/>
              </w:tcPr>
            </w:tcPrChange>
          </w:tcPr>
          <w:p w:rsidR="00000000" w:rsidRDefault="00BA3DEF">
            <w:pPr>
              <w:jc w:val="center"/>
              <w:cnfStyle w:val="000000000000"/>
              <w:rPr>
                <w:ins w:id="775" w:author="Maciek" w:date="2011-09-03T00:03:00Z"/>
              </w:rPr>
              <w:pPrChange w:id="776" w:author="Sebastian Łuczak" w:date="2011-09-03T10:30:00Z">
                <w:pPr>
                  <w:pStyle w:val="NormalnyIn"/>
                  <w:ind w:firstLine="0"/>
                  <w:cnfStyle w:val="000000000000"/>
                </w:pPr>
              </w:pPrChange>
            </w:pPr>
            <w:ins w:id="777" w:author="Sebastian Łuczak" w:date="2011-09-03T10:31:00Z">
              <w:r>
                <w:t>X</w:t>
              </w:r>
            </w:ins>
            <w:ins w:id="778" w:author="Maciek" w:date="2011-09-03T00:04:00Z">
              <w:del w:id="779" w:author="Maciek" w:date="2011-09-01T21:55:00Z">
                <w:r w:rsidR="006B1A11">
                  <w:rPr>
                    <w:noProof/>
                    <w:lang w:eastAsia="pl-PL"/>
                    <w:rPrChange w:id="780">
                      <w:rPr>
                        <w:noProof/>
                        <w:color w:val="0000FF"/>
                        <w:u w:val="single"/>
                      </w:rPr>
                    </w:rPrChange>
                  </w:rPr>
                  <w:drawing>
                    <wp:inline distT="0" distB="0" distL="0" distR="0">
                      <wp:extent cx="123825" cy="123825"/>
                      <wp:effectExtent l="19050" t="0" r="9525" b="0"/>
                      <wp:docPr id="6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81" w:author="Sebastian Łuczak" w:date="2011-09-03T10:30:00Z">
            <w:tblPrEx>
              <w:tblInd w:w="288" w:type="dxa"/>
            </w:tblPrEx>
          </w:tblPrExChange>
        </w:tblPrEx>
        <w:trPr>
          <w:cnfStyle w:val="000000100000"/>
          <w:ins w:id="782"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83" w:author="Sebastian Łuczak" w:date="2011-09-03T10:30:00Z">
              <w:tcPr>
                <w:tcW w:w="2369" w:type="dxa"/>
                <w:gridSpan w:val="3"/>
              </w:tcPr>
            </w:tcPrChange>
          </w:tcPr>
          <w:p w:rsidR="00000000" w:rsidRDefault="00A819D8">
            <w:pPr>
              <w:cnfStyle w:val="001000100000"/>
              <w:rPr>
                <w:ins w:id="784" w:author="Maciek" w:date="2011-09-03T00:03:00Z"/>
                <w:b w:val="0"/>
                <w:bCs w:val="0"/>
              </w:rPr>
              <w:pPrChange w:id="785" w:author="Maciek" w:date="2011-09-03T00:04:00Z">
                <w:pPr>
                  <w:pStyle w:val="NormalnyIn"/>
                  <w:ind w:firstLine="0"/>
                  <w:cnfStyle w:val="001000100000"/>
                </w:pPr>
              </w:pPrChange>
            </w:pPr>
            <w:ins w:id="786" w:author="Maciek" w:date="2011-09-03T00:03:00Z">
              <w:r>
                <w:t>Dostęp do aplikacji administracyjnej</w:t>
              </w:r>
            </w:ins>
          </w:p>
        </w:tc>
        <w:tc>
          <w:tcPr>
            <w:tcW w:w="1370" w:type="dxa"/>
            <w:tcBorders>
              <w:top w:val="single" w:sz="8" w:space="0" w:color="auto"/>
              <w:left w:val="single" w:sz="8" w:space="0" w:color="auto"/>
              <w:bottom w:val="single" w:sz="8" w:space="0" w:color="auto"/>
              <w:right w:val="single" w:sz="8" w:space="0" w:color="auto"/>
            </w:tcBorders>
            <w:tcPrChange w:id="787" w:author="Sebastian Łuczak" w:date="2011-09-03T10:30:00Z">
              <w:tcPr>
                <w:tcW w:w="2058" w:type="dxa"/>
              </w:tcPr>
            </w:tcPrChange>
          </w:tcPr>
          <w:p w:rsidR="00000000" w:rsidRDefault="006B1A11">
            <w:pPr>
              <w:jc w:val="center"/>
              <w:cnfStyle w:val="000000100000"/>
              <w:rPr>
                <w:ins w:id="788" w:author="Maciek" w:date="2011-09-03T00:03:00Z"/>
              </w:rPr>
              <w:pPrChange w:id="789" w:author="Sebastian Łuczak" w:date="2011-09-03T10:30:00Z">
                <w:pPr>
                  <w:pStyle w:val="NormalnyIn"/>
                  <w:ind w:firstLine="0"/>
                  <w:cnfStyle w:val="000000100000"/>
                </w:pPr>
              </w:pPrChange>
            </w:pPr>
            <w:ins w:id="790" w:author="Maciek" w:date="2011-09-03T00:04:00Z">
              <w:del w:id="791" w:author="Maciek" w:date="2011-09-01T21:55:00Z">
                <w:r>
                  <w:rPr>
                    <w:noProof/>
                    <w:lang w:eastAsia="pl-PL"/>
                    <w:rPrChange w:id="792">
                      <w:rPr>
                        <w:noProof/>
                        <w:color w:val="0000FF"/>
                        <w:u w:val="single"/>
                      </w:rPr>
                    </w:rPrChange>
                  </w:rPr>
                  <w:drawing>
                    <wp:inline distT="0" distB="0" distL="0" distR="0">
                      <wp:extent cx="171450" cy="171450"/>
                      <wp:effectExtent l="0" t="0" r="0" b="0"/>
                      <wp:docPr id="86"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93" w:author="Sebastian Łuczak" w:date="2011-09-03T10:30:00Z">
              <w:tcPr>
                <w:tcW w:w="2444" w:type="dxa"/>
              </w:tcPr>
            </w:tcPrChange>
          </w:tcPr>
          <w:p w:rsidR="00000000" w:rsidRDefault="006B1A11">
            <w:pPr>
              <w:jc w:val="center"/>
              <w:cnfStyle w:val="000000100000"/>
              <w:rPr>
                <w:ins w:id="794" w:author="Maciek" w:date="2011-09-03T00:03:00Z"/>
              </w:rPr>
              <w:pPrChange w:id="795" w:author="Sebastian Łuczak" w:date="2011-09-03T10:30:00Z">
                <w:pPr>
                  <w:pStyle w:val="NormalnyIn"/>
                  <w:ind w:firstLine="0"/>
                  <w:cnfStyle w:val="000000100000"/>
                </w:pPr>
              </w:pPrChange>
            </w:pPr>
            <w:ins w:id="796" w:author="Maciek" w:date="2011-09-03T00:04:00Z">
              <w:del w:id="797" w:author="Maciek" w:date="2011-09-01T21:55:00Z">
                <w:r>
                  <w:rPr>
                    <w:noProof/>
                    <w:lang w:eastAsia="pl-PL"/>
                    <w:rPrChange w:id="798">
                      <w:rPr>
                        <w:noProof/>
                        <w:color w:val="0000FF"/>
                        <w:u w:val="single"/>
                      </w:rPr>
                    </w:rPrChange>
                  </w:rPr>
                  <w:drawing>
                    <wp:inline distT="0" distB="0" distL="0" distR="0">
                      <wp:extent cx="123825" cy="123825"/>
                      <wp:effectExtent l="19050" t="0" r="9525" b="0"/>
                      <wp:docPr id="7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99" w:author="Sebastian Łuczak" w:date="2011-09-03T10:30:00Z">
              <w:tcPr>
                <w:tcW w:w="2128" w:type="dxa"/>
              </w:tcPr>
            </w:tcPrChange>
          </w:tcPr>
          <w:p w:rsidR="00000000" w:rsidRDefault="00BA3DEF">
            <w:pPr>
              <w:jc w:val="center"/>
              <w:cnfStyle w:val="000000100000"/>
              <w:rPr>
                <w:ins w:id="800" w:author="Maciek" w:date="2011-09-03T00:03:00Z"/>
              </w:rPr>
              <w:pPrChange w:id="801" w:author="Sebastian Łuczak" w:date="2011-09-03T10:30:00Z">
                <w:pPr>
                  <w:pStyle w:val="NormalnyIn"/>
                  <w:ind w:firstLine="0"/>
                  <w:cnfStyle w:val="000000100000"/>
                </w:pPr>
              </w:pPrChange>
            </w:pPr>
            <w:ins w:id="802" w:author="Sebastian Łuczak" w:date="2011-09-03T10:31:00Z">
              <w:r>
                <w:t>X</w:t>
              </w:r>
            </w:ins>
            <w:ins w:id="803" w:author="Maciek" w:date="2011-09-03T00:04:00Z">
              <w:del w:id="804" w:author="Sebastian Łuczak" w:date="2011-09-03T10:31:00Z">
                <w:r w:rsidR="006B1A11">
                  <w:rPr>
                    <w:noProof/>
                    <w:lang w:eastAsia="pl-PL"/>
                    <w:rPrChange w:id="805">
                      <w:rPr>
                        <w:noProof/>
                        <w:color w:val="0000FF"/>
                        <w:u w:val="single"/>
                      </w:rPr>
                    </w:rPrChange>
                  </w:rPr>
                  <w:drawing>
                    <wp:inline distT="0" distB="0" distL="0" distR="0">
                      <wp:extent cx="123825" cy="123825"/>
                      <wp:effectExtent l="19050" t="0" r="9525" b="0"/>
                      <wp:docPr id="6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806" w:author="Sebastian Łuczak" w:date="2011-09-03T10:30:00Z">
            <w:tblPrEx>
              <w:tblInd w:w="288" w:type="dxa"/>
            </w:tblPrEx>
          </w:tblPrExChange>
        </w:tblPrEx>
        <w:trPr>
          <w:ins w:id="807"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808" w:author="Sebastian Łuczak" w:date="2011-09-03T10:30:00Z">
              <w:tcPr>
                <w:tcW w:w="2369" w:type="dxa"/>
                <w:gridSpan w:val="3"/>
              </w:tcPr>
            </w:tcPrChange>
          </w:tcPr>
          <w:p w:rsidR="00000000" w:rsidRDefault="00A819D8">
            <w:pPr>
              <w:rPr>
                <w:ins w:id="809" w:author="Maciek" w:date="2011-09-03T00:03:00Z"/>
                <w:b w:val="0"/>
                <w:bCs w:val="0"/>
              </w:rPr>
              <w:pPrChange w:id="810" w:author="Maciek" w:date="2011-09-03T00:04:00Z">
                <w:pPr>
                  <w:pStyle w:val="NormalnyIn"/>
                  <w:ind w:firstLine="0"/>
                </w:pPr>
              </w:pPrChange>
            </w:pPr>
            <w:ins w:id="811" w:author="Maciek" w:date="2011-09-03T00:03:00Z">
              <w:r>
                <w:t>Dostęp do panelu administracyjnego</w:t>
              </w:r>
            </w:ins>
          </w:p>
        </w:tc>
        <w:tc>
          <w:tcPr>
            <w:tcW w:w="1370" w:type="dxa"/>
            <w:tcBorders>
              <w:top w:val="single" w:sz="8" w:space="0" w:color="auto"/>
              <w:left w:val="single" w:sz="8" w:space="0" w:color="auto"/>
              <w:bottom w:val="single" w:sz="8" w:space="0" w:color="auto"/>
              <w:right w:val="single" w:sz="8" w:space="0" w:color="auto"/>
            </w:tcBorders>
            <w:tcPrChange w:id="812" w:author="Sebastian Łuczak" w:date="2011-09-03T10:30:00Z">
              <w:tcPr>
                <w:tcW w:w="2058" w:type="dxa"/>
              </w:tcPr>
            </w:tcPrChange>
          </w:tcPr>
          <w:p w:rsidR="00000000" w:rsidRDefault="006B1A11">
            <w:pPr>
              <w:jc w:val="center"/>
              <w:cnfStyle w:val="000000000000"/>
              <w:rPr>
                <w:ins w:id="813" w:author="Maciek" w:date="2011-09-03T00:03:00Z"/>
              </w:rPr>
              <w:pPrChange w:id="814" w:author="Sebastian Łuczak" w:date="2011-09-03T10:30:00Z">
                <w:pPr>
                  <w:pStyle w:val="NormalnyIn"/>
                  <w:ind w:firstLine="0"/>
                  <w:cnfStyle w:val="000000000000"/>
                </w:pPr>
              </w:pPrChange>
            </w:pPr>
            <w:ins w:id="815" w:author="Maciek" w:date="2011-09-03T00:04:00Z">
              <w:del w:id="816" w:author="Maciek" w:date="2011-09-01T21:55:00Z">
                <w:r>
                  <w:rPr>
                    <w:noProof/>
                    <w:lang w:eastAsia="pl-PL"/>
                    <w:rPrChange w:id="817">
                      <w:rPr>
                        <w:noProof/>
                        <w:color w:val="0000FF"/>
                        <w:u w:val="single"/>
                      </w:rPr>
                    </w:rPrChange>
                  </w:rPr>
                  <w:drawing>
                    <wp:inline distT="0" distB="0" distL="0" distR="0">
                      <wp:extent cx="123825" cy="123825"/>
                      <wp:effectExtent l="19050" t="0" r="9525" b="0"/>
                      <wp:docPr id="7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818" w:author="Sebastian Łuczak" w:date="2011-09-03T10:30:00Z">
              <w:tcPr>
                <w:tcW w:w="2444" w:type="dxa"/>
              </w:tcPr>
            </w:tcPrChange>
          </w:tcPr>
          <w:p w:rsidR="00000000" w:rsidRDefault="006B1A11">
            <w:pPr>
              <w:jc w:val="center"/>
              <w:cnfStyle w:val="000000000000"/>
              <w:rPr>
                <w:ins w:id="819" w:author="Maciek" w:date="2011-09-03T00:03:00Z"/>
              </w:rPr>
              <w:pPrChange w:id="820" w:author="Sebastian Łuczak" w:date="2011-09-03T10:30:00Z">
                <w:pPr>
                  <w:pStyle w:val="NormalnyIn"/>
                  <w:ind w:firstLine="0"/>
                  <w:cnfStyle w:val="000000000000"/>
                </w:pPr>
              </w:pPrChange>
            </w:pPr>
            <w:ins w:id="821" w:author="Maciek" w:date="2011-09-03T00:04:00Z">
              <w:del w:id="822" w:author="Maciek" w:date="2011-09-01T21:55:00Z">
                <w:r>
                  <w:rPr>
                    <w:noProof/>
                    <w:lang w:eastAsia="pl-PL"/>
                    <w:rPrChange w:id="823">
                      <w:rPr>
                        <w:noProof/>
                        <w:color w:val="0000FF"/>
                        <w:u w:val="single"/>
                      </w:rPr>
                    </w:rPrChange>
                  </w:rPr>
                  <w:drawing>
                    <wp:inline distT="0" distB="0" distL="0" distR="0">
                      <wp:extent cx="123825" cy="123825"/>
                      <wp:effectExtent l="19050" t="0" r="9525" b="0"/>
                      <wp:docPr id="7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824" w:author="Sebastian Łuczak" w:date="2011-09-03T10:30:00Z">
              <w:tcPr>
                <w:tcW w:w="2128" w:type="dxa"/>
              </w:tcPr>
            </w:tcPrChange>
          </w:tcPr>
          <w:p w:rsidR="00000000" w:rsidRDefault="00BA3DEF">
            <w:pPr>
              <w:jc w:val="center"/>
              <w:cnfStyle w:val="000000000000"/>
              <w:rPr>
                <w:ins w:id="825" w:author="Maciek" w:date="2011-09-03T00:03:00Z"/>
              </w:rPr>
              <w:pPrChange w:id="826" w:author="Sebastian Łuczak" w:date="2011-09-03T10:30:00Z">
                <w:pPr>
                  <w:pStyle w:val="NormalnyIn"/>
                  <w:ind w:firstLine="0"/>
                  <w:cnfStyle w:val="000000000000"/>
                </w:pPr>
              </w:pPrChange>
            </w:pPr>
            <w:ins w:id="827" w:author="Sebastian Łuczak" w:date="2011-09-03T10:31:00Z">
              <w:r>
                <w:t>X</w:t>
              </w:r>
            </w:ins>
            <w:ins w:id="828" w:author="Maciek" w:date="2011-09-03T00:04:00Z">
              <w:del w:id="829" w:author="Maciek" w:date="2011-09-01T21:55:00Z">
                <w:r w:rsidR="006B1A11">
                  <w:rPr>
                    <w:noProof/>
                    <w:lang w:eastAsia="pl-PL"/>
                    <w:rPrChange w:id="830">
                      <w:rPr>
                        <w:noProof/>
                        <w:color w:val="0000FF"/>
                        <w:u w:val="single"/>
                      </w:rPr>
                    </w:rPrChange>
                  </w:rPr>
                  <w:drawing>
                    <wp:inline distT="0" distB="0" distL="0" distR="0">
                      <wp:extent cx="123825" cy="123825"/>
                      <wp:effectExtent l="19050" t="0" r="9525" b="0"/>
                      <wp:docPr id="7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bl>
    <w:p w:rsidR="00000000" w:rsidRDefault="00A819D8">
      <w:pPr>
        <w:pStyle w:val="NormalnyIn"/>
        <w:ind w:left="720" w:firstLine="0"/>
        <w:rPr>
          <w:del w:id="831" w:author="Sebastian Łuczak" w:date="2011-09-03T10:29:00Z"/>
        </w:rPr>
        <w:pPrChange w:id="832" w:author="Sebastian Łuczak" w:date="2011-09-03T10:29:00Z">
          <w:pPr>
            <w:pStyle w:val="NormalnyIn"/>
            <w:ind w:left="1080" w:firstLine="0"/>
          </w:pPr>
        </w:pPrChange>
      </w:pPr>
      <w:ins w:id="833" w:author="Maciek" w:date="2011-09-03T00:05:00Z">
        <w:r>
          <w:t>Tabela … Przedstawia porównanie uprawnień użytkowników</w:t>
        </w:r>
      </w:ins>
    </w:p>
    <w:p w:rsidR="00BA3DEF" w:rsidRDefault="00BA3DEF" w:rsidP="00A819D8">
      <w:pPr>
        <w:pStyle w:val="NormalnyIn"/>
        <w:ind w:left="720" w:firstLine="0"/>
        <w:rPr>
          <w:ins w:id="834" w:author="Sebastian Łuczak" w:date="2011-09-03T10:29:00Z"/>
        </w:rPr>
      </w:pPr>
    </w:p>
    <w:p w:rsidR="00A819D8" w:rsidDel="00BA3DEF" w:rsidRDefault="00A819D8" w:rsidP="0027176B">
      <w:pPr>
        <w:pStyle w:val="NormalnyIn"/>
        <w:ind w:left="1080" w:firstLine="0"/>
        <w:rPr>
          <w:ins w:id="835" w:author="Maciek" w:date="2011-09-03T00:02:00Z"/>
          <w:del w:id="836" w:author="Sebastian Łuczak" w:date="2011-09-03T10:29:00Z"/>
        </w:rPr>
      </w:pPr>
    </w:p>
    <w:p w:rsidR="00A819D8" w:rsidDel="00BA3DEF" w:rsidRDefault="00A819D8" w:rsidP="0027176B">
      <w:pPr>
        <w:pStyle w:val="NormalnyIn"/>
        <w:ind w:left="1080" w:firstLine="0"/>
        <w:rPr>
          <w:ins w:id="837" w:author="Maciek" w:date="2011-09-03T00:02:00Z"/>
          <w:del w:id="838" w:author="Sebastian Łuczak" w:date="2011-09-03T10:29:00Z"/>
        </w:rPr>
      </w:pPr>
    </w:p>
    <w:p w:rsidR="00000000" w:rsidRDefault="006B1A11">
      <w:pPr>
        <w:pStyle w:val="NormalnyIn"/>
        <w:ind w:left="720" w:firstLine="0"/>
        <w:pPrChange w:id="839" w:author="Sebastian Łuczak" w:date="2011-09-03T10:29:00Z">
          <w:pPr>
            <w:pStyle w:val="NormalnyIn"/>
            <w:ind w:left="1080" w:firstLine="0"/>
          </w:pPr>
        </w:pPrChange>
      </w:pPr>
    </w:p>
    <w:p w:rsidR="00130E4A" w:rsidRDefault="00130E4A" w:rsidP="00E26979">
      <w:pPr>
        <w:pStyle w:val="NormalnyIn"/>
        <w:numPr>
          <w:ilvl w:val="0"/>
          <w:numId w:val="33"/>
        </w:numPr>
      </w:pPr>
      <w:r>
        <w:t>Nie może być sytuacji</w:t>
      </w:r>
      <w:r w:rsidR="00886677">
        <w:t>,</w:t>
      </w:r>
      <w:r w:rsidR="0027176B">
        <w:t xml:space="preserve"> w której </w:t>
      </w:r>
      <w:del w:id="840" w:author="Maciek" w:date="2011-09-02T23:08:00Z">
        <w:r w:rsidR="0027176B" w:rsidDel="006E2FB8">
          <w:delText>na ten sam znacznik</w:delText>
        </w:r>
      </w:del>
      <w:ins w:id="841" w:author="Maciek" w:date="2011-09-02T23:08:00Z">
        <w:r w:rsidR="006E2FB8">
          <w:t>z tym samym znacznikiem skojarzone</w:t>
        </w:r>
      </w:ins>
      <w:del w:id="842" w:author="Maciek" w:date="2011-09-02T23:08:00Z">
        <w:r w:rsidR="0027176B" w:rsidDel="006E2FB8">
          <w:delText xml:space="preserve"> </w:delText>
        </w:r>
      </w:del>
      <w:ins w:id="843" w:author="Maciek" w:date="2011-09-02T23:08:00Z">
        <w:r w:rsidR="006E2FB8">
          <w:t xml:space="preserve"> </w:t>
        </w:r>
      </w:ins>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w:t>
      </w:r>
      <w:del w:id="844" w:author="Sebastian Łuczak" w:date="2011-09-03T10:31:00Z">
        <w:r w:rsidR="0027176B" w:rsidDel="00955513">
          <w:delText>p</w:delText>
        </w:r>
        <w:r w:rsidR="00E26979" w:rsidDel="00955513">
          <w:delText xml:space="preserve">rzyjmujemy, że </w:delText>
        </w:r>
      </w:del>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000000" w:rsidRDefault="006B1A11">
      <w:pPr>
        <w:pStyle w:val="NormalnyIn"/>
        <w:ind w:firstLine="0"/>
        <w:rPr>
          <w:ins w:id="845" w:author="Sebastian Łuczak" w:date="2011-09-02T10:17:00Z"/>
        </w:rPr>
        <w:pPrChange w:id="846" w:author="Sebastian Łuczak" w:date="2011-09-02T10:17:00Z">
          <w:pPr>
            <w:jc w:val="left"/>
          </w:pPr>
        </w:pPrChange>
      </w:pPr>
    </w:p>
    <w:p w:rsidR="00000000" w:rsidRDefault="00BB107A">
      <w:pPr>
        <w:pStyle w:val="NormalnyIn"/>
        <w:ind w:firstLine="0"/>
        <w:pPrChange w:id="847" w:author="Sebastian Łuczak" w:date="2011-09-02T10:17:00Z">
          <w:pPr>
            <w:jc w:val="left"/>
          </w:pPr>
        </w:pPrChange>
      </w:pPr>
      <w:ins w:id="848" w:author="Sebastian Łuczak" w:date="2011-08-31T20:32:00Z">
        <w:r w:rsidRPr="00A207DD">
          <w:rPr>
            <w:highlight w:val="green"/>
          </w:rPr>
          <w:t>Wszystkie te założenia zostały zaimplementowane w kodzie i logika aplikacji pilnuje aby ich przestrzegać.</w:t>
        </w:r>
      </w:ins>
      <w:r w:rsidR="0074022A">
        <w:t xml:space="preserve"> DIAGRAMY lub odwołanie do implementacji</w:t>
      </w:r>
    </w:p>
    <w:p w:rsidR="00000000" w:rsidRDefault="0082106B">
      <w:pPr>
        <w:pStyle w:val="NormalnyIn"/>
        <w:pPrChange w:id="849" w:author="Sebastian Łuczak" w:date="2011-09-02T10:17:00Z">
          <w:pPr>
            <w:jc w:val="left"/>
          </w:pPr>
        </w:pPrChange>
      </w:pPr>
      <w:r>
        <w:br w:type="page"/>
      </w:r>
    </w:p>
    <w:p w:rsidR="0082106B" w:rsidRDefault="0082106B" w:rsidP="0082106B">
      <w:pPr>
        <w:pStyle w:val="Nagwek2"/>
      </w:pPr>
      <w:bookmarkStart w:id="850" w:name="_Toc302765117"/>
      <w:r>
        <w:lastRenderedPageBreak/>
        <w:t>Scenariusz użycia</w:t>
      </w:r>
      <w:bookmarkEnd w:id="850"/>
    </w:p>
    <w:p w:rsidR="00A253C4" w:rsidRDefault="0082106B" w:rsidP="0082106B">
      <w:pPr>
        <w:pStyle w:val="NormalnyIn"/>
        <w:ind w:firstLine="0"/>
        <w:rPr>
          <w:ins w:id="851"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000000" w:rsidRDefault="00886677">
      <w:pPr>
        <w:pStyle w:val="NormalnyIn"/>
        <w:pPrChange w:id="852" w:author="Sebastian Łuczak" w:date="2011-08-31T20:33:00Z">
          <w:pPr>
            <w:pStyle w:val="NormalnyIn"/>
            <w:ind w:firstLine="0"/>
          </w:pPr>
        </w:pPrChange>
      </w:pPr>
      <w:del w:id="853" w:author="Sebastian Łuczak" w:date="2011-09-03T10:32:00Z">
        <w:r w:rsidDel="0097625C">
          <w:delText>Przypuśćmy s</w:delText>
        </w:r>
      </w:del>
      <w:ins w:id="854" w:author="Sebastian Łuczak" w:date="2011-09-03T10:32:00Z">
        <w:r w:rsidR="0097625C">
          <w:t>Jako przykład przedstawiona zostanie s</w:t>
        </w:r>
      </w:ins>
      <w:r>
        <w:t>ytuacj</w:t>
      </w:r>
      <w:ins w:id="855" w:author="Sebastian Łuczak" w:date="2011-09-03T10:32:00Z">
        <w:r w:rsidR="0097625C">
          <w:t>a</w:t>
        </w:r>
      </w:ins>
      <w:del w:id="856" w:author="Sebastian Łuczak" w:date="2011-09-03T10:32:00Z">
        <w:r w:rsidDel="0097625C">
          <w:delText>ę</w:delText>
        </w:r>
      </w:del>
      <w:r w:rsidR="00A6721C">
        <w:t xml:space="preserve"> w której </w:t>
      </w:r>
      <w:r w:rsidR="0082106B">
        <w:t xml:space="preserve">firma </w:t>
      </w:r>
      <w:r w:rsidR="00EA3D56">
        <w:t>X</w:t>
      </w:r>
      <w:r w:rsidR="00A6721C">
        <w:t xml:space="preserve"> </w:t>
      </w:r>
      <w:r w:rsidR="0082106B">
        <w:t>zajmuj</w:t>
      </w:r>
      <w:ins w:id="857" w:author="Sebastian Łuczak" w:date="2011-09-03T10:32:00Z">
        <w:r w:rsidR="0097625C">
          <w:t>e</w:t>
        </w:r>
      </w:ins>
      <w:del w:id="858" w:author="Sebastian Łuczak" w:date="2011-09-03T10:32:00Z">
        <w:r w:rsidR="0082106B" w:rsidDel="0097625C">
          <w:delText>ę</w:delText>
        </w:r>
      </w:del>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859" w:author="Sebastian Łuczak" w:date="2011-09-01T00:32:00Z">
        <w:r w:rsidDel="002E061E">
          <w:delText xml:space="preserve">internetowej </w:delText>
        </w:r>
      </w:del>
      <w:ins w:id="860"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861" w:author="Sebastian Łuczak" w:date="2011-08-31T20:33:00Z">
        <w:r w:rsidR="00A51646">
          <w:t xml:space="preserve"> oraz przydzieloną rolę</w:t>
        </w:r>
      </w:ins>
      <w:del w:id="862"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863"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864"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865" w:author="Sebastian Łuczak" w:date="2011-08-31T20:35:00Z">
        <w:r w:rsidDel="00062358">
          <w:delText>operator</w:delText>
        </w:r>
      </w:del>
      <w:ins w:id="866" w:author="Sebastian Łuczak" w:date="2011-08-31T20:36:00Z">
        <w:r w:rsidR="00062358">
          <w:t xml:space="preserve">operator </w:t>
        </w:r>
      </w:ins>
      <w:ins w:id="867" w:author="Sebastian Łuczak" w:date="2011-08-31T20:37:00Z">
        <w:r w:rsidR="00062358">
          <w:t>– osoba</w:t>
        </w:r>
      </w:ins>
      <w:ins w:id="868" w:author="Sebastian Łuczak" w:date="2011-08-31T20:35:00Z">
        <w:r w:rsidR="00062358">
          <w:t xml:space="preserve"> posiadająca uprawnienia </w:t>
        </w:r>
      </w:ins>
      <w:proofErr w:type="spellStart"/>
      <w:ins w:id="869" w:author="Sebastian Łuczak" w:date="2011-09-03T10:33:00Z">
        <w:r w:rsidR="0004201B" w:rsidRPr="0004201B">
          <w:rPr>
            <w:rFonts w:ascii="Courier New" w:hAnsi="Courier New" w:cs="Courier New"/>
            <w:sz w:val="20"/>
            <w:szCs w:val="20"/>
            <w:rPrChange w:id="870" w:author="Sebastian Łuczak" w:date="2011-09-03T10:33:00Z">
              <w:rPr/>
            </w:rPrChange>
          </w:rPr>
          <w:t>ROLE_SUPER_USER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871" w:author="Sebastian Łuczak" w:date="2011-08-31T20:36:00Z"/>
        </w:rPr>
      </w:pPr>
      <w:del w:id="872"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873" w:author="Sebastian Łuczak" w:date="2011-08-31T20:37:00Z">
        <w:r w:rsidR="00062358">
          <w:t>,</w:t>
        </w:r>
      </w:ins>
      <w:r>
        <w:t xml:space="preserve"> </w:t>
      </w:r>
      <w:del w:id="874" w:author="Sebastian Łuczak" w:date="2011-08-31T20:37:00Z">
        <w:r w:rsidDel="00062358">
          <w:delText xml:space="preserve">lub </w:delText>
        </w:r>
      </w:del>
      <w:r>
        <w:t xml:space="preserve">operator </w:t>
      </w:r>
      <w:ins w:id="875" w:author="Sebastian Łuczak" w:date="2011-08-31T20:37:00Z">
        <w:r w:rsidR="00062358">
          <w:t xml:space="preserve">lub administrator </w:t>
        </w:r>
      </w:ins>
      <w:r>
        <w:t>mo</w:t>
      </w:r>
      <w:ins w:id="876" w:author="Sebastian Łuczak" w:date="2011-08-31T20:37:00Z">
        <w:r w:rsidR="00062358">
          <w:t>że</w:t>
        </w:r>
      </w:ins>
      <w:del w:id="877" w:author="Sebastian Łuczak" w:date="2011-08-31T20:37:00Z">
        <w:r w:rsidDel="00062358">
          <w:delText>gą</w:delText>
        </w:r>
      </w:del>
      <w:r>
        <w:t xml:space="preserve"> sprawdzić w panelu administracyjnym stany realizacji wszystkich zleceń oraz czas jaki został poświęcony na realizację konkretnej czynności</w:t>
      </w:r>
      <w:ins w:id="878" w:author="Sebastian Łuczak" w:date="2011-08-31T20:37:00Z">
        <w:r w:rsidR="00062358">
          <w:t xml:space="preserve"> przez danego pracownika.</w:t>
        </w:r>
      </w:ins>
    </w:p>
    <w:p w:rsidR="00791BFD" w:rsidRDefault="00791BFD" w:rsidP="0082106B">
      <w:pPr>
        <w:pStyle w:val="NormalnyIn"/>
      </w:pPr>
    </w:p>
    <w:p w:rsidR="00791BFD" w:rsidRDefault="0004201B">
      <w:pPr>
        <w:jc w:val="left"/>
        <w:rPr>
          <w:rFonts w:ascii="Times New Roman" w:eastAsiaTheme="majorEastAsia" w:hAnsi="Times New Roman" w:cstheme="majorBidi"/>
          <w:b/>
          <w:bCs/>
          <w:caps/>
          <w:sz w:val="32"/>
          <w:szCs w:val="28"/>
          <w:lang w:eastAsia="pl-PL"/>
        </w:rPr>
      </w:pPr>
      <w:ins w:id="879" w:author="Maciek" w:date="2011-09-02T23:10:00Z">
        <w:r w:rsidRPr="0004201B">
          <w:rPr>
            <w:highlight w:val="green"/>
            <w:rPrChange w:id="880" w:author="Maciek" w:date="2011-09-02T23:10:00Z">
              <w:rPr/>
            </w:rPrChange>
          </w:rPr>
          <w:t>// TO DO : obrazek ze szczegółami zdarzenia</w:t>
        </w:r>
      </w:ins>
      <w:r w:rsidR="00791BFD">
        <w:br w:type="page"/>
      </w:r>
    </w:p>
    <w:p w:rsidR="00791BFD" w:rsidRDefault="00791BFD" w:rsidP="00791BFD">
      <w:pPr>
        <w:pStyle w:val="Nagwek1"/>
      </w:pPr>
      <w:bookmarkStart w:id="881" w:name="_Toc302765118"/>
      <w:r>
        <w:lastRenderedPageBreak/>
        <w:t>D</w:t>
      </w:r>
      <w:r w:rsidR="00B57808">
        <w:t>obór technologii</w:t>
      </w:r>
      <w:bookmarkEnd w:id="881"/>
    </w:p>
    <w:p w:rsidR="00791BFD" w:rsidDel="00821AE0" w:rsidRDefault="003D35E5" w:rsidP="00791BFD">
      <w:pPr>
        <w:pStyle w:val="NormalnyIn"/>
        <w:ind w:firstLine="0"/>
        <w:rPr>
          <w:del w:id="882" w:author="Sebastian Łuczak" w:date="2011-09-03T10:34:00Z"/>
        </w:rPr>
      </w:pPr>
      <w:r>
        <w:t xml:space="preserve">Początkowy etap projektu polegał na </w:t>
      </w:r>
      <w:r w:rsidR="00791BFD">
        <w:t xml:space="preserve">porównywaniu przeróżnych technologii i doborze optymalnych </w:t>
      </w:r>
      <w:r w:rsidR="00AA0B00">
        <w:t>dla</w:t>
      </w:r>
      <w:r w:rsidR="00791BFD">
        <w:t xml:space="preserve"> realizacji naszego systemu. Pierwsza faza obfitowała w </w:t>
      </w:r>
    </w:p>
    <w:p w:rsidR="00791BFD" w:rsidRDefault="00791BFD" w:rsidP="00791BFD">
      <w:pPr>
        <w:pStyle w:val="NormalnyIn"/>
        <w:ind w:firstLine="0"/>
      </w:pPr>
      <w:r>
        <w:t xml:space="preserve">liczne prototypy dzięki którym </w:t>
      </w:r>
      <w:r w:rsidR="003D35E5">
        <w:t>zostały wyeliminowane</w:t>
      </w:r>
      <w:r>
        <w:t xml:space="preserve"> błędne założenia i elementy nadmiarowe, które nie spełniały oczekiwań, lub pogarszały efekt końcowy.</w:t>
      </w:r>
    </w:p>
    <w:p w:rsidR="00791BFD" w:rsidRDefault="00791BFD" w:rsidP="00791BFD">
      <w:pPr>
        <w:pStyle w:val="Nagwek2"/>
      </w:pPr>
      <w:bookmarkStart w:id="883" w:name="_Toc302765119"/>
      <w:r>
        <w:t>Near Field Communication</w:t>
      </w:r>
      <w:bookmarkEnd w:id="883"/>
    </w:p>
    <w:p w:rsidR="00791BFD" w:rsidRDefault="00861077" w:rsidP="00791BFD">
      <w:pPr>
        <w:pStyle w:val="NormalnyIn"/>
        <w:ind w:firstLine="0"/>
      </w:pPr>
      <w:ins w:id="884" w:author="Sebastian Łuczak" w:date="2011-09-03T10:34:00Z">
        <w:r>
          <w:t xml:space="preserve">Użycie </w:t>
        </w:r>
      </w:ins>
      <w:del w:id="885" w:author="Sebastian Łuczak" w:date="2011-09-03T10:35:00Z">
        <w:r w:rsidR="00791BFD" w:rsidDel="00861077">
          <w:delText xml:space="preserve">Komunikacja </w:delText>
        </w:r>
      </w:del>
      <w:ins w:id="886" w:author="Sebastian Łuczak" w:date="2011-09-03T10:35:00Z">
        <w:r>
          <w:t xml:space="preserve">komunikacji </w:t>
        </w:r>
      </w:ins>
      <w:r w:rsidR="00791BFD">
        <w:t>zbliżeniow</w:t>
      </w:r>
      <w:ins w:id="887" w:author="Sebastian Łuczak" w:date="2011-09-03T10:35:00Z">
        <w:r>
          <w:t>ej</w:t>
        </w:r>
      </w:ins>
      <w:del w:id="888" w:author="Sebastian Łuczak" w:date="2011-09-03T10:35:00Z">
        <w:r w:rsidR="00791BFD" w:rsidDel="00861077">
          <w:delText>a</w:delText>
        </w:r>
      </w:del>
      <w:r w:rsidR="00791BFD">
        <w:t xml:space="preserve"> zapewnić </w:t>
      </w:r>
      <w:del w:id="889" w:author="Sebastian Łuczak" w:date="2011-09-03T10:34:00Z">
        <w:r w:rsidR="00791BFD" w:rsidDel="00861077">
          <w:delText xml:space="preserve">nam </w:delText>
        </w:r>
      </w:del>
      <w:r w:rsidR="00791BFD">
        <w:t>miał</w:t>
      </w:r>
      <w:ins w:id="890" w:author="Sebastian Łuczak" w:date="2011-09-03T10:35:00Z">
        <w:r>
          <w:t>o</w:t>
        </w:r>
      </w:ins>
      <w:del w:id="891" w:author="Sebastian Łuczak" w:date="2011-09-03T10:35:00Z">
        <w:r w:rsidR="00791BFD" w:rsidDel="00861077">
          <w:delText>a</w:delText>
        </w:r>
      </w:del>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RFiD, początkowo </w:t>
      </w:r>
      <w:del w:id="892" w:author="Sebastian Łuczak" w:date="2011-09-03T10:35:00Z">
        <w:r w:rsidDel="00861077">
          <w:delText>rozważaliśmy właśnie tę technologię</w:delText>
        </w:r>
      </w:del>
      <w:ins w:id="893" w:author="Sebastian Łuczak" w:date="2011-09-03T10:35:00Z">
        <w:r w:rsidR="00861077">
          <w:t xml:space="preserve">rozważana była </w:t>
        </w:r>
      </w:ins>
      <w:ins w:id="894" w:author="Sebastian Łuczak" w:date="2011-09-03T10:36:00Z">
        <w:r w:rsidR="00861077">
          <w:t xml:space="preserve">właśnie </w:t>
        </w:r>
      </w:ins>
      <w:ins w:id="895" w:author="Sebastian Łuczak" w:date="2011-09-03T10:35:00Z">
        <w:r w:rsidR="00861077">
          <w:t>ta technologia</w:t>
        </w:r>
      </w:ins>
      <w:r>
        <w:t xml:space="preserve">. </w:t>
      </w:r>
      <w:del w:id="896" w:author="Sebastian Łuczak" w:date="2011-09-03T10:35:00Z">
        <w:r w:rsidDel="00861077">
          <w:delText>Szybko jednak okazało się</w:delText>
        </w:r>
      </w:del>
      <w:ins w:id="897" w:author="Sebastian Łuczak" w:date="2011-09-03T10:35:00Z">
        <w:r w:rsidR="00861077">
          <w:t>Na drodze obserwacji dostępnych r</w:t>
        </w:r>
      </w:ins>
      <w:ins w:id="898" w:author="Sebastian Łuczak" w:date="2011-09-03T10:36:00Z">
        <w:r w:rsidR="00861077">
          <w:t>ozwiązań</w:t>
        </w:r>
      </w:ins>
      <w:ins w:id="899" w:author="Sebastian Łuczak" w:date="2011-09-03T10:37:00Z">
        <w:r w:rsidR="00991598">
          <w:t>,</w:t>
        </w:r>
      </w:ins>
      <w:del w:id="900" w:author="Sebastian Łuczak" w:date="2011-09-03T10:37:00Z">
        <w:r w:rsidDel="00991598">
          <w:delText>,</w:delText>
        </w:r>
      </w:del>
      <w:r>
        <w:t xml:space="preserve"> </w:t>
      </w:r>
      <w:ins w:id="901" w:author="Sebastian Łuczak" w:date="2011-09-03T10:36:00Z">
        <w:r w:rsidR="00861077">
          <w:t xml:space="preserve">ustalono, że </w:t>
        </w:r>
      </w:ins>
      <w:del w:id="902" w:author="Sebastian Łuczak" w:date="2011-09-03T10:36:00Z">
        <w:r w:rsidDel="00861077">
          <w:delText xml:space="preserve">że co prawda </w:delText>
        </w:r>
      </w:del>
      <w:r>
        <w:t xml:space="preserve">istnieją czytniki przenośne, ale są one drogie, relatywnie duże i nieporęczne. </w:t>
      </w:r>
      <w:ins w:id="903" w:author="Sebastian Łuczak" w:date="2011-09-03T10:37:00Z">
        <w:r w:rsidR="00861077">
          <w:t xml:space="preserve">Ponieważ realizowane </w:t>
        </w:r>
      </w:ins>
      <w:del w:id="904" w:author="Sebastian Łuczak" w:date="2011-09-03T10:37:00Z">
        <w:r w:rsidDel="00861077">
          <w:delText>Nasze r</w:delText>
        </w:r>
      </w:del>
      <w:ins w:id="905" w:author="Sebastian Łuczak" w:date="2011-09-03T10:37:00Z">
        <w:r w:rsidR="00861077">
          <w:t>r</w:t>
        </w:r>
      </w:ins>
      <w:r>
        <w:t>ozwiązanie miało pomagać pracodawcy i pracownikom, a nie utrudniać wykonywanie obowiązków</w:t>
      </w:r>
      <w:del w:id="906" w:author="Sebastian Łuczak" w:date="2011-09-03T10:38:00Z">
        <w:r w:rsidDel="00246C42">
          <w:delText xml:space="preserve"> i dodatkowo obciążać pracownika</w:delText>
        </w:r>
      </w:del>
      <w:del w:id="907" w:author="Sebastian Łuczak" w:date="2011-09-03T10:37:00Z">
        <w:r w:rsidDel="00861077">
          <w:delText xml:space="preserve">. </w:delText>
        </w:r>
      </w:del>
      <w:ins w:id="908" w:author="Sebastian Łuczak" w:date="2011-09-03T10:37:00Z">
        <w:r w:rsidR="00861077">
          <w:t xml:space="preserve">, był to fakt nie do przyjęcia. </w:t>
        </w:r>
      </w:ins>
    </w:p>
    <w:p w:rsidR="00477128" w:rsidRDefault="00477128" w:rsidP="00791BFD">
      <w:pPr>
        <w:pStyle w:val="NormalnyIn"/>
        <w:ind w:firstLine="708"/>
        <w:rPr>
          <w:ins w:id="909" w:author="Sebastian Łuczak" w:date="2011-09-03T10:44:00Z"/>
        </w:rPr>
      </w:pPr>
      <w:ins w:id="910" w:author="Sebastian Łuczak" w:date="2011-09-03T10:38:00Z">
        <w:r>
          <w:t xml:space="preserve">Ponieważ </w:t>
        </w:r>
      </w:ins>
      <w:ins w:id="911" w:author="Sebastian Łuczak" w:date="2011-09-03T10:39:00Z">
        <w:r>
          <w:t>do standa</w:t>
        </w:r>
      </w:ins>
      <w:ins w:id="912" w:author="Sebastian Łuczak" w:date="2011-09-03T10:40:00Z">
        <w:r>
          <w:t xml:space="preserve">rdowego wyposażenia </w:t>
        </w:r>
      </w:ins>
      <w:ins w:id="913" w:author="Sebastian Łuczak" w:date="2011-09-03T10:39:00Z">
        <w:r>
          <w:t>docel</w:t>
        </w:r>
      </w:ins>
      <w:ins w:id="914" w:author="Sebastian Łuczak" w:date="2011-09-03T10:40:00Z">
        <w:r>
          <w:t>owych</w:t>
        </w:r>
      </w:ins>
      <w:ins w:id="915" w:author="Sebastian Łuczak" w:date="2011-09-03T10:39:00Z">
        <w:r>
          <w:t xml:space="preserve"> użytkowni</w:t>
        </w:r>
      </w:ins>
      <w:ins w:id="916" w:author="Sebastian Łuczak" w:date="2011-09-03T10:40:00Z">
        <w:r>
          <w:t>ków</w:t>
        </w:r>
      </w:ins>
      <w:ins w:id="917" w:author="Sebastian Łuczak" w:date="2011-09-03T10:39:00Z">
        <w:r>
          <w:t xml:space="preserve"> systemu, czyli pracowni</w:t>
        </w:r>
      </w:ins>
      <w:ins w:id="918" w:author="Sebastian Łuczak" w:date="2011-09-03T10:40:00Z">
        <w:r>
          <w:t>ków</w:t>
        </w:r>
      </w:ins>
      <w:ins w:id="919" w:author="Sebastian Łuczak" w:date="2011-09-03T10:39:00Z">
        <w:r>
          <w:t xml:space="preserve"> mobiln</w:t>
        </w:r>
      </w:ins>
      <w:ins w:id="920" w:author="Sebastian Łuczak" w:date="2011-09-03T10:40:00Z">
        <w:r>
          <w:t>ych</w:t>
        </w:r>
      </w:ins>
      <w:ins w:id="921" w:author="Sebastian Łuczak" w:date="2011-09-03T10:43:00Z">
        <w:r>
          <w:t>,</w:t>
        </w:r>
      </w:ins>
      <w:ins w:id="922" w:author="Sebastian Łuczak" w:date="2011-09-03T10:40:00Z">
        <w:r>
          <w:t xml:space="preserve"> należy telefon komórkowy, rozważona została możliwość integracji czytnika z urządzeniem tego typu.</w:t>
        </w:r>
      </w:ins>
      <w:ins w:id="923" w:author="Sebastian Łuczak" w:date="2011-09-03T10:39:00Z">
        <w:r>
          <w:t xml:space="preserve"> </w:t>
        </w:r>
      </w:ins>
      <w:ins w:id="924" w:author="Sebastian Łuczak" w:date="2011-09-03T10:41:00Z">
        <w:r>
          <w:t>Działanie takie niesi</w:t>
        </w:r>
      </w:ins>
      <w:ins w:id="925" w:author="Sebastian Łuczak" w:date="2011-09-03T10:43:00Z">
        <w:r>
          <w:t>e</w:t>
        </w:r>
      </w:ins>
      <w:ins w:id="926" w:author="Sebastian Łuczak" w:date="2011-09-03T10:41:00Z">
        <w:r>
          <w:t xml:space="preserve"> za sobą korzyści w postaci</w:t>
        </w:r>
      </w:ins>
      <w:ins w:id="927" w:author="Sebastian Łuczak" w:date="2011-09-03T10:44:00Z">
        <w:r>
          <w:t xml:space="preserve"> uniknięcia wyposażania go w dodatkowe urządzenie i uzyskaniu </w:t>
        </w:r>
      </w:ins>
      <w:ins w:id="928" w:author="Sebastian Łuczak" w:date="2011-09-03T10:41:00Z">
        <w:r>
          <w:t>dostępu do metod tra</w:t>
        </w:r>
      </w:ins>
      <w:ins w:id="929" w:author="Sebastian Łuczak" w:date="2011-09-03T10:42:00Z">
        <w:r>
          <w:t>nsmisji danych opartych o istniejącą infrastrukturę sieci komórkowych</w:t>
        </w:r>
      </w:ins>
      <w:del w:id="930" w:author="Sebastian Łuczak" w:date="2011-09-03T10:40:00Z">
        <w:r w:rsidR="00791BFD" w:rsidDel="00477128">
          <w:delText xml:space="preserve">W dobie rozwoju funkcji oferowanych przez telefony komórkowe, </w:delText>
        </w:r>
      </w:del>
      <w:del w:id="931" w:author="Sebastian Łuczak" w:date="2011-09-03T10:38:00Z">
        <w:r w:rsidR="00791BFD" w:rsidDel="00477128">
          <w:delText>wydało się nam dobrym pomysłem</w:delText>
        </w:r>
      </w:del>
      <w:del w:id="932" w:author="Sebastian Łuczak" w:date="2011-09-03T10:40:00Z">
        <w:r w:rsidR="00791BFD" w:rsidDel="00477128">
          <w:delText xml:space="preserve">, żeby powiązać czytnik zbliżeniowy z takim właśnie urządzeniem. </w:delText>
        </w:r>
      </w:del>
      <w:del w:id="933" w:author="Sebastian Łuczak" w:date="2011-09-03T10:42:00Z">
        <w:r w:rsidR="00791BFD" w:rsidDel="00477128">
          <w:delText>W ten sposób uzyskalibyśmy również łatwy i gotowy sposób transmisji danych oparty o istniejącą już infrastrukturę. Dodatkowo należy nadmienić, że grupa docelowa czyli pracownicy mobilni i tak jest zawsze wyposażona w telefony</w:delText>
        </w:r>
      </w:del>
      <w:r w:rsidR="00791BFD">
        <w:t xml:space="preserve">. </w:t>
      </w:r>
    </w:p>
    <w:p w:rsidR="00791BFD" w:rsidDel="00477128" w:rsidRDefault="00791BFD" w:rsidP="00791BFD">
      <w:pPr>
        <w:pStyle w:val="NormalnyIn"/>
        <w:ind w:firstLine="708"/>
        <w:rPr>
          <w:del w:id="934" w:author="Sebastian Łuczak" w:date="2011-09-03T10:44:00Z"/>
        </w:rPr>
      </w:pPr>
      <w:del w:id="935" w:author="Sebastian Łuczak" w:date="2011-09-03T10:44:00Z">
        <w:r w:rsidDel="00477128">
          <w:delText>Stwierdziliśmy, że dodanie jednej funkcji do już posiadanego urządzenia nie powinno być dla nich zbyt obciążające. Oczywiście zakładając, że interfejs użytkownika nie będzie wymagał od nich zbyt wielu dodatkowych działań.</w:delText>
        </w:r>
      </w:del>
    </w:p>
    <w:p w:rsidR="00791BFD" w:rsidDel="00477128" w:rsidRDefault="00791BFD" w:rsidP="00791BFD">
      <w:pPr>
        <w:pStyle w:val="NormalnyIn"/>
        <w:ind w:firstLine="0"/>
        <w:rPr>
          <w:del w:id="936" w:author="Sebastian Łuczak" w:date="2011-09-03T10:47:00Z"/>
        </w:rPr>
      </w:pPr>
      <w:r>
        <w:tab/>
      </w:r>
      <w:del w:id="937" w:author="Sebastian Łuczak" w:date="2011-09-03T10:44:00Z">
        <w:r w:rsidDel="00477128">
          <w:delText>Łącząc te dwa fakty</w:delText>
        </w:r>
      </w:del>
      <w:del w:id="938" w:author="Sebastian Łuczak" w:date="2011-09-03T10:45:00Z">
        <w:r w:rsidDel="00477128">
          <w:delText xml:space="preserve">, czyli komunikację w oparciu o standard RFiD i telefonię komórkową, </w:delText>
        </w:r>
      </w:del>
      <w:del w:id="939" w:author="Sebastian Łuczak" w:date="2011-09-03T10:46:00Z">
        <w:r w:rsidDel="00477128">
          <w:delText>odkryliśmy istnienie o</w:delText>
        </w:r>
      </w:del>
      <w:del w:id="940" w:author="Sebastian Łuczak" w:date="2011-09-03T10:47:00Z">
        <w:r w:rsidDel="00477128">
          <w:delText xml:space="preserve">rganizacji NFC Forum sprawującej pieczę nad rozwojem i propagowaniem nowego standardu komunikacji zbliżeniowej </w:delText>
        </w:r>
      </w:del>
      <w:customXmlDelRangeStart w:id="941" w:author="Sebastian Łuczak" w:date="2011-09-03T10:47:00Z"/>
      <w:sdt>
        <w:sdtPr>
          <w:id w:val="21443744"/>
          <w:citation/>
        </w:sdtPr>
        <w:sdtContent>
          <w:customXmlDelRangeEnd w:id="941"/>
          <w:del w:id="942" w:author="Sebastian Łuczak" w:date="2011-09-03T10:47:00Z">
            <w:r w:rsidR="0004201B" w:rsidDel="00477128">
              <w:fldChar w:fldCharType="begin"/>
            </w:r>
            <w:r w:rsidDel="00477128">
              <w:delInstrText xml:space="preserve"> CITATION NFC111 \l 1045 </w:delInstrText>
            </w:r>
            <w:r w:rsidR="0004201B" w:rsidDel="00477128">
              <w:fldChar w:fldCharType="separate"/>
            </w:r>
            <w:r w:rsidR="00B57808" w:rsidDel="00477128">
              <w:rPr>
                <w:noProof/>
              </w:rPr>
              <w:delText>[1]</w:delText>
            </w:r>
            <w:r w:rsidR="0004201B" w:rsidDel="00477128">
              <w:fldChar w:fldCharType="end"/>
            </w:r>
          </w:del>
          <w:customXmlDelRangeStart w:id="943" w:author="Sebastian Łuczak" w:date="2011-09-03T10:47:00Z"/>
        </w:sdtContent>
      </w:sdt>
      <w:customXmlDelRangeEnd w:id="943"/>
      <w:del w:id="944" w:author="Sebastian Łuczak" w:date="2011-09-03T10:47:00Z">
        <w:r w:rsidDel="00477128">
          <w:delText>, a także prototypowe modele telefonów wyposażone w moduły komunikacji Near Field Communication.</w:delText>
        </w:r>
      </w:del>
    </w:p>
    <w:p w:rsidR="00791BFD" w:rsidRDefault="00791BFD" w:rsidP="00791BFD">
      <w:pPr>
        <w:pStyle w:val="NormalnyIn"/>
        <w:ind w:firstLine="0"/>
      </w:pPr>
      <w:del w:id="945" w:author="Sebastian Łuczak" w:date="2011-09-03T10:47:00Z">
        <w:r w:rsidDel="00477128">
          <w:tab/>
        </w:r>
      </w:del>
      <w:r>
        <w:t>Near Field Communication</w:t>
      </w:r>
      <w:ins w:id="946" w:author="Sebastian Łuczak" w:date="2011-09-03T10:47:00Z">
        <w:r w:rsidR="00477128">
          <w:t xml:space="preserve"> </w:t>
        </w:r>
      </w:ins>
      <w:del w:id="947" w:author="Sebastian Łuczak" w:date="2011-09-03T10:47:00Z">
        <w:r w:rsidDel="00477128">
          <w:delText xml:space="preserve">(NFC) </w:delText>
        </w:r>
      </w:del>
      <w:r>
        <w:t>stanowi grupę technologii krótkodystansowej radiowej komunikacji zbliżeniowej, stworzonych głównie z myślą o urządzeniach przenośnych takich jak telefony komórkowe i tablety</w:t>
      </w:r>
      <w:r w:rsidR="00236669" w:rsidRPr="00236669">
        <w:t xml:space="preserve"> </w:t>
      </w:r>
      <w:customXmlInsRangeStart w:id="948" w:author="Sebastian Łuczak" w:date="2011-09-03T10:47:00Z"/>
      <w:sdt>
        <w:sdtPr>
          <w:id w:val="1545599"/>
          <w:citation/>
        </w:sdtPr>
        <w:sdtContent>
          <w:customXmlInsRangeEnd w:id="948"/>
          <w:ins w:id="949" w:author="Sebastian Łuczak" w:date="2011-09-03T10:47:00Z">
            <w:r w:rsidR="00236669">
              <w:fldChar w:fldCharType="begin"/>
            </w:r>
            <w:r w:rsidR="00236669">
              <w:instrText xml:space="preserve"> CITATION NFC111 \l 1045 </w:instrText>
            </w:r>
            <w:r w:rsidR="00236669">
              <w:fldChar w:fldCharType="separate"/>
            </w:r>
          </w:ins>
          <w:r w:rsidR="00236669">
            <w:rPr>
              <w:noProof/>
            </w:rPr>
            <w:t>[2]</w:t>
          </w:r>
          <w:ins w:id="950" w:author="Sebastian Łuczak" w:date="2011-09-03T10:47:00Z">
            <w:r w:rsidR="00236669">
              <w:fldChar w:fldCharType="end"/>
            </w:r>
          </w:ins>
          <w:customXmlInsRangeStart w:id="951" w:author="Sebastian Łuczak" w:date="2011-09-03T10:47:00Z"/>
        </w:sdtContent>
      </w:sdt>
      <w:customXmlInsRangeEnd w:id="951"/>
      <w:r>
        <w:t>. Częstotliwość pracy wynosi 13.56 MHz, jest zatem taka sama jak jedna z częstotliwości używanych przez RFiD. Nie jest to przypadkowe, gdyż NFC jest w pełni kompatybilne z istniejącą już infrastrukturą RFiD opartą o tę częstotliwość, a korzenie nowego standardu leżą właśnie w RFiD.</w:t>
      </w:r>
    </w:p>
    <w:p w:rsidR="00791BFD" w:rsidRDefault="00791BFD" w:rsidP="00791BFD">
      <w:pPr>
        <w:pStyle w:val="NormalnyIn"/>
        <w:ind w:firstLine="0"/>
      </w:pPr>
      <w:r>
        <w:tab/>
        <w:t xml:space="preserve">Komunikacja w NFC oparta jest o zjawisko indukcji magnetycznej powstałej pomiędzy dwiema antenami. </w:t>
      </w:r>
      <w:ins w:id="952" w:author="Sebastian Łuczak" w:date="2011-09-03T10:51:00Z">
        <w:r w:rsidR="00AE4807">
          <w:t xml:space="preserve">Zależnie od wariantu standardu, </w:t>
        </w:r>
      </w:ins>
      <w:del w:id="953" w:author="Sebastian Łuczak" w:date="2011-09-03T10:51:00Z">
        <w:r w:rsidR="00952D5D" w:rsidDel="00AE4807">
          <w:delText>M</w:delText>
        </w:r>
        <w:r w:rsidDel="00AE4807">
          <w:delText>odulacja</w:delText>
        </w:r>
        <w:r w:rsidR="00952D5D" w:rsidDel="00AE4807">
          <w:delText xml:space="preserve"> </w:delText>
        </w:r>
      </w:del>
      <w:ins w:id="954" w:author="Sebastian Łuczak" w:date="2011-09-03T10:51:00Z">
        <w:r w:rsidR="00AE4807">
          <w:t xml:space="preserve">modulacja </w:t>
        </w:r>
      </w:ins>
      <w:r w:rsidR="00952D5D">
        <w:t>ASK</w:t>
      </w:r>
      <w:ins w:id="955" w:author="Sebastian Łuczak" w:date="2011-09-03T10:49:00Z">
        <w:r w:rsidR="00AE4807">
          <w:t xml:space="preserve"> lub BPSK</w:t>
        </w:r>
      </w:ins>
      <w:r>
        <w:t xml:space="preserve"> tego pola pozwala na transmisję danych</w:t>
      </w:r>
      <w:r w:rsidR="00236669" w:rsidRPr="00236669">
        <w:t xml:space="preserve"> </w:t>
      </w:r>
      <w:customXmlInsRangeStart w:id="956" w:author="Sebastian Łuczak" w:date="2011-09-03T10:53:00Z"/>
      <w:sdt>
        <w:sdtPr>
          <w:id w:val="1545601"/>
          <w:citation/>
        </w:sdtPr>
        <w:sdtContent>
          <w:customXmlInsRangeEnd w:id="956"/>
          <w:ins w:id="957" w:author="Sebastian Łuczak" w:date="2011-09-03T10:53:00Z">
            <w:r w:rsidR="00236669">
              <w:fldChar w:fldCharType="begin"/>
            </w:r>
            <w:r w:rsidR="00236669">
              <w:instrText xml:space="preserve"> CITATION Roh11 \l 1045 </w:instrText>
            </w:r>
          </w:ins>
          <w:r w:rsidR="00236669">
            <w:fldChar w:fldCharType="separate"/>
          </w:r>
          <w:r w:rsidR="00236669">
            <w:rPr>
              <w:noProof/>
            </w:rPr>
            <w:t>[3]</w:t>
          </w:r>
          <w:ins w:id="958" w:author="Sebastian Łuczak" w:date="2011-09-03T10:53:00Z">
            <w:r w:rsidR="00236669">
              <w:fldChar w:fldCharType="end"/>
            </w:r>
          </w:ins>
          <w:customXmlInsRangeStart w:id="959" w:author="Sebastian Łuczak" w:date="2011-09-03T10:53:00Z"/>
        </w:sdtContent>
      </w:sdt>
      <w:customXmlInsRangeEnd w:id="959"/>
      <w:r>
        <w:t xml:space="preserve">. Dopuszczalne prędkości zawierają się w zakresie od 106 kbit/s do 424 </w:t>
      </w:r>
      <w:proofErr w:type="spellStart"/>
      <w:r>
        <w:t>kbis</w:t>
      </w:r>
      <w:proofErr w:type="spellEnd"/>
      <w:r>
        <w:t>/s</w:t>
      </w:r>
      <w:ins w:id="960" w:author="Sebastian Łuczak" w:date="2011-09-03T10:54:00Z">
        <w:r w:rsidR="00AE4807">
          <w:t xml:space="preserve"> </w:t>
        </w:r>
      </w:ins>
      <w:customXmlInsRangeStart w:id="961" w:author="Sebastian Łuczak" w:date="2011-09-03T10:54:00Z"/>
      <w:sdt>
        <w:sdtPr>
          <w:id w:val="1545602"/>
          <w:citation/>
        </w:sdtPr>
        <w:sdtContent>
          <w:customXmlInsRangeEnd w:id="961"/>
          <w:ins w:id="962" w:author="Sebastian Łuczak" w:date="2011-09-03T10:54:00Z">
            <w:r w:rsidR="0004201B">
              <w:fldChar w:fldCharType="begin"/>
            </w:r>
            <w:r w:rsidR="00AE4807">
              <w:instrText xml:space="preserve"> CITATION Roh11 \l 1045 </w:instrText>
            </w:r>
            <w:r w:rsidR="0004201B">
              <w:fldChar w:fldCharType="separate"/>
            </w:r>
          </w:ins>
          <w:r w:rsidR="00D72407">
            <w:rPr>
              <w:noProof/>
            </w:rPr>
            <w:t>[3]</w:t>
          </w:r>
          <w:ins w:id="963" w:author="Sebastian Łuczak" w:date="2011-09-03T10:54:00Z">
            <w:r w:rsidR="0004201B">
              <w:fldChar w:fldCharType="end"/>
            </w:r>
          </w:ins>
          <w:customXmlInsRangeStart w:id="964" w:author="Sebastian Łuczak" w:date="2011-09-03T10:54:00Z"/>
        </w:sdtContent>
      </w:sdt>
      <w:customXmlInsRangeEnd w:id="964"/>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 xml:space="preserve">W trybie pasywnym urządzenie inicjujące komunikację wytwarza pole elektromagnetyczne, z kolei drugie urządzenie moduluje powstałe pole i w ten sposób </w:t>
      </w:r>
      <w:r>
        <w:lastRenderedPageBreak/>
        <w:t>transmituje dane. Korzystając z tego samego pola, uzyskuje również moc niezbędną do zasilenia swoich układów.</w:t>
      </w:r>
    </w:p>
    <w:p w:rsidR="00791BFD" w:rsidRDefault="00791BFD" w:rsidP="00791BFD">
      <w:pPr>
        <w:pStyle w:val="NormalnyIn"/>
        <w:ind w:firstLine="708"/>
      </w:pPr>
      <w:r>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04201B">
            <w:fldChar w:fldCharType="begin"/>
          </w:r>
          <w:r>
            <w:instrText xml:space="preserve"> CITATION Inn06 \l 1045 </w:instrText>
          </w:r>
          <w:r w:rsidR="0004201B">
            <w:fldChar w:fldCharType="separate"/>
          </w:r>
          <w:r w:rsidR="00D72407">
            <w:rPr>
              <w:noProof/>
            </w:rPr>
            <w:t>[4]</w:t>
          </w:r>
          <w:r w:rsidR="0004201B">
            <w:fldChar w:fldCharType="end"/>
          </w:r>
        </w:sdtContent>
      </w:sdt>
      <w:r>
        <w:t>.</w:t>
      </w:r>
    </w:p>
    <w:p w:rsidR="00791BFD" w:rsidRPr="00DC4AF5" w:rsidRDefault="00DC4AF5" w:rsidP="00791BFD">
      <w:pPr>
        <w:pStyle w:val="NormalnyIn"/>
        <w:ind w:firstLine="708"/>
      </w:pPr>
      <w:ins w:id="965" w:author="Sebastian Łuczak" w:date="2011-09-03T11:10:00Z">
        <w:r>
          <w:t>W systemie kontroli czasu pracy t</w:t>
        </w:r>
      </w:ins>
      <w:del w:id="966" w:author="Sebastian Łuczak" w:date="2011-09-03T11:07:00Z">
        <w:r w:rsidR="00791BFD" w:rsidRPr="00DC4AF5" w:rsidDel="00DC4AF5">
          <w:delText>Ostatecznie, ponieważ oferowane przez ten standard możliwości pokrywały się z naszymi oczekiwaniami, zdecydowaliśmy się na wykorzystanie w naszym systemie komunikacji NFC do rejestrowania realizacji zleceń przez pracowników</w:delText>
        </w:r>
      </w:del>
      <w:ins w:id="967" w:author="Sebastian Łuczak" w:date="2011-09-03T11:07:00Z">
        <w:r w:rsidRPr="00DC4AF5">
          <w:t>echnol</w:t>
        </w:r>
      </w:ins>
      <w:ins w:id="968" w:author="Sebastian Łuczak" w:date="2011-09-03T11:08:00Z">
        <w:r w:rsidRPr="00DC4AF5">
          <w:t>ogia Near Field Communication</w:t>
        </w:r>
        <w:r w:rsidR="0004201B" w:rsidRPr="0004201B">
          <w:rPr>
            <w:rPrChange w:id="969" w:author="Sebastian Łuczak" w:date="2011-09-03T11:08:00Z">
              <w:rPr>
                <w:lang w:val="en-US"/>
              </w:rPr>
            </w:rPrChange>
          </w:rPr>
          <w:t xml:space="preserve"> użyta jest </w:t>
        </w:r>
      </w:ins>
      <w:ins w:id="970" w:author="Sebastian Łuczak" w:date="2011-09-03T11:09:00Z">
        <w:r>
          <w:t xml:space="preserve">do zbliżeniowej komunikacji </w:t>
        </w:r>
      </w:ins>
      <w:ins w:id="971" w:author="Sebastian Łuczak" w:date="2011-09-03T11:10:00Z">
        <w:r>
          <w:t xml:space="preserve">telefonu </w:t>
        </w:r>
      </w:ins>
      <w:ins w:id="972" w:author="Sebastian Łuczak" w:date="2011-09-03T11:09:00Z">
        <w:r>
          <w:t xml:space="preserve">ze znacznikami umieszczonymi </w:t>
        </w:r>
      </w:ins>
      <w:ins w:id="973" w:author="Sebastian Łuczak" w:date="2011-09-03T11:10:00Z">
        <w:r>
          <w:t>w lokalizacjach realizacji zleceń przez pracowników.</w:t>
        </w:r>
      </w:ins>
      <w:del w:id="974" w:author="Sebastian Łuczak" w:date="2011-09-03T11:07:00Z">
        <w:r w:rsidR="00791BFD" w:rsidRPr="00DC4AF5" w:rsidDel="00DC4AF5">
          <w:delText>.</w:delText>
        </w:r>
      </w:del>
    </w:p>
    <w:p w:rsidR="00791BFD" w:rsidRDefault="00791BFD" w:rsidP="00791BFD">
      <w:pPr>
        <w:pStyle w:val="Nagwek2"/>
      </w:pPr>
      <w:bookmarkStart w:id="975" w:name="_Toc302765120"/>
      <w:r>
        <w:t>Znacznik NFC Forum Type 2 - Mifare Ultralight</w:t>
      </w:r>
      <w:bookmarkEnd w:id="975"/>
    </w:p>
    <w:p w:rsidR="00791BFD" w:rsidRDefault="00791BFD" w:rsidP="00791BFD">
      <w:pPr>
        <w:pStyle w:val="NormalnyIn"/>
        <w:ind w:firstLine="0"/>
      </w:pPr>
      <w:r>
        <w:t xml:space="preserve">Jedną z kluczowych zalet prezentowanego systemu jest jego niska cena wdrożeniowa i eksploatacyjna. </w:t>
      </w:r>
      <w:ins w:id="976" w:author="Sebastian Łuczak" w:date="2011-09-03T11:11:00Z">
        <w:r w:rsidR="00DC4AF5">
          <w:t xml:space="preserve">Z tego powodu </w:t>
        </w:r>
      </w:ins>
      <w:ins w:id="977" w:author="Sebastian Łuczak" w:date="2011-09-03T11:12:00Z">
        <w:r w:rsidR="00DC4AF5">
          <w:t>do oznaczania lokalizacji w których real</w:t>
        </w:r>
      </w:ins>
      <w:ins w:id="978" w:author="Sebastian Łuczak" w:date="2011-09-03T11:13:00Z">
        <w:r w:rsidR="00DC4AF5">
          <w:t>izowane mogą być zlecenia zostały wybrane</w:t>
        </w:r>
      </w:ins>
      <w:ins w:id="979" w:author="Sebastian Łuczak" w:date="2011-09-03T11:12:00Z">
        <w:r w:rsidR="00DC4AF5">
          <w:t xml:space="preserve"> </w:t>
        </w:r>
      </w:ins>
      <w:del w:id="980" w:author="Sebastian Łuczak" w:date="2011-09-03T11:11:00Z">
        <w:r w:rsidDel="00DC4AF5">
          <w:delText xml:space="preserve">Między innymi z tego powodu zdecydowaliśmy się na wykorzystanie </w:delText>
        </w:r>
      </w:del>
      <w:r>
        <w:t>niezwykle tani</w:t>
      </w:r>
      <w:ins w:id="981" w:author="Sebastian Łuczak" w:date="2011-09-03T11:13:00Z">
        <w:r w:rsidR="00DC4AF5">
          <w:t>e</w:t>
        </w:r>
      </w:ins>
      <w:del w:id="982" w:author="Sebastian Łuczak" w:date="2011-09-03T11:13:00Z">
        <w:r w:rsidDel="00DC4AF5">
          <w:delText>ch</w:delText>
        </w:r>
      </w:del>
      <w:del w:id="983" w:author="Sebastian Łuczak" w:date="2011-09-03T09:50:00Z">
        <w:r w:rsidDel="00607061">
          <w:delText xml:space="preserve"> (0.44</w:delText>
        </w:r>
        <w:r w:rsidR="00952D5D" w:rsidDel="00607061">
          <w:delText>USD</w:delText>
        </w:r>
        <w:r w:rsidDel="00607061">
          <w:delText xml:space="preserve"> za sztukę przy zakupie 1000-4999 sztuk </w:delText>
        </w:r>
      </w:del>
      <w:customXmlDelRangeStart w:id="984" w:author="Sebastian Łuczak" w:date="2011-09-03T09:50:00Z"/>
      <w:sdt>
        <w:sdtPr>
          <w:id w:val="21443746"/>
          <w:citation/>
        </w:sdtPr>
        <w:sdtContent>
          <w:customXmlDelRangeEnd w:id="984"/>
          <w:del w:id="985" w:author="Sebastian Łuczak" w:date="2011-09-03T09:50:00Z">
            <w:r w:rsidR="0004201B" w:rsidDel="00607061">
              <w:fldChar w:fldCharType="begin"/>
            </w:r>
            <w:r w:rsidDel="00607061">
              <w:delInstrText xml:space="preserve"> CITATION Str11 \l 1045 </w:delInstrText>
            </w:r>
            <w:r w:rsidR="0004201B" w:rsidDel="00607061">
              <w:fldChar w:fldCharType="separate"/>
            </w:r>
            <w:r w:rsidR="00B57808" w:rsidDel="00607061">
              <w:rPr>
                <w:noProof/>
              </w:rPr>
              <w:delText>[3]</w:delText>
            </w:r>
            <w:r w:rsidR="0004201B" w:rsidDel="00607061">
              <w:fldChar w:fldCharType="end"/>
            </w:r>
          </w:del>
          <w:customXmlDelRangeStart w:id="986" w:author="Sebastian Łuczak" w:date="2011-09-03T09:50:00Z"/>
        </w:sdtContent>
      </w:sdt>
      <w:customXmlDelRangeEnd w:id="986"/>
      <w:del w:id="987" w:author="Sebastian Łuczak" w:date="2011-09-03T09:50:00Z">
        <w:r w:rsidDel="00607061">
          <w:delText>)</w:delText>
        </w:r>
      </w:del>
      <w:r>
        <w:t xml:space="preserve"> i prost</w:t>
      </w:r>
      <w:ins w:id="988" w:author="Sebastian Łuczak" w:date="2011-09-03T11:13:00Z">
        <w:r w:rsidR="00DC4AF5">
          <w:t>e</w:t>
        </w:r>
      </w:ins>
      <w:del w:id="989" w:author="Sebastian Łuczak" w:date="2011-09-03T11:13:00Z">
        <w:r w:rsidDel="00DC4AF5">
          <w:delText>ych</w:delText>
        </w:r>
      </w:del>
      <w:r>
        <w:t xml:space="preserve"> konstrukcyjnie znacznik</w:t>
      </w:r>
      <w:ins w:id="990" w:author="Sebastian Łuczak" w:date="2011-09-03T11:13:00Z">
        <w:r w:rsidR="00DC4AF5">
          <w:t>i</w:t>
        </w:r>
      </w:ins>
      <w:del w:id="991" w:author="Sebastian Łuczak" w:date="2011-09-03T11:13:00Z">
        <w:r w:rsidDel="00DC4AF5">
          <w:delText>ów</w:delText>
        </w:r>
      </w:del>
      <w:r>
        <w:t xml:space="preserve">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t>
      </w:r>
      <w:ins w:id="992" w:author="Sebastian Łuczak" w:date="2011-09-03T11:13:00Z">
        <w:r w:rsidR="00DC4AF5">
          <w:t xml:space="preserve">i </w:t>
        </w:r>
        <w:proofErr w:type="spellStart"/>
        <w:r w:rsidR="00DC4AF5">
          <w:t>antenta</w:t>
        </w:r>
        <w:proofErr w:type="spellEnd"/>
        <w:r w:rsidR="00DC4AF5">
          <w:t xml:space="preserve"> </w:t>
        </w:r>
      </w:ins>
      <w:r>
        <w:t>wprasowan</w:t>
      </w:r>
      <w:ins w:id="993" w:author="Sebastian Łuczak" w:date="2011-09-03T11:13:00Z">
        <w:r w:rsidR="00DC4AF5">
          <w:t>e</w:t>
        </w:r>
      </w:ins>
      <w:del w:id="994" w:author="Sebastian Łuczak" w:date="2011-09-03T11:13:00Z">
        <w:r w:rsidDel="00DC4AF5">
          <w:delText>y</w:delText>
        </w:r>
      </w:del>
      <w:r>
        <w:t xml:space="preserve"> </w:t>
      </w:r>
      <w:del w:id="995" w:author="Sebastian Łuczak" w:date="2011-09-03T11:13:00Z">
        <w:r w:rsidDel="00DC4AF5">
          <w:delText xml:space="preserve">jest </w:delText>
        </w:r>
      </w:del>
      <w:ins w:id="996" w:author="Sebastian Łuczak" w:date="2011-09-03T11:13:00Z">
        <w:r w:rsidR="00DC4AF5">
          <w:t xml:space="preserve">są </w:t>
        </w:r>
      </w:ins>
      <w:r>
        <w:t>w papier.</w:t>
      </w:r>
    </w:p>
    <w:p w:rsidR="00791BFD" w:rsidRDefault="00791BFD" w:rsidP="00791BFD">
      <w:pPr>
        <w:pStyle w:val="NormalnyIn"/>
        <w:ind w:firstLine="0"/>
      </w:pPr>
      <w:r>
        <w:t xml:space="preserve">Znaczniki te cechują się pojemnością zaledwie 384 bitów dostępnych na dane użytkownika w trybie zapis/odczyt, wyposażone są w system unikania kolizji, oferują prędkość transmisji 106 kbit/s, a także dostarczają możliwość jednokrotnego i nieodwracalnego zablokowania zapisu na znaczniku. Wadą tego rozwiązania jest niemożność zmiany kodów dostępu do odczytu sektorów, przez co wszystko co jest zapisane na znaczniku, może być odczytane przez czytnik zgodny ze standardem ISO/IEC 14443 </w:t>
      </w:r>
      <w:sdt>
        <w:sdtPr>
          <w:id w:val="21443747"/>
          <w:citation/>
        </w:sdtPr>
        <w:sdtContent>
          <w:r w:rsidR="0004201B">
            <w:fldChar w:fldCharType="begin"/>
          </w:r>
          <w:r>
            <w:instrText xml:space="preserve"> CITATION NXP10 \l 1045 </w:instrText>
          </w:r>
          <w:r w:rsidR="0004201B">
            <w:fldChar w:fldCharType="separate"/>
          </w:r>
          <w:r w:rsidR="00D72407">
            <w:rPr>
              <w:noProof/>
            </w:rPr>
            <w:t>[5]</w:t>
          </w:r>
          <w:r w:rsidR="0004201B">
            <w:fldChar w:fldCharType="end"/>
          </w:r>
        </w:sdtContent>
      </w:sdt>
      <w:r>
        <w:t xml:space="preserve"> </w:t>
      </w:r>
      <w:sdt>
        <w:sdtPr>
          <w:id w:val="21443748"/>
          <w:citation/>
        </w:sdtPr>
        <w:sdtContent>
          <w:r w:rsidR="0004201B">
            <w:fldChar w:fldCharType="begin"/>
          </w:r>
          <w:r>
            <w:instrText xml:space="preserve"> CITATION Inn06 \l 1045 </w:instrText>
          </w:r>
          <w:r w:rsidR="0004201B">
            <w:fldChar w:fldCharType="separate"/>
          </w:r>
          <w:r w:rsidR="00D72407">
            <w:rPr>
              <w:noProof/>
            </w:rPr>
            <w:t>[4]</w:t>
          </w:r>
          <w:r w:rsidR="0004201B">
            <w:fldChar w:fldCharType="end"/>
          </w:r>
        </w:sdtContent>
      </w:sdt>
      <w:r>
        <w:t>.</w:t>
      </w:r>
    </w:p>
    <w:p w:rsidR="00791BFD" w:rsidRDefault="00791BFD" w:rsidP="00791BFD">
      <w:pPr>
        <w:pStyle w:val="NormalnyIn"/>
        <w:ind w:firstLine="0"/>
      </w:pPr>
      <w:r>
        <w:t xml:space="preserve">Cechą która stała się krytyczna dla </w:t>
      </w:r>
      <w:del w:id="997" w:author="Sebastian Łuczak" w:date="2011-09-03T11:14:00Z">
        <w:r w:rsidDel="00DC4AF5">
          <w:delText xml:space="preserve">naszego </w:delText>
        </w:r>
      </w:del>
      <w:r>
        <w:t xml:space="preserve">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791BFD" w:rsidRDefault="0004201B" w:rsidP="00791BFD">
      <w:pPr>
        <w:jc w:val="left"/>
        <w:rPr>
          <w:ins w:id="998" w:author="Sebastian Łuczak" w:date="2011-09-03T11:15:00Z"/>
        </w:rPr>
      </w:pPr>
      <w:r>
        <w:rPr>
          <w:noProof/>
        </w:rPr>
        <w:lastRenderedPageBreak/>
        <w:pict>
          <v:shape id="_x0000_s1108" type="#_x0000_t202" style="position:absolute;margin-left:105.95pt;margin-top:253.2pt;width:221.75pt;height:21pt;z-index:251705344" stroked="f">
            <v:textbox style="mso-next-textbox:#_x0000_s1108;mso-fit-shape-to-text:t" inset="0,0,0,0">
              <w:txbxContent>
                <w:p w:rsidR="00E674DC" w:rsidRPr="001F42B9" w:rsidRDefault="00E674DC" w:rsidP="00791BFD">
                  <w:pPr>
                    <w:pStyle w:val="Legenda"/>
                    <w:rPr>
                      <w:noProof/>
                    </w:rPr>
                  </w:pPr>
                  <w:r>
                    <w:t xml:space="preserve">Rysunek </w:t>
                  </w:r>
                  <w:fldSimple w:instr=" SEQ Rysunek \* ARABIC ">
                    <w:r>
                      <w:rPr>
                        <w:noProof/>
                      </w:rPr>
                      <w:t>1</w:t>
                    </w:r>
                  </w:fldSimple>
                  <w:r>
                    <w:t xml:space="preserve"> DODAĆ PODPIS</w:t>
                  </w:r>
                </w:p>
              </w:txbxContent>
            </v:textbox>
            <w10:wrap type="square"/>
          </v:shape>
        </w:pict>
      </w:r>
      <w:ins w:id="999" w:author="Sebastian Łuczak" w:date="2011-09-03T11:15:00Z">
        <w:r w:rsidR="006B1A11">
          <w:rPr>
            <w:noProof/>
            <w:lang w:eastAsia="pl-PL"/>
          </w:rPr>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4" cstate="print"/>
                      <a:stretch>
                        <a:fillRect/>
                      </a:stretch>
                    </pic:blipFill>
                    <pic:spPr>
                      <a:xfrm>
                        <a:off x="0" y="0"/>
                        <a:ext cx="2816225" cy="3132455"/>
                      </a:xfrm>
                      <a:prstGeom prst="rect">
                        <a:avLst/>
                      </a:prstGeom>
                    </pic:spPr>
                  </pic:pic>
                </a:graphicData>
              </a:graphic>
            </wp:inline>
          </w:drawing>
        </w:r>
      </w:ins>
      <w:del w:id="1000" w:author="Sebastian Łuczak" w:date="2011-09-03T11:15:00Z">
        <w:r w:rsidR="00791BFD" w:rsidDel="004D63E9">
          <w:br w:type="page"/>
        </w:r>
      </w:del>
    </w:p>
    <w:p w:rsidR="004D63E9" w:rsidRDefault="004D63E9" w:rsidP="00791BFD">
      <w:pPr>
        <w:jc w:val="left"/>
        <w:rPr>
          <w:ins w:id="1001" w:author="Sebastian Łuczak" w:date="2011-09-03T11:16:00Z"/>
          <w:rFonts w:ascii="Times New Roman" w:eastAsiaTheme="majorEastAsia" w:hAnsi="Times New Roman" w:cstheme="majorBidi"/>
          <w:b/>
          <w:bCs/>
          <w:sz w:val="24"/>
          <w:szCs w:val="24"/>
          <w:lang w:eastAsia="pl-PL"/>
        </w:rPr>
      </w:pPr>
    </w:p>
    <w:p w:rsidR="004D63E9" w:rsidRDefault="004D63E9" w:rsidP="00791BFD">
      <w:pPr>
        <w:jc w:val="left"/>
        <w:rPr>
          <w:ins w:id="1002" w:author="Sebastian Łuczak" w:date="2011-09-03T11:19:00Z"/>
          <w:rFonts w:ascii="Times New Roman" w:eastAsiaTheme="majorEastAsia" w:hAnsi="Times New Roman" w:cstheme="majorBidi"/>
          <w:b/>
          <w:bCs/>
          <w:sz w:val="24"/>
          <w:szCs w:val="24"/>
          <w:lang w:eastAsia="pl-PL"/>
        </w:rPr>
      </w:pPr>
    </w:p>
    <w:p w:rsidR="00CF2DA1" w:rsidRDefault="00CF2DA1" w:rsidP="00791BFD">
      <w:pPr>
        <w:jc w:val="left"/>
        <w:rPr>
          <w:rFonts w:ascii="Times New Roman" w:eastAsiaTheme="majorEastAsia" w:hAnsi="Times New Roman" w:cstheme="majorBidi"/>
          <w:b/>
          <w:bCs/>
          <w:sz w:val="24"/>
          <w:szCs w:val="24"/>
          <w:lang w:eastAsia="pl-PL"/>
        </w:rPr>
      </w:pPr>
    </w:p>
    <w:p w:rsidR="00791BFD" w:rsidRDefault="00CF2DA1" w:rsidP="00CF2DA1">
      <w:pPr>
        <w:pStyle w:val="Nagwek2"/>
      </w:pPr>
      <w:bookmarkStart w:id="1003" w:name="_Toc302765121"/>
      <w:ins w:id="1004" w:author="Sebastian Łuczak" w:date="2011-09-03T11:18:00Z">
        <w:r>
          <w:t>Android Ging</w:t>
        </w:r>
      </w:ins>
      <w:ins w:id="1005" w:author="Sebastian Łuczak" w:date="2011-09-03T11:19:00Z">
        <w:r>
          <w:t>erbread</w:t>
        </w:r>
      </w:ins>
      <w:del w:id="1006" w:author="Sebastian Łuczak" w:date="2011-09-03T11:18:00Z">
        <w:r w:rsidR="00791BFD" w:rsidDel="00CF2DA1">
          <w:delText>Android</w:delText>
        </w:r>
      </w:del>
      <w:bookmarkEnd w:id="1003"/>
    </w:p>
    <w:p w:rsidR="00791BFD" w:rsidRDefault="00791BFD" w:rsidP="00791BFD">
      <w:pPr>
        <w:pStyle w:val="NormalnyIn"/>
        <w:ind w:firstLine="0"/>
      </w:pPr>
      <w:r>
        <w:t xml:space="preserve">Kolejnym istotnym czynnikiem doboru technologii w której zrealizowana miała być część pracy zwana </w:t>
      </w:r>
      <w:del w:id="1007" w:author="Sebastian Łuczak" w:date="2011-09-03T11:16:00Z">
        <w:r w:rsidDel="009F26A5">
          <w:delText xml:space="preserve">przez nas </w:delText>
        </w:r>
      </w:del>
      <w:r>
        <w:t xml:space="preserve">mobilną, była popularność danego rozwiązania na rynku konsumenckim. Po zapoznaniu się z obecnym podziałem rynku okazało się, że 43,4% (Dane z Sierpnia 2011, </w:t>
      </w:r>
      <w:proofErr w:type="spellStart"/>
      <w:r>
        <w:t>Gartner</w:t>
      </w:r>
      <w:proofErr w:type="spellEnd"/>
      <w:sdt>
        <w:sdtPr>
          <w:id w:val="21443749"/>
          <w:citation/>
        </w:sdtPr>
        <w:sdtContent>
          <w:r w:rsidR="0004201B">
            <w:fldChar w:fldCharType="begin"/>
          </w:r>
          <w:r>
            <w:instrText xml:space="preserve"> CITATION Gar11 \l 1045 </w:instrText>
          </w:r>
          <w:r w:rsidR="0004201B">
            <w:fldChar w:fldCharType="separate"/>
          </w:r>
          <w:r w:rsidR="00D72407">
            <w:rPr>
              <w:noProof/>
            </w:rPr>
            <w:t xml:space="preserve"> [6]</w:t>
          </w:r>
          <w:r w:rsidR="0004201B">
            <w:fldChar w:fldCharType="end"/>
          </w:r>
        </w:sdtContent>
      </w:sdt>
      <w:r>
        <w:t xml:space="preserve"> ) obecnie sprzedawanych urządzeń typu </w:t>
      </w:r>
      <w:proofErr w:type="spellStart"/>
      <w:r>
        <w:t>smartphone</w:t>
      </w:r>
      <w:proofErr w:type="spellEnd"/>
      <w:r>
        <w:t>, wyposażona jest w system operacyjny Android</w:t>
      </w:r>
      <w:ins w:id="1008" w:author="Sebastian Łuczak" w:date="2011-09-03T11:17:00Z">
        <w:r w:rsidR="009F26A5">
          <w:rPr>
            <w:rStyle w:val="Odwoanieprzypisudolnego"/>
          </w:rPr>
          <w:footnoteReference w:id="1"/>
        </w:r>
      </w:ins>
      <w:r>
        <w:t>.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proofErr w:type="spellStart"/>
      <w:r w:rsidRPr="00952D5D">
        <w:rPr>
          <w:rStyle w:val="CytatZnak"/>
          <w:sz w:val="20"/>
          <w:szCs w:val="20"/>
        </w:rPr>
        <w:t>AndroidManifest.xml</w:t>
      </w:r>
      <w:proofErr w:type="spellEnd"/>
      <w:customXmlDelRangeStart w:id="1010" w:author="Sebastian Łuczak" w:date="2011-09-03T11:17:00Z"/>
      <w:sdt>
        <w:sdtPr>
          <w:id w:val="21443750"/>
          <w:citation/>
        </w:sdtPr>
        <w:sdtContent>
          <w:customXmlDelRangeEnd w:id="1010"/>
          <w:del w:id="1011" w:author="Sebastian Łuczak" w:date="2011-09-03T11:17:00Z">
            <w:r w:rsidR="0004201B" w:rsidDel="009F26A5">
              <w:fldChar w:fldCharType="begin"/>
            </w:r>
            <w:r w:rsidDel="009F26A5">
              <w:delInstrText xml:space="preserve"> CITATION Has10 \l 1045 </w:delInstrText>
            </w:r>
            <w:r w:rsidR="0004201B" w:rsidDel="009F26A5">
              <w:fldChar w:fldCharType="separate"/>
            </w:r>
            <w:r w:rsidR="00B57808" w:rsidDel="009F26A5">
              <w:rPr>
                <w:noProof/>
              </w:rPr>
              <w:delText xml:space="preserve"> [6]</w:delText>
            </w:r>
            <w:r w:rsidR="0004201B" w:rsidDel="009F26A5">
              <w:fldChar w:fldCharType="end"/>
            </w:r>
          </w:del>
          <w:customXmlDelRangeStart w:id="1012" w:author="Sebastian Łuczak" w:date="2011-09-03T11:17:00Z"/>
        </w:sdtContent>
      </w:sdt>
      <w:customXmlDelRangeEnd w:id="1012"/>
      <w:r>
        <w:t xml:space="preserve"> danej aplikacji</w:t>
      </w:r>
      <w:ins w:id="1013" w:author="Sebastian Łuczak" w:date="2011-09-03T11:17:00Z">
        <w:r w:rsidR="009F26A5" w:rsidRPr="009F26A5">
          <w:t xml:space="preserve"> </w:t>
        </w:r>
      </w:ins>
      <w:customXmlInsRangeStart w:id="1014" w:author="Sebastian Łuczak" w:date="2011-09-03T11:17:00Z"/>
      <w:sdt>
        <w:sdtPr>
          <w:id w:val="1545604"/>
          <w:citation/>
        </w:sdtPr>
        <w:sdtContent>
          <w:customXmlInsRangeEnd w:id="1014"/>
          <w:ins w:id="1015" w:author="Sebastian Łuczak" w:date="2011-09-03T11:17:00Z">
            <w:r w:rsidR="0004201B">
              <w:fldChar w:fldCharType="begin"/>
            </w:r>
            <w:r w:rsidR="009F26A5">
              <w:instrText xml:space="preserve"> CITATION Has10 \l 1045 </w:instrText>
            </w:r>
            <w:r w:rsidR="0004201B">
              <w:fldChar w:fldCharType="separate"/>
            </w:r>
          </w:ins>
          <w:r w:rsidR="00D72407">
            <w:rPr>
              <w:noProof/>
            </w:rPr>
            <w:t>[7]</w:t>
          </w:r>
          <w:ins w:id="1016" w:author="Sebastian Łuczak" w:date="2011-09-03T11:17:00Z">
            <w:r w:rsidR="0004201B">
              <w:fldChar w:fldCharType="end"/>
            </w:r>
          </w:ins>
          <w:customXmlInsRangeStart w:id="1017" w:author="Sebastian Łuczak" w:date="2011-09-03T11:17:00Z"/>
        </w:sdtContent>
      </w:sdt>
      <w:customXmlInsRangeEnd w:id="1017"/>
      <w:r>
        <w:t xml:space="preserve">. </w:t>
      </w:r>
    </w:p>
    <w:p w:rsidR="00791BFD" w:rsidRDefault="00791BFD" w:rsidP="00791BFD">
      <w:pPr>
        <w:pStyle w:val="NormalnyIn"/>
      </w:pPr>
      <w:r>
        <w:lastRenderedPageBreak/>
        <w:t xml:space="preserve">W pierwszej fazie projektowania aplikacji </w:t>
      </w:r>
      <w:ins w:id="1018" w:author="Sebastian Łuczak" w:date="2011-09-03T11:17:00Z">
        <w:r w:rsidR="009F26A5">
          <w:t>trzeba było uwzględnić</w:t>
        </w:r>
      </w:ins>
      <w:del w:id="1019" w:author="Sebastian Łuczak" w:date="2011-09-03T11:17:00Z">
        <w:r w:rsidDel="009F26A5">
          <w:delText xml:space="preserve">zmuszeni byliśmy </w:delText>
        </w:r>
      </w:del>
      <w:ins w:id="1020" w:author="Sebastian Łuczak" w:date="2011-09-03T11:17:00Z">
        <w:r w:rsidR="009F26A5">
          <w:t xml:space="preserve"> </w:t>
        </w:r>
      </w:ins>
      <w:del w:id="1021" w:author="Sebastian Łuczak" w:date="2011-09-03T11:17:00Z">
        <w:r w:rsidDel="009F26A5">
          <w:delText xml:space="preserve">do uwzględnienia </w:delText>
        </w:r>
      </w:del>
      <w:r>
        <w:t>fakt</w:t>
      </w:r>
      <w:del w:id="1022" w:author="Sebastian Łuczak" w:date="2011-09-03T11:17:00Z">
        <w:r w:rsidDel="009F26A5">
          <w:delText>u</w:delText>
        </w:r>
      </w:del>
      <w:r>
        <w:t xml:space="preserve"> iż </w:t>
      </w:r>
      <w:ins w:id="1023" w:author="Sebastian Łuczak" w:date="2011-09-03T11:17:00Z">
        <w:r w:rsidR="00CF2DA1">
          <w:t xml:space="preserve">system </w:t>
        </w:r>
      </w:ins>
      <w:r>
        <w:t xml:space="preserve">Android </w:t>
      </w:r>
      <w:proofErr w:type="spellStart"/>
      <w:r>
        <w:t>Gingerbread</w:t>
      </w:r>
      <w:proofErr w:type="spellEnd"/>
      <w:r w:rsidR="00766C80">
        <w:rPr>
          <w:rStyle w:val="Odwoanieprzypisudolnego"/>
        </w:rPr>
        <w:footnoteReference w:id="2"/>
      </w:r>
      <w:ins w:id="1024" w:author="Sebastian Łuczak" w:date="2011-09-03T11:20:00Z">
        <w:r w:rsidR="00CF2DA1">
          <w:t xml:space="preserve"> </w:t>
        </w:r>
      </w:ins>
      <w:del w:id="1025" w:author="Sebastian Łuczak" w:date="2011-09-03T11:20:00Z">
        <w:r w:rsidDel="00CF2DA1">
          <w:delText xml:space="preserve"> </w:delText>
        </w:r>
      </w:del>
      <w:del w:id="1026" w:author="Sebastian Łuczak" w:date="2011-09-03T11:19:00Z">
        <w:r w:rsidDel="00CF2DA1">
          <w:delText xml:space="preserve">w wersji </w:delText>
        </w:r>
      </w:del>
      <w:r>
        <w:t xml:space="preserve">2.3 nie dostarczał interfejsu programistycznego pozwalającego na pełną obsługę NFC. Dopiero kolejne aktualizacje systemu operacyjnego </w:t>
      </w:r>
      <w:r w:rsidR="00952D5D">
        <w:t>dały dostęp do pełnej funkcjonalności</w:t>
      </w:r>
      <w:r>
        <w:t xml:space="preserve">. W </w:t>
      </w:r>
      <w:del w:id="1027" w:author="Sebastian Łuczak" w:date="2011-09-03T11:20:00Z">
        <w:r w:rsidDel="00CF2DA1">
          <w:delText>pierwszej wersji Gingerbread</w:delText>
        </w:r>
      </w:del>
      <w:ins w:id="1028" w:author="Sebastian Łuczak" w:date="2011-09-03T11:20:00Z">
        <w:r w:rsidR="00CF2DA1">
          <w:t>wersji 2.3</w:t>
        </w:r>
      </w:ins>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customXmlDelRangeStart w:id="1029" w:author="Sebastian Łuczak" w:date="2011-09-03T11:20:00Z"/>
      <w:sdt>
        <w:sdtPr>
          <w:id w:val="21443751"/>
          <w:citation/>
        </w:sdtPr>
        <w:sdtContent>
          <w:customXmlDelRangeEnd w:id="1029"/>
          <w:del w:id="1030" w:author="Sebastian Łuczak" w:date="2011-09-03T11:20:00Z">
            <w:r w:rsidR="0004201B" w:rsidDel="00F376D2">
              <w:fldChar w:fldCharType="begin"/>
            </w:r>
            <w:r w:rsidDel="00F376D2">
              <w:delInstrText xml:space="preserve"> CITATION Med11 \l 1045 </w:delInstrText>
            </w:r>
            <w:r w:rsidR="0004201B" w:rsidDel="00F376D2">
              <w:fldChar w:fldCharType="separate"/>
            </w:r>
            <w:r w:rsidR="00B57808" w:rsidDel="00F376D2">
              <w:rPr>
                <w:noProof/>
              </w:rPr>
              <w:delText>[7]</w:delText>
            </w:r>
            <w:r w:rsidR="0004201B" w:rsidDel="00F376D2">
              <w:fldChar w:fldCharType="end"/>
            </w:r>
          </w:del>
          <w:customXmlDelRangeStart w:id="1031" w:author="Sebastian Łuczak" w:date="2011-09-03T11:20:00Z"/>
        </w:sdtContent>
      </w:sdt>
      <w:customXmlDelRangeEnd w:id="1031"/>
      <w:del w:id="1032" w:author="Sebastian Łuczak" w:date="2011-09-03T11:20:00Z">
        <w:r w:rsidDel="00F376D2">
          <w:delText xml:space="preserve"> </w:delText>
        </w:r>
      </w:del>
      <w:r>
        <w:t>w sposób automatyczny</w:t>
      </w:r>
      <w:ins w:id="1033" w:author="Sebastian Łuczak" w:date="2011-09-03T11:20:00Z">
        <w:r w:rsidR="00F376D2" w:rsidRPr="00F376D2">
          <w:t xml:space="preserve"> </w:t>
        </w:r>
      </w:ins>
      <w:customXmlInsRangeStart w:id="1034" w:author="Sebastian Łuczak" w:date="2011-09-03T11:20:00Z"/>
      <w:sdt>
        <w:sdtPr>
          <w:id w:val="1545607"/>
          <w:citation/>
        </w:sdtPr>
        <w:sdtContent>
          <w:customXmlInsRangeEnd w:id="1034"/>
          <w:ins w:id="1035" w:author="Sebastian Łuczak" w:date="2011-09-03T11:20:00Z">
            <w:r w:rsidR="0004201B">
              <w:fldChar w:fldCharType="begin"/>
            </w:r>
            <w:r w:rsidR="00F376D2">
              <w:instrText xml:space="preserve"> CITATION Med11 \l 1045 </w:instrText>
            </w:r>
            <w:r w:rsidR="0004201B">
              <w:fldChar w:fldCharType="separate"/>
            </w:r>
          </w:ins>
          <w:r w:rsidR="00D72407">
            <w:rPr>
              <w:noProof/>
            </w:rPr>
            <w:t>[8]</w:t>
          </w:r>
          <w:ins w:id="1036" w:author="Sebastian Łuczak" w:date="2011-09-03T11:20:00Z">
            <w:r w:rsidR="0004201B">
              <w:fldChar w:fldCharType="end"/>
            </w:r>
          </w:ins>
          <w:customXmlInsRangeStart w:id="1037" w:author="Sebastian Łuczak" w:date="2011-09-03T11:20:00Z"/>
        </w:sdtContent>
      </w:sdt>
      <w:customXmlInsRangeEnd w:id="1037"/>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04201B">
            <w:fldChar w:fldCharType="begin"/>
          </w:r>
          <w:r>
            <w:instrText xml:space="preserve"> CITATION Goo112 \l 1045 </w:instrText>
          </w:r>
          <w:r w:rsidR="0004201B">
            <w:fldChar w:fldCharType="separate"/>
          </w:r>
          <w:r w:rsidR="00D72407">
            <w:rPr>
              <w:noProof/>
            </w:rPr>
            <w:t>[9]</w:t>
          </w:r>
          <w:r w:rsidR="0004201B">
            <w:fldChar w:fldCharType="end"/>
          </w:r>
        </w:sdtContent>
      </w:sdt>
      <w:r>
        <w:t>) wspomniane funkcje zostały dostarczone, a dostępne wcześniej API zmodyfikowane i w wielu przypadkach zauważalnie poprawione</w:t>
      </w:r>
      <w:sdt>
        <w:sdtPr>
          <w:id w:val="2196369"/>
          <w:citation/>
        </w:sdtPr>
        <w:sdtContent>
          <w:r w:rsidR="0004201B">
            <w:fldChar w:fldCharType="begin"/>
          </w:r>
          <w:r>
            <w:instrText xml:space="preserve"> CITATION Goo11 \l 1045 </w:instrText>
          </w:r>
          <w:r w:rsidR="0004201B">
            <w:fldChar w:fldCharType="separate"/>
          </w:r>
          <w:r w:rsidR="00D72407">
            <w:rPr>
              <w:noProof/>
            </w:rPr>
            <w:t xml:space="preserve"> [10]</w:t>
          </w:r>
          <w:r w:rsidR="0004201B">
            <w:fldChar w:fldCharType="end"/>
          </w:r>
        </w:sdtContent>
      </w:sdt>
      <w:r>
        <w:t xml:space="preserve">. </w:t>
      </w:r>
    </w:p>
    <w:p w:rsidR="00791BFD" w:rsidRDefault="00791BFD" w:rsidP="00791BFD">
      <w:pPr>
        <w:pStyle w:val="NormalnyIn"/>
      </w:pPr>
      <w:r>
        <w:t xml:space="preserve">Po pierwszych prototypach wykorzystujących nowe możliwości, </w:t>
      </w:r>
      <w:del w:id="1038" w:author="Sebastian Łuczak" w:date="2011-09-03T11:21:00Z">
        <w:r w:rsidDel="00A7066D">
          <w:delText>okazało się</w:delText>
        </w:r>
      </w:del>
      <w:ins w:id="1039" w:author="Sebastian Łuczak" w:date="2011-09-03T11:21:00Z">
        <w:r w:rsidR="00A7066D">
          <w:t>ustalono</w:t>
        </w:r>
      </w:ins>
      <w:r>
        <w:t xml:space="preserve">,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Pr="00104853">
        <w:rPr>
          <w:rFonts w:ascii="Courier New" w:hAnsi="Courier New" w:cs="Courier New"/>
          <w:sz w:val="20"/>
          <w:szCs w:val="20"/>
        </w:rPr>
        <w:t>android.nfc.tech</w:t>
      </w:r>
      <w:proofErr w:type="spellEnd"/>
      <w:r>
        <w:t xml:space="preserve">, w oparciu o którą system dokonuje wstępnego doboru puli aplikacji zdolnych do obsłużenia danego znacznika </w:t>
      </w:r>
      <w:sdt>
        <w:sdtPr>
          <w:id w:val="21443752"/>
          <w:citation/>
        </w:sdtPr>
        <w:sdtContent>
          <w:r w:rsidR="0004201B">
            <w:fldChar w:fldCharType="begin"/>
          </w:r>
          <w:r>
            <w:instrText xml:space="preserve"> CITATION Med11 \l 1045 </w:instrText>
          </w:r>
          <w:r w:rsidR="0004201B">
            <w:fldChar w:fldCharType="separate"/>
          </w:r>
          <w:r w:rsidR="00D72407">
            <w:rPr>
              <w:noProof/>
            </w:rPr>
            <w:t>[8]</w:t>
          </w:r>
          <w:r w:rsidR="0004201B">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proofErr w:type="spellStart"/>
      <w:r w:rsidRPr="00104853">
        <w:rPr>
          <w:rFonts w:ascii="Courier New" w:hAnsi="Courier New" w:cs="Courier New"/>
          <w:sz w:val="20"/>
          <w:szCs w:val="20"/>
        </w:rPr>
        <w:t>enableForegroundDispatch</w:t>
      </w:r>
      <w:proofErr w:type="spellEnd"/>
      <w:r w:rsidRPr="00104853">
        <w:rPr>
          <w:rFonts w:ascii="Courier New" w:hAnsi="Courier New" w:cs="Courier New"/>
          <w:sz w:val="20"/>
          <w:szCs w:val="20"/>
        </w:rPr>
        <w:t>()</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w:t>
      </w:r>
      <w:proofErr w:type="spellStart"/>
      <w:r>
        <w:t>Andoid</w:t>
      </w:r>
      <w:proofErr w:type="spellEnd"/>
      <w:r>
        <w:t xml:space="preserve"> </w:t>
      </w:r>
      <w:proofErr w:type="spellStart"/>
      <w:ins w:id="1040" w:author="Sebastian Łuczak" w:date="2011-09-03T11:21:00Z">
        <w:r w:rsidR="002F51CD">
          <w:t>Gingerbread</w:t>
        </w:r>
        <w:proofErr w:type="spellEnd"/>
        <w:r w:rsidR="002F51CD">
          <w:t xml:space="preserve"> </w:t>
        </w:r>
      </w:ins>
      <w:r>
        <w:t>monitorowaliśmy również zużycie baterii przez moduł komunikacji NFC i procesy aplikacji. Wyniki przedstawione zostały w dziale opisującym testy funkcjonalne.</w:t>
      </w:r>
    </w:p>
    <w:p w:rsidR="00791BFD" w:rsidRPr="0093678F" w:rsidRDefault="00791BFD" w:rsidP="00791BFD">
      <w:pPr>
        <w:pStyle w:val="Nagwek2"/>
      </w:pPr>
      <w:bookmarkStart w:id="1041" w:name="_Toc302765122"/>
      <w:r>
        <w:t>Google</w:t>
      </w:r>
      <w:r w:rsidRPr="0093678F">
        <w:t xml:space="preserve"> NEXUS S</w:t>
      </w:r>
      <w:bookmarkEnd w:id="1041"/>
    </w:p>
    <w:p w:rsidR="00791BFD" w:rsidRDefault="00791BFD" w:rsidP="00745CEB">
      <w:pPr>
        <w:pStyle w:val="NormalnyIn"/>
        <w:ind w:firstLine="0"/>
        <w:rPr>
          <w:rFonts w:eastAsiaTheme="majorEastAsia" w:cstheme="majorBidi"/>
          <w:b/>
          <w:bCs/>
        </w:rPr>
      </w:pPr>
      <w:r>
        <w:t xml:space="preserve">Ponieważ pracownicy mobilni często wyposażeni są w zaawansowane urządzenia typu </w:t>
      </w:r>
      <w:proofErr w:type="spellStart"/>
      <w:r>
        <w:t>smartphone</w:t>
      </w:r>
      <w:proofErr w:type="spellEnd"/>
      <w:del w:id="1042" w:author="Sebastian Łuczak" w:date="2011-09-03T11:39:00Z">
        <w:r w:rsidDel="00745CEB">
          <w:delText xml:space="preserve"> </w:delText>
        </w:r>
        <w:r w:rsidR="00104853" w:rsidDel="00745CEB">
          <w:delText>dostarczane</w:delText>
        </w:r>
        <w:r w:rsidDel="00745CEB">
          <w:delText xml:space="preserve"> przez pracodawców</w:delText>
        </w:r>
      </w:del>
      <w:r>
        <w:t xml:space="preserve">, </w:t>
      </w:r>
      <w:del w:id="1043" w:author="Sebastian Łuczak" w:date="2011-09-03T11:21:00Z">
        <w:r w:rsidDel="00D45147">
          <w:delText>stwierdziliśmy,</w:delText>
        </w:r>
      </w:del>
      <w:r>
        <w:t xml:space="preserve"> </w:t>
      </w:r>
      <w:r w:rsidR="00745CEB">
        <w:t xml:space="preserve">jako </w:t>
      </w:r>
      <w:del w:id="1044" w:author="Sebastian Łuczak" w:date="2011-09-03T11:21:00Z">
        <w:r w:rsidDel="00D45147">
          <w:delText xml:space="preserve">że </w:delText>
        </w:r>
      </w:del>
      <w:r>
        <w:t>docelową platform</w:t>
      </w:r>
      <w:ins w:id="1045" w:author="Sebastian Łuczak" w:date="2011-09-03T11:22:00Z">
        <w:r w:rsidR="00D45147">
          <w:t>ę</w:t>
        </w:r>
      </w:ins>
      <w:r w:rsidR="00745CEB">
        <w:t xml:space="preserve"> dla aplikacji mobilnych</w:t>
      </w:r>
      <w:del w:id="1046" w:author="Sebastian Łuczak" w:date="2011-09-03T11:21:00Z">
        <w:r w:rsidDel="00D45147">
          <w:delText>ą</w:delText>
        </w:r>
      </w:del>
      <w:r>
        <w:t xml:space="preserve"> </w:t>
      </w:r>
      <w:r w:rsidR="00745CEB">
        <w:t xml:space="preserve">wybrane zostało </w:t>
      </w:r>
      <w:del w:id="1047" w:author="Sebastian Łuczak" w:date="2011-09-03T11:22:00Z">
        <w:r w:rsidDel="00D45147">
          <w:delText xml:space="preserve">musi być </w:delText>
        </w:r>
      </w:del>
      <w:r>
        <w:t xml:space="preserve">rozwiązanie tego typu. </w:t>
      </w:r>
      <w:r w:rsidR="00104853">
        <w:t>D</w:t>
      </w:r>
      <w:r>
        <w:t xml:space="preserve">obór </w:t>
      </w:r>
      <w:r w:rsidR="00745CEB">
        <w:t xml:space="preserve">konkretnego modelu </w:t>
      </w:r>
      <w:r>
        <w:t>był zdeterminowany</w:t>
      </w:r>
      <w:r w:rsidR="00104853">
        <w:t xml:space="preserve"> przez wybór systemu </w:t>
      </w:r>
      <w:r w:rsidR="00104853">
        <w:lastRenderedPageBreak/>
        <w:t xml:space="preserve">operacyjnego Android </w:t>
      </w:r>
      <w:proofErr w:type="spellStart"/>
      <w:r w:rsidR="00745CEB">
        <w:t>Gingerbread</w:t>
      </w:r>
      <w:proofErr w:type="spellEnd"/>
      <w:r w:rsidR="00745CEB">
        <w:t xml:space="preserve">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był Google Samsung </w:t>
      </w:r>
      <w:proofErr w:type="spellStart"/>
      <w:r>
        <w:t>Nexus</w:t>
      </w:r>
      <w:proofErr w:type="spellEnd"/>
      <w:r>
        <w:t xml:space="preserve"> S. Po oficjalnej aktualizacji oprogramowania do wersji Android 2.3.4, telefon spełnił wszystkie złożone w nim oczekiwania. </w:t>
      </w:r>
    </w:p>
    <w:p w:rsidR="00791BFD" w:rsidRDefault="00791BFD" w:rsidP="00791BFD">
      <w:pPr>
        <w:pStyle w:val="Nagwek2"/>
      </w:pPr>
      <w:bookmarkStart w:id="1048" w:name="_Toc302765123"/>
      <w:r>
        <w:t>Hibernate 3</w:t>
      </w:r>
      <w:bookmarkEnd w:id="1048"/>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 xml:space="preserve">najbardziej popularnym rozwiązaniem programistycznym oferowanym na zasadach </w:t>
      </w:r>
      <w:proofErr w:type="spellStart"/>
      <w:r w:rsidRPr="00125841">
        <w:rPr>
          <w:rStyle w:val="apple-style-span"/>
          <w:szCs w:val="16"/>
          <w:shd w:val="clear" w:color="auto" w:fill="FFFFFF"/>
        </w:rPr>
        <w:t>open-source</w:t>
      </w:r>
      <w:proofErr w:type="spellEnd"/>
      <w:r w:rsidR="00766C80">
        <w:rPr>
          <w:rStyle w:val="Odwoanieprzypisudolnego"/>
          <w:szCs w:val="16"/>
          <w:shd w:val="clear" w:color="auto" w:fill="FFFFFF"/>
        </w:rPr>
        <w:footnoteReference w:id="3"/>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 xml:space="preserve">ORM = </w:t>
      </w:r>
      <w:proofErr w:type="spellStart"/>
      <w:r w:rsidRPr="004C6799">
        <w:rPr>
          <w:rStyle w:val="apple-style-span"/>
          <w:szCs w:val="16"/>
          <w:shd w:val="clear" w:color="auto" w:fill="FFFFFF"/>
        </w:rPr>
        <w:t>Object-to-Relational</w:t>
      </w:r>
      <w:proofErr w:type="spellEnd"/>
      <w:r w:rsidRPr="004C6799">
        <w:rPr>
          <w:rStyle w:val="apple-style-span"/>
          <w:szCs w:val="16"/>
          <w:shd w:val="clear" w:color="auto" w:fill="FFFFFF"/>
        </w:rPr>
        <w:t xml:space="preserve"> </w:t>
      </w:r>
      <w:proofErr w:type="spellStart"/>
      <w:r w:rsidRPr="004C6799">
        <w:rPr>
          <w:rStyle w:val="apple-style-span"/>
          <w:szCs w:val="16"/>
          <w:shd w:val="clear" w:color="auto" w:fill="FFFFFF"/>
        </w:rPr>
        <w:t>Mapping</w:t>
      </w:r>
      <w:proofErr w:type="spellEnd"/>
      <w:r w:rsidRPr="004C6799">
        <w:rPr>
          <w:rStyle w:val="apple-style-span"/>
          <w:szCs w:val="16"/>
          <w:shd w:val="clear" w:color="auto" w:fill="FFFFFF"/>
        </w:rPr>
        <w:t>).</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w:t>
      </w:r>
      <w:proofErr w:type="spellStart"/>
      <w:r>
        <w:rPr>
          <w:rStyle w:val="apple-style-span"/>
          <w:szCs w:val="16"/>
          <w:shd w:val="clear" w:color="auto" w:fill="FFFFFF"/>
        </w:rPr>
        <w:t>Plain</w:t>
      </w:r>
      <w:proofErr w:type="spellEnd"/>
      <w:r>
        <w:rPr>
          <w:rStyle w:val="apple-style-span"/>
          <w:szCs w:val="16"/>
          <w:shd w:val="clear" w:color="auto" w:fill="FFFFFF"/>
        </w:rPr>
        <w:t xml:space="preserve"> Old Java </w:t>
      </w:r>
      <w:proofErr w:type="spellStart"/>
      <w:r>
        <w:rPr>
          <w:rStyle w:val="apple-style-span"/>
          <w:szCs w:val="16"/>
          <w:shd w:val="clear" w:color="auto" w:fill="FFFFFF"/>
        </w:rPr>
        <w:t>Object</w:t>
      </w:r>
      <w:proofErr w:type="spellEnd"/>
      <w:r>
        <w:rPr>
          <w:rStyle w:val="apple-style-span"/>
          <w:szCs w:val="16"/>
          <w:shd w:val="clear" w:color="auto" w:fill="FFFFFF"/>
        </w:rPr>
        <w:t xml:space="preserve">)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r w:rsidR="003D35E5">
        <w:rPr>
          <w:rStyle w:val="apple-converted-space"/>
          <w:szCs w:val="16"/>
          <w:shd w:val="clear" w:color="auto" w:fill="FFFFFF"/>
        </w:rPr>
        <w:t>f</w:t>
      </w:r>
      <w:r>
        <w:rPr>
          <w:rStyle w:val="apple-converted-space"/>
          <w:szCs w:val="16"/>
          <w:shd w:val="clear" w:color="auto" w:fill="FFFFFF"/>
        </w:rPr>
        <w:t xml:space="preserve">ramework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w:t>
      </w:r>
      <w:proofErr w:type="spellStart"/>
      <w:r w:rsidRPr="002B45BF">
        <w:t>Query</w:t>
      </w:r>
      <w:proofErr w:type="spellEnd"/>
      <w:r w:rsidRPr="002B45BF">
        <w:t xml:space="preserve"> </w:t>
      </w:r>
      <w:proofErr w:type="spellStart"/>
      <w:r w:rsidRPr="002B45BF">
        <w:t>Language</w:t>
      </w:r>
      <w:proofErr w:type="spellEnd"/>
      <w:r w:rsidRPr="002B45BF">
        <w:t xml:space="preserve">), QBE API (ang. </w:t>
      </w:r>
      <w:proofErr w:type="spellStart"/>
      <w:r w:rsidRPr="003E1D17">
        <w:t>Query</w:t>
      </w:r>
      <w:proofErr w:type="spellEnd"/>
      <w:r w:rsidRPr="003E1D17">
        <w:t xml:space="preserve"> By </w:t>
      </w:r>
      <w:proofErr w:type="spellStart"/>
      <w:r w:rsidRPr="003E1D17">
        <w:t>Example</w:t>
      </w:r>
      <w:proofErr w:type="spellEnd"/>
      <w:r w:rsidRPr="003E1D17">
        <w:t xml:space="preserve">) czy też </w:t>
      </w:r>
      <w:proofErr w:type="spellStart"/>
      <w:r w:rsidRPr="003E1D17">
        <w:t>Criteria</w:t>
      </w:r>
      <w:proofErr w:type="spellEnd"/>
      <w:r w:rsidRPr="003E1D17">
        <w:t xml:space="preserve"> API</w:t>
      </w:r>
      <w:r>
        <w:t>,</w:t>
      </w:r>
      <w:r w:rsidRPr="003E1D17">
        <w:t xml:space="preserve"> operacje na rekordach bazy danych stają się o wiele łatwiejsze w porównaniu do wykorzystywania standardowego połączenia z bazą danych JDBC (ang. </w:t>
      </w:r>
      <w:r>
        <w:t xml:space="preserve">Java </w:t>
      </w:r>
      <w:proofErr w:type="spellStart"/>
      <w:r>
        <w:t>DataBase</w:t>
      </w:r>
      <w:proofErr w:type="spellEnd"/>
      <w:r>
        <w:t xml:space="preserve"> </w:t>
      </w:r>
      <w:proofErr w:type="spellStart"/>
      <w:r>
        <w:t>Connectivity</w:t>
      </w:r>
      <w:proofErr w:type="spellEnd"/>
      <w:r>
        <w:t xml:space="preserve">). </w:t>
      </w:r>
    </w:p>
    <w:p w:rsidR="00791BFD" w:rsidRDefault="00791BFD" w:rsidP="00791BFD">
      <w:pPr>
        <w:pStyle w:val="NormalnyIn"/>
      </w:pPr>
      <w:r>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jc w:val="left"/>
        <w:rPr>
          <w:rFonts w:ascii="Times New Roman" w:eastAsia="Times New Roman" w:hAnsi="Times New Roman"/>
          <w:sz w:val="24"/>
          <w:szCs w:val="24"/>
          <w:lang w:eastAsia="pl-PL"/>
        </w:rPr>
      </w:pPr>
      <w:r>
        <w:br w:type="page"/>
      </w:r>
    </w:p>
    <w:p w:rsidR="00791BFD" w:rsidRDefault="00791BFD" w:rsidP="00791BFD">
      <w:pPr>
        <w:pStyle w:val="Nagwek2"/>
      </w:pPr>
      <w:bookmarkStart w:id="1055" w:name="_Toc302765124"/>
      <w:r>
        <w:lastRenderedPageBreak/>
        <w:t>Spring Framework 3</w:t>
      </w:r>
      <w:bookmarkEnd w:id="1055"/>
    </w:p>
    <w:p w:rsidR="00791BFD" w:rsidRDefault="00766C80" w:rsidP="00791BFD">
      <w:pPr>
        <w:pStyle w:val="NormalnyIn"/>
        <w:ind w:firstLine="0"/>
      </w:pPr>
      <w:r>
        <w:t xml:space="preserve">Kolejnym </w:t>
      </w:r>
      <w:proofErr w:type="spellStart"/>
      <w:r>
        <w:t>f</w:t>
      </w:r>
      <w:r w:rsidR="00791BFD">
        <w:t>rameworkiem</w:t>
      </w:r>
      <w:proofErr w:type="spellEnd"/>
      <w:r w:rsidR="00791BFD">
        <w:t xml:space="preserve">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r>
        <w:t xml:space="preserve">),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fldSimple w:instr=" CITATION sping_doc \l 1045 ">
            <w:r w:rsidR="00D72407">
              <w:rPr>
                <w:noProof/>
              </w:rPr>
              <w:t>[11]</w:t>
            </w:r>
          </w:fldSimple>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w:t>
      </w:r>
      <w:r w:rsidR="004E05DE">
        <w:t>pakiety</w:t>
      </w:r>
      <w:r>
        <w:t xml:space="preserve"> Spring MVC oraz Spring Security, które </w:t>
      </w:r>
      <w:r w:rsidR="004E05DE">
        <w:t xml:space="preserve">wykorzystywane są </w:t>
      </w:r>
      <w:r>
        <w:t xml:space="preserve">w naszym systemie. </w:t>
      </w:r>
    </w:p>
    <w:p w:rsidR="00791BFD" w:rsidRDefault="00791BFD" w:rsidP="00791BFD">
      <w:pPr>
        <w:pStyle w:val="NormalnyIn"/>
        <w:rPr>
          <w:ins w:id="1056" w:author="Maciek" w:date="2011-09-03T00:17:00Z"/>
        </w:rPr>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ins w:id="1057" w:author="Maciek" w:date="2011-09-03T00:18:00Z">
        <w:r w:rsidR="00314A0E">
          <w:t>, na rysunku zawarta w module kontro</w:t>
        </w:r>
      </w:ins>
      <w:ins w:id="1058" w:author="Maciek" w:date="2011-09-03T00:19:00Z">
        <w:r w:rsidR="00314A0E">
          <w:t xml:space="preserve">lera, </w:t>
        </w:r>
      </w:ins>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04201B">
            <w:fldChar w:fldCharType="begin"/>
          </w:r>
          <w:r>
            <w:instrText xml:space="preserve"> CITATION Nac08 \l 1045 </w:instrText>
          </w:r>
          <w:r w:rsidR="0004201B">
            <w:fldChar w:fldCharType="separate"/>
          </w:r>
          <w:r w:rsidR="00D72407">
            <w:rPr>
              <w:noProof/>
            </w:rPr>
            <w:t>[12]</w:t>
          </w:r>
          <w:r w:rsidR="0004201B">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000000" w:rsidRDefault="006B1A11">
      <w:pPr>
        <w:pStyle w:val="NormalnyIn"/>
        <w:jc w:val="center"/>
        <w:rPr>
          <w:ins w:id="1059" w:author="Maciek" w:date="2011-09-03T00:17:00Z"/>
        </w:rPr>
        <w:pPrChange w:id="1060" w:author="Maciek" w:date="2011-09-03T00:24:00Z">
          <w:pPr>
            <w:pStyle w:val="NormalnyIn"/>
          </w:pPr>
        </w:pPrChange>
      </w:pPr>
      <w:ins w:id="1061" w:author="Maciek" w:date="2011-09-03T00:17:00Z">
        <w:r>
          <w:rPr>
            <w:noProof/>
          </w:rPr>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cstate="print"/>
                      <a:stretch>
                        <a:fillRect/>
                      </a:stretch>
                    </pic:blipFill>
                    <pic:spPr>
                      <a:xfrm>
                        <a:off x="0" y="0"/>
                        <a:ext cx="3880182" cy="2304752"/>
                      </a:xfrm>
                      <a:prstGeom prst="rect">
                        <a:avLst/>
                      </a:prstGeom>
                    </pic:spPr>
                  </pic:pic>
                </a:graphicData>
              </a:graphic>
            </wp:inline>
          </w:drawing>
        </w:r>
      </w:ins>
    </w:p>
    <w:p w:rsidR="00000000" w:rsidRDefault="0004201B">
      <w:pPr>
        <w:pStyle w:val="NormalnyIn"/>
        <w:jc w:val="center"/>
        <w:rPr>
          <w:i/>
          <w:rPrChange w:id="1062" w:author="Maciek" w:date="2011-09-03T00:24:00Z">
            <w:rPr/>
          </w:rPrChange>
        </w:rPr>
        <w:pPrChange w:id="1063" w:author="Maciek" w:date="2011-09-03T00:24:00Z">
          <w:pPr>
            <w:pStyle w:val="NormalnyIn"/>
          </w:pPr>
        </w:pPrChange>
      </w:pPr>
      <w:ins w:id="1064" w:author="Maciek" w:date="2011-09-03T00:17:00Z">
        <w:r w:rsidRPr="0004201B">
          <w:rPr>
            <w:i/>
            <w:rPrChange w:id="1065" w:author="Maciek" w:date="2011-09-03T00:24:00Z">
              <w:rPr/>
            </w:rPrChange>
          </w:rPr>
          <w:t>Rysunek  … Ilustracja wzorca MVC</w:t>
        </w:r>
      </w:ins>
      <w:r w:rsidR="00FD0890">
        <w:rPr>
          <w:i/>
        </w:rPr>
        <w:t xml:space="preserve"> </w:t>
      </w:r>
      <w:r w:rsidR="00FD0890" w:rsidRPr="00FD0890">
        <w:rPr>
          <w:i/>
          <w:highlight w:val="green"/>
        </w:rPr>
        <w:t>skąd?</w:t>
      </w:r>
    </w:p>
    <w:p w:rsidR="00791BFD" w:rsidRDefault="00791BFD" w:rsidP="00791BFD">
      <w:pPr>
        <w:pStyle w:val="NormalnyIn"/>
      </w:pPr>
      <w:r>
        <w:lastRenderedPageBreak/>
        <w:t xml:space="preserve">Spring Security to inny pakiet projektu Spring używany </w:t>
      </w:r>
      <w:r w:rsidR="00FD0890">
        <w:t>w systemie</w:t>
      </w:r>
      <w:r>
        <w:t xml:space="preserv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w:t>
      </w:r>
      <w:proofErr w:type="spellStart"/>
      <w:r w:rsidR="00CF235E">
        <w:t>Kerberos</w:t>
      </w:r>
      <w:proofErr w:type="spellEnd"/>
      <w:r w:rsidR="00CF235E">
        <w:t xml:space="preserve">.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066" w:name="_Toc302765125"/>
      <w:r>
        <w:t>Oracle 10g Express Edition</w:t>
      </w:r>
      <w:bookmarkEnd w:id="1066"/>
    </w:p>
    <w:p w:rsidR="00791BFD" w:rsidRDefault="00791BFD" w:rsidP="00791BFD">
      <w:pPr>
        <w:pStyle w:val="NormalnyIn"/>
        <w:ind w:firstLine="0"/>
      </w:pPr>
      <w:r>
        <w:t xml:space="preserve">W </w:t>
      </w:r>
      <w:r w:rsidR="000F47D7">
        <w:t xml:space="preserve">realizowanym </w:t>
      </w:r>
      <w:r>
        <w:t xml:space="preserve">projekcie zdecydowaliśmy się na wykorzystanie systemu zarządzania bazą danych Oracle w wersji 10g Express </w:t>
      </w:r>
      <w:proofErr w:type="spellStart"/>
      <w:r>
        <w:t>Edition</w:t>
      </w:r>
      <w:proofErr w:type="spellEnd"/>
      <w:r>
        <w:t>, stworzonego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w:t>
      </w:r>
      <w:commentRangeStart w:id="1067"/>
      <w:r>
        <w:t xml:space="preserve">4GB pamięci RAM. </w:t>
      </w:r>
      <w:commentRangeEnd w:id="1067"/>
      <w:r>
        <w:rPr>
          <w:rStyle w:val="Odwoaniedokomentarza"/>
          <w:rFonts w:ascii="Calibri" w:eastAsia="Calibri" w:hAnsi="Calibri"/>
          <w:lang w:eastAsia="en-US"/>
        </w:rPr>
        <w:commentReference w:id="1067"/>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w:t>
      </w:r>
      <w:proofErr w:type="spellStart"/>
      <w:r>
        <w:t>Database</w:t>
      </w:r>
      <w:proofErr w:type="spellEnd"/>
      <w:r>
        <w:t xml:space="preserve"> </w:t>
      </w:r>
      <w:proofErr w:type="spellStart"/>
      <w:r>
        <w:t>Modeler</w:t>
      </w:r>
      <w:proofErr w:type="spellEnd"/>
      <w:r>
        <w:t xml:space="preserve">,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profesjonalnych komponentach skła</w:t>
      </w:r>
      <w:r>
        <w:t>dowych.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04201B">
            <w:fldChar w:fldCharType="begin"/>
          </w:r>
          <w:r w:rsidR="00791BFD">
            <w:instrText xml:space="preserve"> CITATION Mul11 \l 1045  </w:instrText>
          </w:r>
          <w:r w:rsidR="0004201B">
            <w:fldChar w:fldCharType="separate"/>
          </w:r>
          <w:r w:rsidR="00D72407">
            <w:rPr>
              <w:noProof/>
            </w:rPr>
            <w:t>[13]</w:t>
          </w:r>
          <w:r w:rsidR="0004201B">
            <w:fldChar w:fldCharType="end"/>
          </w:r>
        </w:sdtContent>
      </w:sdt>
      <w:r w:rsidR="00791BFD">
        <w:t xml:space="preserve">. Dzięki swojej popularności nie ma żadnych problemów w integracji bazy danych z </w:t>
      </w:r>
      <w:proofErr w:type="spellStart"/>
      <w:r w:rsidR="00791BFD">
        <w:t>frameworkiem</w:t>
      </w:r>
      <w:proofErr w:type="spellEnd"/>
      <w:r w:rsidR="00791BFD">
        <w:t xml:space="preserve"> Hibernate. </w:t>
      </w:r>
    </w:p>
    <w:p w:rsidR="00791BFD" w:rsidRDefault="00791BFD" w:rsidP="00791BFD">
      <w:pPr>
        <w:pStyle w:val="Nagwek2"/>
      </w:pPr>
      <w:bookmarkStart w:id="1068" w:name="_Toc302765126"/>
      <w:r>
        <w:t>Java 2 Enterprise Edition</w:t>
      </w:r>
      <w:bookmarkEnd w:id="1068"/>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04201B" w:rsidRPr="0004201B">
        <w:rPr>
          <w:i/>
          <w:rPrChange w:id="1069" w:author="Maciek" w:date="2011-09-02T23:53:00Z">
            <w:rPr/>
          </w:rPrChange>
        </w:rPr>
        <w:t xml:space="preserve">Java </w:t>
      </w:r>
      <w:proofErr w:type="spellStart"/>
      <w:r w:rsidR="0004201B" w:rsidRPr="0004201B">
        <w:rPr>
          <w:i/>
          <w:rPrChange w:id="1070" w:author="Maciek" w:date="2011-09-02T23:53:00Z">
            <w:rPr/>
          </w:rPrChange>
        </w:rPr>
        <w:t>Virtual</w:t>
      </w:r>
      <w:proofErr w:type="spellEnd"/>
      <w:r w:rsidR="0004201B" w:rsidRPr="0004201B">
        <w:rPr>
          <w:i/>
          <w:rPrChange w:id="1071" w:author="Maciek" w:date="2011-09-02T23:53:00Z">
            <w:rPr/>
          </w:rPrChange>
        </w:rPr>
        <w:t xml:space="preserve"> </w:t>
      </w:r>
      <w:proofErr w:type="spellStart"/>
      <w:r w:rsidR="0004201B" w:rsidRPr="0004201B">
        <w:rPr>
          <w:i/>
          <w:rPrChange w:id="1072" w:author="Maciek" w:date="2011-09-02T23:53:00Z">
            <w:rPr/>
          </w:rPrChange>
        </w:rPr>
        <w:t>Machine</w:t>
      </w:r>
      <w:proofErr w:type="spellEnd"/>
      <w:r>
        <w:t xml:space="preserve"> ).</w:t>
      </w:r>
    </w:p>
    <w:p w:rsidR="00791BFD" w:rsidRDefault="00AF40F5" w:rsidP="00791BFD">
      <w:pPr>
        <w:pStyle w:val="NormalnyIn"/>
      </w:pPr>
      <w:r>
        <w:lastRenderedPageBreak/>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04201B">
            <w:fldChar w:fldCharType="begin"/>
          </w:r>
          <w:r w:rsidR="00791BFD">
            <w:instrText xml:space="preserve"> CITATION Nac08 \l 1045 </w:instrText>
          </w:r>
          <w:r w:rsidR="0004201B">
            <w:fldChar w:fldCharType="separate"/>
          </w:r>
          <w:r w:rsidR="00D72407">
            <w:rPr>
              <w:noProof/>
            </w:rPr>
            <w:t>[12]</w:t>
          </w:r>
          <w:r w:rsidR="0004201B">
            <w:fldChar w:fldCharType="end"/>
          </w:r>
        </w:sdtContent>
      </w:sdt>
      <w:r w:rsidR="00791BFD">
        <w:rPr>
          <w:color w:val="FF0000"/>
        </w:rPr>
        <w:t>.</w:t>
      </w:r>
      <w:r w:rsidR="00791BFD">
        <w:t xml:space="preserve"> W jej skład wchodzą serwery, komponenty EJB (ang. </w:t>
      </w:r>
      <w:proofErr w:type="spellStart"/>
      <w:r w:rsidR="0004201B" w:rsidRPr="0004201B">
        <w:rPr>
          <w:i/>
          <w:rPrChange w:id="1073" w:author="Maciek" w:date="2011-09-02T23:53:00Z">
            <w:rPr/>
          </w:rPrChange>
        </w:rPr>
        <w:t>Enterprise</w:t>
      </w:r>
      <w:proofErr w:type="spellEnd"/>
      <w:r w:rsidR="0004201B" w:rsidRPr="0004201B">
        <w:rPr>
          <w:i/>
          <w:rPrChange w:id="1074" w:author="Maciek" w:date="2011-09-02T23:53:00Z">
            <w:rPr/>
          </w:rPrChange>
        </w:rPr>
        <w:t xml:space="preserve"> </w:t>
      </w:r>
      <w:proofErr w:type="spellStart"/>
      <w:r w:rsidR="0004201B" w:rsidRPr="0004201B">
        <w:rPr>
          <w:i/>
          <w:rPrChange w:id="1075" w:author="Maciek" w:date="2011-09-02T23:53:00Z">
            <w:rPr/>
          </w:rPrChange>
        </w:rPr>
        <w:t>JavaBeans</w:t>
      </w:r>
      <w:proofErr w:type="spellEnd"/>
      <w:r w:rsidR="00791BFD">
        <w:t xml:space="preserve">), usługi Web Service, pliki JSP, XML oraz inne elementy ściśle związane z wytwarzaniem aplikacji WWW takie jak HTML i CSS.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076" w:name="_Toc302765127"/>
      <w:r>
        <w:t>Apache Tomcat</w:t>
      </w:r>
      <w:bookmarkEnd w:id="1076"/>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projekcie wykorzystujemy ro</w:t>
      </w:r>
      <w:r w:rsidR="007E5DC2">
        <w:t xml:space="preserve">zpowszechnianą na zasadzie </w:t>
      </w:r>
      <w:proofErr w:type="spellStart"/>
      <w:r w:rsidR="007E5DC2">
        <w:t>open</w:t>
      </w:r>
      <w:r>
        <w:t>source</w:t>
      </w:r>
      <w:proofErr w:type="spellEnd"/>
      <w:r>
        <w:t xml:space="preserve"> implementację Apache </w:t>
      </w:r>
      <w:proofErr w:type="spellStart"/>
      <w:r>
        <w:t>Tomcat</w:t>
      </w:r>
      <w:proofErr w:type="spellEnd"/>
      <w:r>
        <w:t xml:space="preserve"> 6.0.32. Jest to kontener aplikacji webowych (ang. </w:t>
      </w:r>
      <w:r w:rsidR="0004201B" w:rsidRPr="0004201B">
        <w:rPr>
          <w:i/>
          <w:rPrChange w:id="1077" w:author="Maciek" w:date="2011-09-02T23:53:00Z">
            <w:rPr/>
          </w:rPrChange>
        </w:rPr>
        <w:t xml:space="preserve">Web </w:t>
      </w:r>
      <w:proofErr w:type="spellStart"/>
      <w:r w:rsidR="0004201B" w:rsidRPr="0004201B">
        <w:rPr>
          <w:i/>
          <w:rPrChange w:id="1078" w:author="Maciek" w:date="2011-09-02T23:53:00Z">
            <w:rPr/>
          </w:rPrChange>
        </w:rPr>
        <w:t>container</w:t>
      </w:r>
      <w:proofErr w:type="spellEnd"/>
      <w:r>
        <w:t xml:space="preserve">) będący serwerem, który umożliwia uruchamianie aplikacji internetowych wykonanych w technologiach Java </w:t>
      </w:r>
      <w:proofErr w:type="spellStart"/>
      <w:r>
        <w:t>servlets</w:t>
      </w:r>
      <w:proofErr w:type="spellEnd"/>
      <w:r>
        <w:t xml:space="preserve"> lub też JSP (ang. </w:t>
      </w:r>
      <w:r w:rsidR="0004201B" w:rsidRPr="0004201B">
        <w:rPr>
          <w:i/>
          <w:rPrChange w:id="1079" w:author="Maciek" w:date="2011-09-02T23:53:00Z">
            <w:rPr/>
          </w:rPrChange>
        </w:rPr>
        <w:t xml:space="preserve">Java Server </w:t>
      </w:r>
      <w:proofErr w:type="spellStart"/>
      <w:r w:rsidR="0004201B" w:rsidRPr="0004201B">
        <w:rPr>
          <w:i/>
          <w:rPrChange w:id="1080" w:author="Maciek" w:date="2011-09-02T23:53:00Z">
            <w:rPr/>
          </w:rPrChange>
        </w:rPr>
        <w:t>Pages</w:t>
      </w:r>
      <w:proofErr w:type="spellEnd"/>
      <w:r>
        <w:t>). Jest on w pełni kompatybilny z wymaganiami aplikacji opartych na J2EE.</w:t>
      </w:r>
    </w:p>
    <w:p w:rsidR="00791BFD" w:rsidRDefault="00791BFD" w:rsidP="00791BFD">
      <w:pPr>
        <w:pStyle w:val="Nagwek2"/>
      </w:pPr>
      <w:bookmarkStart w:id="1081" w:name="_Toc302765128"/>
      <w:r>
        <w:t>Architektura REST</w:t>
      </w:r>
      <w:bookmarkEnd w:id="1081"/>
    </w:p>
    <w:p w:rsidR="00791BFD" w:rsidRDefault="00791BFD" w:rsidP="00791BFD">
      <w:pPr>
        <w:pStyle w:val="NormalnyIn"/>
        <w:ind w:firstLine="0"/>
      </w:pPr>
      <w:r w:rsidRPr="00C138F3">
        <w:t>REST ( ang</w:t>
      </w:r>
      <w:r w:rsidR="0004201B" w:rsidRPr="0004201B">
        <w:rPr>
          <w:i/>
          <w:rPrChange w:id="1082" w:author="Maciek" w:date="2011-09-02T23:53:00Z">
            <w:rPr/>
          </w:rPrChange>
        </w:rPr>
        <w:t xml:space="preserve">. </w:t>
      </w:r>
      <w:proofErr w:type="spellStart"/>
      <w:r w:rsidR="0004201B" w:rsidRPr="0004201B">
        <w:rPr>
          <w:i/>
          <w:rPrChange w:id="1083" w:author="Maciek" w:date="2011-09-02T23:53:00Z">
            <w:rPr/>
          </w:rPrChange>
        </w:rPr>
        <w:t>Representational</w:t>
      </w:r>
      <w:proofErr w:type="spellEnd"/>
      <w:r w:rsidR="0004201B" w:rsidRPr="0004201B">
        <w:rPr>
          <w:i/>
          <w:rPrChange w:id="1084" w:author="Maciek" w:date="2011-09-02T23:53:00Z">
            <w:rPr/>
          </w:rPrChange>
        </w:rPr>
        <w:t xml:space="preserve">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04201B" w:rsidRPr="0004201B">
        <w:rPr>
          <w:i/>
          <w:rPrChange w:id="1085" w:author="Maciek" w:date="2011-09-02T23:54:00Z">
            <w:rPr/>
          </w:rPrChange>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04201B" w:rsidRPr="0004201B">
        <w:rPr>
          <w:i/>
          <w:rPrChange w:id="1086" w:author="Maciek" w:date="2011-09-02T23:54:00Z">
            <w:rPr/>
          </w:rPrChange>
        </w:rPr>
        <w:t xml:space="preserve">Uniform Resources </w:t>
      </w:r>
      <w:proofErr w:type="spellStart"/>
      <w:r w:rsidR="0004201B" w:rsidRPr="0004201B">
        <w:rPr>
          <w:i/>
          <w:rPrChange w:id="1087" w:author="Maciek" w:date="2011-09-02T23:54:00Z">
            <w:rPr/>
          </w:rPrChange>
        </w:rPr>
        <w:t>Identifiers</w:t>
      </w:r>
      <w:proofErr w:type="spellEnd"/>
      <w:r>
        <w:t xml:space="preserve">), będących najczęściej hiperłączami w sieci. </w:t>
      </w:r>
      <w:r w:rsidRPr="00B21824">
        <w:t>Serwer albo usługa WWW reaguje na żądania i dzięki mechanizmo</w:t>
      </w:r>
      <w:r>
        <w:t xml:space="preserve">wi negocjacji zawartości (ang. </w:t>
      </w:r>
      <w:proofErr w:type="spellStart"/>
      <w:r w:rsidR="0004201B" w:rsidRPr="0004201B">
        <w:rPr>
          <w:i/>
          <w:rPrChange w:id="1088" w:author="Maciek" w:date="2011-09-02T23:54:00Z">
            <w:rPr/>
          </w:rPrChange>
        </w:rPr>
        <w:t>content</w:t>
      </w:r>
      <w:proofErr w:type="spellEnd"/>
      <w:r w:rsidR="0004201B" w:rsidRPr="0004201B">
        <w:rPr>
          <w:i/>
          <w:rPrChange w:id="1089" w:author="Maciek" w:date="2011-09-02T23:54:00Z">
            <w:rPr/>
          </w:rPrChange>
        </w:rPr>
        <w:t xml:space="preserve"> </w:t>
      </w:r>
      <w:proofErr w:type="spellStart"/>
      <w:r w:rsidR="0004201B" w:rsidRPr="0004201B">
        <w:rPr>
          <w:i/>
          <w:rPrChange w:id="1090" w:author="Maciek" w:date="2011-09-02T23:54:00Z">
            <w:rPr/>
          </w:rPrChange>
        </w:rPr>
        <w:t>negotiation</w:t>
      </w:r>
      <w:proofErr w:type="spellEnd"/>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w:t>
      </w:r>
      <w:proofErr w:type="spellStart"/>
      <w:r>
        <w:t>plain-text</w:t>
      </w:r>
      <w:proofErr w:type="spellEnd"/>
      <w:r>
        <w:t xml:space="preserve">, </w:t>
      </w:r>
      <w:proofErr w:type="spellStart"/>
      <w:r>
        <w:t>xml</w:t>
      </w:r>
      <w:proofErr w:type="spellEnd"/>
      <w:r>
        <w:t xml:space="preserve">, </w:t>
      </w:r>
      <w:proofErr w:type="spellStart"/>
      <w:r>
        <w:t>json</w:t>
      </w:r>
      <w:proofErr w:type="spellEnd"/>
      <w:r>
        <w:t xml:space="preserve">. </w:t>
      </w:r>
      <w:r w:rsidRPr="00B21824">
        <w:t xml:space="preserve">Innym kluczowym pomysłem wykorzystywanym w architekturze REST jest pojęcie jednorodnego interfejsu (ang. </w:t>
      </w:r>
      <w:r w:rsidR="0004201B" w:rsidRPr="0004201B">
        <w:rPr>
          <w:i/>
          <w:rPrChange w:id="1091" w:author="Maciek" w:date="2011-09-02T23:54:00Z">
            <w:rPr/>
          </w:rPrChange>
        </w:rPr>
        <w:t xml:space="preserve">uniform </w:t>
      </w:r>
      <w:proofErr w:type="spellStart"/>
      <w:r w:rsidR="0004201B" w:rsidRPr="0004201B">
        <w:rPr>
          <w:i/>
          <w:rPrChange w:id="1092" w:author="Maciek" w:date="2011-09-02T23:54:00Z">
            <w:rPr/>
          </w:rPrChange>
        </w:rPr>
        <w:t>interface</w:t>
      </w:r>
      <w:proofErr w:type="spellEnd"/>
      <w:r w:rsidRPr="00B21824">
        <w:t xml:space="preserve">), czyli standardowego zbioru metod wykorzystywanych do określonych czynności. W protokole HTTP najczęściej </w:t>
      </w:r>
      <w:r w:rsidRPr="00B21824">
        <w:lastRenderedPageBreak/>
        <w:t>stosowane są metody PUT, GET, POST, DELETE odpowiadające operacjom CRUD – (</w:t>
      </w:r>
      <w:proofErr w:type="spellStart"/>
      <w:r w:rsidRPr="00B21824">
        <w:t>Create</w:t>
      </w:r>
      <w:proofErr w:type="spellEnd"/>
      <w:r w:rsidRPr="00B21824">
        <w:t xml:space="preserve">, </w:t>
      </w:r>
      <w:proofErr w:type="spellStart"/>
      <w:r w:rsidRPr="00B21824">
        <w:t>Retrieve</w:t>
      </w:r>
      <w:proofErr w:type="spellEnd"/>
      <w:r w:rsidRPr="00B21824">
        <w:t xml:space="preserve">, </w:t>
      </w:r>
      <w:proofErr w:type="spellStart"/>
      <w:r w:rsidRPr="00B21824">
        <w:t>Update</w:t>
      </w:r>
      <w:proofErr w:type="spellEnd"/>
      <w:r w:rsidRPr="00B21824">
        <w:t xml:space="preserve">, </w:t>
      </w:r>
      <w:proofErr w:type="spellStart"/>
      <w:r w:rsidRPr="00B21824">
        <w:t>Delete</w:t>
      </w:r>
      <w:proofErr w:type="spellEnd"/>
      <w:r w:rsidRPr="00B21824">
        <w:t xml:space="preserve"> ) znanym z baz danych </w:t>
      </w:r>
      <w:sdt>
        <w:sdtPr>
          <w:id w:val="21443756"/>
          <w:citation/>
        </w:sdtPr>
        <w:sdtContent>
          <w:r w:rsidR="0004201B">
            <w:fldChar w:fldCharType="begin"/>
          </w:r>
          <w:r>
            <w:instrText xml:space="preserve"> CITATION Nac08 \l 1045 </w:instrText>
          </w:r>
          <w:r w:rsidR="0004201B">
            <w:fldChar w:fldCharType="separate"/>
          </w:r>
          <w:r w:rsidR="00D72407">
            <w:rPr>
              <w:noProof/>
            </w:rPr>
            <w:t>[12]</w:t>
          </w:r>
          <w:r w:rsidR="0004201B">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04201B" w:rsidRPr="0004201B">
        <w:rPr>
          <w:i/>
          <w:rPrChange w:id="1093" w:author="Maciek" w:date="2011-09-02T23:54:00Z">
            <w:rPr/>
          </w:rPrChange>
        </w:rPr>
        <w:t xml:space="preserve">Simple </w:t>
      </w:r>
      <w:proofErr w:type="spellStart"/>
      <w:r w:rsidR="0004201B" w:rsidRPr="0004201B">
        <w:rPr>
          <w:i/>
          <w:rPrChange w:id="1094" w:author="Maciek" w:date="2011-09-02T23:54:00Z">
            <w:rPr/>
          </w:rPrChange>
        </w:rPr>
        <w:t>Object</w:t>
      </w:r>
      <w:proofErr w:type="spellEnd"/>
      <w:r w:rsidR="0004201B" w:rsidRPr="0004201B">
        <w:rPr>
          <w:i/>
          <w:rPrChange w:id="1095" w:author="Maciek" w:date="2011-09-02T23:54:00Z">
            <w:rPr/>
          </w:rPrChange>
        </w:rPr>
        <w:t xml:space="preserve"> Access </w:t>
      </w:r>
      <w:proofErr w:type="spellStart"/>
      <w:r w:rsidR="0004201B" w:rsidRPr="0004201B">
        <w:rPr>
          <w:i/>
          <w:rPrChange w:id="1096" w:author="Maciek" w:date="2011-09-02T23:54:00Z">
            <w:rPr/>
          </w:rPrChange>
        </w:rPr>
        <w:t>Protocol</w:t>
      </w:r>
      <w:proofErr w:type="spellEnd"/>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w:t>
      </w:r>
      <w:proofErr w:type="spellStart"/>
      <w:r>
        <w:t>JAX-RS</w:t>
      </w:r>
      <w:proofErr w:type="spellEnd"/>
      <w:r>
        <w:t xml:space="preserve"> (ang. </w:t>
      </w:r>
      <w:r w:rsidR="0004201B" w:rsidRPr="0004201B">
        <w:rPr>
          <w:i/>
          <w:rPrChange w:id="1097" w:author="Maciek" w:date="2011-09-02T23:54:00Z">
            <w:rPr/>
          </w:rPrChange>
        </w:rPr>
        <w:t xml:space="preserve">Java API for </w:t>
      </w:r>
      <w:proofErr w:type="spellStart"/>
      <w:r w:rsidR="0004201B" w:rsidRPr="0004201B">
        <w:rPr>
          <w:i/>
          <w:rPrChange w:id="1098" w:author="Maciek" w:date="2011-09-02T23:54:00Z">
            <w:rPr/>
          </w:rPrChange>
        </w:rPr>
        <w:t>RESTful</w:t>
      </w:r>
      <w:proofErr w:type="spellEnd"/>
      <w:r w:rsidR="0004201B" w:rsidRPr="0004201B">
        <w:rPr>
          <w:i/>
          <w:rPrChange w:id="1099" w:author="Maciek" w:date="2011-09-02T23:54:00Z">
            <w:rPr/>
          </w:rPrChange>
        </w:rPr>
        <w:t xml:space="preserve">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100" w:name="_Toc302765129"/>
      <w:r w:rsidRPr="00D07A1D">
        <w:t xml:space="preserve">JSON - </w:t>
      </w:r>
      <w:r w:rsidRPr="00D07A1D">
        <w:rPr>
          <w:rStyle w:val="apple-style-span"/>
          <w:szCs w:val="16"/>
          <w:shd w:val="clear" w:color="auto" w:fill="FFFFFF"/>
        </w:rPr>
        <w:t>JavaScript Object Notation</w:t>
      </w:r>
      <w:bookmarkEnd w:id="1100"/>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w:t>
      </w:r>
      <w:proofErr w:type="spellStart"/>
      <w:r w:rsidR="00791BFD">
        <w:t>JavaScript</w:t>
      </w:r>
      <w:proofErr w:type="spellEnd"/>
      <w:r w:rsidR="00791BFD">
        <w:t xml:space="preserve">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04201B">
            <w:fldChar w:fldCharType="begin"/>
          </w:r>
          <w:r w:rsidR="00791BFD">
            <w:instrText xml:space="preserve"> CITATION Cro06 \l 1045 </w:instrText>
          </w:r>
          <w:r w:rsidR="0004201B">
            <w:fldChar w:fldCharType="separate"/>
          </w:r>
          <w:r w:rsidR="00D72407">
            <w:rPr>
              <w:noProof/>
            </w:rPr>
            <w:t>[14]</w:t>
          </w:r>
          <w:r w:rsidR="0004201B">
            <w:fldChar w:fldCharType="end"/>
          </w:r>
        </w:sdtContent>
      </w:sdt>
      <w:r w:rsidR="00791BFD" w:rsidRPr="004843B4">
        <w:t xml:space="preserve">. </w:t>
      </w:r>
    </w:p>
    <w:p w:rsidR="00791BFD" w:rsidRDefault="00791BFD" w:rsidP="00791BFD">
      <w:pPr>
        <w:pStyle w:val="NormalnyIn"/>
        <w:rPr>
          <w:szCs w:val="20"/>
          <w:shd w:val="clear" w:color="auto" w:fill="FFFFFF"/>
        </w:rPr>
      </w:pPr>
      <w:r>
        <w:t>JSON jest</w:t>
      </w:r>
      <w:r w:rsidRPr="004843B4">
        <w:t xml:space="preserve"> alternatywą dla powszechnie wykorzystywanego w Internecie języka XML (ang. </w:t>
      </w:r>
      <w:proofErr w:type="spellStart"/>
      <w:r w:rsidR="0004201B" w:rsidRPr="0004201B">
        <w:rPr>
          <w:i/>
          <w:szCs w:val="20"/>
          <w:shd w:val="clear" w:color="auto" w:fill="FFFFFF"/>
          <w:rPrChange w:id="1101" w:author="Maciek" w:date="2011-09-02T23:54:00Z">
            <w:rPr>
              <w:szCs w:val="20"/>
              <w:shd w:val="clear" w:color="auto" w:fill="FFFFFF"/>
            </w:rPr>
          </w:rPrChange>
        </w:rPr>
        <w:t>eXtensible</w:t>
      </w:r>
      <w:proofErr w:type="spellEnd"/>
      <w:r w:rsidR="0004201B" w:rsidRPr="0004201B">
        <w:rPr>
          <w:i/>
          <w:szCs w:val="20"/>
          <w:shd w:val="clear" w:color="auto" w:fill="FFFFFF"/>
          <w:rPrChange w:id="1102" w:author="Maciek" w:date="2011-09-02T23:54:00Z">
            <w:rPr>
              <w:szCs w:val="20"/>
              <w:shd w:val="clear" w:color="auto" w:fill="FFFFFF"/>
            </w:rPr>
          </w:rPrChange>
        </w:rPr>
        <w:t xml:space="preserve"> </w:t>
      </w:r>
      <w:proofErr w:type="spellStart"/>
      <w:r w:rsidR="0004201B" w:rsidRPr="0004201B">
        <w:rPr>
          <w:i/>
          <w:szCs w:val="20"/>
          <w:shd w:val="clear" w:color="auto" w:fill="FFFFFF"/>
          <w:rPrChange w:id="1103" w:author="Maciek" w:date="2011-09-02T23:54:00Z">
            <w:rPr>
              <w:szCs w:val="20"/>
              <w:shd w:val="clear" w:color="auto" w:fill="FFFFFF"/>
            </w:rPr>
          </w:rPrChange>
        </w:rPr>
        <w:t>Markup</w:t>
      </w:r>
      <w:proofErr w:type="spellEnd"/>
      <w:r w:rsidR="0004201B" w:rsidRPr="0004201B">
        <w:rPr>
          <w:i/>
          <w:szCs w:val="20"/>
          <w:shd w:val="clear" w:color="auto" w:fill="FFFFFF"/>
          <w:rPrChange w:id="1104" w:author="Maciek" w:date="2011-09-02T23:54:00Z">
            <w:rPr>
              <w:szCs w:val="20"/>
              <w:shd w:val="clear" w:color="auto" w:fill="FFFFFF"/>
            </w:rPr>
          </w:rPrChange>
        </w:rPr>
        <w:t xml:space="preserve"> </w:t>
      </w:r>
      <w:proofErr w:type="spellStart"/>
      <w:r w:rsidR="0004201B" w:rsidRPr="0004201B">
        <w:rPr>
          <w:i/>
          <w:szCs w:val="20"/>
          <w:shd w:val="clear" w:color="auto" w:fill="FFFFFF"/>
          <w:rPrChange w:id="1105" w:author="Maciek" w:date="2011-09-02T23:54:00Z">
            <w:rPr>
              <w:szCs w:val="20"/>
              <w:shd w:val="clear" w:color="auto" w:fill="FFFFFF"/>
            </w:rPr>
          </w:rPrChange>
        </w:rPr>
        <w:t>Language</w:t>
      </w:r>
      <w:proofErr w:type="spellEnd"/>
      <w:r w:rsidRPr="004843B4">
        <w:rPr>
          <w:szCs w:val="20"/>
          <w:shd w:val="clear" w:color="auto" w:fill="FFFFFF"/>
        </w:rPr>
        <w:t>)</w:t>
      </w:r>
      <w:r>
        <w:rPr>
          <w:szCs w:val="20"/>
          <w:shd w:val="clear" w:color="auto" w:fill="FFFFFF"/>
        </w:rPr>
        <w:t xml:space="preserve">, który wymaga znacznie większych nakładów programistycznych – dodatkowe klasy i obiekty – przy przetwarzaniu danych. </w:t>
      </w:r>
    </w:p>
    <w:p w:rsidR="00791BFD" w:rsidRDefault="00791BFD" w:rsidP="00791BFD">
      <w:pPr>
        <w:pStyle w:val="NormalnyIn"/>
        <w:rPr>
          <w:szCs w:val="20"/>
          <w:shd w:val="clear" w:color="auto" w:fill="FFFFFF"/>
        </w:rPr>
      </w:pPr>
      <w:r>
        <w:rPr>
          <w:szCs w:val="20"/>
          <w:shd w:val="clear" w:color="auto" w:fill="FFFFFF"/>
        </w:rPr>
        <w:t>W naszym systemie, po stronie usługi internetowej obsługą wiadomoś</w:t>
      </w:r>
      <w:r w:rsidR="003D35E5">
        <w:rPr>
          <w:szCs w:val="20"/>
          <w:shd w:val="clear" w:color="auto" w:fill="FFFFFF"/>
        </w:rPr>
        <w:t>ci w formacie JSON zajmuje się f</w:t>
      </w:r>
      <w:r>
        <w:rPr>
          <w:szCs w:val="20"/>
          <w:shd w:val="clear" w:color="auto" w:fill="FFFFFF"/>
        </w:rPr>
        <w:t xml:space="preserve">ramework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04201B">
            <w:rPr>
              <w:szCs w:val="20"/>
              <w:shd w:val="clear" w:color="auto" w:fill="FFFFFF"/>
            </w:rPr>
            <w:fldChar w:fldCharType="begin"/>
          </w:r>
          <w:r>
            <w:rPr>
              <w:szCs w:val="20"/>
              <w:shd w:val="clear" w:color="auto" w:fill="FFFFFF"/>
            </w:rPr>
            <w:instrText xml:space="preserve"> CITATION Sin11 \l 1045 </w:instrText>
          </w:r>
          <w:r w:rsidR="0004201B">
            <w:rPr>
              <w:szCs w:val="20"/>
              <w:shd w:val="clear" w:color="auto" w:fill="FFFFFF"/>
            </w:rPr>
            <w:fldChar w:fldCharType="separate"/>
          </w:r>
          <w:r w:rsidR="00D72407" w:rsidRPr="00D72407">
            <w:rPr>
              <w:noProof/>
              <w:szCs w:val="20"/>
              <w:shd w:val="clear" w:color="auto" w:fill="FFFFFF"/>
            </w:rPr>
            <w:t>[15]</w:t>
          </w:r>
          <w:r w:rsidR="0004201B">
            <w:rPr>
              <w:szCs w:val="20"/>
              <w:shd w:val="clear" w:color="auto" w:fill="FFFFFF"/>
            </w:rPr>
            <w:fldChar w:fldCharType="end"/>
          </w:r>
        </w:sdtContent>
      </w:sdt>
      <w:r>
        <w:rPr>
          <w:szCs w:val="20"/>
          <w:shd w:val="clear" w:color="auto" w:fill="FFFFFF"/>
        </w:rPr>
        <w:t>.</w:t>
      </w:r>
    </w:p>
    <w:p w:rsidR="00791BFD" w:rsidRPr="00245935" w:rsidRDefault="00222A29" w:rsidP="00791BFD">
      <w:pPr>
        <w:pStyle w:val="NormalnyIn"/>
        <w:rPr>
          <w:shd w:val="clear" w:color="auto" w:fill="FFFFFF"/>
        </w:rPr>
      </w:pPr>
      <w:r>
        <w:rPr>
          <w:szCs w:val="20"/>
          <w:shd w:val="clear" w:color="auto" w:fill="FFFFFF"/>
        </w:rPr>
        <w:lastRenderedPageBreak/>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naszym systemie </w:t>
      </w:r>
      <w:r w:rsidR="00791BFD" w:rsidRPr="00245935">
        <w:rPr>
          <w:shd w:val="clear" w:color="auto" w:fill="FFFFFF"/>
        </w:rPr>
        <w:t xml:space="preserve">pomiędzy telefonem komórkowym a usługą sieciową. </w:t>
      </w:r>
    </w:p>
    <w:p w:rsidR="00791BFD" w:rsidRPr="004C6799" w:rsidRDefault="00791BFD" w:rsidP="00791BFD">
      <w:pPr>
        <w:pStyle w:val="NormalnyIn"/>
        <w:rPr>
          <w:rFonts w:ascii="Courier New" w:hAnsi="Courier New" w:cs="Courier New"/>
          <w:sz w:val="22"/>
          <w:szCs w:val="22"/>
          <w:shd w:val="clear" w:color="auto" w:fill="FFFFFF"/>
        </w:rPr>
      </w:pPr>
      <w:r>
        <w:rPr>
          <w:rFonts w:ascii="Courier New" w:hAnsi="Courier New" w:cs="Courier New"/>
          <w:sz w:val="22"/>
          <w:szCs w:val="22"/>
          <w:shd w:val="clear" w:color="auto" w:fill="FFFFFF"/>
        </w:rPr>
        <w:t>//Instancja klasy</w:t>
      </w:r>
      <w:r w:rsidRPr="004C6799">
        <w:rPr>
          <w:rFonts w:ascii="Courier New" w:hAnsi="Courier New" w:cs="Courier New"/>
          <w:sz w:val="22"/>
          <w:szCs w:val="22"/>
          <w:shd w:val="clear" w:color="auto" w:fill="FFFFFF"/>
        </w:rPr>
        <w:t xml:space="preserve"> </w:t>
      </w:r>
      <w:proofErr w:type="spellStart"/>
      <w:r w:rsidRPr="004C6799">
        <w:rPr>
          <w:rFonts w:ascii="Courier New" w:hAnsi="Courier New" w:cs="Courier New"/>
          <w:sz w:val="22"/>
          <w:szCs w:val="22"/>
          <w:shd w:val="clear" w:color="auto" w:fill="FFFFFF"/>
        </w:rPr>
        <w:t>CResponse</w:t>
      </w:r>
      <w:proofErr w:type="spellEnd"/>
      <w:r w:rsidRPr="004C6799">
        <w:rPr>
          <w:rFonts w:ascii="Courier New" w:hAnsi="Courier New" w:cs="Courier New"/>
          <w:sz w:val="22"/>
          <w:szCs w:val="22"/>
          <w:shd w:val="clear" w:color="auto" w:fill="FFFFFF"/>
        </w:rPr>
        <w:t xml:space="preserve"> zapisana w notacji JSON:</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w:t>
      </w:r>
    </w:p>
    <w:p w:rsidR="00791BFD" w:rsidRPr="004C6799" w:rsidRDefault="00791BFD" w:rsidP="00791BFD">
      <w:pPr>
        <w:pStyle w:val="NormalnyIn"/>
        <w:ind w:left="708" w:firstLine="0"/>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„STATUS” : „EVENT_STATUS_CREATED”,</w:t>
      </w:r>
    </w:p>
    <w:p w:rsidR="00791BFD" w:rsidRPr="004C6799" w:rsidRDefault="00791BFD" w:rsidP="00791BFD">
      <w:pPr>
        <w:pStyle w:val="NormalnyIn"/>
        <w:rPr>
          <w:rFonts w:ascii="Courier New" w:hAnsi="Courier New" w:cs="Courier New"/>
          <w:sz w:val="22"/>
          <w:szCs w:val="22"/>
          <w:shd w:val="clear" w:color="auto" w:fill="FFFFFF"/>
          <w:lang w:val="en-US"/>
        </w:rPr>
      </w:pPr>
      <w:r w:rsidRPr="004C6799">
        <w:rPr>
          <w:rFonts w:ascii="Courier New" w:hAnsi="Courier New" w:cs="Courier New"/>
          <w:sz w:val="22"/>
          <w:szCs w:val="22"/>
          <w:shd w:val="clear" w:color="auto" w:fill="FFFFFF"/>
          <w:lang w:val="en-US"/>
        </w:rPr>
        <w:t xml:space="preserve">  „MESSAGE” : „</w:t>
      </w:r>
      <w:proofErr w:type="spellStart"/>
      <w:r w:rsidRPr="004C6799">
        <w:rPr>
          <w:rFonts w:ascii="Courier New" w:hAnsi="Courier New" w:cs="Courier New"/>
          <w:sz w:val="22"/>
          <w:szCs w:val="22"/>
          <w:shd w:val="clear" w:color="auto" w:fill="FFFFFF"/>
          <w:lang w:val="en-US"/>
        </w:rPr>
        <w:t>przykładowa</w:t>
      </w:r>
      <w:proofErr w:type="spellEnd"/>
      <w:r w:rsidRPr="004C6799">
        <w:rPr>
          <w:rFonts w:ascii="Courier New" w:hAnsi="Courier New" w:cs="Courier New"/>
          <w:sz w:val="22"/>
          <w:szCs w:val="22"/>
          <w:shd w:val="clear" w:color="auto" w:fill="FFFFFF"/>
          <w:lang w:val="en-US"/>
        </w:rPr>
        <w:t xml:space="preserve"> </w:t>
      </w:r>
      <w:proofErr w:type="spellStart"/>
      <w:r w:rsidRPr="004C6799">
        <w:rPr>
          <w:rFonts w:ascii="Courier New" w:hAnsi="Courier New" w:cs="Courier New"/>
          <w:sz w:val="22"/>
          <w:szCs w:val="22"/>
          <w:shd w:val="clear" w:color="auto" w:fill="FFFFFF"/>
          <w:lang w:val="en-US"/>
        </w:rPr>
        <w:t>wiadomość</w:t>
      </w:r>
      <w:proofErr w:type="spellEnd"/>
      <w:r w:rsidRPr="004C6799">
        <w:rPr>
          <w:rFonts w:ascii="Courier New" w:hAnsi="Courier New" w:cs="Courier New"/>
          <w:sz w:val="22"/>
          <w:szCs w:val="22"/>
          <w:shd w:val="clear" w:color="auto" w:fill="FFFFFF"/>
          <w:lang w:val="en-US"/>
        </w:rPr>
        <w:t>”,</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lang w:val="en-US"/>
        </w:rPr>
        <w:t xml:space="preserve">  </w:t>
      </w:r>
      <w:r w:rsidRPr="004C6799">
        <w:rPr>
          <w:rFonts w:ascii="Courier New" w:hAnsi="Courier New" w:cs="Courier New"/>
          <w:sz w:val="22"/>
          <w:szCs w:val="22"/>
          <w:shd w:val="clear" w:color="auto" w:fill="FFFFFF"/>
        </w:rPr>
        <w:t xml:space="preserve">„TOKEN”: „2cabeae9a6c1febc74f2f8d9af6391104952445f” </w:t>
      </w:r>
    </w:p>
    <w:p w:rsidR="00791BFD" w:rsidRPr="004C6799" w:rsidRDefault="00791BFD" w:rsidP="00791BFD">
      <w:pPr>
        <w:pStyle w:val="NormalnyIn"/>
        <w:rPr>
          <w:rFonts w:ascii="Courier New" w:hAnsi="Courier New" w:cs="Courier New"/>
          <w:sz w:val="22"/>
          <w:szCs w:val="22"/>
          <w:shd w:val="clear" w:color="auto" w:fill="FFFFFF"/>
        </w:rPr>
      </w:pPr>
      <w:r w:rsidRPr="004C6799">
        <w:rPr>
          <w:rFonts w:ascii="Courier New" w:hAnsi="Courier New" w:cs="Courier New"/>
          <w:sz w:val="22"/>
          <w:szCs w:val="22"/>
          <w:shd w:val="clear" w:color="auto" w:fill="FFFFFF"/>
        </w:rPr>
        <w:t>}</w:t>
      </w:r>
    </w:p>
    <w:p w:rsidR="00791BFD" w:rsidRPr="00C6524B" w:rsidRDefault="00791BFD" w:rsidP="00791BFD">
      <w:pPr>
        <w:pStyle w:val="Nagwek2"/>
      </w:pPr>
      <w:bookmarkStart w:id="1106" w:name="_Toc302765130"/>
      <w:r>
        <w:t>System kontroli wersji Subversion 1.6</w:t>
      </w:r>
      <w:bookmarkEnd w:id="1106"/>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w:t>
      </w:r>
      <w:proofErr w:type="spellStart"/>
      <w:r>
        <w:t>Subversion</w:t>
      </w:r>
      <w:proofErr w:type="spellEnd"/>
      <w:r>
        <w:t xml:space="preserve"> 1.6</w:t>
      </w:r>
      <w:r w:rsidR="00B17563">
        <w:t xml:space="preserve"> udostępnione na licencji GPL</w:t>
      </w:r>
      <w:r w:rsidR="00B17563">
        <w:rPr>
          <w:rStyle w:val="Odwoanieprzypisudolnego"/>
        </w:rPr>
        <w:footnoteReference w:id="4"/>
      </w:r>
      <w:ins w:id="1110" w:author="Maciek" w:date="2011-09-03T00:22:00Z">
        <w:r w:rsidR="00AF49C3">
          <w:t xml:space="preserve"> (ang. </w:t>
        </w:r>
        <w:r w:rsidR="00AF49C3">
          <w:rPr>
            <w:i/>
          </w:rPr>
          <w:t xml:space="preserve">General Public </w:t>
        </w:r>
        <w:proofErr w:type="spellStart"/>
        <w:r w:rsidR="00AF49C3">
          <w:rPr>
            <w:i/>
          </w:rPr>
          <w:t>Licence</w:t>
        </w:r>
        <w:proofErr w:type="spellEnd"/>
        <w:r w:rsidR="00AF49C3">
          <w:t>)</w:t>
        </w:r>
      </w:ins>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proofErr w:type="spellStart"/>
      <w:r>
        <w:t>Subversion</w:t>
      </w:r>
      <w:proofErr w:type="spellEnd"/>
      <w:r>
        <w:t xml:space="preserve">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04201B">
            <w:rPr>
              <w:b/>
            </w:rPr>
            <w:fldChar w:fldCharType="begin"/>
          </w:r>
          <w:r w:rsidR="006220B7">
            <w:rPr>
              <w:b/>
            </w:rPr>
            <w:instrText xml:space="preserve"> CITATION Col11 \l 1045 </w:instrText>
          </w:r>
          <w:r w:rsidR="0004201B">
            <w:rPr>
              <w:b/>
            </w:rPr>
            <w:fldChar w:fldCharType="separate"/>
          </w:r>
          <w:r w:rsidR="00D72407">
            <w:rPr>
              <w:noProof/>
            </w:rPr>
            <w:t>[16]</w:t>
          </w:r>
          <w:r w:rsidR="0004201B">
            <w:rPr>
              <w:b/>
            </w:rPr>
            <w:fldChar w:fldCharType="end"/>
          </w:r>
        </w:sdtContent>
      </w:sdt>
      <w:r w:rsidR="006220B7">
        <w:t>. Z tego powodu wykorzystana została usługa</w:t>
      </w:r>
      <w:r>
        <w:t xml:space="preserve"> </w:t>
      </w:r>
      <w:r w:rsidRPr="00E94DDA">
        <w:rPr>
          <w:i/>
        </w:rPr>
        <w:t>code.google.com</w:t>
      </w:r>
      <w:r>
        <w:t xml:space="preserve">, która prócz innych rozwiązań ułatwiających prowadzenie projektu, udostępnia również repozytorium </w:t>
      </w:r>
      <w:proofErr w:type="spellStart"/>
      <w:r>
        <w:t>Subversion</w:t>
      </w:r>
      <w:proofErr w:type="spellEnd"/>
      <w:r>
        <w:t xml:space="preserve"> w wersji 1.6.</w:t>
      </w:r>
    </w:p>
    <w:p w:rsidR="00791BFD" w:rsidRDefault="00791BFD" w:rsidP="00791BFD">
      <w:pPr>
        <w:pStyle w:val="Nagwek2"/>
      </w:pPr>
      <w:bookmarkStart w:id="1111" w:name="_Toc302765131"/>
      <w:r w:rsidRPr="00D95E8C">
        <w:t>Eclipse SDK 3.</w:t>
      </w:r>
      <w:r>
        <w:t>6.2</w:t>
      </w:r>
      <w:r w:rsidRPr="00D95E8C">
        <w:t xml:space="preserve"> + </w:t>
      </w:r>
      <w:r>
        <w:t>Java EE</w:t>
      </w:r>
      <w:bookmarkEnd w:id="1111"/>
    </w:p>
    <w:p w:rsidR="00791BFD" w:rsidRDefault="00791BFD" w:rsidP="00791BFD">
      <w:pPr>
        <w:pStyle w:val="NormalnyIn"/>
        <w:ind w:firstLine="0"/>
      </w:pPr>
      <w:r>
        <w:t xml:space="preserve">Środowisko programistyczne </w:t>
      </w:r>
      <w:proofErr w:type="spellStart"/>
      <w:r>
        <w:t>Eclipse</w:t>
      </w:r>
      <w:proofErr w:type="spellEnd"/>
      <w:r>
        <w:t xml:space="preserve"> powstało w wyniku narastającego zapotrzebowania programistów na narzędzia wspomagające ich pracę przy tworzeniu coraz to bardziej zaawansowanego </w:t>
      </w:r>
      <w:r w:rsidR="006220B7">
        <w:t>oprogramowania. Z biegiem czasu</w:t>
      </w:r>
      <w:r>
        <w:t xml:space="preserve"> </w:t>
      </w:r>
      <w:proofErr w:type="spellStart"/>
      <w:r>
        <w:t>Eclipse</w:t>
      </w:r>
      <w:proofErr w:type="spellEnd"/>
      <w:r>
        <w:t xml:space="preserve"> stał się najpopularniejszym narzędziem pracy developerów na całym świecie. </w:t>
      </w:r>
    </w:p>
    <w:p w:rsidR="00791BFD" w:rsidRDefault="00791BFD" w:rsidP="00791BFD">
      <w:pPr>
        <w:pStyle w:val="NormalnyIn"/>
      </w:pPr>
      <w:r>
        <w:tab/>
        <w:t xml:space="preserve">Projekt </w:t>
      </w:r>
      <w:proofErr w:type="spellStart"/>
      <w:r>
        <w:t>Eclipse</w:t>
      </w:r>
      <w:proofErr w:type="spellEnd"/>
      <w:r>
        <w:t xml:space="preserve"> stworzony prze firmę IBM w 2001 roku, w 2004 został udostępniony na zasadzie </w:t>
      </w:r>
      <w:proofErr w:type="spellStart"/>
      <w:r w:rsidR="008B71CE">
        <w:t>opensource</w:t>
      </w:r>
      <w:proofErr w:type="spellEnd"/>
      <w:r>
        <w:t xml:space="preserve">. Obecnie jest to platforma wpierająca najpopularniejsze języki programowania. Dzięki możliwościom rozszerzenia jej funkcjonalności, za pomocą licznych wtyczek (ang. </w:t>
      </w:r>
      <w:proofErr w:type="spellStart"/>
      <w:r w:rsidR="0004201B" w:rsidRPr="0004201B">
        <w:rPr>
          <w:i/>
          <w:rPrChange w:id="1112" w:author="Maciek" w:date="2011-09-02T23:54:00Z">
            <w:rPr/>
          </w:rPrChange>
        </w:rPr>
        <w:t>Plug-ins</w:t>
      </w:r>
      <w:proofErr w:type="spellEnd"/>
      <w:r>
        <w:t xml:space="preserve">) możliwa jest łatwa współpraca z wieloma szkieletami programistycznymi. </w:t>
      </w:r>
    </w:p>
    <w:p w:rsidR="00791BFD" w:rsidRDefault="005662DC" w:rsidP="00791BFD">
      <w:pPr>
        <w:pStyle w:val="NormalnyIn"/>
      </w:pPr>
      <w:r>
        <w:lastRenderedPageBreak/>
        <w:t>Wyko</w:t>
      </w:r>
      <w:r w:rsidR="008E3B8B">
        <w:t>rz</w:t>
      </w:r>
      <w:r>
        <w:t xml:space="preserve">ystanie </w:t>
      </w:r>
      <w:proofErr w:type="spellStart"/>
      <w:r>
        <w:t>Eclipse</w:t>
      </w:r>
      <w:proofErr w:type="spellEnd"/>
      <w:r>
        <w:t xml:space="preserve"> IDE (ang. </w:t>
      </w:r>
      <w:proofErr w:type="spellStart"/>
      <w:r>
        <w:rPr>
          <w:i/>
        </w:rPr>
        <w:t>Integrated</w:t>
      </w:r>
      <w:proofErr w:type="spellEnd"/>
      <w:r>
        <w:rPr>
          <w:i/>
        </w:rPr>
        <w:t xml:space="preserve">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 xml:space="preserve">m platformy Web </w:t>
      </w:r>
      <w:proofErr w:type="spellStart"/>
      <w:r>
        <w:t>Tools</w:t>
      </w:r>
      <w:proofErr w:type="spellEnd"/>
      <w:r>
        <w:t xml:space="preserve">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1113" w:name="_Toc302765132"/>
      <w:r w:rsidRPr="00D95E8C">
        <w:t>Eclipse SDK 3.</w:t>
      </w:r>
      <w:r>
        <w:t>6.2</w:t>
      </w:r>
      <w:r w:rsidRPr="00D95E8C">
        <w:t xml:space="preserve"> + Android SDK</w:t>
      </w:r>
      <w:bookmarkEnd w:id="1113"/>
    </w:p>
    <w:p w:rsidR="00791BFD" w:rsidRDefault="00791BFD" w:rsidP="00791BFD">
      <w:pPr>
        <w:pStyle w:val="NormalnyIn"/>
        <w:ind w:firstLine="0"/>
      </w:pPr>
      <w:r>
        <w:t>Ponieważ programowanie na system Android wymaga jednoczesnej edycji wielu plików źródłowych i zasobów zapisanych w formacie .</w:t>
      </w:r>
      <w:proofErr w:type="spellStart"/>
      <w:r>
        <w:t>xml</w:t>
      </w:r>
      <w:proofErr w:type="spellEnd"/>
      <w:r>
        <w:t>, a dodatkowo używania automatycznie generowanej klasy R (</w:t>
      </w:r>
      <w:proofErr w:type="spellStart"/>
      <w:r>
        <w:t>Resource</w:t>
      </w:r>
      <w:proofErr w:type="spellEnd"/>
      <w:r>
        <w:t>), korzystanie z samego</w:t>
      </w:r>
      <w:r w:rsidR="004A1768">
        <w:t xml:space="preserve"> SDK (ang.</w:t>
      </w:r>
      <w:r>
        <w:t xml:space="preserve"> </w:t>
      </w:r>
      <w:proofErr w:type="spellStart"/>
      <w:r>
        <w:t>Source</w:t>
      </w:r>
      <w:proofErr w:type="spellEnd"/>
      <w:r>
        <w:t xml:space="preserve"> Development Kit</w:t>
      </w:r>
      <w:r w:rsidR="004A1768">
        <w:t>)</w:t>
      </w:r>
      <w:r>
        <w:t xml:space="preserve"> dostarczonego przez Google jest bardzo uciążliwe</w:t>
      </w:r>
      <w:sdt>
        <w:sdtPr>
          <w:id w:val="2196378"/>
          <w:citation/>
        </w:sdtPr>
        <w:sdtContent>
          <w:fldSimple w:instr=" CITATION Goo111 \l 1045 ">
            <w:r w:rsidR="00D72407">
              <w:rPr>
                <w:noProof/>
              </w:rPr>
              <w:t xml:space="preserve"> [17]</w:t>
            </w:r>
          </w:fldSimple>
        </w:sdtContent>
      </w:sdt>
      <w:r>
        <w:t xml:space="preserve">. W celu usprawnienia pracy nad aplikacjami mobilnymi </w:t>
      </w:r>
      <w:r w:rsidR="005662DC">
        <w:t>wykorzystane zostało</w:t>
      </w:r>
      <w:r w:rsidR="00DE063A">
        <w:t xml:space="preserve"> zintegrowane środowisko programistyczne</w:t>
      </w:r>
      <w:r w:rsidR="005662DC">
        <w:t xml:space="preserve"> </w:t>
      </w:r>
      <w:proofErr w:type="spellStart"/>
      <w:r w:rsidR="005662DC">
        <w:t>Eclipse</w:t>
      </w:r>
      <w:proofErr w:type="spellEnd"/>
      <w:r w:rsidR="005662DC">
        <w:t xml:space="preserv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w:t>
      </w:r>
      <w:proofErr w:type="spellStart"/>
      <w:r>
        <w:t>debugger</w:t>
      </w:r>
      <w:proofErr w:type="spellEnd"/>
      <w:r>
        <w:t xml:space="preserve">, </w:t>
      </w:r>
      <w:r w:rsidR="00DE063A">
        <w:t>wgląd</w:t>
      </w:r>
      <w:r>
        <w:t xml:space="preserve"> w wydruki konsoli systemu Android poprzez narzędzie </w:t>
      </w:r>
      <w:proofErr w:type="spellStart"/>
      <w:r>
        <w:t>LogCat</w:t>
      </w:r>
      <w:proofErr w:type="spellEnd"/>
      <w:r>
        <w:t xml:space="preserve">, a praca z kodem źródłowym została znacznie przyspieszona dzięki narzędziom podpowiadania składni </w:t>
      </w:r>
      <w:sdt>
        <w:sdtPr>
          <w:id w:val="21443760"/>
          <w:citation/>
        </w:sdtPr>
        <w:sdtContent>
          <w:r w:rsidR="0004201B">
            <w:fldChar w:fldCharType="begin"/>
          </w:r>
          <w:r>
            <w:instrText xml:space="preserve"> CITATION Med11 \l 1045 </w:instrText>
          </w:r>
          <w:r w:rsidR="0004201B">
            <w:fldChar w:fldCharType="separate"/>
          </w:r>
          <w:r w:rsidR="00D72407">
            <w:rPr>
              <w:noProof/>
            </w:rPr>
            <w:t>[8]</w:t>
          </w:r>
          <w:r w:rsidR="0004201B">
            <w:fldChar w:fldCharType="end"/>
          </w:r>
        </w:sdtContent>
      </w:sdt>
      <w:r>
        <w:t>.</w:t>
      </w:r>
    </w:p>
    <w:p w:rsidR="00791BFD" w:rsidRDefault="00791BFD" w:rsidP="00791BFD">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1114" w:author="Sebastian Łuczak" w:date="2011-08-31T20:37:00Z">
        <w:r w:rsidR="0082106B" w:rsidDel="00062358">
          <w:delText>.</w:delText>
        </w:r>
      </w:del>
    </w:p>
    <w:p w:rsidR="00791BFD" w:rsidRDefault="00791BFD" w:rsidP="00791BFD">
      <w:pPr>
        <w:pStyle w:val="Nagwek1"/>
      </w:pPr>
      <w:bookmarkStart w:id="1115" w:name="_Toc302765133"/>
      <w:r>
        <w:lastRenderedPageBreak/>
        <w:t>Implementacja projektu</w:t>
      </w:r>
      <w:bookmarkEnd w:id="1115"/>
    </w:p>
    <w:p w:rsidR="00465A01" w:rsidRDefault="0082106B" w:rsidP="00465A01">
      <w:pPr>
        <w:pStyle w:val="Nagwek2"/>
        <w:rPr>
          <w:ins w:id="1116" w:author="Sebastian Łuczak" w:date="2011-08-31T20:37:00Z"/>
        </w:rPr>
      </w:pPr>
      <w:bookmarkStart w:id="1117" w:name="_Toc302765134"/>
      <w:r>
        <w:t xml:space="preserve">Baza </w:t>
      </w:r>
      <w:r w:rsidR="00465A01">
        <w:t>danych</w:t>
      </w:r>
      <w:bookmarkEnd w:id="1117"/>
    </w:p>
    <w:p w:rsidR="00000000" w:rsidRDefault="00062358">
      <w:pPr>
        <w:pStyle w:val="Nagwek3"/>
        <w:pPrChange w:id="1118" w:author="Sebastian Łuczak" w:date="2011-08-31T20:38:00Z">
          <w:pPr>
            <w:pStyle w:val="Nagwek2"/>
          </w:pPr>
        </w:pPrChange>
      </w:pPr>
      <w:ins w:id="1119" w:author="Sebastian Łuczak" w:date="2011-08-31T20:38:00Z">
        <w:r>
          <w:t xml:space="preserve"> </w:t>
        </w:r>
        <w:bookmarkStart w:id="1120" w:name="_Toc302765135"/>
        <w:r>
          <w:t>Cel powstania</w:t>
        </w:r>
      </w:ins>
      <w:bookmarkEnd w:id="1120"/>
    </w:p>
    <w:p w:rsidR="00062358" w:rsidRDefault="00E35B76" w:rsidP="0082106B">
      <w:pPr>
        <w:pStyle w:val="NormalnyIn"/>
        <w:ind w:firstLine="0"/>
        <w:rPr>
          <w:ins w:id="1121" w:author="Sebastian Łuczak" w:date="2011-08-31T20:38:00Z"/>
        </w:rPr>
      </w:pPr>
      <w:r>
        <w:t>Baza danych</w:t>
      </w:r>
      <w:del w:id="1122" w:author="Sebastian Łuczak" w:date="2011-08-31T20:38:00Z">
        <w:r w:rsidR="00C16F70" w:rsidDel="00062358">
          <w:delText>,</w:delText>
        </w:r>
      </w:del>
      <w:r>
        <w:t xml:space="preserve"> jest podstawowym elementem opracowanego </w:t>
      </w:r>
      <w:del w:id="1123" w:author="Maciek" w:date="2011-09-02T23:11:00Z">
        <w:r w:rsidDel="006E2FB8">
          <w:delText xml:space="preserve">przez nas </w:delText>
        </w:r>
      </w:del>
      <w:r>
        <w:t>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000000" w:rsidRDefault="00062358">
      <w:pPr>
        <w:pStyle w:val="Nagwek3"/>
        <w:pPrChange w:id="1124" w:author="Sebastian Łuczak" w:date="2011-08-31T20:38:00Z">
          <w:pPr>
            <w:pStyle w:val="NormalnyIn"/>
            <w:ind w:firstLine="0"/>
          </w:pPr>
        </w:pPrChange>
      </w:pPr>
      <w:bookmarkStart w:id="1125" w:name="_Toc302765136"/>
      <w:ins w:id="1126" w:author="Sebastian Łuczak" w:date="2011-08-31T20:38:00Z">
        <w:r>
          <w:t>Szczegóły implementacji</w:t>
        </w:r>
      </w:ins>
      <w:bookmarkEnd w:id="1125"/>
      <w:r w:rsidR="0074625B">
        <w:t xml:space="preserve"> </w:t>
      </w:r>
    </w:p>
    <w:p w:rsidR="00000000" w:rsidRDefault="00E35B76">
      <w:pPr>
        <w:pStyle w:val="NormalnyIn"/>
        <w:ind w:firstLine="0"/>
        <w:pPrChange w:id="1127" w:author="Sebastian Łuczak" w:date="2011-08-31T20:38:00Z">
          <w:pPr>
            <w:pStyle w:val="NormalnyIn"/>
          </w:pPr>
        </w:pPrChange>
      </w:pPr>
      <w:del w:id="1128" w:author="Sebastian Łuczak" w:date="2011-08-31T20:38:00Z">
        <w:r w:rsidDel="00062358">
          <w:delText xml:space="preserve">Została ona </w:delText>
        </w:r>
      </w:del>
      <w:ins w:id="1129" w:author="Sebastian Łuczak" w:date="2011-08-31T20:38:00Z">
        <w:r w:rsidR="00062358">
          <w:t xml:space="preserve">Baza została </w:t>
        </w:r>
      </w:ins>
      <w:r>
        <w:t>stworzona w języku SQL</w:t>
      </w:r>
      <w:del w:id="1130"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D72407">
              <w:rPr>
                <w:noProof/>
              </w:rPr>
              <w:t>[18]</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131"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132" w:author="Sebastian Łuczak" w:date="2011-08-31T20:40:00Z">
        <w:r w:rsidR="007062B9">
          <w:t xml:space="preserve">są </w:t>
        </w:r>
      </w:ins>
      <w:r w:rsidR="007C6995">
        <w:t xml:space="preserve">z </w:t>
      </w:r>
      <w:proofErr w:type="spellStart"/>
      <w:r w:rsidR="007C6995">
        <w:t>kolei</w:t>
      </w:r>
      <w:del w:id="1133"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1134" w:author="Sebastian Łuczak" w:date="2011-09-01T00:38:00Z">
        <w:r w:rsidR="002E061E">
          <w:t xml:space="preserve"> (ang. </w:t>
        </w:r>
        <w:proofErr w:type="spellStart"/>
        <w:r w:rsidR="0004201B" w:rsidRPr="0004201B">
          <w:rPr>
            <w:i/>
            <w:rPrChange w:id="1135" w:author="Maciek" w:date="2011-09-02T23:11:00Z">
              <w:rPr/>
            </w:rPrChange>
          </w:rPr>
          <w:t>Primary</w:t>
        </w:r>
        <w:proofErr w:type="spellEnd"/>
        <w:r w:rsidR="0004201B" w:rsidRPr="0004201B">
          <w:rPr>
            <w:i/>
            <w:rPrChange w:id="1136" w:author="Maciek" w:date="2011-09-02T23:11:00Z">
              <w:rPr/>
            </w:rPrChange>
          </w:rPr>
          <w:t xml:space="preserve"> </w:t>
        </w:r>
        <w:proofErr w:type="spellStart"/>
        <w:r w:rsidR="0004201B" w:rsidRPr="0004201B">
          <w:rPr>
            <w:i/>
            <w:rPrChange w:id="1137" w:author="Maciek" w:date="2011-09-02T23:11:00Z">
              <w:rPr/>
            </w:rPrChange>
          </w:rPr>
          <w:t>Key</w:t>
        </w:r>
        <w:proofErr w:type="spellEnd"/>
        <w:r w:rsidR="002E061E">
          <w:t xml:space="preserve">) </w:t>
        </w:r>
      </w:ins>
      <w:r w:rsidR="007C6995">
        <w:t xml:space="preserve"> będący unikatową wartością.</w:t>
      </w:r>
    </w:p>
    <w:p w:rsidR="007C6995" w:rsidRDefault="002119B5" w:rsidP="00847CA5">
      <w:pPr>
        <w:pStyle w:val="NormalnyIn"/>
      </w:pPr>
      <w:r>
        <w:t xml:space="preserve">Ważnym elementem przedstawianego modelu jest klucz obcy (ang. </w:t>
      </w:r>
      <w:r w:rsidR="0004201B" w:rsidRPr="0004201B">
        <w:rPr>
          <w:i/>
          <w:rPrChange w:id="1138" w:author="Maciek" w:date="2011-09-02T23:11:00Z">
            <w:rPr/>
          </w:rPrChange>
        </w:rPr>
        <w:t xml:space="preserve">Foreign </w:t>
      </w:r>
      <w:proofErr w:type="spellStart"/>
      <w:r w:rsidR="0004201B" w:rsidRPr="0004201B">
        <w:rPr>
          <w:i/>
          <w:rPrChange w:id="1139" w:author="Maciek" w:date="2011-09-02T23:11:00Z">
            <w:rPr/>
          </w:rPrChange>
        </w:rP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rsidR="0004201B" w:rsidRPr="0004201B">
        <w:rPr>
          <w:i/>
          <w:rPrChange w:id="1140" w:author="Maciek" w:date="2011-09-02T23:11:00Z">
            <w:rPr/>
          </w:rPrChange>
        </w:rPr>
        <w:t>Structured</w:t>
      </w:r>
      <w:proofErr w:type="spellEnd"/>
      <w:r w:rsidR="0004201B" w:rsidRPr="0004201B">
        <w:rPr>
          <w:i/>
          <w:rPrChange w:id="1141" w:author="Maciek" w:date="2011-09-02T23:11:00Z">
            <w:rPr/>
          </w:rPrChange>
        </w:rPr>
        <w:t xml:space="preserve"> </w:t>
      </w:r>
      <w:proofErr w:type="spellStart"/>
      <w:r w:rsidR="0004201B" w:rsidRPr="0004201B">
        <w:rPr>
          <w:i/>
          <w:rPrChange w:id="1142" w:author="Maciek" w:date="2011-09-02T23:11:00Z">
            <w:rPr/>
          </w:rPrChange>
        </w:rPr>
        <w:t>Query</w:t>
      </w:r>
      <w:proofErr w:type="spellEnd"/>
      <w:r w:rsidR="0004201B" w:rsidRPr="0004201B">
        <w:rPr>
          <w:i/>
          <w:rPrChange w:id="1143" w:author="Maciek" w:date="2011-09-02T23:11:00Z">
            <w:rPr/>
          </w:rPrChange>
        </w:rPr>
        <w:t xml:space="preserve"> </w:t>
      </w:r>
      <w:proofErr w:type="spellStart"/>
      <w:r w:rsidR="0004201B" w:rsidRPr="0004201B">
        <w:rPr>
          <w:i/>
          <w:rPrChange w:id="1144" w:author="Maciek" w:date="2011-09-02T23:11:00Z">
            <w:rPr/>
          </w:rPrChange>
        </w:rPr>
        <w:t>Language</w:t>
      </w:r>
      <w:proofErr w:type="spellEnd"/>
      <w:r>
        <w:t xml:space="preserve">).  </w:t>
      </w:r>
    </w:p>
    <w:p w:rsidR="00465A01" w:rsidRDefault="00E35B76" w:rsidP="00847CA5">
      <w:pPr>
        <w:pStyle w:val="NormalnyIn"/>
      </w:pPr>
      <w:r>
        <w:t>Dzięki zaawansowanym możliwościom bazy danych Oracle</w:t>
      </w:r>
      <w:r w:rsidR="00C16F70">
        <w:t>,</w:t>
      </w:r>
      <w:r>
        <w:t xml:space="preserve"> </w:t>
      </w:r>
      <w:del w:id="1145" w:author="Maciek" w:date="2011-09-02T23:11:00Z">
        <w:r w:rsidDel="00FA15C0">
          <w:delText xml:space="preserve">stworzyłem </w:delText>
        </w:r>
      </w:del>
      <w:ins w:id="1146" w:author="Maciek" w:date="2011-09-02T23:11:00Z">
        <w:r w:rsidR="00FA15C0">
          <w:t xml:space="preserve">stworzone zostały </w:t>
        </w:r>
      </w:ins>
      <w:r>
        <w:t xml:space="preserve">mechanizmy zabezpieczające bazę przed wprowadzeniem błędnych danych, danych niezgodnych z przyjętymi założeniami oraz powtarzających się rekordów. </w:t>
      </w:r>
    </w:p>
    <w:p w:rsidR="00E35B76" w:rsidRDefault="00847CA5" w:rsidP="00847CA5">
      <w:pPr>
        <w:pStyle w:val="NormalnyIn"/>
        <w:rPr>
          <w:ins w:id="1147" w:author="Maciek" w:date="2011-09-03T00:31:00Z"/>
        </w:rPr>
      </w:pPr>
      <w:r>
        <w:tab/>
      </w:r>
      <w:del w:id="1148" w:author="Maciek" w:date="2011-09-03T00:29:00Z">
        <w:r w:rsidDel="007D7D64">
          <w:delText xml:space="preserve">Na rysunku </w:delText>
        </w:r>
        <w:r w:rsidRPr="00847CA5" w:rsidDel="007D7D64">
          <w:rPr>
            <w:highlight w:val="green"/>
          </w:rPr>
          <w:delText>…</w:delText>
        </w:r>
        <w:r w:rsidDel="007D7D64">
          <w:delText xml:space="preserve"> został przedstawiony schemat użytej w systemie bazy danych.</w:delText>
        </w:r>
      </w:del>
      <w:r>
        <w:t xml:space="preserve"> </w:t>
      </w:r>
    </w:p>
    <w:p w:rsidR="007D7D64" w:rsidRDefault="007D7D64" w:rsidP="00847CA5">
      <w:pPr>
        <w:pStyle w:val="NormalnyIn"/>
        <w:rPr>
          <w:ins w:id="1149" w:author="Maciek" w:date="2011-09-03T00:31:00Z"/>
        </w:rPr>
      </w:pPr>
    </w:p>
    <w:p w:rsidR="007D7D64" w:rsidRDefault="007D7D64" w:rsidP="00847CA5">
      <w:pPr>
        <w:pStyle w:val="NormalnyIn"/>
        <w:rPr>
          <w:ins w:id="1150" w:author="Maciek" w:date="2011-09-03T00:31:00Z"/>
        </w:rPr>
      </w:pPr>
    </w:p>
    <w:p w:rsidR="00000000" w:rsidRDefault="007D7D64">
      <w:pPr>
        <w:pStyle w:val="NormalnyIn"/>
        <w:rPr>
          <w:rPrChange w:id="1151" w:author="Maciek" w:date="2011-09-03T00:31:00Z">
            <w:rPr>
              <w:noProof/>
            </w:rPr>
          </w:rPrChange>
        </w:rPr>
        <w:pPrChange w:id="1152" w:author="Maciek" w:date="2011-09-03T00:31:00Z">
          <w:pPr>
            <w:pStyle w:val="Nagwek3"/>
          </w:pPr>
        </w:pPrChange>
      </w:pPr>
      <w:ins w:id="1153" w:author="Maciek" w:date="2011-09-03T00:31:00Z">
        <w:r>
          <w:lastRenderedPageBreak/>
          <w:t>Schemat stworzonej na potrzeby systemu bazy danych</w:t>
        </w:r>
      </w:ins>
    </w:p>
    <w:p w:rsidR="007D7D64" w:rsidRPr="00465A01" w:rsidDel="007D7D64" w:rsidRDefault="007D7D64" w:rsidP="00847CA5">
      <w:pPr>
        <w:pStyle w:val="NormalnyIn"/>
        <w:rPr>
          <w:del w:id="1154" w:author="Maciek" w:date="2011-09-03T00:31:00Z"/>
        </w:rPr>
      </w:pPr>
    </w:p>
    <w:p w:rsidR="00000000" w:rsidRDefault="00134211">
      <w:pPr>
        <w:ind w:left="-1440"/>
        <w:jc w:val="center"/>
        <w:pPrChange w:id="1155" w:author="Maciek" w:date="2011-09-03T00:30:00Z">
          <w:pPr>
            <w:ind w:left="-1440"/>
          </w:pPr>
        </w:pPrChange>
      </w:pPr>
      <w:r>
        <w:rPr>
          <w:noProof/>
          <w:lang w:eastAsia="pl-PL"/>
        </w:rPr>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6" cstate="print"/>
                    <a:stretch>
                      <a:fillRect/>
                    </a:stretch>
                  </pic:blipFill>
                  <pic:spPr>
                    <a:xfrm>
                      <a:off x="0" y="0"/>
                      <a:ext cx="5557906" cy="7297282"/>
                    </a:xfrm>
                    <a:prstGeom prst="rect">
                      <a:avLst/>
                    </a:prstGeom>
                  </pic:spPr>
                </pic:pic>
              </a:graphicData>
            </a:graphic>
          </wp:inline>
        </w:drawing>
      </w:r>
    </w:p>
    <w:p w:rsidR="00FC5679" w:rsidRDefault="00FC5679" w:rsidP="00FC5679"/>
    <w:p w:rsidR="00FC5679" w:rsidRPr="000171CD" w:rsidRDefault="000171CD" w:rsidP="000171CD">
      <w:pPr>
        <w:pStyle w:val="Bezodstpw"/>
        <w:jc w:val="center"/>
        <w:rPr>
          <w:rFonts w:ascii="Times New Roman" w:hAnsi="Times New Roman"/>
          <w:i/>
          <w:sz w:val="24"/>
          <w:szCs w:val="24"/>
        </w:rPr>
      </w:pPr>
      <w:r w:rsidRPr="000171CD">
        <w:rPr>
          <w:rFonts w:ascii="Times New Roman" w:hAnsi="Times New Roman"/>
          <w:i/>
          <w:sz w:val="24"/>
          <w:szCs w:val="24"/>
        </w:rPr>
        <w:t xml:space="preserve">Rysunek </w:t>
      </w:r>
      <w:r w:rsidRPr="000171CD">
        <w:rPr>
          <w:rFonts w:ascii="Times New Roman" w:hAnsi="Times New Roman"/>
          <w:i/>
          <w:sz w:val="24"/>
          <w:szCs w:val="24"/>
          <w:highlight w:val="green"/>
        </w:rPr>
        <w:t>…</w:t>
      </w:r>
      <w:r w:rsidRPr="000171CD">
        <w:rPr>
          <w:rFonts w:ascii="Times New Roman" w:hAnsi="Times New Roman"/>
          <w:i/>
          <w:sz w:val="24"/>
          <w:szCs w:val="24"/>
        </w:rPr>
        <w:t>Schemat stworzonej bazy danych</w:t>
      </w:r>
    </w:p>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r>
        <w:lastRenderedPageBreak/>
        <w:t>Opis tabel</w:t>
      </w:r>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04201B" w:rsidRPr="0004201B">
        <w:rPr>
          <w:i/>
          <w:rPrChange w:id="1156" w:author="Maciek" w:date="2011-09-02T23:13:00Z">
            <w:rPr/>
          </w:rPrChange>
        </w:rPr>
        <w:t>Secure</w:t>
      </w:r>
      <w:proofErr w:type="spellEnd"/>
      <w:r w:rsidR="0004201B" w:rsidRPr="0004201B">
        <w:rPr>
          <w:i/>
          <w:rPrChange w:id="1157" w:author="Maciek" w:date="2011-09-02T23:13:00Z">
            <w:rPr/>
          </w:rPrChange>
        </w:rPr>
        <w:t xml:space="preserve"> </w:t>
      </w:r>
      <w:proofErr w:type="spellStart"/>
      <w:r w:rsidR="0004201B" w:rsidRPr="0004201B">
        <w:rPr>
          <w:i/>
          <w:rPrChange w:id="1158" w:author="Maciek" w:date="2011-09-02T23:13:00Z">
            <w:rPr/>
          </w:rPrChange>
        </w:rPr>
        <w:t>Hash</w:t>
      </w:r>
      <w:proofErr w:type="spellEnd"/>
      <w:r w:rsidR="0004201B" w:rsidRPr="0004201B">
        <w:rPr>
          <w:i/>
          <w:rPrChange w:id="1159" w:author="Maciek" w:date="2011-09-02T23:13:00Z">
            <w:rPr/>
          </w:rPrChange>
        </w:rPr>
        <w:t xml:space="preserve"> </w:t>
      </w:r>
      <w:proofErr w:type="spellStart"/>
      <w:r w:rsidR="0004201B" w:rsidRPr="0004201B">
        <w:rPr>
          <w:i/>
          <w:rPrChange w:id="1160" w:author="Maciek" w:date="2011-09-02T23:13:00Z">
            <w:rPr/>
          </w:rPrChange>
        </w:rPr>
        <w:t>Algorithm</w:t>
      </w:r>
      <w:proofErr w:type="spellEnd"/>
      <w:r w:rsidR="000E7F93">
        <w:t>)</w:t>
      </w:r>
      <w:r w:rsidR="00752657">
        <w:t xml:space="preserve">, datę zarejestrowania oraz </w:t>
      </w:r>
      <w:del w:id="1161" w:author="Maciek" w:date="2011-09-02T23:12:00Z">
        <w:r w:rsidR="00752657" w:rsidDel="00FA15C0">
          <w:delText xml:space="preserve">to czy </w:delText>
        </w:r>
        <w:r w:rsidR="000E7F93" w:rsidDel="00FA15C0">
          <w:delText xml:space="preserve">użytkownik </w:delText>
        </w:r>
        <w:r w:rsidR="00752657" w:rsidDel="00FA15C0">
          <w:delText>jest aktywny czy też nie</w:delText>
        </w:r>
      </w:del>
      <w:ins w:id="1162" w:author="Maciek" w:date="2011-09-02T23:12:00Z">
        <w:r w:rsidR="00FA15C0">
          <w:t>statu</w:t>
        </w:r>
      </w:ins>
      <w:ins w:id="1163" w:author="Maciek" w:date="2011-09-02T23:13:00Z">
        <w:r w:rsidR="00FA15C0">
          <w:t>s użytko</w:t>
        </w:r>
      </w:ins>
      <w:r w:rsidR="00DE767A">
        <w:t>w</w:t>
      </w:r>
      <w:ins w:id="1164" w:author="Maciek" w:date="2011-09-02T23:13:00Z">
        <w:r w:rsidR="00FA15C0">
          <w:t>nika</w:t>
        </w:r>
      </w:ins>
      <w:r w:rsidR="00752657">
        <w:t xml:space="preserv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947535">
        <w:t xml:space="preserve"> jest główną ta</w:t>
      </w:r>
      <w:r>
        <w:t>b</w:t>
      </w:r>
      <w:r w:rsidR="00947535">
        <w:t>e</w:t>
      </w:r>
      <w:r>
        <w:t xml:space="preserve">lą przechowującą informacje szczegółowe na temat pracowników zarejestrowanych w systemie. Zawiera </w:t>
      </w:r>
      <w:del w:id="1165" w:author="Maciek" w:date="2011-09-02T23:13:00Z">
        <w:r w:rsidDel="00FA15C0">
          <w:delText>on</w:delText>
        </w:r>
      </w:del>
      <w:ins w:id="1166" w:author="Sebastian Łuczak" w:date="2011-08-31T23:04:00Z">
        <w:del w:id="1167" w:author="Maciek" w:date="2011-09-02T23:13:00Z">
          <w:r w:rsidR="00B8503E" w:rsidDel="00FA15C0">
            <w:delText>a</w:delText>
          </w:r>
        </w:del>
      </w:ins>
      <w:del w:id="1168" w:author="Maciek" w:date="2011-09-02T23:13:00Z">
        <w:r w:rsidDel="00FA15C0">
          <w:delText xml:space="preserve"> </w:delText>
        </w:r>
      </w:del>
      <w:r>
        <w:t>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w:t>
      </w:r>
      <w:del w:id="1169"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1170" w:author="Sebastian Łuczak" w:date="2011-09-01T00:39:00Z">
        <w:r w:rsidR="00906073">
          <w:t>znacznika przypisany do danej</w:t>
        </w:r>
      </w:ins>
      <w:del w:id="1171" w:author="Sebastian Łuczak" w:date="2011-08-31T23:04:00Z">
        <w:r w:rsidDel="00B8503E">
          <w:delText xml:space="preserve">Tagu </w:delText>
        </w:r>
      </w:del>
      <w:del w:id="1172"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173"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del w:id="1174" w:author="Sebastian Łuczak" w:date="2011-08-31T23:05:00Z">
        <w:r w:rsidDel="00B8503E">
          <w:delText>Tagu</w:delText>
        </w:r>
      </w:del>
      <w:ins w:id="1175" w:author="Sebastian Łuczak" w:date="2011-08-31T23:05:00Z">
        <w:r w:rsidR="00B8503E">
          <w:t>znacznika</w:t>
        </w:r>
      </w:ins>
      <w:r>
        <w:t xml:space="preserve">, nazwę lokalizacji oraz numer seryjny </w:t>
      </w:r>
      <w:r w:rsidR="008B040E">
        <w:t>urządzenia</w:t>
      </w:r>
      <w:r>
        <w:t xml:space="preserve">. </w:t>
      </w:r>
      <w:r w:rsidR="006C2DB7">
        <w:t>Każda lokalizacja</w:t>
      </w:r>
      <w:del w:id="1176"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1177"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1178" w:name="_Toc302765138"/>
      <w:r>
        <w:t>Integralność danych</w:t>
      </w:r>
      <w:bookmarkEnd w:id="1178"/>
    </w:p>
    <w:p w:rsidR="0019095B" w:rsidRDefault="00134211" w:rsidP="0082106B">
      <w:pPr>
        <w:pStyle w:val="NormalnyIn"/>
        <w:ind w:firstLine="0"/>
      </w:pPr>
      <w:r>
        <w:t>W celu zapewnienia spójności i integralności danych przechowywanych w baz</w:t>
      </w:r>
      <w:r w:rsidR="0019095B">
        <w:t xml:space="preserve">ie </w:t>
      </w:r>
      <w:del w:id="1179" w:author="Maciek" w:date="2011-09-02T23:13:00Z">
        <w:r w:rsidR="0019095B" w:rsidDel="00FA15C0">
          <w:delText xml:space="preserve">stworzyłem </w:delText>
        </w:r>
      </w:del>
      <w:ins w:id="1180" w:author="Maciek" w:date="2011-09-02T23:13:00Z">
        <w:r w:rsidR="00FA15C0">
          <w:t xml:space="preserve">został zaimplementowany </w:t>
        </w:r>
      </w:ins>
      <w:r w:rsidR="0019095B">
        <w:t xml:space="preserve">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w:t>
      </w:r>
      <w:del w:id="1181" w:author="Maciek" w:date="2011-09-02T23:14:00Z">
        <w:r w:rsidDel="00FA15C0">
          <w:delText xml:space="preserve">sprawdzam </w:delText>
        </w:r>
      </w:del>
      <w:ins w:id="1182" w:author="Maciek" w:date="2011-09-02T23:14:00Z">
        <w:r w:rsidR="00FA15C0">
          <w:t xml:space="preserve">dokonuje się sprawdzenia </w:t>
        </w:r>
      </w:ins>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nieaktywne</w:t>
            </w:r>
          </w:p>
        </w:tc>
      </w:tr>
    </w:tbl>
    <w:p w:rsidR="000F366F" w:rsidRPr="000171CD" w:rsidRDefault="000F366F" w:rsidP="000171CD">
      <w:pPr>
        <w:pStyle w:val="NormalnyIn"/>
        <w:jc w:val="center"/>
        <w:rPr>
          <w:i/>
        </w:rPr>
      </w:pPr>
      <w:r w:rsidRPr="000171CD">
        <w:rPr>
          <w:i/>
        </w:rPr>
        <w:t xml:space="preserve">Tabela </w:t>
      </w:r>
      <w:r w:rsidRPr="000171CD">
        <w:rPr>
          <w:i/>
          <w:highlight w:val="green"/>
        </w:rPr>
        <w:t>…</w:t>
      </w:r>
      <w:r w:rsidR="000171CD">
        <w:rPr>
          <w:i/>
        </w:rPr>
        <w:t>Lista używanych statusów obiektów</w:t>
      </w:r>
    </w:p>
    <w:p w:rsidR="00CF256A" w:rsidRPr="00073C2B" w:rsidRDefault="001955C6" w:rsidP="00CF256A">
      <w:pPr>
        <w:pStyle w:val="NormalnyIn"/>
        <w:rPr>
          <w:ins w:id="1183" w:author="Maciek" w:date="2011-09-01T21:55:00Z"/>
        </w:rPr>
      </w:pPr>
      <w:r w:rsidRPr="00073C2B">
        <w:t>Dodatkow</w:t>
      </w:r>
      <w:del w:id="1184" w:author="Maciek" w:date="2011-09-02T23:14:00Z">
        <w:r w:rsidRPr="00073C2B" w:rsidDel="00FA15C0">
          <w:delText>o</w:delText>
        </w:r>
      </w:del>
      <w:ins w:id="1185" w:author="Maciek" w:date="2011-09-02T23:14:00Z">
        <w:r w:rsidR="00FA15C0">
          <w:t>y</w:t>
        </w:r>
      </w:ins>
      <w:del w:id="1186" w:author="Maciek" w:date="2011-09-02T23:14:00Z">
        <w:r w:rsidR="003E02C1" w:rsidDel="00FA15C0">
          <w:delText>,</w:delText>
        </w:r>
      </w:del>
      <w:r w:rsidRPr="00073C2B">
        <w:t xml:space="preserve"> </w:t>
      </w:r>
      <w:del w:id="1187" w:author="Maciek" w:date="2011-09-02T23:14:00Z">
        <w:r w:rsidRPr="00073C2B" w:rsidDel="00FA15C0">
          <w:delText xml:space="preserve">stworzyłem </w:delText>
        </w:r>
      </w:del>
      <w:r w:rsidRPr="00073C2B">
        <w:t xml:space="preserve">mechanizm </w:t>
      </w:r>
      <w:r w:rsidR="009A7986" w:rsidRPr="00073C2B">
        <w:t xml:space="preserve">obejmujący tabelę </w:t>
      </w:r>
      <w:proofErr w:type="spellStart"/>
      <w:r w:rsidR="009A7986" w:rsidRPr="003E02C1">
        <w:rPr>
          <w:i/>
        </w:rPr>
        <w:t>events</w:t>
      </w:r>
      <w:proofErr w:type="spellEnd"/>
      <w:r w:rsidR="009A7986" w:rsidRPr="00073C2B">
        <w:t>, nie</w:t>
      </w:r>
      <w:r w:rsidR="002144A4">
        <w:t xml:space="preserve"> </w:t>
      </w:r>
      <w:r w:rsidR="009A7986" w:rsidRPr="00073C2B">
        <w:t>pozwala</w:t>
      </w:r>
      <w:del w:id="1188" w:author="Maciek" w:date="2011-09-02T23:14:00Z">
        <w:r w:rsidR="009A7986" w:rsidRPr="00073C2B" w:rsidDel="00FA15C0">
          <w:delText>jący</w:delText>
        </w:r>
      </w:del>
      <w:r w:rsidR="009A7986" w:rsidRPr="00073C2B">
        <w:t xml:space="preserve"> na zamieszczenie w</w:t>
      </w:r>
      <w:r w:rsidR="00073C2B" w:rsidRPr="00073C2B">
        <w:t xml:space="preserve"> niej dwóch wpisów z tym samym </w:t>
      </w:r>
      <w:proofErr w:type="spellStart"/>
      <w:r w:rsidR="00073C2B" w:rsidRPr="00A620C6">
        <w:rPr>
          <w:rFonts w:ascii="Courier New" w:hAnsi="Courier New" w:cs="Courier New"/>
          <w:sz w:val="20"/>
          <w:szCs w:val="20"/>
        </w:rPr>
        <w:t>TAG_</w:t>
      </w:r>
      <w:r w:rsidR="009A7986" w:rsidRPr="00A620C6">
        <w:rPr>
          <w:rFonts w:ascii="Courier New" w:hAnsi="Courier New" w:cs="Courier New"/>
          <w:sz w:val="20"/>
          <w:szCs w:val="20"/>
        </w:rPr>
        <w:t>ID</w:t>
      </w:r>
      <w:proofErr w:type="spellEnd"/>
      <w:r w:rsidR="009A7986" w:rsidRPr="00A620C6">
        <w:rPr>
          <w:rFonts w:ascii="Courier New" w:hAnsi="Courier New" w:cs="Courier New"/>
          <w:sz w:val="20"/>
          <w:szCs w:val="20"/>
        </w:rPr>
        <w:t xml:space="preserve">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proofErr w:type="spellStart"/>
      <w:ins w:id="1189" w:author="Sebastian Łuczak" w:date="2011-09-01T00:39:00Z">
        <w:r w:rsidR="00E81751" w:rsidRPr="00A620C6">
          <w:rPr>
            <w:rFonts w:ascii="Courier New" w:hAnsi="Courier New" w:cs="Courier New"/>
            <w:sz w:val="20"/>
            <w:szCs w:val="20"/>
          </w:rPr>
          <w:t>EVENT_STATUS_STARTED</w:t>
        </w:r>
        <w:proofErr w:type="spellEnd"/>
        <w:r w:rsidR="00E81751" w:rsidRPr="00A620C6">
          <w:rPr>
            <w:rFonts w:ascii="Courier New" w:hAnsi="Courier New" w:cs="Courier New"/>
            <w:sz w:val="20"/>
            <w:szCs w:val="20"/>
          </w:rPr>
          <w:t xml:space="preserve"> </w:t>
        </w:r>
        <w:r w:rsidR="00E81751" w:rsidRPr="00A620C6">
          <w:t>lub</w:t>
        </w:r>
        <w:r w:rsidR="00E81751"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EVENT_STATUS_CREATED</w:t>
        </w:r>
      </w:ins>
      <w:proofErr w:type="spellEnd"/>
      <w:del w:id="1190"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1191" w:author="Maciek" w:date="2011-09-01T21:55:00Z"/>
        </w:rPr>
      </w:pPr>
      <w:ins w:id="1192" w:author="Maciek" w:date="2011-09-01T21:55:00Z">
        <w:r w:rsidRPr="00073C2B">
          <w:t>Poniż</w:t>
        </w:r>
        <w:r>
          <w:t>sze</w:t>
        </w:r>
        <w:r w:rsidRPr="00073C2B">
          <w:t xml:space="preserve"> </w:t>
        </w:r>
      </w:ins>
      <w:r w:rsidR="002F2A44">
        <w:t>tabele</w:t>
      </w:r>
      <w:ins w:id="1193" w:author="Maciek" w:date="2011-09-01T21:55:00Z">
        <w:r w:rsidRPr="00073C2B">
          <w:t xml:space="preserve"> pokazuj</w:t>
        </w:r>
        <w:r>
          <w:t>ą</w:t>
        </w:r>
        <w:r w:rsidRPr="00073C2B">
          <w:t xml:space="preserve"> jakie sytuacje nie mogą mieć </w:t>
        </w:r>
      </w:ins>
      <w:ins w:id="1194" w:author="Maciek" w:date="2011-09-01T21:56:00Z">
        <w:r>
          <w:t>miejsca w bazie danych</w:t>
        </w:r>
      </w:ins>
      <w:ins w:id="1195" w:author="Maciek" w:date="2011-09-01T21:55:00Z">
        <w:r w:rsidRPr="00073C2B">
          <w:t>:</w:t>
        </w:r>
      </w:ins>
    </w:p>
    <w:p w:rsidR="00CF256A" w:rsidDel="00477D0F" w:rsidRDefault="00CF256A" w:rsidP="00CF256A">
      <w:pPr>
        <w:rPr>
          <w:ins w:id="1196" w:author="Maciek" w:date="2011-09-01T21:56:00Z"/>
          <w:del w:id="1197" w:author="Sebastian" w:date="2011-09-02T16:33:00Z"/>
        </w:rPr>
        <w:sectPr w:rsidR="00CF256A" w:rsidDel="00477D0F" w:rsidSect="00D9738B">
          <w:footerReference w:type="default" r:id="rId17"/>
          <w:footerReference w:type="first" r:id="rId18"/>
          <w:pgSz w:w="11906" w:h="16838" w:code="9"/>
          <w:pgMar w:top="1134" w:right="1134" w:bottom="1134" w:left="1701" w:header="709" w:footer="709" w:gutter="0"/>
          <w:pgNumType w:start="0"/>
          <w:cols w:space="708"/>
          <w:docGrid w:linePitch="360"/>
          <w:sectPrChange w:id="1203" w:author="Sebastian Łuczak" w:date="2011-09-03T09:27:00Z">
            <w:sectPr w:rsidR="00CF256A" w:rsidDel="00477D0F" w:rsidSect="00D9738B">
              <w:pgBorders>
                <w:top w:val="single" w:sz="18" w:space="24" w:color="auto"/>
                <w:left w:val="single" w:sz="18" w:space="24" w:color="auto"/>
                <w:bottom w:val="single" w:sz="18" w:space="24" w:color="auto"/>
                <w:right w:val="single" w:sz="18" w:space="24" w:color="auto"/>
              </w:pgBorders>
            </w:sectPr>
          </w:sectPrChange>
        </w:sectPr>
      </w:pPr>
    </w:p>
    <w:p w:rsidR="00CF256A" w:rsidDel="00477D0F" w:rsidRDefault="00CF256A" w:rsidP="00CF256A">
      <w:pPr>
        <w:rPr>
          <w:ins w:id="1204" w:author="Maciek" w:date="2011-09-01T21:55:00Z"/>
          <w:del w:id="1205" w:author="Sebastian" w:date="2011-09-02T16:33:00Z"/>
        </w:rPr>
      </w:pPr>
    </w:p>
    <w:p w:rsidR="00CF256A" w:rsidRDefault="00CF256A" w:rsidP="00CF256A">
      <w:pPr>
        <w:rPr>
          <w:ins w:id="1206" w:author="Maciek" w:date="2011-09-01T21:55:00Z"/>
        </w:rPr>
      </w:pPr>
    </w:p>
    <w:tbl>
      <w:tblPr>
        <w:tblStyle w:val="Jasnalistaakcent12"/>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1207" w:author="Sebastian Łuczak" w:date="2011-09-02T10:58:00Z">
          <w:tblPr>
            <w:tblStyle w:val="Jasnalistaakcent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1015"/>
        <w:gridCol w:w="2654"/>
        <w:gridCol w:w="1451"/>
        <w:gridCol w:w="1015"/>
        <w:gridCol w:w="2654"/>
        <w:tblGridChange w:id="1208">
          <w:tblGrid>
            <w:gridCol w:w="1075"/>
            <w:gridCol w:w="2544"/>
            <w:gridCol w:w="537"/>
            <w:gridCol w:w="906"/>
            <w:gridCol w:w="2544"/>
          </w:tblGrid>
        </w:tblGridChange>
      </w:tblGrid>
      <w:tr w:rsidR="006F68EA" w:rsidTr="00AE5269">
        <w:trPr>
          <w:cnfStyle w:val="100000000000"/>
          <w:ins w:id="1209" w:author="Maciek" w:date="2011-09-01T21:55:00Z"/>
        </w:trPr>
        <w:tc>
          <w:tcPr>
            <w:cnfStyle w:val="001000000000"/>
            <w:tcW w:w="1015" w:type="dxa"/>
            <w:tcPrChange w:id="1210" w:author="Sebastian Łuczak" w:date="2011-09-02T10:58:00Z">
              <w:tcPr>
                <w:tcW w:w="1075" w:type="dxa"/>
              </w:tcPr>
            </w:tcPrChange>
          </w:tcPr>
          <w:p w:rsidR="006F68EA" w:rsidRDefault="006F68EA" w:rsidP="00CF256A">
            <w:pPr>
              <w:cnfStyle w:val="101000000000"/>
              <w:rPr>
                <w:ins w:id="1211" w:author="Maciek" w:date="2011-09-01T21:55:00Z"/>
              </w:rPr>
            </w:pPr>
            <w:proofErr w:type="spellStart"/>
            <w:ins w:id="1212" w:author="Maciek" w:date="2011-09-01T21:55:00Z">
              <w:r>
                <w:t>TAG_ID</w:t>
              </w:r>
              <w:proofErr w:type="spellEnd"/>
            </w:ins>
          </w:p>
        </w:tc>
        <w:tc>
          <w:tcPr>
            <w:tcW w:w="2654" w:type="dxa"/>
            <w:tcPrChange w:id="1213" w:author="Sebastian Łuczak" w:date="2011-09-02T10:58:00Z">
              <w:tcPr>
                <w:tcW w:w="2544" w:type="dxa"/>
              </w:tcPr>
            </w:tcPrChange>
          </w:tcPr>
          <w:p w:rsidR="006F68EA" w:rsidRDefault="006F68EA" w:rsidP="00CF256A">
            <w:pPr>
              <w:cnfStyle w:val="100000000000"/>
              <w:rPr>
                <w:ins w:id="1214" w:author="Maciek" w:date="2011-09-01T21:55:00Z"/>
              </w:rPr>
            </w:pPr>
            <w:ins w:id="1215" w:author="Maciek" w:date="2011-09-01T21:55:00Z">
              <w:r>
                <w:t>STATUS</w:t>
              </w:r>
            </w:ins>
          </w:p>
        </w:tc>
        <w:tc>
          <w:tcPr>
            <w:tcW w:w="1451" w:type="dxa"/>
            <w:tcBorders>
              <w:top w:val="nil"/>
              <w:bottom w:val="nil"/>
            </w:tcBorders>
            <w:shd w:val="clear" w:color="auto" w:fill="auto"/>
            <w:tcPrChange w:id="1216" w:author="Sebastian Łuczak" w:date="2011-09-02T10:58:00Z">
              <w:tcPr>
                <w:tcW w:w="537" w:type="dxa"/>
                <w:tcBorders>
                  <w:top w:val="nil"/>
                  <w:bottom w:val="nil"/>
                </w:tcBorders>
                <w:shd w:val="clear" w:color="auto" w:fill="auto"/>
              </w:tcPr>
            </w:tcPrChange>
          </w:tcPr>
          <w:p w:rsidR="006F68EA" w:rsidRDefault="006F68EA" w:rsidP="00CF256A">
            <w:pPr>
              <w:cnfStyle w:val="100000000000"/>
              <w:rPr>
                <w:ins w:id="1217" w:author="Sebastian Łuczak" w:date="2011-09-02T10:56:00Z"/>
              </w:rPr>
            </w:pPr>
          </w:p>
        </w:tc>
        <w:tc>
          <w:tcPr>
            <w:tcW w:w="1015" w:type="dxa"/>
            <w:tcPrChange w:id="1218" w:author="Sebastian Łuczak" w:date="2011-09-02T10:58:00Z">
              <w:tcPr>
                <w:tcW w:w="537" w:type="dxa"/>
              </w:tcPr>
            </w:tcPrChange>
          </w:tcPr>
          <w:p w:rsidR="006F68EA" w:rsidRDefault="006F68EA" w:rsidP="00CF256A">
            <w:pPr>
              <w:cnfStyle w:val="100000000000"/>
              <w:rPr>
                <w:ins w:id="1219" w:author="Sebastian Łuczak" w:date="2011-09-02T10:56:00Z"/>
              </w:rPr>
            </w:pPr>
            <w:proofErr w:type="spellStart"/>
            <w:ins w:id="1220" w:author="Sebastian Łuczak" w:date="2011-09-02T10:56:00Z">
              <w:r>
                <w:t>TAG_ID</w:t>
              </w:r>
              <w:proofErr w:type="spellEnd"/>
            </w:ins>
          </w:p>
        </w:tc>
        <w:tc>
          <w:tcPr>
            <w:tcW w:w="2654" w:type="dxa"/>
            <w:tcPrChange w:id="1221" w:author="Sebastian Łuczak" w:date="2011-09-02T10:58:00Z">
              <w:tcPr>
                <w:tcW w:w="537" w:type="dxa"/>
              </w:tcPr>
            </w:tcPrChange>
          </w:tcPr>
          <w:p w:rsidR="006F68EA" w:rsidRDefault="006F68EA" w:rsidP="00CF256A">
            <w:pPr>
              <w:cnfStyle w:val="100000000000"/>
              <w:rPr>
                <w:ins w:id="1222" w:author="Sebastian Łuczak" w:date="2011-09-02T10:56:00Z"/>
              </w:rPr>
            </w:pPr>
            <w:ins w:id="1223" w:author="Sebastian Łuczak" w:date="2011-09-02T10:59:00Z">
              <w:r>
                <w:t>STATUS</w:t>
              </w:r>
            </w:ins>
          </w:p>
        </w:tc>
      </w:tr>
      <w:tr w:rsidR="006F68EA" w:rsidTr="00AE5269">
        <w:trPr>
          <w:cnfStyle w:val="000000100000"/>
          <w:ins w:id="1224" w:author="Maciek" w:date="2011-09-01T21:55:00Z"/>
        </w:trPr>
        <w:tc>
          <w:tcPr>
            <w:cnfStyle w:val="001000000000"/>
            <w:tcW w:w="1015" w:type="dxa"/>
            <w:tcPrChange w:id="1225" w:author="Sebastian Łuczak" w:date="2011-09-02T10:58:00Z">
              <w:tcPr>
                <w:tcW w:w="1075" w:type="dxa"/>
              </w:tcPr>
            </w:tcPrChange>
          </w:tcPr>
          <w:p w:rsidR="006F68EA" w:rsidRDefault="006F68EA" w:rsidP="00CF256A">
            <w:pPr>
              <w:cnfStyle w:val="001000100000"/>
              <w:rPr>
                <w:ins w:id="1226" w:author="Maciek" w:date="2011-09-01T21:55:00Z"/>
              </w:rPr>
            </w:pPr>
            <w:proofErr w:type="spellStart"/>
            <w:ins w:id="1227" w:author="Maciek" w:date="2011-09-01T21:55:00Z">
              <w:r>
                <w:t>Abc</w:t>
              </w:r>
              <w:proofErr w:type="spellEnd"/>
            </w:ins>
          </w:p>
        </w:tc>
        <w:tc>
          <w:tcPr>
            <w:tcW w:w="2654" w:type="dxa"/>
            <w:tcPrChange w:id="1228" w:author="Sebastian Łuczak" w:date="2011-09-02T10:58:00Z">
              <w:tcPr>
                <w:tcW w:w="2544" w:type="dxa"/>
              </w:tcPr>
            </w:tcPrChange>
          </w:tcPr>
          <w:p w:rsidR="006F68EA" w:rsidRDefault="006F68EA" w:rsidP="00CF256A">
            <w:pPr>
              <w:cnfStyle w:val="000000100000"/>
              <w:rPr>
                <w:ins w:id="1229" w:author="Maciek" w:date="2011-09-01T21:55:00Z"/>
              </w:rPr>
            </w:pPr>
            <w:proofErr w:type="spellStart"/>
            <w:ins w:id="1230" w:author="Maciek" w:date="2011-09-01T21:55:00Z">
              <w:r>
                <w:t>EVENT_STATUS_CREATED</w:t>
              </w:r>
              <w:proofErr w:type="spellEnd"/>
            </w:ins>
          </w:p>
        </w:tc>
        <w:tc>
          <w:tcPr>
            <w:tcW w:w="1451" w:type="dxa"/>
            <w:tcBorders>
              <w:top w:val="nil"/>
              <w:bottom w:val="nil"/>
            </w:tcBorders>
            <w:tcPrChange w:id="1231" w:author="Sebastian Łuczak" w:date="2011-09-02T10:58:00Z">
              <w:tcPr>
                <w:tcW w:w="537" w:type="dxa"/>
                <w:tcBorders>
                  <w:top w:val="nil"/>
                  <w:bottom w:val="nil"/>
                </w:tcBorders>
              </w:tcPr>
            </w:tcPrChange>
          </w:tcPr>
          <w:p w:rsidR="006F68EA" w:rsidRDefault="006F68EA" w:rsidP="00CF256A">
            <w:pPr>
              <w:cnfStyle w:val="000000100000"/>
              <w:rPr>
                <w:ins w:id="1232" w:author="Sebastian Łuczak" w:date="2011-09-02T10:56:00Z"/>
              </w:rPr>
            </w:pPr>
          </w:p>
        </w:tc>
        <w:tc>
          <w:tcPr>
            <w:tcW w:w="1015" w:type="dxa"/>
            <w:tcPrChange w:id="1233" w:author="Sebastian Łuczak" w:date="2011-09-02T10:58:00Z">
              <w:tcPr>
                <w:tcW w:w="537" w:type="dxa"/>
              </w:tcPr>
            </w:tcPrChange>
          </w:tcPr>
          <w:p w:rsidR="006F68EA" w:rsidRPr="006F68EA" w:rsidRDefault="0004201B" w:rsidP="00CF256A">
            <w:pPr>
              <w:cnfStyle w:val="000000100000"/>
              <w:rPr>
                <w:ins w:id="1234" w:author="Sebastian Łuczak" w:date="2011-09-02T10:56:00Z"/>
                <w:b/>
                <w:rPrChange w:id="1235" w:author="Sebastian Łuczak" w:date="2011-09-02T10:58:00Z">
                  <w:rPr>
                    <w:ins w:id="1236" w:author="Sebastian Łuczak" w:date="2011-09-02T10:56:00Z"/>
                  </w:rPr>
                </w:rPrChange>
              </w:rPr>
            </w:pPr>
            <w:proofErr w:type="spellStart"/>
            <w:ins w:id="1237" w:author="Sebastian Łuczak" w:date="2011-09-02T10:56:00Z">
              <w:r w:rsidRPr="0004201B">
                <w:rPr>
                  <w:b/>
                  <w:rPrChange w:id="1238" w:author="Sebastian Łuczak" w:date="2011-09-02T10:58:00Z">
                    <w:rPr>
                      <w:color w:val="0000FF"/>
                      <w:u w:val="single"/>
                    </w:rPr>
                  </w:rPrChange>
                </w:rPr>
                <w:t>Abc</w:t>
              </w:r>
              <w:proofErr w:type="spellEnd"/>
            </w:ins>
          </w:p>
        </w:tc>
        <w:tc>
          <w:tcPr>
            <w:tcW w:w="2654" w:type="dxa"/>
            <w:tcPrChange w:id="1239" w:author="Sebastian Łuczak" w:date="2011-09-02T10:58:00Z">
              <w:tcPr>
                <w:tcW w:w="537" w:type="dxa"/>
              </w:tcPr>
            </w:tcPrChange>
          </w:tcPr>
          <w:p w:rsidR="006F68EA" w:rsidRDefault="006F68EA" w:rsidP="00CF256A">
            <w:pPr>
              <w:cnfStyle w:val="000000100000"/>
              <w:rPr>
                <w:ins w:id="1240" w:author="Sebastian Łuczak" w:date="2011-09-02T10:56:00Z"/>
              </w:rPr>
            </w:pPr>
            <w:proofErr w:type="spellStart"/>
            <w:ins w:id="1241" w:author="Sebastian Łuczak" w:date="2011-09-02T10:56:00Z">
              <w:r>
                <w:t>EVENT_STATUS_CREATED</w:t>
              </w:r>
              <w:proofErr w:type="spellEnd"/>
            </w:ins>
          </w:p>
        </w:tc>
      </w:tr>
      <w:tr w:rsidR="006F68EA" w:rsidTr="00AE5269">
        <w:trPr>
          <w:ins w:id="1242" w:author="Maciek" w:date="2011-09-01T21:55:00Z"/>
        </w:trPr>
        <w:tc>
          <w:tcPr>
            <w:cnfStyle w:val="001000000000"/>
            <w:tcW w:w="1015" w:type="dxa"/>
            <w:tcPrChange w:id="1243" w:author="Sebastian Łuczak" w:date="2011-09-02T10:58:00Z">
              <w:tcPr>
                <w:tcW w:w="1075" w:type="dxa"/>
              </w:tcPr>
            </w:tcPrChange>
          </w:tcPr>
          <w:p w:rsidR="006F68EA" w:rsidRDefault="006F68EA" w:rsidP="00CF256A">
            <w:pPr>
              <w:rPr>
                <w:ins w:id="1244" w:author="Maciek" w:date="2011-09-01T21:55:00Z"/>
              </w:rPr>
            </w:pPr>
            <w:proofErr w:type="spellStart"/>
            <w:ins w:id="1245" w:author="Maciek" w:date="2011-09-01T21:55:00Z">
              <w:r>
                <w:t>Abc</w:t>
              </w:r>
              <w:proofErr w:type="spellEnd"/>
            </w:ins>
          </w:p>
        </w:tc>
        <w:tc>
          <w:tcPr>
            <w:tcW w:w="2654" w:type="dxa"/>
            <w:tcPrChange w:id="1246" w:author="Sebastian Łuczak" w:date="2011-09-02T10:58:00Z">
              <w:tcPr>
                <w:tcW w:w="2544" w:type="dxa"/>
              </w:tcPr>
            </w:tcPrChange>
          </w:tcPr>
          <w:p w:rsidR="006F68EA" w:rsidRDefault="006F68EA" w:rsidP="00CF256A">
            <w:pPr>
              <w:cnfStyle w:val="000000000000"/>
              <w:rPr>
                <w:ins w:id="1247" w:author="Maciek" w:date="2011-09-01T21:55:00Z"/>
              </w:rPr>
            </w:pPr>
            <w:proofErr w:type="spellStart"/>
            <w:ins w:id="1248" w:author="Maciek" w:date="2011-09-01T21:55:00Z">
              <w:r>
                <w:t>EVENT_STATUS_STARTED</w:t>
              </w:r>
              <w:proofErr w:type="spellEnd"/>
            </w:ins>
          </w:p>
        </w:tc>
        <w:tc>
          <w:tcPr>
            <w:tcW w:w="1451" w:type="dxa"/>
            <w:tcBorders>
              <w:top w:val="nil"/>
              <w:bottom w:val="nil"/>
            </w:tcBorders>
            <w:tcPrChange w:id="1249" w:author="Sebastian Łuczak" w:date="2011-09-02T10:58:00Z">
              <w:tcPr>
                <w:tcW w:w="537" w:type="dxa"/>
                <w:tcBorders>
                  <w:top w:val="nil"/>
                  <w:bottom w:val="nil"/>
                </w:tcBorders>
              </w:tcPr>
            </w:tcPrChange>
          </w:tcPr>
          <w:p w:rsidR="006F68EA" w:rsidRDefault="006F68EA" w:rsidP="00CF256A">
            <w:pPr>
              <w:cnfStyle w:val="000000000000"/>
              <w:rPr>
                <w:ins w:id="1250" w:author="Sebastian Łuczak" w:date="2011-09-02T10:56:00Z"/>
              </w:rPr>
            </w:pPr>
          </w:p>
        </w:tc>
        <w:tc>
          <w:tcPr>
            <w:tcW w:w="1015" w:type="dxa"/>
            <w:tcPrChange w:id="1251" w:author="Sebastian Łuczak" w:date="2011-09-02T10:58:00Z">
              <w:tcPr>
                <w:tcW w:w="537" w:type="dxa"/>
              </w:tcPr>
            </w:tcPrChange>
          </w:tcPr>
          <w:p w:rsidR="006F68EA" w:rsidRPr="006F68EA" w:rsidRDefault="0004201B" w:rsidP="00CF256A">
            <w:pPr>
              <w:cnfStyle w:val="000000000000"/>
              <w:rPr>
                <w:ins w:id="1252" w:author="Sebastian Łuczak" w:date="2011-09-02T10:56:00Z"/>
                <w:b/>
                <w:rPrChange w:id="1253" w:author="Sebastian Łuczak" w:date="2011-09-02T10:58:00Z">
                  <w:rPr>
                    <w:ins w:id="1254" w:author="Sebastian Łuczak" w:date="2011-09-02T10:56:00Z"/>
                  </w:rPr>
                </w:rPrChange>
              </w:rPr>
            </w:pPr>
            <w:proofErr w:type="spellStart"/>
            <w:ins w:id="1255" w:author="Sebastian Łuczak" w:date="2011-09-02T10:56:00Z">
              <w:r w:rsidRPr="0004201B">
                <w:rPr>
                  <w:b/>
                  <w:rPrChange w:id="1256" w:author="Sebastian Łuczak" w:date="2011-09-02T10:58:00Z">
                    <w:rPr>
                      <w:color w:val="0000FF"/>
                      <w:u w:val="single"/>
                    </w:rPr>
                  </w:rPrChange>
                </w:rPr>
                <w:t>Abc</w:t>
              </w:r>
              <w:proofErr w:type="spellEnd"/>
            </w:ins>
          </w:p>
        </w:tc>
        <w:tc>
          <w:tcPr>
            <w:tcW w:w="2654" w:type="dxa"/>
            <w:tcPrChange w:id="1257" w:author="Sebastian Łuczak" w:date="2011-09-02T10:58:00Z">
              <w:tcPr>
                <w:tcW w:w="537" w:type="dxa"/>
              </w:tcPr>
            </w:tcPrChange>
          </w:tcPr>
          <w:p w:rsidR="006F68EA" w:rsidRDefault="006F68EA" w:rsidP="00CF256A">
            <w:pPr>
              <w:cnfStyle w:val="000000000000"/>
              <w:rPr>
                <w:ins w:id="1258" w:author="Sebastian Łuczak" w:date="2011-09-02T10:56:00Z"/>
              </w:rPr>
            </w:pPr>
            <w:proofErr w:type="spellStart"/>
            <w:ins w:id="1259" w:author="Sebastian Łuczak" w:date="2011-09-02T10:56:00Z">
              <w:r>
                <w:t>EVENT_STATUS_CREATED</w:t>
              </w:r>
              <w:proofErr w:type="spellEnd"/>
            </w:ins>
          </w:p>
        </w:tc>
      </w:tr>
      <w:tr w:rsidR="006F68EA" w:rsidTr="00AE5269">
        <w:trPr>
          <w:cnfStyle w:val="000000100000"/>
          <w:ins w:id="1260" w:author="Maciek" w:date="2011-09-01T21:55:00Z"/>
        </w:trPr>
        <w:tc>
          <w:tcPr>
            <w:cnfStyle w:val="001000000000"/>
            <w:tcW w:w="1015" w:type="dxa"/>
            <w:tcPrChange w:id="1261" w:author="Sebastian Łuczak" w:date="2011-09-02T10:58:00Z">
              <w:tcPr>
                <w:tcW w:w="1075" w:type="dxa"/>
              </w:tcPr>
            </w:tcPrChange>
          </w:tcPr>
          <w:p w:rsidR="006F68EA" w:rsidRDefault="006F68EA" w:rsidP="00CF256A">
            <w:pPr>
              <w:cnfStyle w:val="001000100000"/>
              <w:rPr>
                <w:ins w:id="1262" w:author="Maciek" w:date="2011-09-01T21:55:00Z"/>
              </w:rPr>
            </w:pPr>
            <w:proofErr w:type="spellStart"/>
            <w:ins w:id="1263" w:author="Maciek" w:date="2011-09-01T21:55:00Z">
              <w:r>
                <w:t>Abc</w:t>
              </w:r>
              <w:proofErr w:type="spellEnd"/>
            </w:ins>
          </w:p>
        </w:tc>
        <w:tc>
          <w:tcPr>
            <w:tcW w:w="2654" w:type="dxa"/>
            <w:tcPrChange w:id="1264" w:author="Sebastian Łuczak" w:date="2011-09-02T10:58:00Z">
              <w:tcPr>
                <w:tcW w:w="2544" w:type="dxa"/>
              </w:tcPr>
            </w:tcPrChange>
          </w:tcPr>
          <w:p w:rsidR="006F68EA" w:rsidRDefault="006F68EA" w:rsidP="00CF256A">
            <w:pPr>
              <w:cnfStyle w:val="000000100000"/>
              <w:rPr>
                <w:ins w:id="1265" w:author="Maciek" w:date="2011-09-01T21:55:00Z"/>
              </w:rPr>
            </w:pPr>
            <w:proofErr w:type="spellStart"/>
            <w:ins w:id="1266" w:author="Maciek" w:date="2011-09-01T21:55:00Z">
              <w:r>
                <w:t>EVENT_STATUS_FINISHED</w:t>
              </w:r>
              <w:proofErr w:type="spellEnd"/>
            </w:ins>
          </w:p>
        </w:tc>
        <w:tc>
          <w:tcPr>
            <w:tcW w:w="1451" w:type="dxa"/>
            <w:tcBorders>
              <w:top w:val="nil"/>
              <w:bottom w:val="nil"/>
            </w:tcBorders>
            <w:tcPrChange w:id="1267" w:author="Sebastian Łuczak" w:date="2011-09-02T10:58:00Z">
              <w:tcPr>
                <w:tcW w:w="537" w:type="dxa"/>
                <w:tcBorders>
                  <w:top w:val="nil"/>
                  <w:bottom w:val="nil"/>
                </w:tcBorders>
              </w:tcPr>
            </w:tcPrChange>
          </w:tcPr>
          <w:p w:rsidR="006F68EA" w:rsidRDefault="006F68EA" w:rsidP="00CF256A">
            <w:pPr>
              <w:cnfStyle w:val="000000100000"/>
              <w:rPr>
                <w:ins w:id="1268" w:author="Sebastian Łuczak" w:date="2011-09-02T10:56:00Z"/>
              </w:rPr>
            </w:pPr>
          </w:p>
        </w:tc>
        <w:tc>
          <w:tcPr>
            <w:tcW w:w="1015" w:type="dxa"/>
            <w:tcPrChange w:id="1269" w:author="Sebastian Łuczak" w:date="2011-09-02T10:58:00Z">
              <w:tcPr>
                <w:tcW w:w="537" w:type="dxa"/>
              </w:tcPr>
            </w:tcPrChange>
          </w:tcPr>
          <w:p w:rsidR="006F68EA" w:rsidRPr="006F68EA" w:rsidRDefault="0004201B" w:rsidP="00CF256A">
            <w:pPr>
              <w:cnfStyle w:val="000000100000"/>
              <w:rPr>
                <w:ins w:id="1270" w:author="Sebastian Łuczak" w:date="2011-09-02T10:56:00Z"/>
                <w:b/>
                <w:rPrChange w:id="1271" w:author="Sebastian Łuczak" w:date="2011-09-02T10:58:00Z">
                  <w:rPr>
                    <w:ins w:id="1272" w:author="Sebastian Łuczak" w:date="2011-09-02T10:56:00Z"/>
                  </w:rPr>
                </w:rPrChange>
              </w:rPr>
            </w:pPr>
            <w:proofErr w:type="spellStart"/>
            <w:ins w:id="1273" w:author="Sebastian Łuczak" w:date="2011-09-02T10:56:00Z">
              <w:r w:rsidRPr="0004201B">
                <w:rPr>
                  <w:b/>
                  <w:rPrChange w:id="1274" w:author="Sebastian Łuczak" w:date="2011-09-02T10:58:00Z">
                    <w:rPr>
                      <w:color w:val="0000FF"/>
                      <w:u w:val="single"/>
                    </w:rPr>
                  </w:rPrChange>
                </w:rPr>
                <w:t>Abc</w:t>
              </w:r>
              <w:proofErr w:type="spellEnd"/>
            </w:ins>
          </w:p>
        </w:tc>
        <w:tc>
          <w:tcPr>
            <w:tcW w:w="2654" w:type="dxa"/>
            <w:tcPrChange w:id="1275" w:author="Sebastian Łuczak" w:date="2011-09-02T10:58:00Z">
              <w:tcPr>
                <w:tcW w:w="537" w:type="dxa"/>
              </w:tcPr>
            </w:tcPrChange>
          </w:tcPr>
          <w:p w:rsidR="006F68EA" w:rsidRDefault="006F68EA" w:rsidP="00CF256A">
            <w:pPr>
              <w:cnfStyle w:val="000000100000"/>
              <w:rPr>
                <w:ins w:id="1276" w:author="Sebastian Łuczak" w:date="2011-09-02T10:56:00Z"/>
              </w:rPr>
            </w:pPr>
            <w:proofErr w:type="spellStart"/>
            <w:ins w:id="1277" w:author="Sebastian Łuczak" w:date="2011-09-02T10:56:00Z">
              <w:r>
                <w:t>EVENT_STATUS_FINISHED</w:t>
              </w:r>
              <w:proofErr w:type="spellEnd"/>
            </w:ins>
          </w:p>
        </w:tc>
      </w:tr>
    </w:tbl>
    <w:p w:rsidR="00000000" w:rsidRDefault="00CF256A">
      <w:pPr>
        <w:ind w:left="-142"/>
        <w:rPr>
          <w:ins w:id="1278" w:author="Sebastian Łuczak" w:date="2011-09-02T10:55:00Z"/>
        </w:rPr>
        <w:pPrChange w:id="1279" w:author="Sebastian Łuczak" w:date="2011-09-02T10:59:00Z">
          <w:pPr/>
        </w:pPrChange>
      </w:pPr>
      <w:ins w:id="1280" w:author="Maciek" w:date="2011-09-01T21:55:00Z">
        <w:del w:id="1281" w:author="Sebastian Łuczak" w:date="2011-09-02T10:58:00Z">
          <w:r w:rsidDel="006F68EA">
            <w:tab/>
          </w:r>
        </w:del>
        <w:r>
          <w:t>Ta</w:t>
        </w:r>
        <w:r w:rsidRPr="00AE5269">
          <w:t xml:space="preserve">bela </w:t>
        </w:r>
        <w:r w:rsidRPr="00AE5269">
          <w:rPr>
            <w:highlight w:val="green"/>
          </w:rPr>
          <w:t>…</w:t>
        </w:r>
        <w:r w:rsidRPr="00AE5269">
          <w:t xml:space="preserve"> Przedstawia sytuacje poprawną</w:t>
        </w:r>
      </w:ins>
      <w:ins w:id="1282" w:author="Sebastian Łuczak" w:date="2011-09-02T10:58:00Z">
        <w:r w:rsidR="006F68EA" w:rsidRPr="00AE5269">
          <w:t xml:space="preserve">   </w:t>
        </w:r>
      </w:ins>
      <w:ins w:id="1283" w:author="Sebastian Łuczak" w:date="2011-09-02T10:59:00Z">
        <w:r w:rsidR="006F68EA" w:rsidRPr="00AE5269">
          <w:t xml:space="preserve">                 </w:t>
        </w:r>
      </w:ins>
      <w:ins w:id="1284" w:author="Sebastian Łuczak" w:date="2011-09-02T10:55:00Z">
        <w:r w:rsidR="006F68EA" w:rsidRPr="00AE5269">
          <w:t xml:space="preserve"> </w:t>
        </w:r>
      </w:ins>
      <w:ins w:id="1285" w:author="Sebastian Łuczak" w:date="2011-09-02T10:59:00Z">
        <w:r w:rsidR="006F68EA" w:rsidRPr="00AE5269">
          <w:t xml:space="preserve">  </w:t>
        </w:r>
      </w:ins>
      <w:ins w:id="1286" w:author="Sebastian Łuczak" w:date="2011-09-02T10:55:00Z">
        <w:r w:rsidR="006F68EA" w:rsidRPr="00AE5269">
          <w:t xml:space="preserve">Tabela </w:t>
        </w:r>
        <w:r w:rsidR="006F68EA" w:rsidRPr="00AE5269">
          <w:rPr>
            <w:highlight w:val="green"/>
          </w:rPr>
          <w:t>…</w:t>
        </w:r>
        <w:r w:rsidR="006F68EA" w:rsidRPr="00AE5269">
          <w:t xml:space="preserve"> przedstawia sytuacje niepoprawną</w:t>
        </w:r>
      </w:ins>
    </w:p>
    <w:p w:rsidR="00CF256A" w:rsidRDefault="006F68EA" w:rsidP="00CF256A">
      <w:pPr>
        <w:rPr>
          <w:ins w:id="1287" w:author="Maciek" w:date="2011-09-01T21:55:00Z"/>
        </w:rPr>
      </w:pPr>
      <w:ins w:id="1288" w:author="Sebastian Łuczak" w:date="2011-09-02T10:54:00Z">
        <w:r>
          <w:t xml:space="preserve">  </w:t>
        </w:r>
      </w:ins>
      <w:ins w:id="1289" w:author="Sebastian Łuczak" w:date="2011-09-02T10:55:00Z">
        <w:r>
          <w:t xml:space="preserve">  </w:t>
        </w:r>
      </w:ins>
      <w:ins w:id="1290" w:author="Sebastian Łuczak" w:date="2011-09-02T10:54:00Z">
        <w:r>
          <w:t xml:space="preserve"> </w:t>
        </w:r>
      </w:ins>
      <w:ins w:id="1291" w:author="Maciek" w:date="2011-09-01T21:55:00Z">
        <w:r w:rsidR="00CF256A">
          <w:tab/>
        </w:r>
      </w:ins>
    </w:p>
    <w:p w:rsidR="00CF256A" w:rsidRDefault="00CF256A" w:rsidP="00CF256A">
      <w:pPr>
        <w:rPr>
          <w:ins w:id="1292" w:author="Maciek" w:date="2011-09-01T21:55:00Z"/>
        </w:rPr>
      </w:pPr>
    </w:p>
    <w:p w:rsidR="00CF256A" w:rsidRDefault="00CF256A" w:rsidP="00CF256A">
      <w:pPr>
        <w:rPr>
          <w:ins w:id="1293" w:author="Maciek" w:date="2011-09-01T21:55:00Z"/>
        </w:rPr>
      </w:pP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1294" w:author="Maciek" w:date="2011-09-01T21:55:00Z"/>
          <w:del w:id="1295" w:author="Sebastian Łuczak" w:date="2011-09-02T10:56:00Z"/>
        </w:trPr>
        <w:tc>
          <w:tcPr>
            <w:cnfStyle w:val="001000000000"/>
            <w:tcW w:w="2112" w:type="dxa"/>
          </w:tcPr>
          <w:p w:rsidR="00CF256A" w:rsidDel="006F68EA" w:rsidRDefault="00CF256A" w:rsidP="00CF256A">
            <w:pPr>
              <w:rPr>
                <w:ins w:id="1296" w:author="Maciek" w:date="2011-09-01T21:55:00Z"/>
                <w:del w:id="1297" w:author="Sebastian Łuczak" w:date="2011-09-02T10:56:00Z"/>
              </w:rPr>
            </w:pPr>
            <w:ins w:id="1298" w:author="Maciek" w:date="2011-09-01T21:55:00Z">
              <w:del w:id="1299" w:author="Sebastian Łuczak" w:date="2011-09-02T10:56:00Z">
                <w:r w:rsidDel="006F68EA">
                  <w:delText>TAG_ID</w:delText>
                </w:r>
              </w:del>
            </w:ins>
          </w:p>
        </w:tc>
        <w:tc>
          <w:tcPr>
            <w:tcW w:w="2544" w:type="dxa"/>
          </w:tcPr>
          <w:p w:rsidR="00CF256A" w:rsidDel="006F68EA" w:rsidRDefault="00CF256A" w:rsidP="00CF256A">
            <w:pPr>
              <w:cnfStyle w:val="100000000000"/>
              <w:rPr>
                <w:ins w:id="1300" w:author="Maciek" w:date="2011-09-01T21:55:00Z"/>
                <w:del w:id="1301" w:author="Sebastian Łuczak" w:date="2011-09-02T10:56:00Z"/>
              </w:rPr>
            </w:pPr>
            <w:ins w:id="1302" w:author="Maciek" w:date="2011-09-01T21:55:00Z">
              <w:del w:id="1303" w:author="Sebastian Łuczak" w:date="2011-09-02T10:56:00Z">
                <w:r w:rsidDel="006F68EA">
                  <w:delText>STATUS</w:delText>
                </w:r>
              </w:del>
            </w:ins>
          </w:p>
        </w:tc>
      </w:tr>
      <w:tr w:rsidR="00CF256A" w:rsidDel="006F68EA" w:rsidTr="00CF256A">
        <w:trPr>
          <w:cnfStyle w:val="000000100000"/>
          <w:ins w:id="1304" w:author="Maciek" w:date="2011-09-01T21:55:00Z"/>
          <w:del w:id="1305" w:author="Sebastian Łuczak" w:date="2011-09-02T10:56:00Z"/>
        </w:trPr>
        <w:tc>
          <w:tcPr>
            <w:cnfStyle w:val="001000000000"/>
            <w:tcW w:w="2112" w:type="dxa"/>
          </w:tcPr>
          <w:p w:rsidR="00CF256A" w:rsidDel="006F68EA" w:rsidRDefault="00CF256A" w:rsidP="00CF256A">
            <w:pPr>
              <w:rPr>
                <w:ins w:id="1306" w:author="Maciek" w:date="2011-09-01T21:55:00Z"/>
                <w:del w:id="1307" w:author="Sebastian Łuczak" w:date="2011-09-02T10:56:00Z"/>
              </w:rPr>
            </w:pPr>
            <w:ins w:id="1308" w:author="Maciek" w:date="2011-09-01T21:55:00Z">
              <w:del w:id="1309" w:author="Sebastian Łuczak" w:date="2011-09-02T10:56:00Z">
                <w:r w:rsidDel="006F68EA">
                  <w:delText>Abc</w:delText>
                </w:r>
              </w:del>
            </w:ins>
          </w:p>
        </w:tc>
        <w:tc>
          <w:tcPr>
            <w:tcW w:w="2544" w:type="dxa"/>
          </w:tcPr>
          <w:p w:rsidR="00CF256A" w:rsidDel="006F68EA" w:rsidRDefault="00CF256A" w:rsidP="00CF256A">
            <w:pPr>
              <w:cnfStyle w:val="000000100000"/>
              <w:rPr>
                <w:ins w:id="1310" w:author="Maciek" w:date="2011-09-01T21:55:00Z"/>
                <w:del w:id="1311" w:author="Sebastian Łuczak" w:date="2011-09-02T10:56:00Z"/>
              </w:rPr>
            </w:pPr>
            <w:ins w:id="1312" w:author="Maciek" w:date="2011-09-01T21:55:00Z">
              <w:del w:id="1313" w:author="Sebastian Łuczak" w:date="2011-09-02T10:56:00Z">
                <w:r w:rsidDel="006F68EA">
                  <w:delText>EVENT_STATUS_CREATED</w:delText>
                </w:r>
              </w:del>
            </w:ins>
          </w:p>
        </w:tc>
      </w:tr>
      <w:tr w:rsidR="00CF256A" w:rsidDel="006F68EA" w:rsidTr="00CF256A">
        <w:trPr>
          <w:ins w:id="1314" w:author="Maciek" w:date="2011-09-01T21:55:00Z"/>
          <w:del w:id="1315" w:author="Sebastian Łuczak" w:date="2011-09-02T10:56:00Z"/>
        </w:trPr>
        <w:tc>
          <w:tcPr>
            <w:cnfStyle w:val="001000000000"/>
            <w:tcW w:w="2112" w:type="dxa"/>
          </w:tcPr>
          <w:p w:rsidR="00CF256A" w:rsidDel="006F68EA" w:rsidRDefault="00CF256A" w:rsidP="00CF256A">
            <w:pPr>
              <w:rPr>
                <w:ins w:id="1316" w:author="Maciek" w:date="2011-09-01T21:55:00Z"/>
                <w:del w:id="1317" w:author="Sebastian Łuczak" w:date="2011-09-02T10:56:00Z"/>
              </w:rPr>
            </w:pPr>
            <w:ins w:id="1318" w:author="Maciek" w:date="2011-09-01T21:55:00Z">
              <w:del w:id="1319" w:author="Sebastian Łuczak" w:date="2011-09-02T10:56:00Z">
                <w:r w:rsidDel="006F68EA">
                  <w:delText>Abc</w:delText>
                </w:r>
              </w:del>
            </w:ins>
          </w:p>
        </w:tc>
        <w:tc>
          <w:tcPr>
            <w:tcW w:w="2544" w:type="dxa"/>
          </w:tcPr>
          <w:p w:rsidR="00CF256A" w:rsidDel="006F68EA" w:rsidRDefault="00CF256A" w:rsidP="00CF256A">
            <w:pPr>
              <w:cnfStyle w:val="000000000000"/>
              <w:rPr>
                <w:ins w:id="1320" w:author="Maciek" w:date="2011-09-01T21:55:00Z"/>
                <w:del w:id="1321" w:author="Sebastian Łuczak" w:date="2011-09-02T10:56:00Z"/>
              </w:rPr>
            </w:pPr>
            <w:ins w:id="1322" w:author="Maciek" w:date="2011-09-01T21:55:00Z">
              <w:del w:id="1323" w:author="Sebastian Łuczak" w:date="2011-09-02T10:56:00Z">
                <w:r w:rsidDel="006F68EA">
                  <w:delText>EVENT_STATUS_CREATED</w:delText>
                </w:r>
              </w:del>
            </w:ins>
          </w:p>
        </w:tc>
      </w:tr>
      <w:tr w:rsidR="00CF256A" w:rsidDel="006F68EA" w:rsidTr="00CF256A">
        <w:trPr>
          <w:cnfStyle w:val="000000100000"/>
          <w:ins w:id="1324" w:author="Maciek" w:date="2011-09-01T21:55:00Z"/>
          <w:del w:id="1325" w:author="Sebastian Łuczak" w:date="2011-09-02T10:56:00Z"/>
        </w:trPr>
        <w:tc>
          <w:tcPr>
            <w:cnfStyle w:val="001000000000"/>
            <w:tcW w:w="2112" w:type="dxa"/>
          </w:tcPr>
          <w:p w:rsidR="00CF256A" w:rsidDel="006F68EA" w:rsidRDefault="00CF256A" w:rsidP="00CF256A">
            <w:pPr>
              <w:rPr>
                <w:ins w:id="1326" w:author="Maciek" w:date="2011-09-01T21:55:00Z"/>
                <w:del w:id="1327" w:author="Sebastian Łuczak" w:date="2011-09-02T10:56:00Z"/>
              </w:rPr>
            </w:pPr>
            <w:ins w:id="1328" w:author="Maciek" w:date="2011-09-01T21:55:00Z">
              <w:del w:id="1329" w:author="Sebastian Łuczak" w:date="2011-09-02T10:56:00Z">
                <w:r w:rsidDel="006F68EA">
                  <w:delText>Abc</w:delText>
                </w:r>
              </w:del>
            </w:ins>
          </w:p>
        </w:tc>
        <w:tc>
          <w:tcPr>
            <w:tcW w:w="2544" w:type="dxa"/>
          </w:tcPr>
          <w:p w:rsidR="00CF256A" w:rsidDel="006F68EA" w:rsidRDefault="00CF256A" w:rsidP="00CF256A">
            <w:pPr>
              <w:cnfStyle w:val="000000100000"/>
              <w:rPr>
                <w:ins w:id="1330" w:author="Maciek" w:date="2011-09-01T21:55:00Z"/>
                <w:del w:id="1331" w:author="Sebastian Łuczak" w:date="2011-09-02T10:56:00Z"/>
              </w:rPr>
            </w:pPr>
            <w:ins w:id="1332" w:author="Maciek" w:date="2011-09-01T21:55:00Z">
              <w:del w:id="1333" w:author="Sebastian Łuczak" w:date="2011-09-02T10:56:00Z">
                <w:r w:rsidDel="006F68EA">
                  <w:delText>EVENT_STATUS_FINISHED</w:delText>
                </w:r>
              </w:del>
            </w:ins>
          </w:p>
        </w:tc>
      </w:tr>
    </w:tbl>
    <w:p w:rsidR="00CF256A" w:rsidDel="006F68EA" w:rsidRDefault="00CF256A" w:rsidP="00CF256A">
      <w:pPr>
        <w:rPr>
          <w:ins w:id="1334" w:author="Maciek" w:date="2011-09-01T21:55:00Z"/>
          <w:del w:id="1335" w:author="Sebastian Łuczak" w:date="2011-09-02T10:54:00Z"/>
        </w:rPr>
      </w:pPr>
      <w:ins w:id="1336" w:author="Maciek" w:date="2011-09-01T21:55:00Z">
        <w:del w:id="1337"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1338" w:author="Maciek" w:date="2011-09-01T21:55:00Z"/>
        </w:rPr>
      </w:pPr>
    </w:p>
    <w:p w:rsidR="00CF256A" w:rsidDel="00C4448E" w:rsidRDefault="00CF256A" w:rsidP="00CF256A">
      <w:pPr>
        <w:rPr>
          <w:ins w:id="1339" w:author="Maciek" w:date="2011-09-01T21:56:00Z"/>
          <w:del w:id="1340" w:author="Sebastian Łuczak" w:date="2011-09-02T10:53:00Z"/>
        </w:rPr>
        <w:sectPr w:rsidR="00CF256A" w:rsidDel="00C4448E" w:rsidSect="00D9738B">
          <w:type w:val="continuous"/>
          <w:pgSz w:w="11906" w:h="16838" w:code="9"/>
          <w:pgMar w:top="1134" w:right="1134" w:bottom="1134" w:left="1701" w:header="709" w:footer="709" w:gutter="0"/>
          <w:pgNumType w:start="0"/>
          <w:cols w:num="2" w:space="708"/>
          <w:docGrid w:linePitch="360"/>
          <w:sectPrChange w:id="1341" w:author="Sebastian Łuczak" w:date="2011-09-03T09:27:00Z">
            <w:sectPr w:rsidR="00CF256A" w:rsidDel="00C4448E" w:rsidSect="00D9738B">
              <w:pgBorders>
                <w:top w:val="single" w:sz="18" w:space="24" w:color="auto"/>
                <w:left w:val="single" w:sz="18" w:space="24" w:color="auto"/>
                <w:bottom w:val="single" w:sz="18" w:space="24" w:color="auto"/>
                <w:right w:val="single" w:sz="18" w:space="24" w:color="auto"/>
              </w:pgBorders>
              <w:cols w:num="1"/>
            </w:sectPr>
          </w:sectPrChange>
        </w:sectPr>
      </w:pPr>
    </w:p>
    <w:p w:rsidR="00CF256A" w:rsidRDefault="00CF256A" w:rsidP="00CF256A">
      <w:pPr>
        <w:rPr>
          <w:ins w:id="1342" w:author="Maciek" w:date="2011-09-01T21:55:00Z"/>
        </w:rPr>
      </w:pPr>
    </w:p>
    <w:p w:rsidR="00CF256A" w:rsidDel="006F68EA" w:rsidRDefault="00CF256A" w:rsidP="00CF256A">
      <w:pPr>
        <w:rPr>
          <w:ins w:id="1343" w:author="Maciek" w:date="2011-09-01T21:55:00Z"/>
          <w:del w:id="1344" w:author="Sebastian Łuczak" w:date="2011-09-02T10:54:00Z"/>
        </w:rPr>
      </w:pPr>
    </w:p>
    <w:p w:rsidR="00CF256A" w:rsidDel="006F68EA" w:rsidRDefault="00CF256A" w:rsidP="00CF256A">
      <w:pPr>
        <w:rPr>
          <w:ins w:id="1345" w:author="Maciek" w:date="2011-09-01T21:55:00Z"/>
          <w:del w:id="1346" w:author="Sebastian Łuczak" w:date="2011-09-02T10:53:00Z"/>
        </w:rPr>
      </w:pPr>
    </w:p>
    <w:p w:rsidR="00CF256A" w:rsidDel="006F68EA" w:rsidRDefault="00CF256A" w:rsidP="00CF256A">
      <w:pPr>
        <w:rPr>
          <w:ins w:id="1347" w:author="Maciek" w:date="2011-09-01T21:55:00Z"/>
          <w:del w:id="1348" w:author="Sebastian Łuczak" w:date="2011-09-02T10:54:00Z"/>
        </w:rPr>
      </w:pPr>
    </w:p>
    <w:p w:rsidR="001955C6" w:rsidRPr="00073C2B" w:rsidDel="00CF256A" w:rsidRDefault="009A7986" w:rsidP="00CF256A">
      <w:pPr>
        <w:pStyle w:val="NormalnyIn"/>
        <w:rPr>
          <w:del w:id="1349" w:author="Maciek" w:date="2011-09-01T21:55:00Z"/>
        </w:rPr>
      </w:pPr>
      <w:del w:id="1350"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1351"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1352"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1353" w:author="Maciek" w:date="2011-09-01T21:55:00Z"/>
              </w:rPr>
            </w:pPr>
            <w:del w:id="1354"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1355" w:author="Maciek" w:date="2011-09-01T21:55:00Z"/>
              </w:rPr>
            </w:pPr>
            <w:del w:id="1356"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1357" w:author="Maciek" w:date="2011-09-01T21:55:00Z"/>
              </w:rPr>
            </w:pPr>
          </w:p>
        </w:tc>
      </w:tr>
      <w:tr w:rsidR="009A7986" w:rsidDel="00CF256A" w:rsidTr="00073C2B">
        <w:trPr>
          <w:cnfStyle w:val="000000100000"/>
          <w:jc w:val="center"/>
          <w:del w:id="1358"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1359" w:author="Maciek" w:date="2011-09-01T21:55:00Z"/>
              </w:rPr>
            </w:pPr>
            <w:del w:id="1360"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61" w:author="Maciek" w:date="2011-09-01T21:55:00Z"/>
              </w:rPr>
            </w:pPr>
            <w:del w:id="1362"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6B1A11" w:rsidP="00CF256A">
            <w:pPr>
              <w:pStyle w:val="NormalnyIn"/>
              <w:cnfStyle w:val="000000100000"/>
              <w:rPr>
                <w:del w:id="1363" w:author="Maciek" w:date="2011-09-01T21:55:00Z"/>
              </w:rPr>
            </w:pPr>
            <w:del w:id="1364" w:author="Maciek" w:date="2011-09-01T21:55:00Z">
              <w:r>
                <w:rPr>
                  <w:noProof/>
                  <w:rPrChange w:id="1365">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66"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67" w:author="Maciek" w:date="2011-09-01T21:55:00Z"/>
              </w:rPr>
            </w:pPr>
            <w:del w:id="1368"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69" w:author="Maciek" w:date="2011-09-01T21:55:00Z"/>
              </w:rPr>
            </w:pPr>
            <w:del w:id="1370"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6B1A11" w:rsidP="00CF256A">
            <w:pPr>
              <w:pStyle w:val="NormalnyIn"/>
              <w:cnfStyle w:val="000000000000"/>
              <w:rPr>
                <w:del w:id="1371" w:author="Maciek" w:date="2011-09-01T21:55:00Z"/>
              </w:rPr>
            </w:pPr>
            <w:del w:id="1372" w:author="Maciek" w:date="2011-09-01T21:55:00Z">
              <w:r>
                <w:rPr>
                  <w:noProof/>
                  <w:rPrChange w:id="1373">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74"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75" w:author="Maciek" w:date="2011-09-01T21:55:00Z"/>
              </w:rPr>
            </w:pPr>
            <w:del w:id="1376"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77" w:author="Maciek" w:date="2011-09-01T21:55:00Z"/>
              </w:rPr>
            </w:pPr>
            <w:del w:id="1378"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6B1A11" w:rsidP="00CF256A">
            <w:pPr>
              <w:pStyle w:val="NormalnyIn"/>
              <w:cnfStyle w:val="000000100000"/>
              <w:rPr>
                <w:del w:id="1379" w:author="Maciek" w:date="2011-09-01T21:55:00Z"/>
              </w:rPr>
            </w:pPr>
            <w:del w:id="1380" w:author="Maciek" w:date="2011-09-01T21:55:00Z">
              <w:r>
                <w:rPr>
                  <w:noProof/>
                  <w:rPrChange w:id="1381">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82"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1383" w:author="Maciek" w:date="2011-09-01T21:55:00Z"/>
              </w:rPr>
            </w:pPr>
            <w:del w:id="1384"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85" w:author="Maciek" w:date="2011-09-01T21:55:00Z"/>
              </w:rPr>
            </w:pPr>
            <w:del w:id="1386"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6B1A11" w:rsidP="00CF256A">
            <w:pPr>
              <w:pStyle w:val="NormalnyIn"/>
              <w:cnfStyle w:val="000000000000"/>
              <w:rPr>
                <w:del w:id="1387" w:author="Maciek" w:date="2011-09-01T21:55:00Z"/>
              </w:rPr>
            </w:pPr>
            <w:del w:id="1388" w:author="Maciek" w:date="2011-09-01T21:55:00Z">
              <w:r>
                <w:rPr>
                  <w:noProof/>
                  <w:rPrChange w:id="1389">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90"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91" w:author="Maciek" w:date="2011-09-01T21:55:00Z"/>
              </w:rPr>
            </w:pPr>
            <w:del w:id="1392"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93" w:author="Maciek" w:date="2011-09-01T21:55:00Z"/>
              </w:rPr>
            </w:pPr>
            <w:del w:id="1394"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6B1A11" w:rsidP="00CF256A">
            <w:pPr>
              <w:pStyle w:val="NormalnyIn"/>
              <w:cnfStyle w:val="000000100000"/>
              <w:rPr>
                <w:del w:id="1395" w:author="Maciek" w:date="2011-09-01T21:55:00Z"/>
              </w:rPr>
            </w:pPr>
            <w:del w:id="1396" w:author="Maciek" w:date="2011-09-01T21:55:00Z">
              <w:r>
                <w:rPr>
                  <w:noProof/>
                  <w:rPrChange w:id="1397">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98"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99" w:author="Maciek" w:date="2011-09-01T21:55:00Z"/>
              </w:rPr>
            </w:pPr>
            <w:del w:id="1400"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401" w:author="Maciek" w:date="2011-09-01T21:55:00Z"/>
              </w:rPr>
            </w:pPr>
            <w:del w:id="1402"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6B1A11" w:rsidP="00CF256A">
            <w:pPr>
              <w:pStyle w:val="NormalnyIn"/>
              <w:cnfStyle w:val="000000000000"/>
              <w:rPr>
                <w:del w:id="1403" w:author="Maciek" w:date="2011-09-01T21:55:00Z"/>
              </w:rPr>
            </w:pPr>
            <w:del w:id="1404" w:author="Maciek" w:date="2011-09-01T21:55:00Z">
              <w:r>
                <w:rPr>
                  <w:noProof/>
                  <w:rPrChange w:id="1405">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406"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407" w:author="Maciek" w:date="2011-09-01T21:55:00Z"/>
              </w:rPr>
            </w:pPr>
            <w:del w:id="1408"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409" w:author="Maciek" w:date="2011-09-01T21:55:00Z"/>
              </w:rPr>
            </w:pPr>
            <w:del w:id="1410"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6B1A11" w:rsidP="00CF256A">
            <w:pPr>
              <w:pStyle w:val="NormalnyIn"/>
              <w:cnfStyle w:val="000000100000"/>
              <w:rPr>
                <w:del w:id="1411" w:author="Maciek" w:date="2011-09-01T21:55:00Z"/>
              </w:rPr>
            </w:pPr>
            <w:del w:id="1412" w:author="Maciek" w:date="2011-09-01T21:55:00Z">
              <w:r>
                <w:rPr>
                  <w:noProof/>
                  <w:rPrChange w:id="1413">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1414"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1415" w:author="Maciek" w:date="2011-09-01T21:55:00Z"/>
              </w:rPr>
            </w:pPr>
            <w:del w:id="1416"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1417" w:author="Maciek" w:date="2011-09-01T21:55:00Z"/>
              </w:rPr>
            </w:pPr>
            <w:del w:id="1418"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6B1A11" w:rsidP="00CF256A">
            <w:pPr>
              <w:pStyle w:val="NormalnyIn"/>
              <w:cnfStyle w:val="000000000000"/>
              <w:rPr>
                <w:del w:id="1419" w:author="Maciek" w:date="2011-09-01T21:55:00Z"/>
              </w:rPr>
            </w:pPr>
            <w:del w:id="1420" w:author="Maciek" w:date="2011-09-01T21:55:00Z">
              <w:r>
                <w:rPr>
                  <w:noProof/>
                  <w:rPrChange w:id="1421">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bl>
    <w:p w:rsidR="006F68EA" w:rsidRDefault="006F68EA" w:rsidP="006F68EA">
      <w:pPr>
        <w:jc w:val="left"/>
        <w:rPr>
          <w:ins w:id="1422" w:author="Sebastian Łuczak" w:date="2011-09-02T10:54:00Z"/>
          <w:i/>
        </w:rPr>
      </w:pPr>
    </w:p>
    <w:p w:rsidR="006F68EA" w:rsidRDefault="006F68EA">
      <w:pPr>
        <w:jc w:val="left"/>
        <w:rPr>
          <w:ins w:id="1423" w:author="Sebastian Łuczak" w:date="2011-09-02T10:54:00Z"/>
          <w:i/>
        </w:rPr>
      </w:pPr>
      <w:ins w:id="1424" w:author="Sebastian Łuczak" w:date="2011-09-02T10:54:00Z">
        <w:r>
          <w:rPr>
            <w:i/>
          </w:rPr>
          <w:br w:type="page"/>
        </w:r>
      </w:ins>
    </w:p>
    <w:p w:rsidR="000171CD" w:rsidDel="00CF256A" w:rsidRDefault="000171CD" w:rsidP="00CF256A">
      <w:pPr>
        <w:pStyle w:val="NormalnyIn"/>
        <w:rPr>
          <w:del w:id="1425" w:author="Maciek" w:date="2011-09-01T21:55:00Z"/>
          <w:i/>
        </w:rPr>
      </w:pPr>
      <w:del w:id="1426" w:author="Maciek" w:date="2011-09-01T21:55:00Z">
        <w:r w:rsidRPr="000171CD" w:rsidDel="00CF256A">
          <w:rPr>
            <w:i/>
          </w:rPr>
          <w:lastRenderedPageBreak/>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1427" w:author="Sebastian Łuczak" w:date="2011-09-02T10:54:00Z"/>
          <w:rFonts w:ascii="Times New Roman" w:eastAsia="Times New Roman" w:hAnsi="Times New Roman"/>
          <w:color w:val="00B050"/>
          <w:sz w:val="24"/>
          <w:szCs w:val="24"/>
          <w:lang w:eastAsia="pl-PL"/>
        </w:rPr>
      </w:pPr>
      <w:del w:id="1428" w:author="Sebastian Łuczak" w:date="2011-09-02T10:54:00Z">
        <w:r w:rsidDel="006F68EA">
          <w:rPr>
            <w:color w:val="00B050"/>
          </w:rPr>
          <w:br w:type="page"/>
        </w:r>
      </w:del>
    </w:p>
    <w:p w:rsidR="00000000" w:rsidRDefault="00C271CD">
      <w:pPr>
        <w:jc w:val="left"/>
        <w:pPrChange w:id="1429" w:author="Sebastian Łuczak" w:date="2011-09-02T10:54:00Z">
          <w:pPr>
            <w:pStyle w:val="NormalnyIn"/>
            <w:ind w:firstLine="0"/>
          </w:pPr>
        </w:pPrChange>
      </w:pPr>
      <w:r w:rsidRPr="00C271CD">
        <w:t xml:space="preserve">Poniżej </w:t>
      </w:r>
      <w:del w:id="1430" w:author="Maciek" w:date="2011-09-02T23:14:00Z">
        <w:r w:rsidRPr="00C271CD" w:rsidDel="00FA15C0">
          <w:delText xml:space="preserve">zamieszczam </w:delText>
        </w:r>
      </w:del>
      <w:ins w:id="1431" w:author="Maciek" w:date="2011-09-02T23:14:00Z">
        <w:r w:rsidR="00FA15C0">
          <w:t>znajduje się</w:t>
        </w:r>
        <w:r w:rsidR="00FA15C0" w:rsidRPr="00C271CD">
          <w:t xml:space="preserve"> </w:t>
        </w:r>
      </w:ins>
      <w:r w:rsidRPr="00C271CD">
        <w:t xml:space="preserve">kod źródłowy SQL tworzący opisany przed chwilą mechanizm </w:t>
      </w:r>
    </w:p>
    <w:p w:rsidR="00C271CD" w:rsidRPr="00FA15C0" w:rsidRDefault="0004201B" w:rsidP="00C271CD">
      <w:pPr>
        <w:pStyle w:val="NormalnyIn"/>
        <w:rPr>
          <w:rFonts w:ascii="Courier New" w:hAnsi="Courier New" w:cs="Courier New"/>
          <w:sz w:val="20"/>
          <w:szCs w:val="20"/>
          <w:lang w:val="en-US"/>
          <w:rPrChange w:id="1432"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33" w:author="Maciek" w:date="2011-09-02T23:15:00Z">
            <w:rPr>
              <w:rFonts w:ascii="Courier New" w:hAnsi="Courier New" w:cs="Courier New"/>
              <w:sz w:val="22"/>
              <w:szCs w:val="22"/>
              <w:lang w:val="en-US"/>
            </w:rPr>
          </w:rPrChange>
        </w:rPr>
        <w:t xml:space="preserve">create unique index </w:t>
      </w:r>
      <w:proofErr w:type="spellStart"/>
      <w:r w:rsidRPr="0004201B">
        <w:rPr>
          <w:rFonts w:ascii="Courier New" w:hAnsi="Courier New" w:cs="Courier New"/>
          <w:sz w:val="20"/>
          <w:szCs w:val="20"/>
          <w:lang w:val="en-US"/>
          <w:rPrChange w:id="1434" w:author="Maciek" w:date="2011-09-02T23:15:00Z">
            <w:rPr>
              <w:rFonts w:ascii="Courier New" w:hAnsi="Courier New" w:cs="Courier New"/>
              <w:sz w:val="22"/>
              <w:szCs w:val="22"/>
              <w:lang w:val="en-US"/>
            </w:rPr>
          </w:rPrChange>
        </w:rPr>
        <w:t>event_created</w:t>
      </w:r>
      <w:proofErr w:type="spellEnd"/>
    </w:p>
    <w:p w:rsidR="00C271CD" w:rsidRPr="00FA15C0" w:rsidRDefault="0004201B" w:rsidP="00C271CD">
      <w:pPr>
        <w:pStyle w:val="NormalnyIn"/>
        <w:rPr>
          <w:rFonts w:ascii="Courier New" w:hAnsi="Courier New" w:cs="Courier New"/>
          <w:sz w:val="20"/>
          <w:szCs w:val="20"/>
          <w:lang w:val="en-US"/>
          <w:rPrChange w:id="1435"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36" w:author="Maciek" w:date="2011-09-02T23:15:00Z">
            <w:rPr>
              <w:rFonts w:ascii="Courier New" w:hAnsi="Courier New" w:cs="Courier New"/>
              <w:sz w:val="22"/>
              <w:szCs w:val="22"/>
              <w:lang w:val="en-US"/>
            </w:rPr>
          </w:rPrChange>
        </w:rPr>
        <w:t xml:space="preserve">    on events( </w:t>
      </w:r>
    </w:p>
    <w:p w:rsidR="00C271CD" w:rsidRPr="00FA15C0" w:rsidRDefault="0004201B" w:rsidP="00C271CD">
      <w:pPr>
        <w:pStyle w:val="NormalnyIn"/>
        <w:rPr>
          <w:rFonts w:ascii="Courier New" w:hAnsi="Courier New" w:cs="Courier New"/>
          <w:sz w:val="20"/>
          <w:szCs w:val="20"/>
          <w:lang w:val="en-US"/>
          <w:rPrChange w:id="1437"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38" w:author="Maciek" w:date="2011-09-02T23:15:00Z">
            <w:rPr>
              <w:rFonts w:ascii="Courier New" w:hAnsi="Courier New" w:cs="Courier New"/>
              <w:sz w:val="22"/>
              <w:szCs w:val="22"/>
              <w:lang w:val="en-US"/>
            </w:rPr>
          </w:rPrChange>
        </w:rPr>
        <w:t xml:space="preserve">          (CASE WHEN status = 'EVENT_STATUS_CREATED'THEN </w:t>
      </w:r>
      <w:proofErr w:type="spellStart"/>
      <w:r w:rsidRPr="0004201B">
        <w:rPr>
          <w:rFonts w:ascii="Courier New" w:hAnsi="Courier New" w:cs="Courier New"/>
          <w:sz w:val="20"/>
          <w:szCs w:val="20"/>
          <w:lang w:val="en-US"/>
          <w:rPrChange w:id="1439" w:author="Maciek" w:date="2011-09-02T23:15:00Z">
            <w:rPr>
              <w:rFonts w:ascii="Courier New" w:hAnsi="Courier New" w:cs="Courier New"/>
              <w:sz w:val="22"/>
              <w:szCs w:val="22"/>
              <w:lang w:val="en-US"/>
            </w:rPr>
          </w:rPrChange>
        </w:rPr>
        <w:t>tag_id</w:t>
      </w:r>
      <w:proofErr w:type="spellEnd"/>
    </w:p>
    <w:p w:rsidR="00C271CD" w:rsidRPr="00FA15C0" w:rsidRDefault="0004201B" w:rsidP="00C271CD">
      <w:pPr>
        <w:pStyle w:val="NormalnyIn"/>
        <w:rPr>
          <w:rFonts w:ascii="Courier New" w:hAnsi="Courier New" w:cs="Courier New"/>
          <w:sz w:val="20"/>
          <w:szCs w:val="20"/>
          <w:lang w:val="en-US"/>
          <w:rPrChange w:id="1440"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41" w:author="Maciek" w:date="2011-09-02T23:15:00Z">
            <w:rPr>
              <w:rFonts w:ascii="Courier New" w:hAnsi="Courier New" w:cs="Courier New"/>
              <w:sz w:val="22"/>
              <w:szCs w:val="22"/>
              <w:lang w:val="en-US"/>
            </w:rPr>
          </w:rPrChange>
        </w:rPr>
        <w:t xml:space="preserve">                ELSE NULL</w:t>
      </w:r>
    </w:p>
    <w:p w:rsidR="00C271CD" w:rsidRPr="00FA15C0" w:rsidRDefault="0004201B" w:rsidP="00C271CD">
      <w:pPr>
        <w:pStyle w:val="NormalnyIn"/>
        <w:rPr>
          <w:rFonts w:ascii="Courier New" w:hAnsi="Courier New" w:cs="Courier New"/>
          <w:sz w:val="20"/>
          <w:szCs w:val="20"/>
          <w:lang w:val="en-US"/>
          <w:rPrChange w:id="1442"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43" w:author="Maciek" w:date="2011-09-02T23:15:00Z">
            <w:rPr>
              <w:rFonts w:ascii="Courier New" w:hAnsi="Courier New" w:cs="Courier New"/>
              <w:sz w:val="22"/>
              <w:szCs w:val="22"/>
              <w:lang w:val="en-US"/>
            </w:rPr>
          </w:rPrChange>
        </w:rPr>
        <w:t xml:space="preserve">            END)</w:t>
      </w:r>
    </w:p>
    <w:p w:rsidR="00C271CD" w:rsidRPr="00FA15C0" w:rsidRDefault="0004201B" w:rsidP="00C271CD">
      <w:pPr>
        <w:pStyle w:val="NormalnyIn"/>
        <w:rPr>
          <w:rFonts w:ascii="Courier New" w:hAnsi="Courier New" w:cs="Courier New"/>
          <w:sz w:val="20"/>
          <w:szCs w:val="20"/>
          <w:lang w:val="en-US"/>
          <w:rPrChange w:id="1444"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45" w:author="Maciek" w:date="2011-09-02T23:15:00Z">
            <w:rPr>
              <w:rFonts w:ascii="Courier New" w:hAnsi="Courier New" w:cs="Courier New"/>
              <w:sz w:val="22"/>
              <w:szCs w:val="22"/>
              <w:lang w:val="en-US"/>
            </w:rPr>
          </w:rPrChange>
        </w:rPr>
        <w:t xml:space="preserve">            );</w:t>
      </w:r>
    </w:p>
    <w:p w:rsidR="00C271CD" w:rsidRPr="00FA15C0" w:rsidRDefault="00C271CD" w:rsidP="00C271CD">
      <w:pPr>
        <w:pStyle w:val="NormalnyIn"/>
        <w:rPr>
          <w:rFonts w:ascii="Courier New" w:hAnsi="Courier New" w:cs="Courier New"/>
          <w:sz w:val="20"/>
          <w:szCs w:val="20"/>
          <w:lang w:val="en-US"/>
          <w:rPrChange w:id="1446" w:author="Maciek" w:date="2011-09-02T23:15:00Z">
            <w:rPr>
              <w:rFonts w:ascii="Courier New" w:hAnsi="Courier New" w:cs="Courier New"/>
              <w:sz w:val="22"/>
              <w:szCs w:val="22"/>
              <w:lang w:val="en-US"/>
            </w:rPr>
          </w:rPrChange>
        </w:rPr>
      </w:pPr>
    </w:p>
    <w:p w:rsidR="00C271CD" w:rsidRPr="00FA15C0" w:rsidRDefault="0004201B" w:rsidP="00C271CD">
      <w:pPr>
        <w:pStyle w:val="NormalnyIn"/>
        <w:rPr>
          <w:rFonts w:ascii="Courier New" w:hAnsi="Courier New" w:cs="Courier New"/>
          <w:sz w:val="20"/>
          <w:szCs w:val="20"/>
          <w:lang w:val="en-US"/>
          <w:rPrChange w:id="1447"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48" w:author="Maciek" w:date="2011-09-02T23:15:00Z">
            <w:rPr>
              <w:rFonts w:ascii="Courier New" w:hAnsi="Courier New" w:cs="Courier New"/>
              <w:sz w:val="22"/>
              <w:szCs w:val="22"/>
              <w:lang w:val="en-US"/>
            </w:rPr>
          </w:rPrChange>
        </w:rPr>
        <w:t xml:space="preserve">create unique index </w:t>
      </w:r>
      <w:proofErr w:type="spellStart"/>
      <w:r w:rsidRPr="0004201B">
        <w:rPr>
          <w:rFonts w:ascii="Courier New" w:hAnsi="Courier New" w:cs="Courier New"/>
          <w:sz w:val="20"/>
          <w:szCs w:val="20"/>
          <w:lang w:val="en-US"/>
          <w:rPrChange w:id="1449" w:author="Maciek" w:date="2011-09-02T23:15:00Z">
            <w:rPr>
              <w:rFonts w:ascii="Courier New" w:hAnsi="Courier New" w:cs="Courier New"/>
              <w:sz w:val="22"/>
              <w:szCs w:val="22"/>
              <w:lang w:val="en-US"/>
            </w:rPr>
          </w:rPrChange>
        </w:rPr>
        <w:t>event_started</w:t>
      </w:r>
      <w:proofErr w:type="spellEnd"/>
    </w:p>
    <w:p w:rsidR="00C271CD" w:rsidRPr="00FA15C0" w:rsidRDefault="0004201B" w:rsidP="00C271CD">
      <w:pPr>
        <w:pStyle w:val="NormalnyIn"/>
        <w:rPr>
          <w:rFonts w:ascii="Courier New" w:hAnsi="Courier New" w:cs="Courier New"/>
          <w:sz w:val="20"/>
          <w:szCs w:val="20"/>
          <w:lang w:val="en-US"/>
          <w:rPrChange w:id="1450"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51" w:author="Maciek" w:date="2011-09-02T23:15:00Z">
            <w:rPr>
              <w:rFonts w:ascii="Courier New" w:hAnsi="Courier New" w:cs="Courier New"/>
              <w:sz w:val="22"/>
              <w:szCs w:val="22"/>
              <w:lang w:val="en-US"/>
            </w:rPr>
          </w:rPrChange>
        </w:rPr>
        <w:t xml:space="preserve">    on events( </w:t>
      </w:r>
    </w:p>
    <w:p w:rsidR="00C271CD" w:rsidRPr="00FA15C0" w:rsidRDefault="0004201B" w:rsidP="00C271CD">
      <w:pPr>
        <w:pStyle w:val="NormalnyIn"/>
        <w:rPr>
          <w:rFonts w:ascii="Courier New" w:hAnsi="Courier New" w:cs="Courier New"/>
          <w:sz w:val="20"/>
          <w:szCs w:val="20"/>
          <w:lang w:val="en-US"/>
          <w:rPrChange w:id="1452"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53" w:author="Maciek" w:date="2011-09-02T23:15:00Z">
            <w:rPr>
              <w:rFonts w:ascii="Courier New" w:hAnsi="Courier New" w:cs="Courier New"/>
              <w:sz w:val="22"/>
              <w:szCs w:val="22"/>
              <w:lang w:val="en-US"/>
            </w:rPr>
          </w:rPrChange>
        </w:rPr>
        <w:t xml:space="preserve">          (CASE WHEN status = 'EVENT_STATUS_STARTED' THEN </w:t>
      </w:r>
      <w:proofErr w:type="spellStart"/>
      <w:r w:rsidRPr="0004201B">
        <w:rPr>
          <w:rFonts w:ascii="Courier New" w:hAnsi="Courier New" w:cs="Courier New"/>
          <w:sz w:val="20"/>
          <w:szCs w:val="20"/>
          <w:lang w:val="en-US"/>
          <w:rPrChange w:id="1454" w:author="Maciek" w:date="2011-09-02T23:15:00Z">
            <w:rPr>
              <w:rFonts w:ascii="Courier New" w:hAnsi="Courier New" w:cs="Courier New"/>
              <w:sz w:val="22"/>
              <w:szCs w:val="22"/>
              <w:lang w:val="en-US"/>
            </w:rPr>
          </w:rPrChange>
        </w:rPr>
        <w:t>tag_id</w:t>
      </w:r>
      <w:proofErr w:type="spellEnd"/>
    </w:p>
    <w:p w:rsidR="00C271CD" w:rsidRPr="00FA15C0" w:rsidRDefault="0004201B" w:rsidP="00C271CD">
      <w:pPr>
        <w:pStyle w:val="NormalnyIn"/>
        <w:rPr>
          <w:rFonts w:ascii="Courier New" w:hAnsi="Courier New" w:cs="Courier New"/>
          <w:sz w:val="20"/>
          <w:szCs w:val="20"/>
          <w:lang w:val="en-US"/>
          <w:rPrChange w:id="1455"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56" w:author="Maciek" w:date="2011-09-02T23:15:00Z">
            <w:rPr>
              <w:rFonts w:ascii="Courier New" w:hAnsi="Courier New" w:cs="Courier New"/>
              <w:sz w:val="22"/>
              <w:szCs w:val="22"/>
              <w:lang w:val="en-US"/>
            </w:rPr>
          </w:rPrChange>
        </w:rPr>
        <w:t xml:space="preserve">                ELSE NULL</w:t>
      </w:r>
    </w:p>
    <w:p w:rsidR="00C271CD" w:rsidRPr="00FA15C0" w:rsidRDefault="0004201B" w:rsidP="00C271CD">
      <w:pPr>
        <w:pStyle w:val="NormalnyIn"/>
        <w:rPr>
          <w:rFonts w:ascii="Courier New" w:hAnsi="Courier New" w:cs="Courier New"/>
          <w:sz w:val="20"/>
          <w:szCs w:val="20"/>
          <w:lang w:val="en-US"/>
          <w:rPrChange w:id="1457"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58" w:author="Maciek" w:date="2011-09-02T23:15:00Z">
            <w:rPr>
              <w:rFonts w:ascii="Courier New" w:hAnsi="Courier New" w:cs="Courier New"/>
              <w:sz w:val="22"/>
              <w:szCs w:val="22"/>
              <w:lang w:val="en-US"/>
            </w:rPr>
          </w:rPrChange>
        </w:rPr>
        <w:t xml:space="preserve">            END)</w:t>
      </w:r>
    </w:p>
    <w:p w:rsidR="00C271CD" w:rsidRPr="00FA15C0" w:rsidRDefault="0004201B" w:rsidP="00C271CD">
      <w:pPr>
        <w:pStyle w:val="NormalnyIn"/>
        <w:rPr>
          <w:rFonts w:ascii="Courier New" w:hAnsi="Courier New" w:cs="Courier New"/>
          <w:sz w:val="20"/>
          <w:szCs w:val="20"/>
          <w:lang w:val="en-US"/>
          <w:rPrChange w:id="1459"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60" w:author="Maciek" w:date="2011-09-02T23:15:00Z">
            <w:rPr>
              <w:rFonts w:ascii="Courier New" w:hAnsi="Courier New" w:cs="Courier New"/>
              <w:sz w:val="22"/>
              <w:szCs w:val="22"/>
              <w:lang w:val="en-US"/>
            </w:rPr>
          </w:rPrChange>
        </w:rPr>
        <w:t xml:space="preserve">            );</w:t>
      </w:r>
    </w:p>
    <w:p w:rsidR="00C271CD" w:rsidRPr="00C271CD" w:rsidRDefault="00C271CD" w:rsidP="00C271CD">
      <w:pPr>
        <w:pStyle w:val="NormalnyIn"/>
        <w:jc w:val="center"/>
        <w:rPr>
          <w:i/>
        </w:rPr>
      </w:pPr>
      <w:proofErr w:type="spellStart"/>
      <w:r w:rsidRPr="00C271CD">
        <w:rPr>
          <w:i/>
          <w:lang w:val="en-US"/>
        </w:rPr>
        <w:t>Kod</w:t>
      </w:r>
      <w:proofErr w:type="spellEnd"/>
      <w:r w:rsidRPr="00C271CD">
        <w:rPr>
          <w:i/>
          <w:lang w:val="en-US"/>
        </w:rPr>
        <w:t xml:space="preserve"> </w:t>
      </w:r>
      <w:proofErr w:type="spellStart"/>
      <w:r w:rsidRPr="00C271CD">
        <w:rPr>
          <w:i/>
          <w:lang w:val="en-US"/>
        </w:rPr>
        <w:t>źródłowy</w:t>
      </w:r>
      <w:proofErr w:type="spellEnd"/>
      <w:r w:rsidRPr="00C271CD">
        <w:rPr>
          <w:i/>
          <w:lang w:val="en-US"/>
        </w:rPr>
        <w:t xml:space="preserve"> … </w:t>
      </w:r>
      <w:r w:rsidRPr="00C271CD">
        <w:rPr>
          <w:i/>
        </w:rPr>
        <w:t>Zapewnienie poprawności magazynowanych zdarzeń</w:t>
      </w:r>
    </w:p>
    <w:p w:rsidR="00073C2B" w:rsidRPr="00C271CD" w:rsidRDefault="00073C2B" w:rsidP="00E7232E">
      <w:pPr>
        <w:pStyle w:val="NormalnyIn"/>
        <w:ind w:firstLine="0"/>
      </w:pPr>
    </w:p>
    <w:p w:rsidR="00E35B76" w:rsidRPr="009A7986" w:rsidRDefault="00073C2B" w:rsidP="005C08E1">
      <w:pPr>
        <w:pStyle w:val="Nagwek3"/>
      </w:pPr>
      <w:bookmarkStart w:id="1461" w:name="_Toc302765139"/>
      <w:r>
        <w:t>Wyzwalacze i sekwencje</w:t>
      </w:r>
      <w:bookmarkEnd w:id="1461"/>
    </w:p>
    <w:p w:rsidR="00073C2B" w:rsidRDefault="00073C2B" w:rsidP="0082106B">
      <w:pPr>
        <w:pStyle w:val="NormalnyIn"/>
        <w:ind w:firstLine="0"/>
      </w:pPr>
      <w:r>
        <w:t xml:space="preserve">W celu zapewnienia unikalności kluczy głównych </w:t>
      </w:r>
      <w:del w:id="1462" w:author="Maciek" w:date="2011-09-02T23:15:00Z">
        <w:r w:rsidDel="00FA15C0">
          <w:delText xml:space="preserve">stworzyłem </w:delText>
        </w:r>
      </w:del>
      <w:r>
        <w:t>dla każdej tabeli</w:t>
      </w:r>
      <w:ins w:id="1463" w:author="Maciek" w:date="2011-09-02T23:15:00Z">
        <w:r w:rsidR="00FA15C0">
          <w:t xml:space="preserve"> został stworzon</w:t>
        </w:r>
      </w:ins>
      <w:ins w:id="1464" w:author="Maciek" w:date="2011-09-02T23:16:00Z">
        <w:r w:rsidR="00FA15C0">
          <w:t>y</w:t>
        </w:r>
      </w:ins>
      <w:r>
        <w:t xml:space="preserve"> wyzwalacz (ang. </w:t>
      </w:r>
      <w:proofErr w:type="spellStart"/>
      <w:r w:rsidR="0004201B" w:rsidRPr="0004201B">
        <w:rPr>
          <w:i/>
          <w:rPrChange w:id="1465" w:author="Maciek" w:date="2011-09-02T23:15:00Z">
            <w:rPr/>
          </w:rPrChange>
        </w:rPr>
        <w:t>Trigger</w:t>
      </w:r>
      <w:proofErr w:type="spellEnd"/>
      <w:r>
        <w:t xml:space="preserve"> ) oraz sekwencję które mają na celu zadbanie o generowanie pól ID. </w:t>
      </w:r>
    </w:p>
    <w:p w:rsidR="00073C2B" w:rsidRDefault="00073C2B" w:rsidP="00073C2B">
      <w:pPr>
        <w:pStyle w:val="NormalnyIn"/>
      </w:pPr>
      <w:r>
        <w:t xml:space="preserve">Poniżej </w:t>
      </w:r>
      <w:del w:id="1466" w:author="Maciek" w:date="2011-09-02T23:16:00Z">
        <w:r w:rsidR="003E02C1" w:rsidDel="00FA15C0">
          <w:delText>przedstawiam</w:delText>
        </w:r>
        <w:r w:rsidDel="00FA15C0">
          <w:delText xml:space="preserve"> </w:delText>
        </w:r>
      </w:del>
      <w:ins w:id="1467" w:author="Maciek" w:date="2011-09-02T23:16:00Z">
        <w:r w:rsidR="00FA15C0">
          <w:t xml:space="preserve">znajduje się </w:t>
        </w:r>
      </w:ins>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04201B" w:rsidP="00073C2B">
      <w:pPr>
        <w:pStyle w:val="NormalnyIn"/>
        <w:rPr>
          <w:rFonts w:ascii="Courier New" w:hAnsi="Courier New" w:cs="Courier New"/>
          <w:sz w:val="20"/>
          <w:szCs w:val="20"/>
          <w:lang w:val="en-US"/>
          <w:rPrChange w:id="1468"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69" w:author="Maciek" w:date="2011-09-02T23:15:00Z">
            <w:rPr>
              <w:rFonts w:ascii="Courier New" w:hAnsi="Courier New" w:cs="Courier New"/>
              <w:sz w:val="22"/>
              <w:szCs w:val="22"/>
              <w:lang w:val="en-US"/>
            </w:rPr>
          </w:rPrChange>
        </w:rPr>
        <w:t xml:space="preserve">create sequence </w:t>
      </w:r>
      <w:proofErr w:type="spellStart"/>
      <w:r w:rsidRPr="0004201B">
        <w:rPr>
          <w:rFonts w:ascii="Courier New" w:hAnsi="Courier New" w:cs="Courier New"/>
          <w:sz w:val="20"/>
          <w:szCs w:val="20"/>
          <w:lang w:val="en-US"/>
          <w:rPrChange w:id="1470" w:author="Maciek" w:date="2011-09-02T23:15:00Z">
            <w:rPr>
              <w:rFonts w:ascii="Courier New" w:hAnsi="Courier New" w:cs="Courier New"/>
              <w:sz w:val="22"/>
              <w:szCs w:val="22"/>
              <w:lang w:val="en-US"/>
            </w:rPr>
          </w:rPrChange>
        </w:rPr>
        <w:t>events_id_seq</w:t>
      </w:r>
      <w:proofErr w:type="spellEnd"/>
      <w:r w:rsidRPr="0004201B">
        <w:rPr>
          <w:rFonts w:ascii="Courier New" w:hAnsi="Courier New" w:cs="Courier New"/>
          <w:sz w:val="20"/>
          <w:szCs w:val="20"/>
          <w:lang w:val="en-US"/>
          <w:rPrChange w:id="1471" w:author="Maciek" w:date="2011-09-02T23:15:00Z">
            <w:rPr>
              <w:rFonts w:ascii="Courier New" w:hAnsi="Courier New" w:cs="Courier New"/>
              <w:sz w:val="22"/>
              <w:szCs w:val="22"/>
              <w:lang w:val="en-US"/>
            </w:rPr>
          </w:rPrChange>
        </w:rPr>
        <w:t xml:space="preserve"> start with 1 increment by 1;</w:t>
      </w:r>
    </w:p>
    <w:p w:rsidR="00073C2B" w:rsidRPr="00FA15C0" w:rsidRDefault="00073C2B" w:rsidP="00073C2B">
      <w:pPr>
        <w:pStyle w:val="NormalnyIn"/>
        <w:rPr>
          <w:rFonts w:ascii="Courier New" w:hAnsi="Courier New" w:cs="Courier New"/>
          <w:sz w:val="20"/>
          <w:szCs w:val="20"/>
          <w:lang w:val="en-US"/>
          <w:rPrChange w:id="1472" w:author="Maciek" w:date="2011-09-02T23:15:00Z">
            <w:rPr>
              <w:rFonts w:ascii="Courier New" w:hAnsi="Courier New" w:cs="Courier New"/>
              <w:sz w:val="22"/>
              <w:szCs w:val="22"/>
              <w:lang w:val="en-US"/>
            </w:rPr>
          </w:rPrChange>
        </w:rPr>
      </w:pPr>
    </w:p>
    <w:p w:rsidR="00073C2B" w:rsidRPr="00FA15C0" w:rsidRDefault="0004201B" w:rsidP="00073C2B">
      <w:pPr>
        <w:pStyle w:val="NormalnyIn"/>
        <w:rPr>
          <w:rFonts w:ascii="Courier New" w:hAnsi="Courier New" w:cs="Courier New"/>
          <w:sz w:val="20"/>
          <w:szCs w:val="20"/>
          <w:lang w:val="en-US"/>
          <w:rPrChange w:id="1473"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74" w:author="Maciek" w:date="2011-09-02T23:15:00Z">
            <w:rPr>
              <w:rFonts w:ascii="Courier New" w:hAnsi="Courier New" w:cs="Courier New"/>
              <w:sz w:val="22"/>
              <w:szCs w:val="22"/>
              <w:lang w:val="en-US"/>
            </w:rPr>
          </w:rPrChange>
        </w:rPr>
        <w:t xml:space="preserve">create or replace trigger </w:t>
      </w:r>
      <w:proofErr w:type="spellStart"/>
      <w:r w:rsidRPr="0004201B">
        <w:rPr>
          <w:rFonts w:ascii="Courier New" w:hAnsi="Courier New" w:cs="Courier New"/>
          <w:sz w:val="20"/>
          <w:szCs w:val="20"/>
          <w:lang w:val="en-US"/>
          <w:rPrChange w:id="1475" w:author="Maciek" w:date="2011-09-02T23:15:00Z">
            <w:rPr>
              <w:rFonts w:ascii="Courier New" w:hAnsi="Courier New" w:cs="Courier New"/>
              <w:sz w:val="22"/>
              <w:szCs w:val="22"/>
              <w:lang w:val="en-US"/>
            </w:rPr>
          </w:rPrChange>
        </w:rPr>
        <w:t>events_insert</w:t>
      </w:r>
      <w:proofErr w:type="spellEnd"/>
    </w:p>
    <w:p w:rsidR="00073C2B" w:rsidRPr="00FA15C0" w:rsidRDefault="0004201B" w:rsidP="00073C2B">
      <w:pPr>
        <w:pStyle w:val="NormalnyIn"/>
        <w:rPr>
          <w:rFonts w:ascii="Courier New" w:hAnsi="Courier New" w:cs="Courier New"/>
          <w:sz w:val="20"/>
          <w:szCs w:val="20"/>
          <w:lang w:val="en-US"/>
          <w:rPrChange w:id="1476"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77" w:author="Maciek" w:date="2011-09-02T23:15:00Z">
            <w:rPr>
              <w:rFonts w:ascii="Courier New" w:hAnsi="Courier New" w:cs="Courier New"/>
              <w:sz w:val="22"/>
              <w:szCs w:val="22"/>
              <w:lang w:val="en-US"/>
            </w:rPr>
          </w:rPrChange>
        </w:rPr>
        <w:t>before insert on events</w:t>
      </w:r>
    </w:p>
    <w:p w:rsidR="00073C2B" w:rsidRPr="00FA15C0" w:rsidRDefault="0004201B" w:rsidP="00073C2B">
      <w:pPr>
        <w:pStyle w:val="NormalnyIn"/>
        <w:rPr>
          <w:rFonts w:ascii="Courier New" w:hAnsi="Courier New" w:cs="Courier New"/>
          <w:sz w:val="20"/>
          <w:szCs w:val="20"/>
          <w:lang w:val="en-US"/>
          <w:rPrChange w:id="1478"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79" w:author="Maciek" w:date="2011-09-02T23:15:00Z">
            <w:rPr>
              <w:rFonts w:ascii="Courier New" w:hAnsi="Courier New" w:cs="Courier New"/>
              <w:sz w:val="22"/>
              <w:szCs w:val="22"/>
              <w:lang w:val="en-US"/>
            </w:rPr>
          </w:rPrChange>
        </w:rPr>
        <w:t>for each row</w:t>
      </w:r>
    </w:p>
    <w:p w:rsidR="00073C2B" w:rsidRPr="00FA15C0" w:rsidRDefault="0004201B" w:rsidP="00073C2B">
      <w:pPr>
        <w:pStyle w:val="NormalnyIn"/>
        <w:rPr>
          <w:rFonts w:ascii="Courier New" w:hAnsi="Courier New" w:cs="Courier New"/>
          <w:sz w:val="20"/>
          <w:szCs w:val="20"/>
          <w:lang w:val="en-US"/>
          <w:rPrChange w:id="1480"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81" w:author="Maciek" w:date="2011-09-02T23:15:00Z">
            <w:rPr>
              <w:rFonts w:ascii="Courier New" w:hAnsi="Courier New" w:cs="Courier New"/>
              <w:sz w:val="22"/>
              <w:szCs w:val="22"/>
              <w:lang w:val="en-US"/>
            </w:rPr>
          </w:rPrChange>
        </w:rPr>
        <w:t>begin</w:t>
      </w:r>
    </w:p>
    <w:p w:rsidR="00073C2B" w:rsidRPr="00FA15C0" w:rsidRDefault="0004201B" w:rsidP="00073C2B">
      <w:pPr>
        <w:pStyle w:val="NormalnyIn"/>
        <w:rPr>
          <w:rFonts w:ascii="Courier New" w:hAnsi="Courier New" w:cs="Courier New"/>
          <w:sz w:val="20"/>
          <w:szCs w:val="20"/>
          <w:lang w:val="en-US"/>
          <w:rPrChange w:id="1482"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83" w:author="Maciek" w:date="2011-09-02T23:15:00Z">
            <w:rPr>
              <w:rFonts w:ascii="Courier New" w:hAnsi="Courier New" w:cs="Courier New"/>
              <w:sz w:val="22"/>
              <w:szCs w:val="22"/>
              <w:lang w:val="en-US"/>
            </w:rPr>
          </w:rPrChange>
        </w:rPr>
        <w:t xml:space="preserve">   if :new.id is null then</w:t>
      </w:r>
    </w:p>
    <w:p w:rsidR="00073C2B" w:rsidRPr="00FA15C0" w:rsidRDefault="0004201B" w:rsidP="00073C2B">
      <w:pPr>
        <w:pStyle w:val="NormalnyIn"/>
        <w:rPr>
          <w:rFonts w:ascii="Courier New" w:hAnsi="Courier New" w:cs="Courier New"/>
          <w:sz w:val="20"/>
          <w:szCs w:val="20"/>
          <w:lang w:val="en-US"/>
          <w:rPrChange w:id="1484"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85" w:author="Maciek" w:date="2011-09-02T23:15:00Z">
            <w:rPr>
              <w:rFonts w:ascii="Courier New" w:hAnsi="Courier New" w:cs="Courier New"/>
              <w:sz w:val="22"/>
              <w:szCs w:val="22"/>
              <w:lang w:val="en-US"/>
            </w:rPr>
          </w:rPrChange>
        </w:rPr>
        <w:t xml:space="preserve">    select </w:t>
      </w:r>
      <w:proofErr w:type="spellStart"/>
      <w:r w:rsidRPr="0004201B">
        <w:rPr>
          <w:rFonts w:ascii="Courier New" w:hAnsi="Courier New" w:cs="Courier New"/>
          <w:sz w:val="20"/>
          <w:szCs w:val="20"/>
          <w:lang w:val="en-US"/>
          <w:rPrChange w:id="1486" w:author="Maciek" w:date="2011-09-02T23:15:00Z">
            <w:rPr>
              <w:rFonts w:ascii="Courier New" w:hAnsi="Courier New" w:cs="Courier New"/>
              <w:sz w:val="22"/>
              <w:szCs w:val="22"/>
              <w:lang w:val="en-US"/>
            </w:rPr>
          </w:rPrChange>
        </w:rPr>
        <w:t>events_id_seq.nextval</w:t>
      </w:r>
      <w:proofErr w:type="spellEnd"/>
      <w:r w:rsidRPr="0004201B">
        <w:rPr>
          <w:rFonts w:ascii="Courier New" w:hAnsi="Courier New" w:cs="Courier New"/>
          <w:sz w:val="20"/>
          <w:szCs w:val="20"/>
          <w:lang w:val="en-US"/>
          <w:rPrChange w:id="1487" w:author="Maciek" w:date="2011-09-02T23:15:00Z">
            <w:rPr>
              <w:rFonts w:ascii="Courier New" w:hAnsi="Courier New" w:cs="Courier New"/>
              <w:sz w:val="22"/>
              <w:szCs w:val="22"/>
              <w:lang w:val="en-US"/>
            </w:rPr>
          </w:rPrChange>
        </w:rPr>
        <w:t xml:space="preserve"> into :new.id from dual;</w:t>
      </w:r>
    </w:p>
    <w:p w:rsidR="00073C2B" w:rsidRPr="00FA15C0" w:rsidRDefault="0004201B" w:rsidP="00073C2B">
      <w:pPr>
        <w:pStyle w:val="NormalnyIn"/>
        <w:rPr>
          <w:rFonts w:ascii="Courier New" w:hAnsi="Courier New" w:cs="Courier New"/>
          <w:sz w:val="20"/>
          <w:szCs w:val="20"/>
          <w:lang w:val="en-US"/>
          <w:rPrChange w:id="1488"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89" w:author="Maciek" w:date="2011-09-02T23:15:00Z">
            <w:rPr>
              <w:rFonts w:ascii="Courier New" w:hAnsi="Courier New" w:cs="Courier New"/>
              <w:sz w:val="22"/>
              <w:szCs w:val="22"/>
              <w:lang w:val="en-US"/>
            </w:rPr>
          </w:rPrChange>
        </w:rPr>
        <w:t>end if;</w:t>
      </w:r>
    </w:p>
    <w:p w:rsidR="00073C2B" w:rsidRPr="00FA15C0" w:rsidRDefault="0004201B" w:rsidP="00073C2B">
      <w:pPr>
        <w:pStyle w:val="NormalnyIn"/>
        <w:rPr>
          <w:rFonts w:ascii="Courier New" w:hAnsi="Courier New" w:cs="Courier New"/>
          <w:sz w:val="20"/>
          <w:szCs w:val="20"/>
          <w:lang w:val="en-US"/>
          <w:rPrChange w:id="1490" w:author="Maciek" w:date="2011-09-02T23:15:00Z">
            <w:rPr>
              <w:rFonts w:ascii="Courier New" w:hAnsi="Courier New" w:cs="Courier New"/>
              <w:sz w:val="22"/>
              <w:szCs w:val="22"/>
              <w:lang w:val="en-US"/>
            </w:rPr>
          </w:rPrChange>
        </w:rPr>
      </w:pPr>
      <w:r w:rsidRPr="0004201B">
        <w:rPr>
          <w:rFonts w:ascii="Courier New" w:hAnsi="Courier New" w:cs="Courier New"/>
          <w:sz w:val="20"/>
          <w:szCs w:val="20"/>
          <w:lang w:val="en-US"/>
          <w:rPrChange w:id="1491" w:author="Maciek" w:date="2011-09-02T23:15:00Z">
            <w:rPr>
              <w:rFonts w:ascii="Courier New" w:hAnsi="Courier New" w:cs="Courier New"/>
              <w:sz w:val="22"/>
              <w:szCs w:val="22"/>
              <w:lang w:val="en-US"/>
            </w:rPr>
          </w:rPrChange>
        </w:rPr>
        <w:t>end;</w:t>
      </w:r>
    </w:p>
    <w:p w:rsidR="00E35B76" w:rsidRPr="00255736" w:rsidRDefault="00255736" w:rsidP="00255736">
      <w:pPr>
        <w:jc w:val="center"/>
        <w:rPr>
          <w:rFonts w:ascii="Times New Roman" w:hAnsi="Times New Roman"/>
          <w:i/>
          <w:sz w:val="24"/>
          <w:szCs w:val="24"/>
        </w:rPr>
      </w:pPr>
      <w:proofErr w:type="spellStart"/>
      <w:r w:rsidRPr="00263D19">
        <w:rPr>
          <w:rFonts w:ascii="Times New Roman" w:hAnsi="Times New Roman"/>
          <w:i/>
          <w:sz w:val="24"/>
          <w:szCs w:val="24"/>
          <w:lang w:val="en-US"/>
        </w:rPr>
        <w:t>Kod</w:t>
      </w:r>
      <w:proofErr w:type="spellEnd"/>
      <w:r w:rsidRPr="00263D19">
        <w:rPr>
          <w:rFonts w:ascii="Times New Roman" w:hAnsi="Times New Roman"/>
          <w:i/>
          <w:sz w:val="24"/>
          <w:szCs w:val="24"/>
          <w:lang w:val="en-US"/>
        </w:rPr>
        <w:t xml:space="preserve"> </w:t>
      </w:r>
      <w:proofErr w:type="spellStart"/>
      <w:r w:rsidRPr="00263D19">
        <w:rPr>
          <w:rFonts w:ascii="Times New Roman" w:hAnsi="Times New Roman"/>
          <w:i/>
          <w:sz w:val="24"/>
          <w:szCs w:val="24"/>
          <w:lang w:val="en-US"/>
        </w:rPr>
        <w:t>źródłowy</w:t>
      </w:r>
      <w:proofErr w:type="spellEnd"/>
      <w:r w:rsidRPr="00263D19">
        <w:rPr>
          <w:rFonts w:ascii="Times New Roman" w:hAnsi="Times New Roman"/>
          <w:i/>
          <w:sz w:val="24"/>
          <w:szCs w:val="24"/>
          <w:lang w:val="en-US"/>
        </w:rPr>
        <w:t xml:space="preserve"> </w:t>
      </w:r>
      <w:r w:rsidRPr="00263D19">
        <w:rPr>
          <w:rFonts w:ascii="Times New Roman" w:hAnsi="Times New Roman"/>
          <w:i/>
          <w:sz w:val="24"/>
          <w:szCs w:val="24"/>
          <w:highlight w:val="green"/>
          <w:lang w:val="en-US"/>
        </w:rPr>
        <w:t>…</w:t>
      </w:r>
      <w:r w:rsidRPr="00263D19">
        <w:rPr>
          <w:rFonts w:ascii="Times New Roman" w:hAnsi="Times New Roman"/>
          <w:i/>
          <w:sz w:val="24"/>
          <w:szCs w:val="24"/>
          <w:lang w:val="en-US"/>
        </w:rPr>
        <w:t xml:space="preserve"> </w:t>
      </w:r>
      <w:r w:rsidRPr="00255736">
        <w:rPr>
          <w:rFonts w:ascii="Times New Roman" w:hAnsi="Times New Roman"/>
          <w:i/>
          <w:sz w:val="24"/>
          <w:szCs w:val="24"/>
        </w:rPr>
        <w:t xml:space="preserve">Przykład wyzwalacza oraz sekwencji tabeli </w:t>
      </w:r>
      <w:proofErr w:type="spellStart"/>
      <w:r w:rsidRPr="00255736">
        <w:rPr>
          <w:rFonts w:ascii="Times New Roman" w:hAnsi="Times New Roman"/>
          <w:i/>
          <w:sz w:val="24"/>
          <w:szCs w:val="24"/>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492" w:name="_Toc302765140"/>
      <w:r w:rsidRPr="00263D19">
        <w:lastRenderedPageBreak/>
        <w:t>Opis usługi sieciowej – Web Service</w:t>
      </w:r>
      <w:bookmarkEnd w:id="1492"/>
    </w:p>
    <w:p w:rsidR="00EA1D0C" w:rsidRDefault="00EA1D0C" w:rsidP="00EA1D0C">
      <w:pPr>
        <w:pStyle w:val="Nagwek3"/>
      </w:pPr>
      <w:bookmarkStart w:id="1493" w:name="_Toc302765141"/>
      <w:r>
        <w:t>Cel powstania</w:t>
      </w:r>
      <w:bookmarkEnd w:id="1493"/>
    </w:p>
    <w:p w:rsidR="00EA1D0C" w:rsidRPr="00F039EA" w:rsidRDefault="00F039EA" w:rsidP="00F039EA">
      <w:pPr>
        <w:pStyle w:val="NormalnyIn"/>
        <w:ind w:firstLine="0"/>
      </w:pPr>
      <w:r w:rsidRPr="00F039EA">
        <w:t xml:space="preserve">Usługa sieciowa jest elementem zapewniającym komunikację pomiędzy </w:t>
      </w:r>
      <w:ins w:id="1494" w:author="Sebastian Łuczak" w:date="2011-08-31T23:22:00Z">
        <w:r w:rsidR="00B6661E" w:rsidRPr="00F039EA">
          <w:t xml:space="preserve">zainstalowanymi na telefonach komórkowych </w:t>
        </w:r>
      </w:ins>
      <w:r w:rsidRPr="00F039EA">
        <w:t xml:space="preserve">aplikacjami mobilnymi </w:t>
      </w:r>
      <w:del w:id="1495" w:author="Sebastian Łuczak" w:date="2011-08-31T23:22:00Z">
        <w:r w:rsidRPr="00F039EA" w:rsidDel="00B6661E">
          <w:delText xml:space="preserve">zainstalowanymi na telefonach komórkowych </w:delText>
        </w:r>
      </w:del>
      <w:r w:rsidRPr="00F039EA">
        <w:t xml:space="preserve">a bazą danych i </w:t>
      </w:r>
      <w:del w:id="1496" w:author="Maciek" w:date="2011-09-02T23:16:00Z">
        <w:r w:rsidRPr="00F039EA" w:rsidDel="00FA15C0">
          <w:delText>dalszymi partiami</w:delText>
        </w:r>
      </w:del>
      <w:ins w:id="1497" w:author="Maciek" w:date="2011-09-02T23:16:00Z">
        <w:r w:rsidR="00FA15C0">
          <w:t>pozostałymi kom</w:t>
        </w:r>
      </w:ins>
      <w:r w:rsidR="00F35C3D">
        <w:t>p</w:t>
      </w:r>
      <w:ins w:id="1498" w:author="Maciek" w:date="2011-09-02T23:16:00Z">
        <w:r w:rsidR="00FA15C0">
          <w:t>onentami</w:t>
        </w:r>
      </w:ins>
      <w:r w:rsidRPr="00F039EA">
        <w:t xml:space="preserve"> systemu. </w:t>
      </w:r>
    </w:p>
    <w:p w:rsidR="00EA1D0C" w:rsidRPr="00EA1D0C" w:rsidRDefault="00EA1D0C" w:rsidP="00EA1D0C">
      <w:pPr>
        <w:pStyle w:val="Nagwek3"/>
      </w:pPr>
      <w:bookmarkStart w:id="1499" w:name="_Toc302765142"/>
      <w:r>
        <w:t>Szczegóły implementacyjne</w:t>
      </w:r>
      <w:bookmarkEnd w:id="1499"/>
    </w:p>
    <w:p w:rsidR="00764D0D" w:rsidRDefault="00764D0D" w:rsidP="0082106B">
      <w:pPr>
        <w:pStyle w:val="NormalnyIn"/>
        <w:ind w:firstLine="0"/>
      </w:pPr>
      <w:r>
        <w:t xml:space="preserve">Stworzona </w:t>
      </w:r>
      <w:del w:id="1500" w:author="Maciek" w:date="2011-09-02T23:16:00Z">
        <w:r w:rsidDel="00FA15C0">
          <w:delText xml:space="preserve">przeze mnie </w:delText>
        </w:r>
      </w:del>
      <w:r>
        <w:t>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501" w:author="Sebastian Łuczak" w:date="2011-08-31T23:22:00Z">
        <w:r w:rsidR="00B6661E">
          <w:t>e</w:t>
        </w:r>
      </w:ins>
      <w:del w:id="1502" w:author="Sebastian Łuczak" w:date="2011-08-31T23:22:00Z">
        <w:r w:rsidDel="00B6661E">
          <w:delText>onalności</w:delText>
        </w:r>
      </w:del>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503" w:author="Sebastian Łuczak" w:date="2011-08-31T23:22:00Z">
        <w:r w:rsidDel="00B6661E">
          <w:delText xml:space="preserve">aplikacje </w:delText>
        </w:r>
      </w:del>
      <w:ins w:id="1504"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505" w:author="Sebastian Łuczak" w:date="2011-08-31T23:22:00Z">
        <w:r w:rsidDel="00B6661E">
          <w:delText>Tagu</w:delText>
        </w:r>
      </w:del>
      <w:ins w:id="1506"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507"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w:t>
      </w:r>
      <w:r w:rsidR="0004201B" w:rsidRPr="0004201B">
        <w:rPr>
          <w:i/>
          <w:rPrChange w:id="1508" w:author="Maciek" w:date="2011-09-02T23:17:00Z">
            <w:rPr/>
          </w:rPrChange>
        </w:rPr>
        <w:t xml:space="preserve">Data Access </w:t>
      </w:r>
      <w:proofErr w:type="spellStart"/>
      <w:r w:rsidR="0004201B" w:rsidRPr="0004201B">
        <w:rPr>
          <w:i/>
          <w:rPrChange w:id="1509" w:author="Maciek" w:date="2011-09-02T23:17:00Z">
            <w:rPr/>
          </w:rPrChange>
        </w:rP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w:t>
      </w:r>
      <w:del w:id="1510" w:author="Maciek" w:date="2011-09-02T23:17:00Z">
        <w:r w:rsidR="006C7C39" w:rsidDel="00FA15C0">
          <w:delText xml:space="preserve">zawierających się z </w:delText>
        </w:r>
      </w:del>
      <w:ins w:id="1511" w:author="Sebastian Łuczak" w:date="2011-08-31T23:22:00Z">
        <w:del w:id="1512" w:author="Maciek" w:date="2011-09-02T23:17:00Z">
          <w:r w:rsidR="00B6661E" w:rsidDel="00FA15C0">
            <w:delText xml:space="preserve">w </w:delText>
          </w:r>
        </w:del>
      </w:ins>
      <w:del w:id="1513" w:author="Maciek" w:date="2011-09-02T23:17:00Z">
        <w:r w:rsidR="006C7C39" w:rsidDel="00FA15C0">
          <w:delText>module Entity</w:delText>
        </w:r>
        <w:r w:rsidDel="00FA15C0">
          <w:delText xml:space="preserve"> </w:delText>
        </w:r>
      </w:del>
      <w:r>
        <w:t>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000000" w:rsidRDefault="00C6569D">
      <w:pPr>
        <w:pStyle w:val="NormalnyIn"/>
        <w:pPrChange w:id="1514" w:author="Sebastian Łuczak" w:date="2011-09-01T00:41:00Z">
          <w:pPr>
            <w:pStyle w:val="NormalnyIn"/>
            <w:ind w:firstLine="0"/>
          </w:pPr>
        </w:pPrChange>
      </w:pPr>
      <w:ins w:id="1515"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w:t>
        </w:r>
        <w:del w:id="1516" w:author="Maciek" w:date="2011-09-02T23:18:00Z">
          <w:r w:rsidDel="00FA15C0">
            <w:delText>pół</w:delText>
          </w:r>
        </w:del>
      </w:ins>
      <w:ins w:id="1517" w:author="Maciek" w:date="2011-09-02T23:18:00Z">
        <w:r w:rsidR="00FA15C0">
          <w:t>zmiennych</w:t>
        </w:r>
      </w:ins>
      <w:ins w:id="1518" w:author="Sebastian Łuczak" w:date="2011-09-01T00:41:00Z">
        <w:r>
          <w:t xml:space="preserve">, oraz ich typy są mapowane na nazwy kolumn z encji bazy danych. Kolejną istotnym elementem tego pliku jest zaznaczenie </w:t>
        </w:r>
        <w:r>
          <w:lastRenderedPageBreak/>
          <w:t xml:space="preserve">w jaki 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19"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20" w:author="Maciek" w:date="2011-09-02T23:18:00Z">
            <w:rPr>
              <w:rFonts w:ascii="Courier New" w:hAnsi="Courier New" w:cs="Courier New"/>
              <w:lang w:val="en-US" w:eastAsia="pl-PL"/>
            </w:rPr>
          </w:rPrChange>
        </w:rPr>
        <w:t>&lt;?xml version=</w:t>
      </w:r>
      <w:r w:rsidRPr="0004201B">
        <w:rPr>
          <w:rFonts w:ascii="Courier New" w:hAnsi="Courier New" w:cs="Courier New"/>
          <w:i/>
          <w:iCs/>
          <w:sz w:val="20"/>
          <w:szCs w:val="20"/>
          <w:lang w:val="en-US" w:eastAsia="pl-PL"/>
          <w:rPrChange w:id="1521" w:author="Maciek" w:date="2011-09-02T23:18:00Z">
            <w:rPr>
              <w:rFonts w:ascii="Courier New" w:hAnsi="Courier New" w:cs="Courier New"/>
              <w:i/>
              <w:iCs/>
              <w:lang w:val="en-US" w:eastAsia="pl-PL"/>
            </w:rPr>
          </w:rPrChange>
        </w:rPr>
        <w:t>"1.0"</w:t>
      </w:r>
      <w:r w:rsidRPr="0004201B">
        <w:rPr>
          <w:rFonts w:ascii="Courier New" w:hAnsi="Courier New" w:cs="Courier New"/>
          <w:sz w:val="20"/>
          <w:szCs w:val="20"/>
          <w:lang w:val="en-US" w:eastAsia="pl-PL"/>
          <w:rPrChange w:id="1522" w:author="Maciek" w:date="2011-09-02T23:18:00Z">
            <w:rPr>
              <w:rFonts w:ascii="Courier New" w:hAnsi="Courier New" w:cs="Courier New"/>
              <w:lang w:val="en-US" w:eastAsia="pl-PL"/>
            </w:rPr>
          </w:rPrChange>
        </w:rPr>
        <w:t>?&gt;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23"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24" w:author="Maciek" w:date="2011-09-02T23:18:00Z">
            <w:rPr>
              <w:rFonts w:ascii="Courier New" w:hAnsi="Courier New" w:cs="Courier New"/>
              <w:lang w:val="en-US" w:eastAsia="pl-PL"/>
            </w:rPr>
          </w:rPrChange>
        </w:rPr>
        <w:t>&lt;!DOCTYPE hibernate-mapping PUBLIC "-//Hibernate/Hibernate Mapping DTD 3.0//EN"</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25"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26" w:author="Maciek" w:date="2011-09-02T23:18:00Z">
            <w:rPr>
              <w:rFonts w:ascii="Courier New" w:hAnsi="Courier New" w:cs="Courier New"/>
              <w:lang w:val="en-US" w:eastAsia="pl-PL"/>
            </w:rPr>
          </w:rPrChange>
        </w:rPr>
        <w:t>"http://hibernate.sourceforge.net/hibernate-mapping-3.0.dtd"&gt;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27"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28" w:author="Maciek" w:date="2011-09-02T23:18:00Z">
            <w:rPr>
              <w:rFonts w:ascii="Courier New" w:hAnsi="Courier New" w:cs="Courier New"/>
              <w:lang w:val="en-US" w:eastAsia="pl-PL"/>
            </w:rPr>
          </w:rPrChange>
        </w:rPr>
        <w:t xml:space="preserve">&lt;!-- Generated 2011-06-22 19:16:38 by </w:t>
      </w:r>
      <w:r w:rsidRPr="0004201B">
        <w:rPr>
          <w:rFonts w:ascii="Courier New" w:hAnsi="Courier New" w:cs="Courier New"/>
          <w:sz w:val="20"/>
          <w:szCs w:val="20"/>
          <w:u w:val="single"/>
          <w:lang w:val="en-US" w:eastAsia="pl-PL"/>
          <w:rPrChange w:id="1529" w:author="Maciek" w:date="2011-09-02T23:18:00Z">
            <w:rPr>
              <w:rFonts w:ascii="Courier New" w:hAnsi="Courier New" w:cs="Courier New"/>
              <w:u w:val="single"/>
              <w:lang w:val="en-US" w:eastAsia="pl-PL"/>
            </w:rPr>
          </w:rPrChange>
        </w:rPr>
        <w:t>Hibernate</w:t>
      </w:r>
      <w:r w:rsidRPr="0004201B">
        <w:rPr>
          <w:rFonts w:ascii="Courier New" w:hAnsi="Courier New" w:cs="Courier New"/>
          <w:sz w:val="20"/>
          <w:szCs w:val="20"/>
          <w:lang w:val="en-US" w:eastAsia="pl-PL"/>
          <w:rPrChange w:id="1530" w:author="Maciek" w:date="2011-09-02T23:18:00Z">
            <w:rPr>
              <w:rFonts w:ascii="Courier New" w:hAnsi="Courier New" w:cs="Courier New"/>
              <w:lang w:val="en-US" w:eastAsia="pl-PL"/>
            </w:rPr>
          </w:rPrChange>
        </w:rPr>
        <w:t xml:space="preserve"> Tools 3.4.0.CR1 --&gt;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31"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32" w:author="Maciek" w:date="2011-09-02T23:18:00Z">
            <w:rPr>
              <w:rFonts w:ascii="Courier New" w:hAnsi="Courier New" w:cs="Courier New"/>
              <w:lang w:val="en-US" w:eastAsia="pl-PL"/>
            </w:rPr>
          </w:rPrChange>
        </w:rPr>
        <w:t>&lt;hibernate-mapping&gt;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33"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34" w:author="Maciek" w:date="2011-09-02T23:18:00Z">
            <w:rPr>
              <w:rFonts w:ascii="Courier New" w:hAnsi="Courier New" w:cs="Courier New"/>
              <w:lang w:val="en-US" w:eastAsia="pl-PL"/>
            </w:rPr>
          </w:rPrChange>
        </w:rPr>
        <w:t xml:space="preserve">    </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35"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36" w:author="Maciek" w:date="2011-09-02T23:18:00Z">
            <w:rPr>
              <w:rFonts w:ascii="Courier New" w:hAnsi="Courier New" w:cs="Courier New"/>
              <w:lang w:val="en-US" w:eastAsia="pl-PL"/>
            </w:rPr>
          </w:rPrChange>
        </w:rPr>
        <w:t>&lt;class name=</w:t>
      </w:r>
      <w:r w:rsidRPr="0004201B">
        <w:rPr>
          <w:rFonts w:ascii="Courier New" w:hAnsi="Courier New" w:cs="Courier New"/>
          <w:i/>
          <w:iCs/>
          <w:sz w:val="20"/>
          <w:szCs w:val="20"/>
          <w:lang w:val="en-US" w:eastAsia="pl-PL"/>
          <w:rPrChange w:id="1537" w:author="Maciek" w:date="2011-09-02T23:18:00Z">
            <w:rPr>
              <w:rFonts w:ascii="Courier New" w:hAnsi="Courier New" w:cs="Courier New"/>
              <w:i/>
              <w:iCs/>
              <w:lang w:val="en-US" w:eastAsia="pl-PL"/>
            </w:rPr>
          </w:rPrChange>
        </w:rPr>
        <w:t>"</w:t>
      </w:r>
      <w:proofErr w:type="spellStart"/>
      <w:r w:rsidRPr="0004201B">
        <w:rPr>
          <w:rFonts w:ascii="Courier New" w:hAnsi="Courier New" w:cs="Courier New"/>
          <w:i/>
          <w:iCs/>
          <w:sz w:val="20"/>
          <w:szCs w:val="20"/>
          <w:lang w:val="en-US" w:eastAsia="pl-PL"/>
          <w:rPrChange w:id="1538" w:author="Maciek" w:date="2011-09-02T23:18:00Z">
            <w:rPr>
              <w:rFonts w:ascii="Courier New" w:hAnsi="Courier New" w:cs="Courier New"/>
              <w:i/>
              <w:iCs/>
              <w:lang w:val="en-US" w:eastAsia="pl-PL"/>
            </w:rPr>
          </w:rPrChange>
        </w:rPr>
        <w:t>db.entity.CUsers</w:t>
      </w:r>
      <w:proofErr w:type="spellEnd"/>
      <w:r w:rsidRPr="0004201B">
        <w:rPr>
          <w:rFonts w:ascii="Courier New" w:hAnsi="Courier New" w:cs="Courier New"/>
          <w:i/>
          <w:iCs/>
          <w:sz w:val="20"/>
          <w:szCs w:val="20"/>
          <w:lang w:val="en-US" w:eastAsia="pl-PL"/>
          <w:rPrChange w:id="1539" w:author="Maciek" w:date="2011-09-02T23:18:00Z">
            <w:rPr>
              <w:rFonts w:ascii="Courier New" w:hAnsi="Courier New" w:cs="Courier New"/>
              <w:i/>
              <w:iCs/>
              <w:lang w:val="en-US" w:eastAsia="pl-PL"/>
            </w:rPr>
          </w:rPrChange>
        </w:rPr>
        <w:t>"</w:t>
      </w:r>
      <w:r w:rsidRPr="0004201B">
        <w:rPr>
          <w:rFonts w:ascii="Courier New" w:hAnsi="Courier New" w:cs="Courier New"/>
          <w:sz w:val="20"/>
          <w:szCs w:val="20"/>
          <w:lang w:val="en-US" w:eastAsia="pl-PL"/>
          <w:rPrChange w:id="1540" w:author="Maciek" w:date="2011-09-02T23:18:00Z">
            <w:rPr>
              <w:rFonts w:ascii="Courier New" w:hAnsi="Courier New" w:cs="Courier New"/>
              <w:lang w:val="en-US" w:eastAsia="pl-PL"/>
            </w:rPr>
          </w:rPrChange>
        </w:rPr>
        <w:t xml:space="preserve"> table=</w:t>
      </w:r>
      <w:r w:rsidRPr="0004201B">
        <w:rPr>
          <w:rFonts w:ascii="Courier New" w:hAnsi="Courier New" w:cs="Courier New"/>
          <w:i/>
          <w:iCs/>
          <w:sz w:val="20"/>
          <w:szCs w:val="20"/>
          <w:lang w:val="en-US" w:eastAsia="pl-PL"/>
          <w:rPrChange w:id="1541" w:author="Maciek" w:date="2011-09-02T23:18:00Z">
            <w:rPr>
              <w:rFonts w:ascii="Courier New" w:hAnsi="Courier New" w:cs="Courier New"/>
              <w:i/>
              <w:iCs/>
              <w:lang w:val="en-US" w:eastAsia="pl-PL"/>
            </w:rPr>
          </w:rPrChange>
        </w:rPr>
        <w:t>"USERS"</w:t>
      </w:r>
      <w:r w:rsidRPr="0004201B">
        <w:rPr>
          <w:rFonts w:ascii="Courier New" w:hAnsi="Courier New" w:cs="Courier New"/>
          <w:sz w:val="20"/>
          <w:szCs w:val="20"/>
          <w:lang w:val="en-US" w:eastAsia="pl-PL"/>
          <w:rPrChange w:id="1542" w:author="Maciek" w:date="2011-09-02T23:18:00Z">
            <w:rPr>
              <w:rFonts w:ascii="Courier New" w:hAnsi="Courier New" w:cs="Courier New"/>
              <w:lang w:val="en-US" w:eastAsia="pl-PL"/>
            </w:rPr>
          </w:rPrChange>
        </w:rPr>
        <w:t>&gt;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43"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44" w:author="Maciek" w:date="2011-09-02T23:18:00Z">
            <w:rPr>
              <w:rFonts w:ascii="Courier New" w:hAnsi="Courier New" w:cs="Courier New"/>
              <w:lang w:val="en-US" w:eastAsia="pl-PL"/>
            </w:rPr>
          </w:rPrChange>
        </w:rPr>
        <w:t xml:space="preserve">   &lt;id name=</w:t>
      </w:r>
      <w:r w:rsidRPr="0004201B">
        <w:rPr>
          <w:rFonts w:ascii="Courier New" w:hAnsi="Courier New" w:cs="Courier New"/>
          <w:i/>
          <w:iCs/>
          <w:sz w:val="20"/>
          <w:szCs w:val="20"/>
          <w:lang w:val="en-US" w:eastAsia="pl-PL"/>
          <w:rPrChange w:id="1545" w:author="Maciek" w:date="2011-09-02T23:18:00Z">
            <w:rPr>
              <w:rFonts w:ascii="Courier New" w:hAnsi="Courier New" w:cs="Courier New"/>
              <w:i/>
              <w:iCs/>
              <w:lang w:val="en-US" w:eastAsia="pl-PL"/>
            </w:rPr>
          </w:rPrChange>
        </w:rPr>
        <w:t>"Id"</w:t>
      </w:r>
      <w:r w:rsidRPr="0004201B">
        <w:rPr>
          <w:rFonts w:ascii="Courier New" w:hAnsi="Courier New" w:cs="Courier New"/>
          <w:sz w:val="20"/>
          <w:szCs w:val="20"/>
          <w:lang w:val="en-US" w:eastAsia="pl-PL"/>
          <w:rPrChange w:id="1546" w:author="Maciek" w:date="2011-09-02T23:18:00Z">
            <w:rPr>
              <w:rFonts w:ascii="Courier New" w:hAnsi="Courier New" w:cs="Courier New"/>
              <w:lang w:val="en-US" w:eastAsia="pl-PL"/>
            </w:rPr>
          </w:rPrChange>
        </w:rPr>
        <w:t xml:space="preserve"> type=</w:t>
      </w:r>
      <w:r w:rsidRPr="0004201B">
        <w:rPr>
          <w:rFonts w:ascii="Courier New" w:hAnsi="Courier New" w:cs="Courier New"/>
          <w:i/>
          <w:iCs/>
          <w:sz w:val="20"/>
          <w:szCs w:val="20"/>
          <w:lang w:val="en-US" w:eastAsia="pl-PL"/>
          <w:rPrChange w:id="1547" w:author="Maciek" w:date="2011-09-02T23:18:00Z">
            <w:rPr>
              <w:rFonts w:ascii="Courier New" w:hAnsi="Courier New" w:cs="Courier New"/>
              <w:i/>
              <w:iCs/>
              <w:lang w:val="en-US" w:eastAsia="pl-PL"/>
            </w:rPr>
          </w:rPrChange>
        </w:rPr>
        <w:t>"long"</w:t>
      </w:r>
      <w:r w:rsidRPr="0004201B">
        <w:rPr>
          <w:rFonts w:ascii="Courier New" w:hAnsi="Courier New" w:cs="Courier New"/>
          <w:sz w:val="20"/>
          <w:szCs w:val="20"/>
          <w:lang w:val="en-US" w:eastAsia="pl-PL"/>
          <w:rPrChange w:id="1548" w:author="Maciek" w:date="2011-09-02T23:18:00Z">
            <w:rPr>
              <w:rFonts w:ascii="Courier New" w:hAnsi="Courier New" w:cs="Courier New"/>
              <w:lang w:val="en-US" w:eastAsia="pl-PL"/>
            </w:rPr>
          </w:rPrChange>
        </w:rPr>
        <w:t xml:space="preserve"> column=</w:t>
      </w:r>
      <w:r w:rsidRPr="0004201B">
        <w:rPr>
          <w:rFonts w:ascii="Courier New" w:hAnsi="Courier New" w:cs="Courier New"/>
          <w:i/>
          <w:iCs/>
          <w:sz w:val="20"/>
          <w:szCs w:val="20"/>
          <w:lang w:val="en-US" w:eastAsia="pl-PL"/>
          <w:rPrChange w:id="1549" w:author="Maciek" w:date="2011-09-02T23:18:00Z">
            <w:rPr>
              <w:rFonts w:ascii="Courier New" w:hAnsi="Courier New" w:cs="Courier New"/>
              <w:i/>
              <w:iCs/>
              <w:lang w:val="en-US" w:eastAsia="pl-PL"/>
            </w:rPr>
          </w:rPrChange>
        </w:rPr>
        <w:t>"id"</w:t>
      </w:r>
      <w:r w:rsidRPr="0004201B">
        <w:rPr>
          <w:rFonts w:ascii="Courier New" w:hAnsi="Courier New" w:cs="Courier New"/>
          <w:sz w:val="20"/>
          <w:szCs w:val="20"/>
          <w:lang w:val="en-US" w:eastAsia="pl-PL"/>
          <w:rPrChange w:id="1550" w:author="Maciek" w:date="2011-09-02T23:18:00Z">
            <w:rPr>
              <w:rFonts w:ascii="Courier New" w:hAnsi="Courier New" w:cs="Courier New"/>
              <w:lang w:val="en-US" w:eastAsia="pl-PL"/>
            </w:rPr>
          </w:rPrChange>
        </w:rPr>
        <w:t xml:space="preserve">   &gt;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51"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52" w:author="Maciek" w:date="2011-09-02T23:18:00Z">
            <w:rPr>
              <w:rFonts w:ascii="Courier New" w:hAnsi="Courier New" w:cs="Courier New"/>
              <w:lang w:val="en-US" w:eastAsia="pl-PL"/>
            </w:rPr>
          </w:rPrChange>
        </w:rPr>
        <w:t xml:space="preserve">            &lt;generator class=</w:t>
      </w:r>
      <w:r w:rsidRPr="0004201B">
        <w:rPr>
          <w:rFonts w:ascii="Courier New" w:hAnsi="Courier New" w:cs="Courier New"/>
          <w:i/>
          <w:iCs/>
          <w:sz w:val="20"/>
          <w:szCs w:val="20"/>
          <w:lang w:val="en-US" w:eastAsia="pl-PL"/>
          <w:rPrChange w:id="1553" w:author="Maciek" w:date="2011-09-02T23:18:00Z">
            <w:rPr>
              <w:rFonts w:ascii="Courier New" w:hAnsi="Courier New" w:cs="Courier New"/>
              <w:i/>
              <w:iCs/>
              <w:lang w:val="en-US" w:eastAsia="pl-PL"/>
            </w:rPr>
          </w:rPrChange>
        </w:rPr>
        <w:t>"sequence"</w:t>
      </w:r>
      <w:r w:rsidRPr="0004201B">
        <w:rPr>
          <w:rFonts w:ascii="Courier New" w:hAnsi="Courier New" w:cs="Courier New"/>
          <w:sz w:val="20"/>
          <w:szCs w:val="20"/>
          <w:lang w:val="en-US" w:eastAsia="pl-PL"/>
          <w:rPrChange w:id="1554" w:author="Maciek" w:date="2011-09-02T23:18:00Z">
            <w:rPr>
              <w:rFonts w:ascii="Courier New" w:hAnsi="Courier New" w:cs="Courier New"/>
              <w:lang w:val="en-US" w:eastAsia="pl-PL"/>
            </w:rPr>
          </w:rPrChange>
        </w:rPr>
        <w:t>&gt;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55"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56" w:author="Maciek" w:date="2011-09-02T23:18:00Z">
            <w:rPr>
              <w:rFonts w:ascii="Courier New" w:hAnsi="Courier New" w:cs="Courier New"/>
              <w:lang w:val="en-US" w:eastAsia="pl-PL"/>
            </w:rPr>
          </w:rPrChange>
        </w:rPr>
        <w:t xml:space="preserve">            &lt;</w:t>
      </w:r>
      <w:proofErr w:type="spellStart"/>
      <w:r w:rsidRPr="0004201B">
        <w:rPr>
          <w:rFonts w:ascii="Courier New" w:hAnsi="Courier New" w:cs="Courier New"/>
          <w:sz w:val="20"/>
          <w:szCs w:val="20"/>
          <w:lang w:val="en-US" w:eastAsia="pl-PL"/>
          <w:rPrChange w:id="1557" w:author="Maciek" w:date="2011-09-02T23:18:00Z">
            <w:rPr>
              <w:rFonts w:ascii="Courier New" w:hAnsi="Courier New" w:cs="Courier New"/>
              <w:lang w:val="en-US" w:eastAsia="pl-PL"/>
            </w:rPr>
          </w:rPrChange>
        </w:rPr>
        <w:t>param</w:t>
      </w:r>
      <w:proofErr w:type="spellEnd"/>
      <w:r w:rsidRPr="0004201B">
        <w:rPr>
          <w:rFonts w:ascii="Courier New" w:hAnsi="Courier New" w:cs="Courier New"/>
          <w:sz w:val="20"/>
          <w:szCs w:val="20"/>
          <w:lang w:val="en-US" w:eastAsia="pl-PL"/>
          <w:rPrChange w:id="1558" w:author="Maciek" w:date="2011-09-02T23:18:00Z">
            <w:rPr>
              <w:rFonts w:ascii="Courier New" w:hAnsi="Courier New" w:cs="Courier New"/>
              <w:lang w:val="en-US" w:eastAsia="pl-PL"/>
            </w:rPr>
          </w:rPrChange>
        </w:rPr>
        <w:t xml:space="preserve"> name=</w:t>
      </w:r>
      <w:r w:rsidRPr="0004201B">
        <w:rPr>
          <w:rFonts w:ascii="Courier New" w:hAnsi="Courier New" w:cs="Courier New"/>
          <w:i/>
          <w:iCs/>
          <w:sz w:val="20"/>
          <w:szCs w:val="20"/>
          <w:lang w:val="en-US" w:eastAsia="pl-PL"/>
          <w:rPrChange w:id="1559" w:author="Maciek" w:date="2011-09-02T23:18:00Z">
            <w:rPr>
              <w:rFonts w:ascii="Courier New" w:hAnsi="Courier New" w:cs="Courier New"/>
              <w:i/>
              <w:iCs/>
              <w:lang w:val="en-US" w:eastAsia="pl-PL"/>
            </w:rPr>
          </w:rPrChange>
        </w:rPr>
        <w:t>"sequence"</w:t>
      </w:r>
      <w:r w:rsidRPr="0004201B">
        <w:rPr>
          <w:rFonts w:ascii="Courier New" w:hAnsi="Courier New" w:cs="Courier New"/>
          <w:sz w:val="20"/>
          <w:szCs w:val="20"/>
          <w:lang w:val="en-US" w:eastAsia="pl-PL"/>
          <w:rPrChange w:id="1560" w:author="Maciek" w:date="2011-09-02T23:18:00Z">
            <w:rPr>
              <w:rFonts w:ascii="Courier New" w:hAnsi="Courier New" w:cs="Courier New"/>
              <w:lang w:val="en-US" w:eastAsia="pl-PL"/>
            </w:rPr>
          </w:rPrChange>
        </w:rPr>
        <w:t>&gt;</w:t>
      </w:r>
      <w:proofErr w:type="spellStart"/>
      <w:r w:rsidRPr="0004201B">
        <w:rPr>
          <w:rFonts w:ascii="Courier New" w:hAnsi="Courier New" w:cs="Courier New"/>
          <w:sz w:val="20"/>
          <w:szCs w:val="20"/>
          <w:lang w:val="en-US" w:eastAsia="pl-PL"/>
          <w:rPrChange w:id="1561" w:author="Maciek" w:date="2011-09-02T23:18:00Z">
            <w:rPr>
              <w:rFonts w:ascii="Courier New" w:hAnsi="Courier New" w:cs="Courier New"/>
              <w:lang w:val="en-US" w:eastAsia="pl-PL"/>
            </w:rPr>
          </w:rPrChange>
        </w:rPr>
        <w:t>users_id_seq</w:t>
      </w:r>
      <w:proofErr w:type="spellEnd"/>
      <w:r w:rsidRPr="0004201B">
        <w:rPr>
          <w:rFonts w:ascii="Courier New" w:hAnsi="Courier New" w:cs="Courier New"/>
          <w:sz w:val="20"/>
          <w:szCs w:val="20"/>
          <w:lang w:val="en-US" w:eastAsia="pl-PL"/>
          <w:rPrChange w:id="1562" w:author="Maciek" w:date="2011-09-02T23:18:00Z">
            <w:rPr>
              <w:rFonts w:ascii="Courier New" w:hAnsi="Courier New" w:cs="Courier New"/>
              <w:lang w:val="en-US" w:eastAsia="pl-PL"/>
            </w:rPr>
          </w:rPrChange>
        </w:rPr>
        <w:t>&lt;/</w:t>
      </w:r>
      <w:proofErr w:type="spellStart"/>
      <w:r w:rsidRPr="0004201B">
        <w:rPr>
          <w:rFonts w:ascii="Courier New" w:hAnsi="Courier New" w:cs="Courier New"/>
          <w:sz w:val="20"/>
          <w:szCs w:val="20"/>
          <w:lang w:val="en-US" w:eastAsia="pl-PL"/>
          <w:rPrChange w:id="1563" w:author="Maciek" w:date="2011-09-02T23:18:00Z">
            <w:rPr>
              <w:rFonts w:ascii="Courier New" w:hAnsi="Courier New" w:cs="Courier New"/>
              <w:lang w:val="en-US" w:eastAsia="pl-PL"/>
            </w:rPr>
          </w:rPrChange>
        </w:rPr>
        <w:t>param</w:t>
      </w:r>
      <w:proofErr w:type="spellEnd"/>
      <w:r w:rsidRPr="0004201B">
        <w:rPr>
          <w:rFonts w:ascii="Courier New" w:hAnsi="Courier New" w:cs="Courier New"/>
          <w:sz w:val="20"/>
          <w:szCs w:val="20"/>
          <w:lang w:val="en-US" w:eastAsia="pl-PL"/>
          <w:rPrChange w:id="1564" w:author="Maciek" w:date="2011-09-02T23:18:00Z">
            <w:rPr>
              <w:rFonts w:ascii="Courier New" w:hAnsi="Courier New" w:cs="Courier New"/>
              <w:lang w:val="en-US" w:eastAsia="pl-PL"/>
            </w:rPr>
          </w:rPrChange>
        </w:rPr>
        <w:t>&gt;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65"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66" w:author="Maciek" w:date="2011-09-02T23:18:00Z">
            <w:rPr>
              <w:rFonts w:ascii="Courier New" w:hAnsi="Courier New" w:cs="Courier New"/>
              <w:lang w:val="en-US" w:eastAsia="pl-PL"/>
            </w:rPr>
          </w:rPrChange>
        </w:rPr>
        <w:t xml:space="preserve">            &lt;/generator&gt;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67"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68" w:author="Maciek" w:date="2011-09-02T23:18:00Z">
            <w:rPr>
              <w:rFonts w:ascii="Courier New" w:hAnsi="Courier New" w:cs="Courier New"/>
              <w:lang w:val="en-US" w:eastAsia="pl-PL"/>
            </w:rPr>
          </w:rPrChange>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569" w:author="Maciek" w:date="2011-09-02T23:18:00Z">
            <w:rPr>
              <w:rFonts w:ascii="Courier New" w:hAnsi="Courier New" w:cs="Courier New"/>
              <w:lang w:val="en-US" w:eastAsia="pl-PL"/>
            </w:rPr>
          </w:rPrChange>
        </w:rPr>
      </w:pP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70"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71" w:author="Maciek" w:date="2011-09-02T23:18:00Z">
            <w:rPr>
              <w:rFonts w:ascii="Courier New" w:hAnsi="Courier New" w:cs="Courier New"/>
              <w:lang w:val="en-US" w:eastAsia="pl-PL"/>
            </w:rPr>
          </w:rPrChange>
        </w:rPr>
        <w:t>&lt;property name=</w:t>
      </w:r>
      <w:r w:rsidRPr="0004201B">
        <w:rPr>
          <w:rFonts w:ascii="Courier New" w:hAnsi="Courier New" w:cs="Courier New"/>
          <w:i/>
          <w:iCs/>
          <w:sz w:val="20"/>
          <w:szCs w:val="20"/>
          <w:lang w:val="en-US" w:eastAsia="pl-PL"/>
          <w:rPrChange w:id="1572" w:author="Maciek" w:date="2011-09-02T23:18:00Z">
            <w:rPr>
              <w:rFonts w:ascii="Courier New" w:hAnsi="Courier New" w:cs="Courier New"/>
              <w:i/>
              <w:iCs/>
              <w:lang w:val="en-US" w:eastAsia="pl-PL"/>
            </w:rPr>
          </w:rPrChange>
        </w:rPr>
        <w:t>"</w:t>
      </w:r>
      <w:proofErr w:type="spellStart"/>
      <w:r w:rsidRPr="0004201B">
        <w:rPr>
          <w:rFonts w:ascii="Courier New" w:hAnsi="Courier New" w:cs="Courier New"/>
          <w:i/>
          <w:iCs/>
          <w:sz w:val="20"/>
          <w:szCs w:val="20"/>
          <w:lang w:val="en-US" w:eastAsia="pl-PL"/>
          <w:rPrChange w:id="1573" w:author="Maciek" w:date="2011-09-02T23:18:00Z">
            <w:rPr>
              <w:rFonts w:ascii="Courier New" w:hAnsi="Courier New" w:cs="Courier New"/>
              <w:i/>
              <w:iCs/>
              <w:lang w:val="en-US" w:eastAsia="pl-PL"/>
            </w:rPr>
          </w:rPrChange>
        </w:rPr>
        <w:t>userName</w:t>
      </w:r>
      <w:proofErr w:type="spellEnd"/>
      <w:r w:rsidRPr="0004201B">
        <w:rPr>
          <w:rFonts w:ascii="Courier New" w:hAnsi="Courier New" w:cs="Courier New"/>
          <w:i/>
          <w:iCs/>
          <w:sz w:val="20"/>
          <w:szCs w:val="20"/>
          <w:lang w:val="en-US" w:eastAsia="pl-PL"/>
          <w:rPrChange w:id="1574" w:author="Maciek" w:date="2011-09-02T23:18:00Z">
            <w:rPr>
              <w:rFonts w:ascii="Courier New" w:hAnsi="Courier New" w:cs="Courier New"/>
              <w:i/>
              <w:iCs/>
              <w:lang w:val="en-US" w:eastAsia="pl-PL"/>
            </w:rPr>
          </w:rPrChange>
        </w:rPr>
        <w:t>"</w:t>
      </w:r>
      <w:r w:rsidRPr="0004201B">
        <w:rPr>
          <w:rFonts w:ascii="Courier New" w:hAnsi="Courier New" w:cs="Courier New"/>
          <w:sz w:val="20"/>
          <w:szCs w:val="20"/>
          <w:lang w:val="en-US" w:eastAsia="pl-PL"/>
          <w:rPrChange w:id="1575" w:author="Maciek" w:date="2011-09-02T23:18:00Z">
            <w:rPr>
              <w:rFonts w:ascii="Courier New" w:hAnsi="Courier New" w:cs="Courier New"/>
              <w:lang w:val="en-US" w:eastAsia="pl-PL"/>
            </w:rPr>
          </w:rPrChange>
        </w:rPr>
        <w:t xml:space="preserve"> type=</w:t>
      </w:r>
      <w:r w:rsidRPr="0004201B">
        <w:rPr>
          <w:rFonts w:ascii="Courier New" w:hAnsi="Courier New" w:cs="Courier New"/>
          <w:i/>
          <w:iCs/>
          <w:sz w:val="20"/>
          <w:szCs w:val="20"/>
          <w:lang w:val="en-US" w:eastAsia="pl-PL"/>
          <w:rPrChange w:id="1576" w:author="Maciek" w:date="2011-09-02T23:18:00Z">
            <w:rPr>
              <w:rFonts w:ascii="Courier New" w:hAnsi="Courier New" w:cs="Courier New"/>
              <w:i/>
              <w:iCs/>
              <w:lang w:val="en-US" w:eastAsia="pl-PL"/>
            </w:rPr>
          </w:rPrChange>
        </w:rPr>
        <w:t>"</w:t>
      </w:r>
      <w:proofErr w:type="spellStart"/>
      <w:r w:rsidRPr="0004201B">
        <w:rPr>
          <w:rFonts w:ascii="Courier New" w:hAnsi="Courier New" w:cs="Courier New"/>
          <w:i/>
          <w:iCs/>
          <w:sz w:val="20"/>
          <w:szCs w:val="20"/>
          <w:lang w:val="en-US" w:eastAsia="pl-PL"/>
          <w:rPrChange w:id="1577" w:author="Maciek" w:date="2011-09-02T23:18:00Z">
            <w:rPr>
              <w:rFonts w:ascii="Courier New" w:hAnsi="Courier New" w:cs="Courier New"/>
              <w:i/>
              <w:iCs/>
              <w:lang w:val="en-US" w:eastAsia="pl-PL"/>
            </w:rPr>
          </w:rPrChange>
        </w:rPr>
        <w:t>java.lang.String</w:t>
      </w:r>
      <w:proofErr w:type="spellEnd"/>
      <w:r w:rsidRPr="0004201B">
        <w:rPr>
          <w:rFonts w:ascii="Courier New" w:hAnsi="Courier New" w:cs="Courier New"/>
          <w:i/>
          <w:iCs/>
          <w:sz w:val="20"/>
          <w:szCs w:val="20"/>
          <w:lang w:val="en-US" w:eastAsia="pl-PL"/>
          <w:rPrChange w:id="1578" w:author="Maciek" w:date="2011-09-02T23:18:00Z">
            <w:rPr>
              <w:rFonts w:ascii="Courier New" w:hAnsi="Courier New" w:cs="Courier New"/>
              <w:i/>
              <w:iCs/>
              <w:lang w:val="en-US" w:eastAsia="pl-PL"/>
            </w:rPr>
          </w:rPrChange>
        </w:rPr>
        <w:t>"</w:t>
      </w:r>
      <w:r w:rsidRPr="0004201B">
        <w:rPr>
          <w:rFonts w:ascii="Courier New" w:hAnsi="Courier New" w:cs="Courier New"/>
          <w:sz w:val="20"/>
          <w:szCs w:val="20"/>
          <w:lang w:val="en-US" w:eastAsia="pl-PL"/>
          <w:rPrChange w:id="1579" w:author="Maciek" w:date="2011-09-02T23:18:00Z">
            <w:rPr>
              <w:rFonts w:ascii="Courier New" w:hAnsi="Courier New" w:cs="Courier New"/>
              <w:lang w:val="en-US" w:eastAsia="pl-PL"/>
            </w:rPr>
          </w:rPrChange>
        </w:rPr>
        <w:t xml:space="preserve"> column=</w:t>
      </w:r>
      <w:r w:rsidRPr="0004201B">
        <w:rPr>
          <w:rFonts w:ascii="Courier New" w:hAnsi="Courier New" w:cs="Courier New"/>
          <w:i/>
          <w:iCs/>
          <w:sz w:val="20"/>
          <w:szCs w:val="20"/>
          <w:lang w:val="en-US" w:eastAsia="pl-PL"/>
          <w:rPrChange w:id="1580" w:author="Maciek" w:date="2011-09-02T23:18:00Z">
            <w:rPr>
              <w:rFonts w:ascii="Courier New" w:hAnsi="Courier New" w:cs="Courier New"/>
              <w:i/>
              <w:iCs/>
              <w:lang w:val="en-US" w:eastAsia="pl-PL"/>
            </w:rPr>
          </w:rPrChange>
        </w:rPr>
        <w:t>"USER_NAME"</w:t>
      </w:r>
      <w:r w:rsidRPr="0004201B">
        <w:rPr>
          <w:rFonts w:ascii="Courier New" w:hAnsi="Courier New" w:cs="Courier New"/>
          <w:sz w:val="20"/>
          <w:szCs w:val="20"/>
          <w:lang w:val="en-US" w:eastAsia="pl-PL"/>
          <w:rPrChange w:id="1581" w:author="Maciek" w:date="2011-09-02T23:18:00Z">
            <w:rPr>
              <w:rFonts w:ascii="Courier New" w:hAnsi="Courier New" w:cs="Courier New"/>
              <w:lang w:val="en-US" w:eastAsia="pl-PL"/>
            </w:rPr>
          </w:rPrChange>
        </w:rPr>
        <w:t>/&gt;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82"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83" w:author="Maciek" w:date="2011-09-02T23:18:00Z">
            <w:rPr>
              <w:rFonts w:ascii="Courier New" w:hAnsi="Courier New" w:cs="Courier New"/>
              <w:lang w:val="en-US" w:eastAsia="pl-PL"/>
            </w:rPr>
          </w:rPrChange>
        </w:rPr>
        <w:t>&lt;property name=</w:t>
      </w:r>
      <w:r w:rsidRPr="0004201B">
        <w:rPr>
          <w:rFonts w:ascii="Courier New" w:hAnsi="Courier New" w:cs="Courier New"/>
          <w:i/>
          <w:iCs/>
          <w:sz w:val="20"/>
          <w:szCs w:val="20"/>
          <w:lang w:val="en-US" w:eastAsia="pl-PL"/>
          <w:rPrChange w:id="1584" w:author="Maciek" w:date="2011-09-02T23:18:00Z">
            <w:rPr>
              <w:rFonts w:ascii="Courier New" w:hAnsi="Courier New" w:cs="Courier New"/>
              <w:i/>
              <w:iCs/>
              <w:lang w:val="en-US" w:eastAsia="pl-PL"/>
            </w:rPr>
          </w:rPrChange>
        </w:rPr>
        <w:t>"</w:t>
      </w:r>
      <w:proofErr w:type="spellStart"/>
      <w:r w:rsidRPr="0004201B">
        <w:rPr>
          <w:rFonts w:ascii="Courier New" w:hAnsi="Courier New" w:cs="Courier New"/>
          <w:i/>
          <w:iCs/>
          <w:sz w:val="20"/>
          <w:szCs w:val="20"/>
          <w:lang w:val="en-US" w:eastAsia="pl-PL"/>
          <w:rPrChange w:id="1585" w:author="Maciek" w:date="2011-09-02T23:18:00Z">
            <w:rPr>
              <w:rFonts w:ascii="Courier New" w:hAnsi="Courier New" w:cs="Courier New"/>
              <w:i/>
              <w:iCs/>
              <w:lang w:val="en-US" w:eastAsia="pl-PL"/>
            </w:rPr>
          </w:rPrChange>
        </w:rPr>
        <w:t>userPassword</w:t>
      </w:r>
      <w:proofErr w:type="spellEnd"/>
      <w:r w:rsidRPr="0004201B">
        <w:rPr>
          <w:rFonts w:ascii="Courier New" w:hAnsi="Courier New" w:cs="Courier New"/>
          <w:i/>
          <w:iCs/>
          <w:sz w:val="20"/>
          <w:szCs w:val="20"/>
          <w:lang w:val="en-US" w:eastAsia="pl-PL"/>
          <w:rPrChange w:id="1586" w:author="Maciek" w:date="2011-09-02T23:18:00Z">
            <w:rPr>
              <w:rFonts w:ascii="Courier New" w:hAnsi="Courier New" w:cs="Courier New"/>
              <w:i/>
              <w:iCs/>
              <w:lang w:val="en-US" w:eastAsia="pl-PL"/>
            </w:rPr>
          </w:rPrChange>
        </w:rPr>
        <w:t>"</w:t>
      </w:r>
      <w:r w:rsidRPr="0004201B">
        <w:rPr>
          <w:rFonts w:ascii="Courier New" w:hAnsi="Courier New" w:cs="Courier New"/>
          <w:sz w:val="20"/>
          <w:szCs w:val="20"/>
          <w:lang w:val="en-US" w:eastAsia="pl-PL"/>
          <w:rPrChange w:id="1587" w:author="Maciek" w:date="2011-09-02T23:18:00Z">
            <w:rPr>
              <w:rFonts w:ascii="Courier New" w:hAnsi="Courier New" w:cs="Courier New"/>
              <w:lang w:val="en-US" w:eastAsia="pl-PL"/>
            </w:rPr>
          </w:rPrChange>
        </w:rPr>
        <w:t xml:space="preserve"> type=</w:t>
      </w:r>
      <w:r w:rsidRPr="0004201B">
        <w:rPr>
          <w:rFonts w:ascii="Courier New" w:hAnsi="Courier New" w:cs="Courier New"/>
          <w:i/>
          <w:iCs/>
          <w:sz w:val="20"/>
          <w:szCs w:val="20"/>
          <w:lang w:val="en-US" w:eastAsia="pl-PL"/>
          <w:rPrChange w:id="1588" w:author="Maciek" w:date="2011-09-02T23:18:00Z">
            <w:rPr>
              <w:rFonts w:ascii="Courier New" w:hAnsi="Courier New" w:cs="Courier New"/>
              <w:i/>
              <w:iCs/>
              <w:lang w:val="en-US" w:eastAsia="pl-PL"/>
            </w:rPr>
          </w:rPrChange>
        </w:rPr>
        <w:t>"</w:t>
      </w:r>
      <w:proofErr w:type="spellStart"/>
      <w:r w:rsidRPr="0004201B">
        <w:rPr>
          <w:rFonts w:ascii="Courier New" w:hAnsi="Courier New" w:cs="Courier New"/>
          <w:i/>
          <w:iCs/>
          <w:sz w:val="20"/>
          <w:szCs w:val="20"/>
          <w:lang w:val="en-US" w:eastAsia="pl-PL"/>
          <w:rPrChange w:id="1589" w:author="Maciek" w:date="2011-09-02T23:18:00Z">
            <w:rPr>
              <w:rFonts w:ascii="Courier New" w:hAnsi="Courier New" w:cs="Courier New"/>
              <w:i/>
              <w:iCs/>
              <w:lang w:val="en-US" w:eastAsia="pl-PL"/>
            </w:rPr>
          </w:rPrChange>
        </w:rPr>
        <w:t>java.lang.String</w:t>
      </w:r>
      <w:proofErr w:type="spellEnd"/>
      <w:r w:rsidRPr="0004201B">
        <w:rPr>
          <w:rFonts w:ascii="Courier New" w:hAnsi="Courier New" w:cs="Courier New"/>
          <w:i/>
          <w:iCs/>
          <w:sz w:val="20"/>
          <w:szCs w:val="20"/>
          <w:lang w:val="en-US" w:eastAsia="pl-PL"/>
          <w:rPrChange w:id="1590" w:author="Maciek" w:date="2011-09-02T23:18:00Z">
            <w:rPr>
              <w:rFonts w:ascii="Courier New" w:hAnsi="Courier New" w:cs="Courier New"/>
              <w:i/>
              <w:iCs/>
              <w:lang w:val="en-US" w:eastAsia="pl-PL"/>
            </w:rPr>
          </w:rPrChange>
        </w:rPr>
        <w:t>"</w:t>
      </w:r>
      <w:r w:rsidRPr="0004201B">
        <w:rPr>
          <w:rFonts w:ascii="Courier New" w:hAnsi="Courier New" w:cs="Courier New"/>
          <w:sz w:val="20"/>
          <w:szCs w:val="20"/>
          <w:lang w:val="en-US" w:eastAsia="pl-PL"/>
          <w:rPrChange w:id="1591" w:author="Maciek" w:date="2011-09-02T23:18:00Z">
            <w:rPr>
              <w:rFonts w:ascii="Courier New" w:hAnsi="Courier New" w:cs="Courier New"/>
              <w:lang w:val="en-US" w:eastAsia="pl-PL"/>
            </w:rPr>
          </w:rPrChange>
        </w:rPr>
        <w:t xml:space="preserve"> column=</w:t>
      </w:r>
      <w:r w:rsidRPr="0004201B">
        <w:rPr>
          <w:rFonts w:ascii="Courier New" w:hAnsi="Courier New" w:cs="Courier New"/>
          <w:i/>
          <w:iCs/>
          <w:sz w:val="20"/>
          <w:szCs w:val="20"/>
          <w:lang w:val="en-US" w:eastAsia="pl-PL"/>
          <w:rPrChange w:id="1592" w:author="Maciek" w:date="2011-09-02T23:18:00Z">
            <w:rPr>
              <w:rFonts w:ascii="Courier New" w:hAnsi="Courier New" w:cs="Courier New"/>
              <w:i/>
              <w:iCs/>
              <w:lang w:val="en-US" w:eastAsia="pl-PL"/>
            </w:rPr>
          </w:rPrChange>
        </w:rPr>
        <w:t>"USER_PASS"</w:t>
      </w:r>
      <w:r w:rsidRPr="0004201B">
        <w:rPr>
          <w:rFonts w:ascii="Courier New" w:hAnsi="Courier New" w:cs="Courier New"/>
          <w:sz w:val="20"/>
          <w:szCs w:val="20"/>
          <w:lang w:val="en-US" w:eastAsia="pl-PL"/>
          <w:rPrChange w:id="1593" w:author="Maciek" w:date="2011-09-02T23:18:00Z">
            <w:rPr>
              <w:rFonts w:ascii="Courier New" w:hAnsi="Courier New" w:cs="Courier New"/>
              <w:lang w:val="en-US" w:eastAsia="pl-PL"/>
            </w:rPr>
          </w:rPrChange>
        </w:rPr>
        <w:t>/&gt;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594"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595" w:author="Maciek" w:date="2011-09-02T23:18:00Z">
            <w:rPr>
              <w:rFonts w:ascii="Courier New" w:hAnsi="Courier New" w:cs="Courier New"/>
              <w:lang w:val="en-US" w:eastAsia="pl-PL"/>
            </w:rPr>
          </w:rPrChange>
        </w:rPr>
        <w:t>&lt;property name=</w:t>
      </w:r>
      <w:r w:rsidRPr="0004201B">
        <w:rPr>
          <w:rFonts w:ascii="Courier New" w:hAnsi="Courier New" w:cs="Courier New"/>
          <w:i/>
          <w:iCs/>
          <w:sz w:val="20"/>
          <w:szCs w:val="20"/>
          <w:lang w:val="en-US" w:eastAsia="pl-PL"/>
          <w:rPrChange w:id="1596" w:author="Maciek" w:date="2011-09-02T23:18:00Z">
            <w:rPr>
              <w:rFonts w:ascii="Courier New" w:hAnsi="Courier New" w:cs="Courier New"/>
              <w:i/>
              <w:iCs/>
              <w:lang w:val="en-US" w:eastAsia="pl-PL"/>
            </w:rPr>
          </w:rPrChange>
        </w:rPr>
        <w:t>"</w:t>
      </w:r>
      <w:proofErr w:type="spellStart"/>
      <w:r w:rsidRPr="0004201B">
        <w:rPr>
          <w:rFonts w:ascii="Courier New" w:hAnsi="Courier New" w:cs="Courier New"/>
          <w:i/>
          <w:iCs/>
          <w:sz w:val="20"/>
          <w:szCs w:val="20"/>
          <w:lang w:val="en-US" w:eastAsia="pl-PL"/>
          <w:rPrChange w:id="1597" w:author="Maciek" w:date="2011-09-02T23:18:00Z">
            <w:rPr>
              <w:rFonts w:ascii="Courier New" w:hAnsi="Courier New" w:cs="Courier New"/>
              <w:i/>
              <w:iCs/>
              <w:lang w:val="en-US" w:eastAsia="pl-PL"/>
            </w:rPr>
          </w:rPrChange>
        </w:rPr>
        <w:t>creationDate</w:t>
      </w:r>
      <w:proofErr w:type="spellEnd"/>
      <w:r w:rsidRPr="0004201B">
        <w:rPr>
          <w:rFonts w:ascii="Courier New" w:hAnsi="Courier New" w:cs="Courier New"/>
          <w:i/>
          <w:iCs/>
          <w:sz w:val="20"/>
          <w:szCs w:val="20"/>
          <w:lang w:val="en-US" w:eastAsia="pl-PL"/>
          <w:rPrChange w:id="1598" w:author="Maciek" w:date="2011-09-02T23:18:00Z">
            <w:rPr>
              <w:rFonts w:ascii="Courier New" w:hAnsi="Courier New" w:cs="Courier New"/>
              <w:i/>
              <w:iCs/>
              <w:lang w:val="en-US" w:eastAsia="pl-PL"/>
            </w:rPr>
          </w:rPrChange>
        </w:rPr>
        <w:t>"</w:t>
      </w:r>
      <w:r w:rsidRPr="0004201B">
        <w:rPr>
          <w:rFonts w:ascii="Courier New" w:hAnsi="Courier New" w:cs="Courier New"/>
          <w:sz w:val="20"/>
          <w:szCs w:val="20"/>
          <w:lang w:val="en-US" w:eastAsia="pl-PL"/>
          <w:rPrChange w:id="1599" w:author="Maciek" w:date="2011-09-02T23:18:00Z">
            <w:rPr>
              <w:rFonts w:ascii="Courier New" w:hAnsi="Courier New" w:cs="Courier New"/>
              <w:lang w:val="en-US" w:eastAsia="pl-PL"/>
            </w:rPr>
          </w:rPrChange>
        </w:rPr>
        <w:t xml:space="preserve"> type=</w:t>
      </w:r>
      <w:r w:rsidRPr="0004201B">
        <w:rPr>
          <w:rFonts w:ascii="Courier New" w:hAnsi="Courier New" w:cs="Courier New"/>
          <w:i/>
          <w:iCs/>
          <w:sz w:val="20"/>
          <w:szCs w:val="20"/>
          <w:lang w:val="en-US" w:eastAsia="pl-PL"/>
          <w:rPrChange w:id="1600" w:author="Maciek" w:date="2011-09-02T23:18:00Z">
            <w:rPr>
              <w:rFonts w:ascii="Courier New" w:hAnsi="Courier New" w:cs="Courier New"/>
              <w:i/>
              <w:iCs/>
              <w:lang w:val="en-US" w:eastAsia="pl-PL"/>
            </w:rPr>
          </w:rPrChange>
        </w:rPr>
        <w:t>"</w:t>
      </w:r>
      <w:proofErr w:type="spellStart"/>
      <w:r w:rsidRPr="0004201B">
        <w:rPr>
          <w:rFonts w:ascii="Courier New" w:hAnsi="Courier New" w:cs="Courier New"/>
          <w:i/>
          <w:iCs/>
          <w:sz w:val="20"/>
          <w:szCs w:val="20"/>
          <w:lang w:val="en-US" w:eastAsia="pl-PL"/>
          <w:rPrChange w:id="1601" w:author="Maciek" w:date="2011-09-02T23:18:00Z">
            <w:rPr>
              <w:rFonts w:ascii="Courier New" w:hAnsi="Courier New" w:cs="Courier New"/>
              <w:i/>
              <w:iCs/>
              <w:lang w:val="en-US" w:eastAsia="pl-PL"/>
            </w:rPr>
          </w:rPrChange>
        </w:rPr>
        <w:t>java.sql.Timestamp</w:t>
      </w:r>
      <w:proofErr w:type="spellEnd"/>
      <w:r w:rsidRPr="0004201B">
        <w:rPr>
          <w:rFonts w:ascii="Courier New" w:hAnsi="Courier New" w:cs="Courier New"/>
          <w:i/>
          <w:iCs/>
          <w:sz w:val="20"/>
          <w:szCs w:val="20"/>
          <w:lang w:val="en-US" w:eastAsia="pl-PL"/>
          <w:rPrChange w:id="1602" w:author="Maciek" w:date="2011-09-02T23:18:00Z">
            <w:rPr>
              <w:rFonts w:ascii="Courier New" w:hAnsi="Courier New" w:cs="Courier New"/>
              <w:i/>
              <w:iCs/>
              <w:lang w:val="en-US" w:eastAsia="pl-PL"/>
            </w:rPr>
          </w:rPrChange>
        </w:rPr>
        <w:t>"</w:t>
      </w:r>
      <w:r w:rsidRPr="0004201B">
        <w:rPr>
          <w:rFonts w:ascii="Courier New" w:hAnsi="Courier New" w:cs="Courier New"/>
          <w:sz w:val="20"/>
          <w:szCs w:val="20"/>
          <w:lang w:val="en-US" w:eastAsia="pl-PL"/>
          <w:rPrChange w:id="1603" w:author="Maciek" w:date="2011-09-02T23:18:00Z">
            <w:rPr>
              <w:rFonts w:ascii="Courier New" w:hAnsi="Courier New" w:cs="Courier New"/>
              <w:lang w:val="en-US" w:eastAsia="pl-PL"/>
            </w:rPr>
          </w:rPrChange>
        </w:rPr>
        <w:t xml:space="preserve"> column=</w:t>
      </w:r>
      <w:r w:rsidRPr="0004201B">
        <w:rPr>
          <w:rFonts w:ascii="Courier New" w:hAnsi="Courier New" w:cs="Courier New"/>
          <w:i/>
          <w:iCs/>
          <w:sz w:val="20"/>
          <w:szCs w:val="20"/>
          <w:lang w:val="en-US" w:eastAsia="pl-PL"/>
          <w:rPrChange w:id="1604" w:author="Maciek" w:date="2011-09-02T23:18:00Z">
            <w:rPr>
              <w:rFonts w:ascii="Courier New" w:hAnsi="Courier New" w:cs="Courier New"/>
              <w:i/>
              <w:iCs/>
              <w:lang w:val="en-US" w:eastAsia="pl-PL"/>
            </w:rPr>
          </w:rPrChange>
        </w:rPr>
        <w:t>"USER_CREATION_DATE"</w:t>
      </w:r>
      <w:r w:rsidRPr="0004201B">
        <w:rPr>
          <w:rFonts w:ascii="Courier New" w:hAnsi="Courier New" w:cs="Courier New"/>
          <w:sz w:val="20"/>
          <w:szCs w:val="20"/>
          <w:lang w:val="en-US" w:eastAsia="pl-PL"/>
          <w:rPrChange w:id="1605" w:author="Maciek" w:date="2011-09-02T23:18:00Z">
            <w:rPr>
              <w:rFonts w:ascii="Courier New" w:hAnsi="Courier New" w:cs="Courier New"/>
              <w:lang w:val="en-US" w:eastAsia="pl-PL"/>
            </w:rPr>
          </w:rPrChange>
        </w:rPr>
        <w:t xml:space="preserve"> /&gt;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606"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607" w:author="Maciek" w:date="2011-09-02T23:18:00Z">
            <w:rPr>
              <w:rFonts w:ascii="Courier New" w:hAnsi="Courier New" w:cs="Courier New"/>
              <w:lang w:val="en-US" w:eastAsia="pl-PL"/>
            </w:rPr>
          </w:rPrChange>
        </w:rPr>
        <w:t>&lt;property generated=</w:t>
      </w:r>
      <w:r w:rsidRPr="0004201B">
        <w:rPr>
          <w:rFonts w:ascii="Courier New" w:hAnsi="Courier New" w:cs="Courier New"/>
          <w:i/>
          <w:iCs/>
          <w:sz w:val="20"/>
          <w:szCs w:val="20"/>
          <w:lang w:val="en-US" w:eastAsia="pl-PL"/>
          <w:rPrChange w:id="1608" w:author="Maciek" w:date="2011-09-02T23:18:00Z">
            <w:rPr>
              <w:rFonts w:ascii="Courier New" w:hAnsi="Courier New" w:cs="Courier New"/>
              <w:i/>
              <w:iCs/>
              <w:lang w:val="en-US" w:eastAsia="pl-PL"/>
            </w:rPr>
          </w:rPrChange>
        </w:rPr>
        <w:t>"never"</w:t>
      </w:r>
      <w:r w:rsidRPr="0004201B">
        <w:rPr>
          <w:rFonts w:ascii="Courier New" w:hAnsi="Courier New" w:cs="Courier New"/>
          <w:sz w:val="20"/>
          <w:szCs w:val="20"/>
          <w:lang w:val="en-US" w:eastAsia="pl-PL"/>
          <w:rPrChange w:id="1609" w:author="Maciek" w:date="2011-09-02T23:18:00Z">
            <w:rPr>
              <w:rFonts w:ascii="Courier New" w:hAnsi="Courier New" w:cs="Courier New"/>
              <w:lang w:val="en-US" w:eastAsia="pl-PL"/>
            </w:rPr>
          </w:rPrChange>
        </w:rPr>
        <w:t xml:space="preserve"> lazy=</w:t>
      </w:r>
      <w:r w:rsidRPr="0004201B">
        <w:rPr>
          <w:rFonts w:ascii="Courier New" w:hAnsi="Courier New" w:cs="Courier New"/>
          <w:i/>
          <w:iCs/>
          <w:sz w:val="20"/>
          <w:szCs w:val="20"/>
          <w:lang w:val="en-US" w:eastAsia="pl-PL"/>
          <w:rPrChange w:id="1610" w:author="Maciek" w:date="2011-09-02T23:18:00Z">
            <w:rPr>
              <w:rFonts w:ascii="Courier New" w:hAnsi="Courier New" w:cs="Courier New"/>
              <w:i/>
              <w:iCs/>
              <w:lang w:val="en-US" w:eastAsia="pl-PL"/>
            </w:rPr>
          </w:rPrChange>
        </w:rPr>
        <w:t>"false"</w:t>
      </w:r>
      <w:r w:rsidRPr="0004201B">
        <w:rPr>
          <w:rFonts w:ascii="Courier New" w:hAnsi="Courier New" w:cs="Courier New"/>
          <w:sz w:val="20"/>
          <w:szCs w:val="20"/>
          <w:lang w:val="en-US" w:eastAsia="pl-PL"/>
          <w:rPrChange w:id="1611" w:author="Maciek" w:date="2011-09-02T23:18:00Z">
            <w:rPr>
              <w:rFonts w:ascii="Courier New" w:hAnsi="Courier New" w:cs="Courier New"/>
              <w:lang w:val="en-US" w:eastAsia="pl-PL"/>
            </w:rPr>
          </w:rPrChange>
        </w:rPr>
        <w:t xml:space="preserve"> name=</w:t>
      </w:r>
      <w:r w:rsidRPr="0004201B">
        <w:rPr>
          <w:rFonts w:ascii="Courier New" w:hAnsi="Courier New" w:cs="Courier New"/>
          <w:i/>
          <w:iCs/>
          <w:sz w:val="20"/>
          <w:szCs w:val="20"/>
          <w:lang w:val="en-US" w:eastAsia="pl-PL"/>
          <w:rPrChange w:id="1612" w:author="Maciek" w:date="2011-09-02T23:18:00Z">
            <w:rPr>
              <w:rFonts w:ascii="Courier New" w:hAnsi="Courier New" w:cs="Courier New"/>
              <w:i/>
              <w:iCs/>
              <w:lang w:val="en-US" w:eastAsia="pl-PL"/>
            </w:rPr>
          </w:rPrChange>
        </w:rPr>
        <w:t>"</w:t>
      </w:r>
      <w:proofErr w:type="spellStart"/>
      <w:r w:rsidRPr="0004201B">
        <w:rPr>
          <w:rFonts w:ascii="Courier New" w:hAnsi="Courier New" w:cs="Courier New"/>
          <w:i/>
          <w:iCs/>
          <w:sz w:val="20"/>
          <w:szCs w:val="20"/>
          <w:lang w:val="en-US" w:eastAsia="pl-PL"/>
          <w:rPrChange w:id="1613" w:author="Maciek" w:date="2011-09-02T23:18:00Z">
            <w:rPr>
              <w:rFonts w:ascii="Courier New" w:hAnsi="Courier New" w:cs="Courier New"/>
              <w:i/>
              <w:iCs/>
              <w:lang w:val="en-US" w:eastAsia="pl-PL"/>
            </w:rPr>
          </w:rPrChange>
        </w:rPr>
        <w:t>isActive</w:t>
      </w:r>
      <w:proofErr w:type="spellEnd"/>
      <w:r w:rsidRPr="0004201B">
        <w:rPr>
          <w:rFonts w:ascii="Courier New" w:hAnsi="Courier New" w:cs="Courier New"/>
          <w:i/>
          <w:iCs/>
          <w:sz w:val="20"/>
          <w:szCs w:val="20"/>
          <w:lang w:val="en-US" w:eastAsia="pl-PL"/>
          <w:rPrChange w:id="1614" w:author="Maciek" w:date="2011-09-02T23:18:00Z">
            <w:rPr>
              <w:rFonts w:ascii="Courier New" w:hAnsi="Courier New" w:cs="Courier New"/>
              <w:i/>
              <w:iCs/>
              <w:lang w:val="en-US" w:eastAsia="pl-PL"/>
            </w:rPr>
          </w:rPrChange>
        </w:rPr>
        <w:t>"</w:t>
      </w:r>
      <w:r w:rsidRPr="0004201B">
        <w:rPr>
          <w:rFonts w:ascii="Courier New" w:hAnsi="Courier New" w:cs="Courier New"/>
          <w:sz w:val="20"/>
          <w:szCs w:val="20"/>
          <w:lang w:val="en-US" w:eastAsia="pl-PL"/>
          <w:rPrChange w:id="1615" w:author="Maciek" w:date="2011-09-02T23:18:00Z">
            <w:rPr>
              <w:rFonts w:ascii="Courier New" w:hAnsi="Courier New" w:cs="Courier New"/>
              <w:lang w:val="en-US" w:eastAsia="pl-PL"/>
            </w:rPr>
          </w:rPrChange>
        </w:rPr>
        <w:t xml:space="preserve"> type=</w:t>
      </w:r>
      <w:r w:rsidRPr="0004201B">
        <w:rPr>
          <w:rFonts w:ascii="Courier New" w:hAnsi="Courier New" w:cs="Courier New"/>
          <w:i/>
          <w:iCs/>
          <w:sz w:val="20"/>
          <w:szCs w:val="20"/>
          <w:lang w:val="en-US" w:eastAsia="pl-PL"/>
          <w:rPrChange w:id="1616" w:author="Maciek" w:date="2011-09-02T23:18:00Z">
            <w:rPr>
              <w:rFonts w:ascii="Courier New" w:hAnsi="Courier New" w:cs="Courier New"/>
              <w:i/>
              <w:iCs/>
              <w:lang w:val="en-US" w:eastAsia="pl-PL"/>
            </w:rPr>
          </w:rPrChange>
        </w:rPr>
        <w:t>"</w:t>
      </w:r>
      <w:proofErr w:type="spellStart"/>
      <w:r w:rsidRPr="0004201B">
        <w:rPr>
          <w:rFonts w:ascii="Courier New" w:hAnsi="Courier New" w:cs="Courier New"/>
          <w:i/>
          <w:iCs/>
          <w:sz w:val="20"/>
          <w:szCs w:val="20"/>
          <w:lang w:val="en-US" w:eastAsia="pl-PL"/>
          <w:rPrChange w:id="1617" w:author="Maciek" w:date="2011-09-02T23:18:00Z">
            <w:rPr>
              <w:rFonts w:ascii="Courier New" w:hAnsi="Courier New" w:cs="Courier New"/>
              <w:i/>
              <w:iCs/>
              <w:lang w:val="en-US" w:eastAsia="pl-PL"/>
            </w:rPr>
          </w:rPrChange>
        </w:rPr>
        <w:t>java.lang.Character</w:t>
      </w:r>
      <w:proofErr w:type="spellEnd"/>
      <w:r w:rsidRPr="0004201B">
        <w:rPr>
          <w:rFonts w:ascii="Courier New" w:hAnsi="Courier New" w:cs="Courier New"/>
          <w:i/>
          <w:iCs/>
          <w:sz w:val="20"/>
          <w:szCs w:val="20"/>
          <w:lang w:val="en-US" w:eastAsia="pl-PL"/>
          <w:rPrChange w:id="1618" w:author="Maciek" w:date="2011-09-02T23:18:00Z">
            <w:rPr>
              <w:rFonts w:ascii="Courier New" w:hAnsi="Courier New" w:cs="Courier New"/>
              <w:i/>
              <w:iCs/>
              <w:lang w:val="en-US" w:eastAsia="pl-PL"/>
            </w:rPr>
          </w:rPrChange>
        </w:rPr>
        <w:t>" column="ACTIVE"</w:t>
      </w:r>
      <w:r w:rsidRPr="0004201B">
        <w:rPr>
          <w:rFonts w:ascii="Courier New" w:hAnsi="Courier New" w:cs="Courier New"/>
          <w:sz w:val="20"/>
          <w:szCs w:val="20"/>
          <w:lang w:val="en-US" w:eastAsia="pl-PL"/>
          <w:rPrChange w:id="1619" w:author="Maciek" w:date="2011-09-02T23:18:00Z">
            <w:rPr>
              <w:rFonts w:ascii="Courier New" w:hAnsi="Courier New" w:cs="Courier New"/>
              <w:lang w:val="en-US" w:eastAsia="pl-PL"/>
            </w:rPr>
          </w:rPrChange>
        </w:rPr>
        <w:t xml:space="preserve"> </w:t>
      </w:r>
      <w:proofErr w:type="spellStart"/>
      <w:r w:rsidRPr="0004201B">
        <w:rPr>
          <w:rFonts w:ascii="Courier New" w:hAnsi="Courier New" w:cs="Courier New"/>
          <w:sz w:val="20"/>
          <w:szCs w:val="20"/>
          <w:lang w:val="en-US" w:eastAsia="pl-PL"/>
          <w:rPrChange w:id="1620" w:author="Maciek" w:date="2011-09-02T23:18:00Z">
            <w:rPr>
              <w:rFonts w:ascii="Courier New" w:hAnsi="Courier New" w:cs="Courier New"/>
              <w:lang w:val="en-US" w:eastAsia="pl-PL"/>
            </w:rPr>
          </w:rPrChange>
        </w:rPr>
        <w:t>sql</w:t>
      </w:r>
      <w:proofErr w:type="spellEnd"/>
      <w:r w:rsidRPr="0004201B">
        <w:rPr>
          <w:rFonts w:ascii="Courier New" w:hAnsi="Courier New" w:cs="Courier New"/>
          <w:sz w:val="20"/>
          <w:szCs w:val="20"/>
          <w:lang w:val="en-US" w:eastAsia="pl-PL"/>
          <w:rPrChange w:id="1621" w:author="Maciek" w:date="2011-09-02T23:18:00Z">
            <w:rPr>
              <w:rFonts w:ascii="Courier New" w:hAnsi="Courier New" w:cs="Courier New"/>
              <w:lang w:val="en-US" w:eastAsia="pl-PL"/>
            </w:rPr>
          </w:rPrChange>
        </w:rPr>
        <w:t>-type=</w:t>
      </w:r>
      <w:r w:rsidRPr="0004201B">
        <w:rPr>
          <w:rFonts w:ascii="Courier New" w:hAnsi="Courier New" w:cs="Courier New"/>
          <w:i/>
          <w:iCs/>
          <w:sz w:val="20"/>
          <w:szCs w:val="20"/>
          <w:lang w:val="en-US" w:eastAsia="pl-PL"/>
          <w:rPrChange w:id="1622" w:author="Maciek" w:date="2011-09-02T23:18:00Z">
            <w:rPr>
              <w:rFonts w:ascii="Courier New" w:hAnsi="Courier New" w:cs="Courier New"/>
              <w:i/>
              <w:iCs/>
              <w:lang w:val="en-US" w:eastAsia="pl-PL"/>
            </w:rPr>
          </w:rPrChange>
        </w:rPr>
        <w:t>"CHAR"</w:t>
      </w:r>
      <w:r w:rsidRPr="0004201B">
        <w:rPr>
          <w:rFonts w:ascii="Courier New" w:hAnsi="Courier New" w:cs="Courier New"/>
          <w:sz w:val="20"/>
          <w:szCs w:val="20"/>
          <w:lang w:val="en-US" w:eastAsia="pl-PL"/>
          <w:rPrChange w:id="1623" w:author="Maciek" w:date="2011-09-02T23:18:00Z">
            <w:rPr>
              <w:rFonts w:ascii="Courier New" w:hAnsi="Courier New" w:cs="Courier New"/>
              <w:lang w:val="en-US" w:eastAsia="pl-PL"/>
            </w:rPr>
          </w:rPrChange>
        </w:rPr>
        <w:t>/&gt;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624"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625" w:author="Maciek" w:date="2011-09-02T23:18:00Z">
            <w:rPr>
              <w:rFonts w:ascii="Courier New" w:hAnsi="Courier New" w:cs="Courier New"/>
              <w:lang w:val="en-US" w:eastAsia="pl-PL"/>
            </w:rPr>
          </w:rPrChange>
        </w:rPr>
        <w:t>&lt;/class&gt;</w:t>
      </w:r>
    </w:p>
    <w:p w:rsidR="00F039EA" w:rsidRPr="00FA15C0" w:rsidRDefault="0004201B" w:rsidP="00F039EA">
      <w:pPr>
        <w:autoSpaceDE w:val="0"/>
        <w:autoSpaceDN w:val="0"/>
        <w:adjustRightInd w:val="0"/>
        <w:jc w:val="left"/>
        <w:rPr>
          <w:rFonts w:ascii="Courier New" w:hAnsi="Courier New" w:cs="Courier New"/>
          <w:sz w:val="20"/>
          <w:szCs w:val="20"/>
          <w:lang w:val="en-US" w:eastAsia="pl-PL"/>
          <w:rPrChange w:id="1626" w:author="Maciek" w:date="2011-09-02T23:18:00Z">
            <w:rPr>
              <w:rFonts w:ascii="Courier New" w:hAnsi="Courier New" w:cs="Courier New"/>
              <w:lang w:val="en-US" w:eastAsia="pl-PL"/>
            </w:rPr>
          </w:rPrChange>
        </w:rPr>
      </w:pPr>
      <w:r w:rsidRPr="0004201B">
        <w:rPr>
          <w:rFonts w:ascii="Courier New" w:hAnsi="Courier New" w:cs="Courier New"/>
          <w:sz w:val="20"/>
          <w:szCs w:val="20"/>
          <w:lang w:val="en-US" w:eastAsia="pl-PL"/>
          <w:rPrChange w:id="1627" w:author="Maciek" w:date="2011-09-02T23:18:00Z">
            <w:rPr>
              <w:rFonts w:ascii="Courier New" w:hAnsi="Courier New" w:cs="Courier New"/>
              <w:lang w:val="en-US" w:eastAsia="pl-PL"/>
            </w:rPr>
          </w:rPrChange>
        </w:rPr>
        <w:t>&lt;/hibernate-mapping&gt;</w:t>
      </w:r>
    </w:p>
    <w:p w:rsidR="00F039EA" w:rsidRDefault="00F039EA" w:rsidP="00F039EA">
      <w:pPr>
        <w:jc w:val="center"/>
        <w:rPr>
          <w:i/>
          <w:sz w:val="24"/>
          <w:szCs w:val="24"/>
        </w:rPr>
      </w:pPr>
      <w:proofErr w:type="spellStart"/>
      <w:r w:rsidRPr="00E70A90">
        <w:rPr>
          <w:i/>
          <w:sz w:val="24"/>
          <w:szCs w:val="24"/>
          <w:lang w:val="en-US"/>
        </w:rPr>
        <w:t>Kod</w:t>
      </w:r>
      <w:proofErr w:type="spellEnd"/>
      <w:r w:rsidRPr="00E70A90">
        <w:rPr>
          <w:i/>
          <w:sz w:val="24"/>
          <w:szCs w:val="24"/>
          <w:lang w:val="en-US"/>
        </w:rPr>
        <w:t xml:space="preserve"> </w:t>
      </w:r>
      <w:proofErr w:type="spellStart"/>
      <w:r w:rsidRPr="00E70A90">
        <w:rPr>
          <w:i/>
          <w:sz w:val="24"/>
          <w:szCs w:val="24"/>
          <w:lang w:val="en-US"/>
        </w:rPr>
        <w:t>źródłowy</w:t>
      </w:r>
      <w:proofErr w:type="spellEnd"/>
      <w:r w:rsidRPr="00E70A90">
        <w:rPr>
          <w:i/>
          <w:sz w:val="24"/>
          <w:szCs w:val="24"/>
          <w:lang w:val="en-US"/>
        </w:rPr>
        <w:t xml:space="preserve"> </w:t>
      </w:r>
      <w:r w:rsidRPr="00E70A90">
        <w:rPr>
          <w:i/>
          <w:sz w:val="24"/>
          <w:szCs w:val="24"/>
          <w:highlight w:val="green"/>
          <w:lang w:val="en-US"/>
        </w:rPr>
        <w:t>…</w:t>
      </w:r>
      <w:r w:rsidRPr="00E70A90">
        <w:rPr>
          <w:i/>
          <w:sz w:val="24"/>
          <w:szCs w:val="24"/>
          <w:lang w:val="en-US"/>
        </w:rPr>
        <w:t xml:space="preserve"> </w:t>
      </w:r>
      <w:r w:rsidRPr="00F039EA">
        <w:rPr>
          <w:i/>
          <w:sz w:val="24"/>
          <w:szCs w:val="24"/>
        </w:rPr>
        <w:t xml:space="preserve">Plik </w:t>
      </w:r>
      <w:proofErr w:type="spellStart"/>
      <w:r w:rsidRPr="00F039EA">
        <w:rPr>
          <w:i/>
          <w:sz w:val="24"/>
          <w:szCs w:val="24"/>
        </w:rPr>
        <w:t>mapowań</w:t>
      </w:r>
      <w:proofErr w:type="spellEnd"/>
      <w:r w:rsidRPr="00F039EA">
        <w:rPr>
          <w:i/>
          <w:sz w:val="24"/>
          <w:szCs w:val="24"/>
        </w:rPr>
        <w:t xml:space="preserve"> </w:t>
      </w:r>
      <w:proofErr w:type="spellStart"/>
      <w:r w:rsidRPr="00F039EA">
        <w:rPr>
          <w:i/>
          <w:sz w:val="24"/>
          <w:szCs w:val="24"/>
        </w:rPr>
        <w:t>hibernate</w:t>
      </w:r>
      <w:proofErr w:type="spellEnd"/>
      <w:r w:rsidRPr="00F039EA">
        <w:rPr>
          <w:i/>
          <w:sz w:val="24"/>
          <w:szCs w:val="24"/>
        </w:rPr>
        <w:t xml:space="preserve"> klasy </w:t>
      </w:r>
      <w:proofErr w:type="spellStart"/>
      <w:r w:rsidRPr="00F039EA">
        <w:rPr>
          <w:i/>
          <w:sz w:val="24"/>
          <w:szCs w:val="24"/>
        </w:rPr>
        <w:t>CUsers</w:t>
      </w:r>
      <w:proofErr w:type="spellEnd"/>
    </w:p>
    <w:p w:rsidR="00F039EA" w:rsidRPr="00F039EA" w:rsidRDefault="00F039EA" w:rsidP="00F039EA">
      <w:pPr>
        <w:jc w:val="center"/>
        <w:rPr>
          <w:i/>
          <w:sz w:val="24"/>
          <w:szCs w:val="24"/>
        </w:rPr>
      </w:pPr>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0004201B" w:rsidRPr="0004201B">
        <w:rPr>
          <w:rFonts w:ascii="Courier New" w:hAnsi="Courier New" w:cs="Courier New"/>
          <w:sz w:val="20"/>
          <w:szCs w:val="20"/>
          <w:rPrChange w:id="1628" w:author="Maciek" w:date="2011-09-02T23:18:00Z">
            <w:rPr/>
          </w:rPrChange>
        </w:rPr>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1629" w:author="Sebastian Łuczak" w:date="2011-08-31T23:23:00Z">
        <w:r w:rsidR="00B6661E">
          <w:t>ń</w:t>
        </w:r>
      </w:ins>
      <w:del w:id="1630"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ins w:id="1631" w:author="Maciek" w:date="2011-09-02T23:19:00Z">
        <w:r w:rsidR="00FA15C0">
          <w:t>z</w:t>
        </w:r>
      </w:ins>
      <w:ins w:id="1632" w:author="Maciek" w:date="2011-09-02T23:20:00Z">
        <w:r w:rsidR="00FA15C0">
          <w:t>o</w:t>
        </w:r>
      </w:ins>
      <w:ins w:id="1633" w:author="Maciek" w:date="2011-09-02T23:19:00Z">
        <w:r w:rsidR="00FA15C0">
          <w:t xml:space="preserve">stanie opisana </w:t>
        </w:r>
      </w:ins>
      <w:del w:id="1634" w:author="Maciek" w:date="2011-09-02T23:19:00Z">
        <w:r w:rsidDel="00FA15C0">
          <w:delText xml:space="preserve">opiszę </w:delText>
        </w:r>
      </w:del>
      <w:r>
        <w:t>każd</w:t>
      </w:r>
      <w:ins w:id="1635" w:author="Maciek" w:date="2011-09-02T23:19:00Z">
        <w:r w:rsidR="00FA15C0">
          <w:t>a</w:t>
        </w:r>
      </w:ins>
      <w:del w:id="1636" w:author="Maciek" w:date="2011-09-02T23:19:00Z">
        <w:r w:rsidDel="00FA15C0">
          <w:delText>ą</w:delText>
        </w:r>
      </w:del>
      <w:r>
        <w:t xml:space="preserve"> z wyżej wymienionych </w:t>
      </w:r>
      <w:del w:id="1637" w:author="Maciek" w:date="2011-09-02T23:19:00Z">
        <w:r w:rsidDel="00FA15C0">
          <w:delText xml:space="preserve">wcześniej </w:delText>
        </w:r>
      </w:del>
      <w:del w:id="1638" w:author="Sebastian Łuczak" w:date="2011-08-31T23:23:00Z">
        <w:r w:rsidDel="00B6661E">
          <w:delText xml:space="preserve">funkcjonalności </w:delText>
        </w:r>
      </w:del>
      <w:ins w:id="1639" w:author="Sebastian Łuczak" w:date="2011-08-31T23:23:00Z">
        <w:r w:rsidR="00B6661E">
          <w:t xml:space="preserve">funkcji </w:t>
        </w:r>
      </w:ins>
      <w:r>
        <w:t xml:space="preserve">a także </w:t>
      </w:r>
      <w:del w:id="1640" w:author="Maciek" w:date="2011-09-02T23:20:00Z">
        <w:r w:rsidDel="00FA15C0">
          <w:delText xml:space="preserve">zaprezentuje </w:delText>
        </w:r>
      </w:del>
      <w:ins w:id="1641" w:author="Maciek" w:date="2011-09-02T23:20:00Z">
        <w:r w:rsidR="00FA15C0">
          <w:t xml:space="preserve">będą zaprezentowane </w:t>
        </w:r>
      </w:ins>
      <w:r>
        <w:t xml:space="preserve">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1642"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1643" w:author="Sebastian Łuczak" w:date="2011-09-02T10:47:00Z">
        <w:r w:rsidDel="000033FC">
          <w:br w:type="page"/>
        </w:r>
      </w:del>
    </w:p>
    <w:p w:rsidR="00764D0D" w:rsidRDefault="00764D0D" w:rsidP="0082106B">
      <w:pPr>
        <w:pStyle w:val="Nagwek3"/>
      </w:pPr>
      <w:bookmarkStart w:id="1644" w:name="_Toc302765143"/>
      <w:r>
        <w:lastRenderedPageBreak/>
        <w:t xml:space="preserve">Mechanizm </w:t>
      </w:r>
      <w:r w:rsidR="00223E9B">
        <w:t>u</w:t>
      </w:r>
      <w:r>
        <w:t>wierzytelnienia</w:t>
      </w:r>
      <w:bookmarkEnd w:id="1644"/>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04201B" w:rsidRPr="0004201B">
        <w:rPr>
          <w:rFonts w:ascii="Courier New" w:hAnsi="Courier New" w:cs="Courier New"/>
          <w:i/>
          <w:sz w:val="20"/>
          <w:szCs w:val="20"/>
          <w:rPrChange w:id="1645" w:author="Maciek" w:date="2011-09-02T23:20:00Z">
            <w:rPr>
              <w:color w:val="0000FF"/>
              <w:u w:val="single"/>
            </w:rPr>
          </w:rPrChange>
        </w:rPr>
        <w:t>/</w:t>
      </w:r>
      <w:proofErr w:type="spellStart"/>
      <w:r w:rsidR="0004201B" w:rsidRPr="0004201B">
        <w:rPr>
          <w:rFonts w:ascii="Courier New" w:hAnsi="Courier New" w:cs="Courier New"/>
          <w:i/>
          <w:sz w:val="20"/>
          <w:szCs w:val="20"/>
          <w:rPrChange w:id="1646" w:author="Maciek" w:date="2011-09-02T23:20:00Z">
            <w:rPr>
              <w:color w:val="0000FF"/>
              <w:u w:val="single"/>
            </w:rPr>
          </w:rPrChange>
        </w:rPr>
        <w:t>nfcTimeControll</w:t>
      </w:r>
      <w:proofErr w:type="spellEnd"/>
      <w:r w:rsidR="0004201B" w:rsidRPr="0004201B">
        <w:rPr>
          <w:rFonts w:ascii="Courier New" w:hAnsi="Courier New" w:cs="Courier New"/>
          <w:i/>
          <w:sz w:val="20"/>
          <w:szCs w:val="20"/>
          <w:rPrChange w:id="1647" w:author="Maciek" w:date="2011-09-02T23:20:00Z">
            <w:rPr>
              <w:color w:val="0000FF"/>
              <w:u w:val="single"/>
            </w:rPr>
          </w:rPrChange>
        </w:rPr>
        <w:t>/service/</w:t>
      </w:r>
      <w:proofErr w:type="spellStart"/>
      <w:r w:rsidR="0004201B" w:rsidRPr="0004201B">
        <w:rPr>
          <w:rFonts w:ascii="Courier New" w:hAnsi="Courier New" w:cs="Courier New"/>
          <w:i/>
          <w:sz w:val="20"/>
          <w:szCs w:val="20"/>
          <w:rPrChange w:id="1648" w:author="Maciek" w:date="2011-09-02T23:20:00Z">
            <w:rPr>
              <w:color w:val="0000FF"/>
              <w:u w:val="single"/>
            </w:rPr>
          </w:rPrChange>
        </w:rPr>
        <w:t>auth</w:t>
      </w:r>
      <w:proofErr w:type="spellEnd"/>
      <w:r w:rsidRPr="00A83708">
        <w:t xml:space="preserve"> które</w:t>
      </w:r>
      <w:r>
        <w:t xml:space="preserve"> zawiera</w:t>
      </w:r>
      <w:del w:id="1649"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650"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651"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652"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653"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654" w:name="_Toc302765144"/>
      <w:r>
        <w:t>Mechanizm sprawdzania statusu zdarzenia</w:t>
      </w:r>
      <w:bookmarkEnd w:id="1654"/>
    </w:p>
    <w:p w:rsidR="00FE2166" w:rsidRDefault="00947535" w:rsidP="0082106B">
      <w:pPr>
        <w:pStyle w:val="NormalnyIn"/>
        <w:ind w:firstLine="0"/>
      </w:pPr>
      <w:r>
        <w:t>Z</w:t>
      </w:r>
      <w:r w:rsidR="00764D0D">
        <w:t>aimplementowany</w:t>
      </w:r>
      <w:r>
        <w:t xml:space="preserve"> został</w:t>
      </w:r>
      <w:r w:rsidR="00764D0D">
        <w:t xml:space="preserve"> mechanizm</w:t>
      </w:r>
      <w:del w:id="1655"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656"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657" w:author="Sebastian" w:date="2011-09-01T13:13:00Z"/>
        </w:rPr>
      </w:pPr>
      <w:ins w:id="1658" w:author="Sebastian" w:date="2011-09-01T13:10:00Z">
        <w:r>
          <w:t xml:space="preserve">Przyczyną </w:t>
        </w:r>
      </w:ins>
      <w:ins w:id="1659" w:author="Sebastian" w:date="2011-09-01T13:11:00Z">
        <w:r>
          <w:t xml:space="preserve">jego powstania jest fakt iż dane aplikacji mobilnej mogą zostać wyczyszczone przez pracownika z poziomu systemu operacyjnego </w:t>
        </w:r>
      </w:ins>
      <w:ins w:id="1660" w:author="Sebastian" w:date="2011-09-01T13:12:00Z">
        <w:r>
          <w:t xml:space="preserve">telefonu </w:t>
        </w:r>
      </w:ins>
      <w:ins w:id="1661" w:author="Sebastian" w:date="2011-09-01T13:11:00Z">
        <w:r>
          <w:t>lub podczas zmiany urządzenia</w:t>
        </w:r>
      </w:ins>
      <w:ins w:id="1662" w:author="Sebastian" w:date="2011-09-01T13:12:00Z">
        <w:r>
          <w:t>, co mogłoby spowodować nieprawidłowe działanie systemu.</w:t>
        </w:r>
      </w:ins>
      <w:ins w:id="1663" w:author="Sebastian" w:date="2011-09-01T13:13:00Z">
        <w:r w:rsidDel="007E0A32">
          <w:t xml:space="preserve"> </w:t>
        </w:r>
      </w:ins>
      <w:del w:id="1664"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665" w:author="Sebastian" w:date="2011-09-01T13:13:00Z">
        <w:r w:rsidR="007E0A32">
          <w:t xml:space="preserve"> informacje</w:t>
        </w:r>
      </w:ins>
      <w:r>
        <w:t xml:space="preserve"> potrzebne mu do dalszego funkcjonowania</w:t>
      </w:r>
      <w:del w:id="1666"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04201B" w:rsidRPr="0004201B">
        <w:rPr>
          <w:rFonts w:ascii="Courier New" w:hAnsi="Courier New" w:cs="Courier New"/>
          <w:sz w:val="20"/>
          <w:szCs w:val="20"/>
          <w:rPrChange w:id="1667" w:author="Maciek" w:date="2011-09-02T23:20:00Z">
            <w:rPr>
              <w:highlight w:val="green"/>
            </w:rPr>
          </w:rPrChange>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668" w:name="_Toc302765145"/>
      <w:r>
        <w:lastRenderedPageBreak/>
        <w:t>Rejestracja nowego zdarzenia</w:t>
      </w:r>
      <w:bookmarkEnd w:id="1668"/>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del w:id="1669" w:author="Maciek" w:date="2011-09-02T23:21:00Z">
        <w:r w:rsidR="00764D0D" w:rsidDel="00FA15C0">
          <w:delText xml:space="preserve">funkcjonalnością </w:delText>
        </w:r>
      </w:del>
      <w:ins w:id="1670" w:author="Maciek" w:date="2011-09-02T23:21:00Z">
        <w:r w:rsidR="00FA15C0">
          <w:t xml:space="preserve">funkcją </w:t>
        </w:r>
      </w:ins>
      <w:r w:rsidR="00764D0D">
        <w:t>systemu.</w:t>
      </w:r>
      <w:r>
        <w:t xml:space="preserve"> Usługa sieciowa nasłuchuje na adresie </w:t>
      </w:r>
      <w:r w:rsidR="0004201B" w:rsidRPr="0004201B">
        <w:rPr>
          <w:rFonts w:ascii="Courier New" w:hAnsi="Courier New" w:cs="Courier New"/>
          <w:sz w:val="20"/>
          <w:szCs w:val="20"/>
          <w:rPrChange w:id="1671" w:author="Sebastian Łuczak" w:date="2011-09-01T00:42:00Z">
            <w:rPr>
              <w:color w:val="0000FF"/>
              <w:u w:val="single"/>
            </w:rPr>
          </w:rPrChange>
        </w:rPr>
        <w:t>/</w:t>
      </w:r>
      <w:proofErr w:type="spellStart"/>
      <w:r w:rsidR="0004201B" w:rsidRPr="0004201B">
        <w:rPr>
          <w:rFonts w:ascii="Courier New" w:hAnsi="Courier New" w:cs="Courier New"/>
          <w:sz w:val="20"/>
          <w:szCs w:val="20"/>
          <w:rPrChange w:id="1672" w:author="Sebastian Łuczak" w:date="2011-09-01T00:42:00Z">
            <w:rPr>
              <w:color w:val="0000FF"/>
              <w:u w:val="single"/>
            </w:rPr>
          </w:rPrChange>
        </w:rPr>
        <w:t>nfcTimeControl</w:t>
      </w:r>
      <w:proofErr w:type="spellEnd"/>
      <w:r w:rsidR="0004201B" w:rsidRPr="0004201B">
        <w:rPr>
          <w:rFonts w:ascii="Courier New" w:hAnsi="Courier New" w:cs="Courier New"/>
          <w:sz w:val="20"/>
          <w:szCs w:val="20"/>
          <w:rPrChange w:id="1673" w:author="Sebastian Łuczak" w:date="2011-09-01T00:42:00Z">
            <w:rPr>
              <w:color w:val="0000FF"/>
              <w:u w:val="single"/>
            </w:rPr>
          </w:rPrChange>
        </w:rPr>
        <w:t>/service/</w:t>
      </w:r>
      <w:proofErr w:type="spellStart"/>
      <w:r w:rsidR="0004201B" w:rsidRPr="0004201B">
        <w:rPr>
          <w:rFonts w:ascii="Courier New" w:hAnsi="Courier New" w:cs="Courier New"/>
          <w:sz w:val="20"/>
          <w:szCs w:val="20"/>
          <w:rPrChange w:id="1674" w:author="Sebastian Łuczak" w:date="2011-09-01T00:42:00Z">
            <w:rPr>
              <w:color w:val="0000FF"/>
              <w:u w:val="single"/>
            </w:rPr>
          </w:rPrChange>
        </w:rPr>
        <w:t>reg</w:t>
      </w:r>
      <w:proofErr w:type="spellEnd"/>
      <w:r>
        <w:t xml:space="preserve"> </w:t>
      </w:r>
      <w:del w:id="1675" w:author="Maciek" w:date="2011-09-02T23:21:00Z">
        <w:r w:rsidDel="00FA15C0">
          <w:delText xml:space="preserve">zgłoszenia przychodzące </w:delText>
        </w:r>
      </w:del>
      <w:ins w:id="1676" w:author="Maciek" w:date="2011-09-02T23:21:00Z">
        <w:r w:rsidR="00FA15C0">
          <w:t xml:space="preserve">zgłoszeń przychodzących </w:t>
        </w:r>
      </w:ins>
      <w:del w:id="1677" w:author="Maciek" w:date="2011-09-02T23:21:00Z">
        <w:r w:rsidDel="00FA15C0">
          <w:delText>z</w:delText>
        </w:r>
      </w:del>
      <w:ins w:id="1678" w:author="Maciek" w:date="2011-09-02T23:21:00Z">
        <w:r w:rsidR="00FA15C0">
          <w:t>od</w:t>
        </w:r>
      </w:ins>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ins w:id="1679" w:author="Maciek" w:date="2011-09-02T23:23:00Z">
        <w:r w:rsidR="009731EF">
          <w:t>, takie jak identyfikator znacznika oraz data utworzenia zgłosze</w:t>
        </w:r>
      </w:ins>
      <w:ins w:id="1680" w:author="Maciek" w:date="2011-09-02T23:24:00Z">
        <w:r w:rsidR="009731EF">
          <w:t>nia,</w:t>
        </w:r>
      </w:ins>
      <w:r>
        <w:t xml:space="preserve"> na temat rozpoczętego czy też zakończonego zdarzenia. Dzięki </w:t>
      </w:r>
      <w:del w:id="1681" w:author="Maciek" w:date="2011-09-02T23:24:00Z">
        <w:r w:rsidDel="009731EF">
          <w:delText>unikalnemu identyfikatorowi</w:delText>
        </w:r>
        <w:r w:rsidR="00947535" w:rsidDel="009731EF">
          <w:delText>, znacznik, który jednoznacznie określa lokalizację oraz dacie rozpoczęcia,</w:delText>
        </w:r>
      </w:del>
      <w:ins w:id="1682" w:author="Maciek" w:date="2011-09-02T23:24:00Z">
        <w:r w:rsidR="009731EF">
          <w:t>nim</w:t>
        </w:r>
      </w:ins>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1683" w:author="Sebastian Łuczak" w:date="2011-08-31T23:26:00Z">
        <w:r w:rsidR="00B6661E">
          <w:t>k</w:t>
        </w:r>
      </w:ins>
      <w:r w:rsidR="005C1791">
        <w:t xml:space="preserve">a zajmującego się zdarzeniem, datę utworzenia oraz identyfikator </w:t>
      </w:r>
      <w:del w:id="1684" w:author="Sebastian Łuczak" w:date="2011-08-31T23:25:00Z">
        <w:r w:rsidR="005C1791" w:rsidDel="00B6661E">
          <w:delText>Tagu</w:delText>
        </w:r>
      </w:del>
      <w:ins w:id="1685"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został przedstawiony na rysunku </w:t>
      </w:r>
      <w:r w:rsidRPr="008A2099">
        <w:rPr>
          <w:highlight w:val="green"/>
        </w:rPr>
        <w:t>1.1</w:t>
      </w:r>
    </w:p>
    <w:p w:rsidR="00764D0D" w:rsidRDefault="008A2099" w:rsidP="00764D0D">
      <w:pPr>
        <w:pStyle w:val="NormalnyIn"/>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9" cstate="print"/>
                    <a:stretch>
                      <a:fillRect/>
                    </a:stretch>
                  </pic:blipFill>
                  <pic:spPr>
                    <a:xfrm>
                      <a:off x="0" y="0"/>
                      <a:ext cx="5385463" cy="4330299"/>
                    </a:xfrm>
                    <a:prstGeom prst="rect">
                      <a:avLst/>
                    </a:prstGeom>
                  </pic:spPr>
                </pic:pic>
              </a:graphicData>
            </a:graphic>
          </wp:inline>
        </w:drawing>
      </w:r>
    </w:p>
    <w:p w:rsidR="004C6799" w:rsidRPr="004C6799" w:rsidRDefault="004C6799" w:rsidP="004C6799">
      <w:pPr>
        <w:pStyle w:val="NormalnyIn"/>
        <w:jc w:val="center"/>
        <w:rPr>
          <w:i/>
        </w:rPr>
      </w:pPr>
      <w:r>
        <w:rPr>
          <w:i/>
        </w:rPr>
        <w:t>Rys … Algorytm obsługujący zgłoszenie rejestracji zdarzenia</w:t>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1686" w:author="Sebastian Łuczak" w:date="2011-08-31T23:26:00Z">
        <w:r w:rsidR="002631BC" w:rsidDel="00B6661E">
          <w:delText xml:space="preserve">Tagu </w:delText>
        </w:r>
      </w:del>
      <w:ins w:id="1687"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688" w:author="Sebastian Łuczak" w:date="2011-08-31T23:26:00Z">
        <w:r w:rsidR="00064EA2" w:rsidDel="00B6661E">
          <w:delText xml:space="preserve">Tagu </w:delText>
        </w:r>
      </w:del>
      <w:ins w:id="1689"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690" w:author="Sebastian Łuczak" w:date="2011-08-31T23:26:00Z">
        <w:r w:rsidR="001B3156" w:rsidDel="00B6661E">
          <w:delText>Tagu</w:delText>
        </w:r>
      </w:del>
      <w:ins w:id="1691"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692" w:author="Sebastian Łuczak" w:date="2011-08-31T23:26:00Z">
        <w:r w:rsidR="00947535" w:rsidDel="00B6661E">
          <w:delText>,</w:delText>
        </w:r>
      </w:del>
      <w:r>
        <w:t xml:space="preserve"> kończy się przesłaniem odpowiednio sformułowanej odpowiedzi będącej klasą </w:t>
      </w:r>
      <w:proofErr w:type="spellStart"/>
      <w:r w:rsidRPr="00F02E9C">
        <w:rPr>
          <w:rFonts w:ascii="Courier New" w:hAnsi="Courier New" w:cs="Courier New"/>
          <w:sz w:val="20"/>
          <w:szCs w:val="20"/>
        </w:rP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1693"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8A2099" w:rsidRDefault="00A83708" w:rsidP="004C6799">
      <w:pPr>
        <w:pStyle w:val="NormalnyIn"/>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0" cstate="print"/>
                    <a:stretch>
                      <a:fillRect/>
                    </a:stretch>
                  </pic:blipFill>
                  <pic:spPr>
                    <a:xfrm>
                      <a:off x="0" y="0"/>
                      <a:ext cx="3705225" cy="2209800"/>
                    </a:xfrm>
                    <a:prstGeom prst="rect">
                      <a:avLst/>
                    </a:prstGeom>
                  </pic:spPr>
                </pic:pic>
              </a:graphicData>
            </a:graphic>
          </wp:inline>
        </w:drawing>
      </w:r>
    </w:p>
    <w:p w:rsidR="008A2099" w:rsidRPr="004C6799" w:rsidRDefault="004C6799" w:rsidP="004C6799">
      <w:pPr>
        <w:pStyle w:val="NormalnyIn"/>
        <w:jc w:val="center"/>
        <w:rPr>
          <w:i/>
        </w:rPr>
      </w:pPr>
      <w:r>
        <w:rPr>
          <w:i/>
        </w:rPr>
        <w:t>Rys … 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694" w:name="_Toc302765146"/>
      <w:r>
        <w:lastRenderedPageBreak/>
        <w:t>W</w:t>
      </w:r>
      <w:r w:rsidR="00E27E90">
        <w:t>prowadzanie nowej lokalizacji i znacznika</w:t>
      </w:r>
      <w:bookmarkEnd w:id="1694"/>
      <w:r w:rsidR="00E27E90">
        <w:t xml:space="preserve"> </w:t>
      </w:r>
    </w:p>
    <w:p w:rsidR="00211B4B" w:rsidRDefault="00764D0D" w:rsidP="0082106B">
      <w:pPr>
        <w:pStyle w:val="NormalnyIn"/>
        <w:ind w:firstLine="0"/>
      </w:pPr>
      <w:r>
        <w:t>Funkcj</w:t>
      </w:r>
      <w:ins w:id="1695" w:author="Sebastian Łuczak" w:date="2011-08-31T23:27:00Z">
        <w:r w:rsidR="00AB2B44">
          <w:t>a</w:t>
        </w:r>
      </w:ins>
      <w:del w:id="1696" w:author="Sebastian Łuczak" w:date="2011-08-31T23:27:00Z">
        <w:r w:rsidDel="00AB2B44">
          <w:delText>onalność</w:delText>
        </w:r>
      </w:del>
      <w:r>
        <w:t xml:space="preserve"> </w:t>
      </w:r>
      <w:r w:rsidR="00211B4B">
        <w:t xml:space="preserve">rejestracji nowej lokalizacji jest </w:t>
      </w:r>
      <w:del w:id="1697" w:author="Sebastian Łuczak" w:date="2011-08-31T23:27:00Z">
        <w:r w:rsidR="00211B4B" w:rsidDel="00AB2B44">
          <w:delText xml:space="preserve">przeznaczone </w:delText>
        </w:r>
      </w:del>
      <w:ins w:id="1698" w:author="Sebastian Łuczak" w:date="2011-08-31T23:27:00Z">
        <w:r w:rsidR="00AB2B44">
          <w:t xml:space="preserve">przeznaczona </w:t>
        </w:r>
      </w:ins>
      <w:r w:rsidR="00211B4B">
        <w:t xml:space="preserve">dla pracowników posiadających odpowiednio wysokie uprawnienia, takie jak </w:t>
      </w:r>
      <w:proofErr w:type="spellStart"/>
      <w:r w:rsidR="00211B4B" w:rsidRPr="00C31ED0">
        <w:rPr>
          <w:rFonts w:ascii="Courier New" w:hAnsi="Courier New" w:cs="Courier New"/>
          <w:sz w:val="20"/>
          <w:szCs w:val="20"/>
        </w:rPr>
        <w:t>ROLE_SUPER_USER</w:t>
      </w:r>
      <w:proofErr w:type="spellEnd"/>
      <w:r w:rsidR="00211B4B">
        <w:t xml:space="preserve"> czy też </w:t>
      </w:r>
      <w:proofErr w:type="spellStart"/>
      <w:r w:rsidR="00211B4B" w:rsidRPr="00C31ED0">
        <w:rPr>
          <w:rFonts w:ascii="Courier New" w:hAnsi="Courier New" w:cs="Courier New"/>
          <w:sz w:val="20"/>
          <w:szCs w:val="20"/>
        </w:rPr>
        <w:t>ROLE_ADMIN</w:t>
      </w:r>
      <w:proofErr w:type="spellEnd"/>
      <w:r w:rsidR="00211B4B">
        <w:t xml:space="preserve">. </w:t>
      </w:r>
    </w:p>
    <w:p w:rsidR="00211B4B" w:rsidRDefault="00211B4B" w:rsidP="00764D0D">
      <w:pPr>
        <w:pStyle w:val="NormalnyIn"/>
      </w:pPr>
      <w:r>
        <w:t>Mechanizm ten</w:t>
      </w:r>
      <w:del w:id="1699"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700" w:author="Sebastian Łuczak" w:date="2011-08-31T23:27:00Z">
        <w:r w:rsidR="004C045B" w:rsidDel="00AB2B44">
          <w:delText xml:space="preserve">lokalizacje </w:delText>
        </w:r>
      </w:del>
      <w:ins w:id="1701"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702"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04201B" w:rsidRPr="0004201B">
        <w:rPr>
          <w:rFonts w:ascii="Courier New" w:hAnsi="Courier New" w:cs="Courier New"/>
          <w:i/>
          <w:sz w:val="20"/>
          <w:szCs w:val="20"/>
          <w:rPrChange w:id="1703" w:author="Maciek" w:date="2011-09-02T23:25:00Z">
            <w:rPr>
              <w:color w:val="0000FF"/>
              <w:u w:val="single"/>
            </w:rPr>
          </w:rPrChange>
        </w:rPr>
        <w:t>/</w:t>
      </w:r>
      <w:proofErr w:type="spellStart"/>
      <w:r w:rsidR="0004201B" w:rsidRPr="0004201B">
        <w:rPr>
          <w:rFonts w:ascii="Courier New" w:hAnsi="Courier New" w:cs="Courier New"/>
          <w:i/>
          <w:sz w:val="20"/>
          <w:szCs w:val="20"/>
          <w:rPrChange w:id="1704" w:author="Maciek" w:date="2011-09-02T23:25:00Z">
            <w:rPr>
              <w:color w:val="0000FF"/>
              <w:u w:val="single"/>
            </w:rPr>
          </w:rPrChange>
        </w:rPr>
        <w:t>nfcTimeContorl</w:t>
      </w:r>
      <w:proofErr w:type="spellEnd"/>
      <w:r w:rsidR="0004201B" w:rsidRPr="0004201B">
        <w:rPr>
          <w:rFonts w:ascii="Courier New" w:hAnsi="Courier New" w:cs="Courier New"/>
          <w:i/>
          <w:sz w:val="20"/>
          <w:szCs w:val="20"/>
          <w:rPrChange w:id="1705" w:author="Maciek" w:date="2011-09-02T23:25:00Z">
            <w:rPr>
              <w:color w:val="0000FF"/>
              <w:u w:val="single"/>
            </w:rPr>
          </w:rPrChange>
        </w:rPr>
        <w:t>/service/</w:t>
      </w:r>
      <w:proofErr w:type="spellStart"/>
      <w:r w:rsidR="0004201B" w:rsidRPr="0004201B">
        <w:rPr>
          <w:rFonts w:ascii="Courier New" w:hAnsi="Courier New" w:cs="Courier New"/>
          <w:i/>
          <w:sz w:val="20"/>
          <w:szCs w:val="20"/>
          <w:rPrChange w:id="1706" w:author="Maciek" w:date="2011-09-02T23:25:00Z">
            <w:rPr>
              <w:color w:val="0000FF"/>
              <w:u w:val="single"/>
            </w:rPr>
          </w:rPrChange>
        </w:rP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707" w:author="Sebastian Łuczak" w:date="2011-08-31T23:27:00Z">
        <w:r w:rsidR="00B147A9" w:rsidDel="00AB2B44">
          <w:delText xml:space="preserve">nip </w:delText>
        </w:r>
      </w:del>
      <w:ins w:id="1708" w:author="Sebastian Łuczak" w:date="2011-08-31T23:27:00Z">
        <w:r w:rsidR="00AB2B44">
          <w:t xml:space="preserve">NIP </w:t>
        </w:r>
      </w:ins>
      <w:r w:rsidR="00B147A9">
        <w:t xml:space="preserve">i nazwę firmy do której należy dana lokalizacja. </w:t>
      </w:r>
      <w:ins w:id="1709" w:author="Sebastian" w:date="2011-09-01T13:15:00Z">
        <w:r w:rsidR="007E0A32">
          <w:t xml:space="preserve">Ponieważ w sposób jednoznaczny identyfikuje on firmę, </w:t>
        </w:r>
      </w:ins>
      <w:ins w:id="1710" w:author="Sebastian" w:date="2011-09-01T13:13:00Z">
        <w:r w:rsidR="007E0A32">
          <w:t>Numer Identyfikacji Podat</w:t>
        </w:r>
      </w:ins>
      <w:ins w:id="1711" w:author="Sebastian" w:date="2011-09-01T13:14:00Z">
        <w:r w:rsidR="007E0A32">
          <w:t>kowej</w:t>
        </w:r>
      </w:ins>
      <w:ins w:id="1712" w:author="Sebastian" w:date="2011-09-01T13:13:00Z">
        <w:r w:rsidR="007E0A32">
          <w:t xml:space="preserve"> jest </w:t>
        </w:r>
      </w:ins>
      <w:ins w:id="1713"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714" w:author="Sebastian" w:date="2011-09-01T13:15:00Z">
        <w:r w:rsidDel="007E0A32">
          <w:delText xml:space="preserve">system </w:delText>
        </w:r>
      </w:del>
      <w:ins w:id="1715"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w:t>
      </w:r>
      <w:del w:id="1716" w:author="Maciek" w:date="2011-09-02T23:24:00Z">
        <w:r w:rsidDel="009731EF">
          <w:delText xml:space="preserve">już </w:delText>
        </w:r>
      </w:del>
      <w:r>
        <w:t>w bazie –</w:t>
      </w:r>
      <w:r w:rsidR="00DE3658">
        <w:t xml:space="preserve"> </w:t>
      </w:r>
      <w:del w:id="1717" w:author="Maciek" w:date="2011-09-02T23:24:00Z">
        <w:r w:rsidDel="009731EF">
          <w:delText xml:space="preserve"> wtedy </w:delText>
        </w:r>
      </w:del>
      <w:del w:id="1718" w:author="Sebastian" w:date="2011-09-01T13:18:00Z">
        <w:r w:rsidDel="007E0A32">
          <w:delText xml:space="preserve">aplikacja </w:delText>
        </w:r>
      </w:del>
      <w:ins w:id="1719" w:author="Sebastian" w:date="2011-09-01T13:18:00Z">
        <w:r w:rsidR="007E0A32">
          <w:t xml:space="preserve">usługa </w:t>
        </w:r>
      </w:ins>
      <w:r>
        <w:t xml:space="preserve">odmawia </w:t>
      </w:r>
      <w:del w:id="1720" w:author="Sebastian Łuczak" w:date="2011-08-31T23:28:00Z">
        <w:r w:rsidDel="00AB2B44">
          <w:delText xml:space="preserve">jej </w:delText>
        </w:r>
      </w:del>
      <w:ins w:id="1721"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 xml:space="preserve">Uproszczony mechanizm działania tej funkcjonalności przedstawia rysunek </w:t>
      </w:r>
      <w:r w:rsidRPr="004C6799">
        <w:rPr>
          <w:highlight w:val="green"/>
        </w:rPr>
        <w:t>1.2</w:t>
      </w:r>
      <w:r>
        <w:t xml:space="preserve"> </w:t>
      </w:r>
    </w:p>
    <w:p w:rsidR="00764D0D" w:rsidRDefault="00764D0D" w:rsidP="00764D0D">
      <w:pPr>
        <w:pStyle w:val="NormalnyIn"/>
      </w:pPr>
    </w:p>
    <w:p w:rsidR="00764D0D" w:rsidRDefault="004C6799" w:rsidP="00764D0D">
      <w:pPr>
        <w:pStyle w:val="NormalnyIn"/>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1" cstate="print"/>
                    <a:stretch>
                      <a:fillRect/>
                    </a:stretch>
                  </pic:blipFill>
                  <pic:spPr>
                    <a:xfrm>
                      <a:off x="0" y="0"/>
                      <a:ext cx="3905250" cy="5895975"/>
                    </a:xfrm>
                    <a:prstGeom prst="rect">
                      <a:avLst/>
                    </a:prstGeom>
                  </pic:spPr>
                </pic:pic>
              </a:graphicData>
            </a:graphic>
          </wp:inline>
        </w:drawing>
      </w:r>
    </w:p>
    <w:p w:rsidR="004C6799" w:rsidRPr="004C6799" w:rsidRDefault="004C6799" w:rsidP="004C6799">
      <w:pPr>
        <w:pStyle w:val="NormalnyIn"/>
        <w:jc w:val="center"/>
        <w:rPr>
          <w:i/>
        </w:rPr>
      </w:pPr>
      <w:r>
        <w:rPr>
          <w:i/>
        </w:rPr>
        <w:t xml:space="preserve">Rys </w:t>
      </w:r>
      <w:r w:rsidRPr="004C6799">
        <w:rPr>
          <w:i/>
          <w:highlight w:val="green"/>
        </w:rPr>
        <w:t>…</w:t>
      </w:r>
      <w:r>
        <w:rPr>
          <w:i/>
        </w:rPr>
        <w:t xml:space="preserve"> 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w:t>
      </w:r>
      <w:del w:id="1722"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723" w:author="Sebastian Łuczak" w:date="2011-08-31T23:28:00Z">
        <w:r w:rsidR="00FE1FE4" w:rsidDel="000C1024">
          <w:delText xml:space="preserve">Tag </w:delText>
        </w:r>
      </w:del>
      <w:ins w:id="1724" w:author="Sebastian Łuczak" w:date="2011-08-31T23:28:00Z">
        <w:r w:rsidR="000C1024">
          <w:t xml:space="preserve">znacznik </w:t>
        </w:r>
      </w:ins>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ins w:id="1725" w:author="Maciek" w:date="2011-09-02T23:25:00Z">
        <w:r w:rsidR="009731EF">
          <w:t xml:space="preserve"> z istniejącą już firmą</w:t>
        </w:r>
      </w:ins>
      <w:del w:id="1726" w:author="Maciek" w:date="2011-09-02T23:25:00Z">
        <w:r w:rsidR="00465A01" w:rsidDel="009731EF">
          <w:delText xml:space="preserve"> i podpięta pod istniejącą już firmę,</w:delText>
        </w:r>
      </w:del>
      <w:del w:id="1727" w:author="Sebastian Łuczak" w:date="2011-08-31T23:29:00Z">
        <w:r w:rsidR="00465A01" w:rsidDel="000C1024">
          <w:delText xml:space="preserve"> </w:delText>
        </w:r>
      </w:del>
      <w:ins w:id="1728" w:author="Sebastian Łuczak" w:date="2011-08-31T23:29:00Z">
        <w:r w:rsidR="000C1024">
          <w:t xml:space="preserve">. </w:t>
        </w:r>
      </w:ins>
      <w:del w:id="1729" w:author="Sebastian Łuczak" w:date="2011-08-31T23:29:00Z">
        <w:r w:rsidR="00465A01" w:rsidDel="000C1024">
          <w:delText xml:space="preserve">w </w:delText>
        </w:r>
      </w:del>
      <w:ins w:id="1730"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731" w:name="_Toc302291862"/>
      <w:bookmarkStart w:id="1732" w:name="_Toc302765147"/>
      <w:r>
        <w:lastRenderedPageBreak/>
        <w:t xml:space="preserve">Opis </w:t>
      </w:r>
      <w:r w:rsidRPr="008A3B8F">
        <w:t>aplikacji</w:t>
      </w:r>
      <w:r>
        <w:t xml:space="preserve"> klienckiej na telefon komórkowy</w:t>
      </w:r>
      <w:bookmarkEnd w:id="1731"/>
      <w:bookmarkEnd w:id="1732"/>
    </w:p>
    <w:p w:rsidR="00B138EA" w:rsidRPr="00591542" w:rsidRDefault="00B138EA" w:rsidP="00B138EA">
      <w:pPr>
        <w:pStyle w:val="Nagwek3"/>
      </w:pPr>
      <w:bookmarkStart w:id="1733" w:name="_Toc302765148"/>
      <w:r>
        <w:t>Cel powstania</w:t>
      </w:r>
      <w:bookmarkEnd w:id="1733"/>
    </w:p>
    <w:p w:rsidR="00B138EA" w:rsidRDefault="00B138EA" w:rsidP="00B138EA">
      <w:pPr>
        <w:pStyle w:val="NormalnyIn"/>
        <w:ind w:firstLine="0"/>
      </w:pPr>
      <w:del w:id="1734" w:author="Maciek" w:date="2011-09-02T23:26:00Z">
        <w:r w:rsidDel="009731EF">
          <w:delText xml:space="preserve">Przeznaczeniem </w:delText>
        </w:r>
      </w:del>
      <w:ins w:id="1735" w:author="Maciek" w:date="2011-09-02T23:26:00Z">
        <w:r w:rsidR="009731EF">
          <w:t>A</w:t>
        </w:r>
      </w:ins>
      <w:del w:id="1736" w:author="Maciek" w:date="2011-09-02T23:26:00Z">
        <w:r w:rsidDel="009731EF">
          <w:delText>a</w:delText>
        </w:r>
      </w:del>
      <w:r>
        <w:t>plikacj</w:t>
      </w:r>
      <w:ins w:id="1737" w:author="Maciek" w:date="2011-09-02T23:26:00Z">
        <w:r w:rsidR="009731EF">
          <w:t>a</w:t>
        </w:r>
      </w:ins>
      <w:del w:id="1738" w:author="Maciek" w:date="2011-09-02T23:26:00Z">
        <w:r w:rsidDel="009731EF">
          <w:delText>i</w:delText>
        </w:r>
      </w:del>
      <w:r>
        <w:t xml:space="preserve"> </w:t>
      </w:r>
      <w:del w:id="1739" w:author="Maciek" w:date="2011-09-02T23:26:00Z">
        <w:r w:rsidDel="009731EF">
          <w:delText xml:space="preserve">klienckiej </w:delText>
        </w:r>
      </w:del>
      <w:ins w:id="1740" w:author="Maciek" w:date="2011-09-02T23:26:00Z">
        <w:r w:rsidR="009731EF">
          <w:t xml:space="preserve">kliencka </w:t>
        </w:r>
      </w:ins>
      <w:del w:id="1741" w:author="Maciek" w:date="2011-09-02T23:26:00Z">
        <w:r w:rsidDel="009731EF">
          <w:delText xml:space="preserve">dla pracownika mobilnego jest </w:delText>
        </w:r>
      </w:del>
      <w:r>
        <w:t>pełni</w:t>
      </w:r>
      <w:del w:id="1742" w:author="Maciek" w:date="2011-09-02T23:26:00Z">
        <w:r w:rsidDel="009731EF">
          <w:delText>ć</w:delText>
        </w:r>
      </w:del>
      <w:r>
        <w:t xml:space="preserve"> funkcję intuicyjnego i prostego w obsłudze interfejsu do systemu monitorowania stanu realizacji zleceń.</w:t>
      </w:r>
    </w:p>
    <w:p w:rsidR="00B138EA" w:rsidRDefault="00B138EA" w:rsidP="00B138EA">
      <w:pPr>
        <w:pStyle w:val="Nagwek3"/>
      </w:pPr>
      <w:bookmarkStart w:id="1743" w:name="_Toc302291863"/>
      <w:bookmarkStart w:id="1744" w:name="_Toc302765149"/>
      <w:r>
        <w:t>Założenia</w:t>
      </w:r>
      <w:bookmarkEnd w:id="1743"/>
      <w:bookmarkEnd w:id="1744"/>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ins w:id="1745" w:author="Maciek" w:date="2011-09-02T23:26:00Z">
        <w:r w:rsidR="009731EF">
          <w:t>energo</w:t>
        </w:r>
      </w:ins>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ins w:id="1746" w:author="Maciek" w:date="2011-09-02T23:27:00Z">
        <w:r w:rsidR="009731EF">
          <w:t xml:space="preserve">ang. </w:t>
        </w:r>
      </w:ins>
      <w:proofErr w:type="spellStart"/>
      <w:r w:rsidR="0004201B" w:rsidRPr="0004201B">
        <w:rPr>
          <w:i/>
          <w:rPrChange w:id="1747" w:author="Maciek" w:date="2011-09-02T23:27:00Z">
            <w:rPr/>
          </w:rPrChange>
        </w:rPr>
        <w:t>Representational</w:t>
      </w:r>
      <w:proofErr w:type="spellEnd"/>
      <w:r w:rsidR="0004201B" w:rsidRPr="0004201B">
        <w:rPr>
          <w:i/>
          <w:rPrChange w:id="1748" w:author="Maciek" w:date="2011-09-02T23:27:00Z">
            <w:rPr/>
          </w:rPrChange>
        </w:rPr>
        <w:t xml:space="preserve"> State Transfer</w:t>
      </w:r>
      <w:r>
        <w:t xml:space="preserve">) opiera się o zapytania w formie JSON </w:t>
      </w:r>
      <w:r w:rsidRPr="00C30DEC">
        <w:t>(</w:t>
      </w:r>
      <w:ins w:id="1749" w:author="Maciek" w:date="2011-09-02T23:27:00Z">
        <w:r w:rsidR="009731EF">
          <w:t xml:space="preserve">ang. </w:t>
        </w:r>
      </w:ins>
      <w:proofErr w:type="spellStart"/>
      <w:r w:rsidR="0004201B" w:rsidRPr="0004201B">
        <w:rPr>
          <w:rStyle w:val="apple-style-span"/>
          <w:bCs/>
          <w:i/>
          <w:color w:val="000000"/>
          <w:shd w:val="clear" w:color="auto" w:fill="FFFFFF"/>
          <w:rPrChange w:id="1750" w:author="Maciek" w:date="2011-09-02T23:27:00Z">
            <w:rPr>
              <w:rStyle w:val="apple-style-span"/>
              <w:bCs/>
              <w:color w:val="000000"/>
              <w:shd w:val="clear" w:color="auto" w:fill="FFFFFF"/>
            </w:rPr>
          </w:rPrChange>
        </w:rPr>
        <w:t>JavaScript</w:t>
      </w:r>
      <w:proofErr w:type="spellEnd"/>
      <w:r w:rsidR="0004201B" w:rsidRPr="0004201B">
        <w:rPr>
          <w:rStyle w:val="apple-style-span"/>
          <w:bCs/>
          <w:i/>
          <w:color w:val="000000"/>
          <w:shd w:val="clear" w:color="auto" w:fill="FFFFFF"/>
          <w:rPrChange w:id="1751" w:author="Maciek" w:date="2011-09-02T23:27:00Z">
            <w:rPr>
              <w:rStyle w:val="apple-style-span"/>
              <w:bCs/>
              <w:color w:val="000000"/>
              <w:shd w:val="clear" w:color="auto" w:fill="FFFFFF"/>
            </w:rPr>
          </w:rPrChange>
        </w:rPr>
        <w:t xml:space="preserve"> </w:t>
      </w:r>
      <w:proofErr w:type="spellStart"/>
      <w:r w:rsidR="0004201B" w:rsidRPr="0004201B">
        <w:rPr>
          <w:rStyle w:val="apple-style-span"/>
          <w:bCs/>
          <w:i/>
          <w:color w:val="000000"/>
          <w:shd w:val="clear" w:color="auto" w:fill="FFFFFF"/>
          <w:rPrChange w:id="1752" w:author="Maciek" w:date="2011-09-02T23:27:00Z">
            <w:rPr>
              <w:rStyle w:val="apple-style-span"/>
              <w:bCs/>
              <w:color w:val="000000"/>
              <w:shd w:val="clear" w:color="auto" w:fill="FFFFFF"/>
            </w:rPr>
          </w:rPrChange>
        </w:rPr>
        <w:t>Object</w:t>
      </w:r>
      <w:proofErr w:type="spellEnd"/>
      <w:r w:rsidR="0004201B" w:rsidRPr="0004201B">
        <w:rPr>
          <w:rStyle w:val="apple-style-span"/>
          <w:bCs/>
          <w:i/>
          <w:color w:val="000000"/>
          <w:shd w:val="clear" w:color="auto" w:fill="FFFFFF"/>
          <w:rPrChange w:id="1753" w:author="Maciek" w:date="2011-09-02T23:27:00Z">
            <w:rPr>
              <w:rStyle w:val="apple-style-span"/>
              <w:bCs/>
              <w:color w:val="000000"/>
              <w:shd w:val="clear" w:color="auto" w:fill="FFFFFF"/>
            </w:rPr>
          </w:rPrChange>
        </w:rPr>
        <w:t xml:space="preserve"> </w:t>
      </w:r>
      <w:proofErr w:type="spellStart"/>
      <w:r w:rsidR="0004201B" w:rsidRPr="0004201B">
        <w:rPr>
          <w:rStyle w:val="apple-style-span"/>
          <w:bCs/>
          <w:i/>
          <w:color w:val="000000"/>
          <w:shd w:val="clear" w:color="auto" w:fill="FFFFFF"/>
          <w:rPrChange w:id="1754" w:author="Maciek" w:date="2011-09-02T23:27:00Z">
            <w:rPr>
              <w:rStyle w:val="apple-style-span"/>
              <w:bCs/>
              <w:color w:val="000000"/>
              <w:shd w:val="clear" w:color="auto" w:fill="FFFFFF"/>
            </w:rPr>
          </w:rPrChange>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1755"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w:t>
      </w:r>
      <w:del w:id="1756" w:author="Maciek" w:date="2011-09-02T23:26:00Z">
        <w:r w:rsidDel="009731EF">
          <w:delText>, idące jednak w parze z kompletnym wsparciem</w:delText>
        </w:r>
        <w:r w:rsidR="00DA0773" w:rsidDel="009731EF">
          <w:delText xml:space="preserve"> </w:delText>
        </w:r>
      </w:del>
      <w:sdt>
        <w:sdtPr>
          <w:id w:val="6237144"/>
          <w:citation/>
        </w:sdtPr>
        <w:sdtContent>
          <w:fldSimple w:instr=" CITATION Cro06 \l 1045 ">
            <w:r w:rsidR="00D72407">
              <w:rPr>
                <w:noProof/>
              </w:rPr>
              <w:t>[14]</w:t>
            </w:r>
          </w:fldSimple>
        </w:sdtContent>
      </w:sdt>
      <w:r>
        <w:t>.</w:t>
      </w:r>
    </w:p>
    <w:p w:rsidR="000C1024" w:rsidRDefault="000C1024" w:rsidP="00B138EA">
      <w:pPr>
        <w:jc w:val="left"/>
        <w:rPr>
          <w:ins w:id="1757" w:author="Sebastian Łuczak" w:date="2011-08-31T23:29:00Z"/>
        </w:rPr>
      </w:pPr>
    </w:p>
    <w:p w:rsidR="000C1024" w:rsidRDefault="000C1024" w:rsidP="00B138EA">
      <w:pPr>
        <w:jc w:val="left"/>
        <w:rPr>
          <w:ins w:id="1758" w:author="Sebastian Łuczak" w:date="2011-08-31T23:29:00Z"/>
        </w:rPr>
      </w:pPr>
    </w:p>
    <w:p w:rsidR="000C1024" w:rsidRDefault="000C1024" w:rsidP="00B138EA">
      <w:pPr>
        <w:jc w:val="left"/>
        <w:rPr>
          <w:ins w:id="1759" w:author="Sebastian Łuczak" w:date="2011-08-31T23:29:00Z"/>
        </w:rPr>
      </w:pPr>
    </w:p>
    <w:p w:rsidR="000C1024" w:rsidRDefault="000C1024" w:rsidP="00B138EA">
      <w:pPr>
        <w:jc w:val="left"/>
        <w:rPr>
          <w:ins w:id="1760"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761" w:name="_Toc302291864"/>
      <w:bookmarkStart w:id="1762" w:name="_Toc302765150"/>
      <w:r>
        <w:lastRenderedPageBreak/>
        <w:t>Komunikacja pomiędzy usługą internetową a użytkownikiem aplikacji</w:t>
      </w:r>
      <w:bookmarkEnd w:id="1761"/>
      <w:bookmarkEnd w:id="1762"/>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rsidR="0004201B" w:rsidRPr="0004201B">
        <w:rPr>
          <w:rFonts w:ascii="Courier New" w:hAnsi="Courier New" w:cs="Courier New"/>
          <w:sz w:val="20"/>
          <w:szCs w:val="20"/>
          <w:rPrChange w:id="1763" w:author="Maciek" w:date="2011-09-02T23:28:00Z">
            <w:rPr/>
          </w:rPrChange>
        </w:rP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ACCESS_DENIED</w:t>
      </w:r>
      <w:proofErr w:type="spellEnd"/>
      <w:r w:rsidRPr="004B79D1">
        <w:rPr>
          <w:rFonts w:ascii="Courier New" w:hAnsi="Courier New" w:cs="Courier New"/>
          <w:sz w:val="20"/>
          <w:szCs w:val="20"/>
        </w:rPr>
        <w:t>,</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WRONG_PASSWORD_ERROR</w:t>
      </w:r>
      <w:proofErr w:type="spellEnd"/>
      <w:r w:rsidRPr="004B79D1">
        <w:rPr>
          <w:rFonts w:ascii="Courier New" w:hAnsi="Courier New" w:cs="Courier New"/>
          <w:sz w:val="20"/>
          <w:szCs w:val="20"/>
        </w:rPr>
        <w:t xml:space="preserve">,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EVENT_ALREADY_STARTED_ERROR</w:t>
      </w:r>
      <w:proofErr w:type="spellEnd"/>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1764" w:name="_Toc302291865"/>
      <w:bookmarkStart w:id="1765" w:name="_Toc302765151"/>
      <w:r>
        <w:t>Tryby uruchomienia</w:t>
      </w:r>
      <w:bookmarkEnd w:id="1764"/>
      <w:bookmarkEnd w:id="1765"/>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rsidR="0004201B" w:rsidRPr="0004201B">
        <w:rPr>
          <w:i/>
          <w:rPrChange w:id="1766" w:author="Maciek" w:date="2011-09-02T23:28:00Z">
            <w:rPr/>
          </w:rPrChange>
        </w:rPr>
        <w:t>foreground</w:t>
      </w:r>
      <w:proofErr w:type="spellEnd"/>
      <w:r w:rsidR="0004201B" w:rsidRPr="0004201B">
        <w:rPr>
          <w:i/>
          <w:rPrChange w:id="1767" w:author="Maciek" w:date="2011-09-02T23:28:00Z">
            <w:rPr/>
          </w:rPrChange>
        </w:rPr>
        <w:t xml:space="preserve"> </w:t>
      </w:r>
      <w:proofErr w:type="spellStart"/>
      <w:r w:rsidR="0004201B" w:rsidRPr="0004201B">
        <w:rPr>
          <w:i/>
          <w:rPrChange w:id="1768" w:author="Maciek" w:date="2011-09-02T23:28:00Z">
            <w:rPr/>
          </w:rPrChange>
        </w:rP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04201B" w:rsidRPr="0004201B">
        <w:rPr>
          <w:i/>
          <w:rPrChange w:id="1769" w:author="Maciek" w:date="2011-09-02T23:28:00Z">
            <w:rPr/>
          </w:rPrChange>
        </w:rPr>
        <w:t>SharedPreferences</w:t>
      </w:r>
      <w:proofErr w:type="spellEnd"/>
      <w:customXmlDelRangeStart w:id="1770" w:author="Sebastian" w:date="2011-09-01T19:36:00Z"/>
      <w:sdt>
        <w:sdtPr>
          <w:id w:val="6237145"/>
          <w:citation/>
        </w:sdtPr>
        <w:sdtContent>
          <w:customXmlDelRangeEnd w:id="1770"/>
          <w:del w:id="1771" w:author="Sebastian" w:date="2011-09-01T11:21:00Z">
            <w:r w:rsidR="0004201B" w:rsidDel="00F51941">
              <w:fldChar w:fldCharType="begin"/>
            </w:r>
            <w:r w:rsidR="00796063" w:rsidDel="00F51941">
              <w:delInstrText xml:space="preserve"> CITATION Goo111 \l 1045 </w:delInstrText>
            </w:r>
            <w:r w:rsidR="0004201B" w:rsidDel="00F51941">
              <w:fldChar w:fldCharType="separate"/>
            </w:r>
            <w:r w:rsidR="00903DDF" w:rsidDel="00F51941">
              <w:rPr>
                <w:noProof/>
              </w:rPr>
              <w:delText>[8]</w:delText>
            </w:r>
            <w:r w:rsidR="0004201B" w:rsidDel="00F51941">
              <w:fldChar w:fldCharType="end"/>
            </w:r>
          </w:del>
          <w:customXmlDelRangeStart w:id="1772" w:author="Sebastian" w:date="2011-09-01T19:36:00Z"/>
        </w:sdtContent>
      </w:sdt>
      <w:customXmlDelRangeEnd w:id="1772"/>
      <w:r>
        <w:t xml:space="preserve"> dane logowania i jeśli nie może ich znaleźć, oferuje użytkownikowi</w:t>
      </w:r>
      <w:ins w:id="1773" w:author="Sebastian Łuczak" w:date="2011-08-31T23:30:00Z">
        <w:r w:rsidR="000C1024">
          <w:t xml:space="preserve"> możliwość</w:t>
        </w:r>
      </w:ins>
      <w:r>
        <w:t xml:space="preserve"> </w:t>
      </w:r>
      <w:del w:id="1774" w:author="Sebastian Łuczak" w:date="2011-08-31T23:30:00Z">
        <w:r w:rsidDel="000C1024">
          <w:delText xml:space="preserve">wprowadzenie </w:delText>
        </w:r>
      </w:del>
      <w:ins w:id="1775" w:author="Sebastian Łuczak" w:date="2011-08-31T23:30:00Z">
        <w:r w:rsidR="000C1024">
          <w:t xml:space="preserve">wprowadzenia </w:t>
        </w:r>
      </w:ins>
      <w:r>
        <w:t xml:space="preserve">ich bądź </w:t>
      </w:r>
      <w:del w:id="1776" w:author="Maciek" w:date="2011-09-02T23:28:00Z">
        <w:r w:rsidDel="009731EF">
          <w:delText xml:space="preserve">opuszczenie </w:delText>
        </w:r>
      </w:del>
      <w:ins w:id="1777" w:author="Maciek" w:date="2011-09-02T23:28:00Z">
        <w:r w:rsidR="009731EF">
          <w:t xml:space="preserve">wyjścia </w:t>
        </w:r>
      </w:ins>
      <w:ins w:id="1778" w:author="Maciek" w:date="2011-09-02T23:29:00Z">
        <w:r w:rsidR="009731EF">
          <w:t>z</w:t>
        </w:r>
      </w:ins>
      <w:ins w:id="1779" w:author="Maciek" w:date="2011-09-02T23:28:00Z">
        <w:r w:rsidR="009731EF">
          <w:t xml:space="preserve"> </w:t>
        </w:r>
      </w:ins>
      <w:r>
        <w:t>aplikacji</w:t>
      </w:r>
      <w:r w:rsidR="002C684C">
        <w:t xml:space="preserve"> </w:t>
      </w:r>
      <w:customXmlInsRangeStart w:id="1780" w:author="Sebastian" w:date="2011-09-01T19:36:00Z"/>
      <w:sdt>
        <w:sdtPr>
          <w:id w:val="1430514"/>
          <w:citation/>
        </w:sdtPr>
        <w:sdtContent>
          <w:customXmlInsRangeEnd w:id="1780"/>
          <w:ins w:id="1781" w:author="Sebastian" w:date="2011-09-01T19:36:00Z">
            <w:r w:rsidR="0004201B">
              <w:fldChar w:fldCharType="begin"/>
            </w:r>
            <w:r w:rsidR="002C684C">
              <w:instrText xml:space="preserve"> CITATION Goo111 \l 1045 </w:instrText>
            </w:r>
          </w:ins>
          <w:r w:rsidR="0004201B">
            <w:fldChar w:fldCharType="separate"/>
          </w:r>
          <w:r w:rsidR="00D72407">
            <w:rPr>
              <w:noProof/>
            </w:rPr>
            <w:t>[17]</w:t>
          </w:r>
          <w:ins w:id="1782" w:author="Sebastian" w:date="2011-09-01T19:36:00Z">
            <w:r w:rsidR="0004201B">
              <w:fldChar w:fldCharType="end"/>
            </w:r>
          </w:ins>
          <w:customXmlInsRangeStart w:id="1783" w:author="Sebastian" w:date="2011-09-01T19:36:00Z"/>
        </w:sdtContent>
      </w:sdt>
      <w:customXmlInsRangeEnd w:id="1783"/>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w:t>
      </w:r>
      <w:proofErr w:type="spellStart"/>
      <w:r>
        <w:t>RESTful</w:t>
      </w:r>
      <w:proofErr w:type="spellEnd"/>
      <w:r>
        <w:t xml:space="preserve"> </w:t>
      </w:r>
      <w:ins w:id="1784" w:author="Maciek" w:date="2011-09-02T23:29:00Z">
        <w:r w:rsidR="009731EF">
          <w:t xml:space="preserve">system </w:t>
        </w:r>
      </w:ins>
      <w:r>
        <w:t xml:space="preserve">nie </w:t>
      </w:r>
      <w:del w:id="1785" w:author="Maciek" w:date="2011-09-02T23:30:00Z">
        <w:r w:rsidDel="009731EF">
          <w:delText xml:space="preserve">posługujemy </w:delText>
        </w:r>
      </w:del>
      <w:ins w:id="1786" w:author="Maciek" w:date="2011-09-02T23:30:00Z">
        <w:r w:rsidR="009731EF">
          <w:t xml:space="preserve">utrzymuje </w:t>
        </w:r>
      </w:ins>
      <w:del w:id="1787" w:author="Maciek" w:date="2011-09-02T23:30:00Z">
        <w:r w:rsidDel="009731EF">
          <w:delText xml:space="preserve">się sesjami </w:delText>
        </w:r>
      </w:del>
      <w:ins w:id="1788" w:author="Maciek" w:date="2011-09-02T23:30:00Z">
        <w:r w:rsidR="009731EF">
          <w:t xml:space="preserve">sesji </w:t>
        </w:r>
      </w:ins>
      <w:del w:id="1789" w:author="Maciek" w:date="2011-09-02T23:30:00Z">
        <w:r w:rsidDel="009731EF">
          <w:delText xml:space="preserve">dla </w:delText>
        </w:r>
      </w:del>
      <w:r>
        <w:t>użytkowników tylko wymi</w:t>
      </w:r>
      <w:ins w:id="1790" w:author="Maciek" w:date="2011-09-02T23:30:00Z">
        <w:r w:rsidR="009731EF">
          <w:t>enia</w:t>
        </w:r>
      </w:ins>
      <w:del w:id="1791" w:author="Maciek" w:date="2011-09-02T23:30:00Z">
        <w:r w:rsidDel="009731EF">
          <w:delText>aną</w:delText>
        </w:r>
      </w:del>
      <w:r>
        <w:t xml:space="preserve"> zapyta</w:t>
      </w:r>
      <w:ins w:id="1792" w:author="Maciek" w:date="2011-09-02T23:30:00Z">
        <w:r w:rsidR="009731EF">
          <w:t>nia</w:t>
        </w:r>
      </w:ins>
      <w:del w:id="1793" w:author="Maciek" w:date="2011-09-02T23:30:00Z">
        <w:r w:rsidDel="009731EF">
          <w:delText>ń</w:delText>
        </w:r>
      </w:del>
      <w:r>
        <w:t xml:space="preserve"> i odpowiedzi), w sytuacji zgłoszenia jednego ze statusów braku dostępu</w:t>
      </w:r>
      <w:ins w:id="1794" w:author="Sebastian Łuczak" w:date="2011-08-31T23:32:00Z">
        <w:r w:rsidR="000C1024">
          <w:t>,</w:t>
        </w:r>
      </w:ins>
      <w:r>
        <w:t xml:space="preserve"> zachodzi </w:t>
      </w:r>
      <w:del w:id="1795" w:author="Maciek" w:date="2011-09-02T23:30:00Z">
        <w:r w:rsidDel="009731EF">
          <w:delText>przekierowanie</w:delText>
        </w:r>
      </w:del>
      <w:ins w:id="1796" w:author="Maciek" w:date="2011-09-02T23:30:00Z">
        <w:r w:rsidR="009731EF">
          <w:t>przek</w:t>
        </w:r>
      </w:ins>
      <w:r w:rsidR="002C684C">
        <w:t>i</w:t>
      </w:r>
      <w:ins w:id="1797" w:author="Maciek" w:date="2011-09-02T23:30:00Z">
        <w:r w:rsidR="009731EF">
          <w:t>erowanie</w:t>
        </w:r>
      </w:ins>
      <w:r>
        <w:t xml:space="preserve"> do aktywności wprowadzania danych logowania.</w:t>
      </w:r>
    </w:p>
    <w:p w:rsidR="00B138EA" w:rsidRDefault="00B138EA" w:rsidP="00B138EA">
      <w:pPr>
        <w:pStyle w:val="NormalnyIn"/>
        <w:ind w:firstLine="708"/>
      </w:pPr>
      <w:r>
        <w:t xml:space="preserve">Zmiana danych logowania jest </w:t>
      </w:r>
      <w:del w:id="1798" w:author="Sebastian Łuczak" w:date="2011-08-31T23:32:00Z">
        <w:r w:rsidDel="000C1024">
          <w:delText xml:space="preserve">też </w:delText>
        </w:r>
      </w:del>
      <w:r>
        <w:t xml:space="preserve">dostępna z poziomu menu aplikacji w każdej chwili. Hasło do logowania przechowywane jest w aplikacji </w:t>
      </w:r>
      <w:ins w:id="1799" w:author="Sebastian Łuczak" w:date="2011-08-31T23:32:00Z">
        <w:r w:rsidR="000C1024">
          <w:t xml:space="preserve">tylko </w:t>
        </w:r>
      </w:ins>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800" w:author="Sebastian" w:date="2011-09-01T13:19:00Z">
        <w:r w:rsidDel="00CA1A2C">
          <w:delText xml:space="preserve">, ten ostatni </w:delText>
        </w:r>
      </w:del>
      <w:ins w:id="1801" w:author="Sebastian" w:date="2011-09-01T13:20:00Z">
        <w:r w:rsidR="00CA1A2C">
          <w:t xml:space="preserve"> </w:t>
        </w:r>
      </w:ins>
      <w:r>
        <w:t>jest</w:t>
      </w:r>
      <w:ins w:id="1802"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803"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804"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805" w:author="Sebastian Łuczak" w:date="2011-08-31T23:33:00Z">
        <w:r w:rsidR="000C1024">
          <w:t xml:space="preserve"> użytkownika.</w:t>
        </w:r>
      </w:ins>
      <w:del w:id="1806" w:author="Sebastian Łuczak" w:date="2011-08-31T23:33:00Z">
        <w:r w:rsidDel="000C1024">
          <w:delText>.</w:delText>
        </w:r>
      </w:del>
    </w:p>
    <w:p w:rsidR="00B138EA" w:rsidRDefault="00B138EA" w:rsidP="00B138EA">
      <w:pPr>
        <w:pStyle w:val="Nagwek3"/>
      </w:pPr>
      <w:bookmarkStart w:id="1807" w:name="_Toc302291866"/>
      <w:bookmarkStart w:id="1808" w:name="_Toc302765152"/>
      <w:r>
        <w:t>Odczyt znacznika</w:t>
      </w:r>
      <w:bookmarkEnd w:id="1807"/>
      <w:bookmarkEnd w:id="1808"/>
    </w:p>
    <w:p w:rsidR="00B138EA" w:rsidDel="003B78BA" w:rsidRDefault="00B138EA" w:rsidP="00B138EA">
      <w:pPr>
        <w:pStyle w:val="NormalnyIn"/>
        <w:ind w:firstLine="0"/>
        <w:rPr>
          <w:ins w:id="1809" w:author="Maciek" w:date="2011-09-01T21:49:00Z"/>
          <w:del w:id="1810" w:author="Sebastian Łuczak" w:date="2011-09-02T17:23:00Z"/>
        </w:rPr>
      </w:pPr>
      <w:del w:id="1811" w:author="Sebastian Łuczak" w:date="2011-08-31T23:34:00Z">
        <w:r w:rsidDel="000C1024">
          <w:delText>Co prawda s</w:delText>
        </w:r>
      </w:del>
      <w:del w:id="1812" w:author="Sebastian Łuczak" w:date="2011-09-02T17:23:00Z">
        <w:r w:rsidDel="003B78BA">
          <w:delText>tandard NFC dla znaczników NFC Forum Type 2 zapewnia prędkość transmisji 106 kbit/s, a sam znacznik posiada zaledwie 384 bitów pamięci na dane użytkownika,</w:delText>
        </w:r>
      </w:del>
      <w:ins w:id="1813" w:author="Sebastian" w:date="2011-09-01T13:20:00Z">
        <w:del w:id="1814" w:author="Sebastian Łuczak" w:date="2011-09-02T17:23:00Z">
          <w:r w:rsidR="00CA1A2C" w:rsidDel="003B78BA">
            <w:delText>.</w:delText>
          </w:r>
        </w:del>
      </w:ins>
      <w:del w:id="1815" w:author="Sebastian Łuczak" w:date="2011-09-02T17:23:00Z">
        <w:r w:rsidDel="003B78BA">
          <w:delText xml:space="preserve"> na </w:delText>
        </w:r>
      </w:del>
      <w:ins w:id="1816" w:author="Sebastian" w:date="2011-09-01T13:21:00Z">
        <w:del w:id="1817" w:author="Sebastian Łuczak" w:date="2011-09-02T17:23:00Z">
          <w:r w:rsidR="00CA1A2C" w:rsidDel="003B78BA">
            <w:delText xml:space="preserve">Na </w:delText>
          </w:r>
        </w:del>
      </w:ins>
      <w:del w:id="1818" w:author="Sebastian Łuczak" w:date="2011-09-02T17:23:00Z">
        <w:r w:rsidDel="003B78BA">
          <w:delText>drodze testów okazało się</w:delText>
        </w:r>
      </w:del>
      <w:ins w:id="1819" w:author="Sebastian" w:date="2011-09-01T13:21:00Z">
        <w:del w:id="1820" w:author="Sebastian Łuczak" w:date="2011-09-02T17:23:00Z">
          <w:r w:rsidR="00CA1A2C" w:rsidDel="003B78BA">
            <w:delText>,</w:delText>
          </w:r>
        </w:del>
      </w:ins>
      <w:del w:id="1821"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1822" w:author="Sebastian Łuczak" w:date="2011-09-02T17:23:00Z"/>
      <w:sdt>
        <w:sdtPr>
          <w:id w:val="6237146"/>
          <w:citation/>
        </w:sdtPr>
        <w:sdtContent>
          <w:customXmlDelRangeEnd w:id="1822"/>
          <w:del w:id="1823" w:author="Sebastian Łuczak" w:date="2011-09-02T17:23:00Z">
            <w:r w:rsidR="0004201B" w:rsidDel="003B78BA">
              <w:fldChar w:fldCharType="begin"/>
            </w:r>
            <w:r w:rsidR="00DA4D42" w:rsidDel="003B78BA">
              <w:delInstrText xml:space="preserve"> CITATION NFC11 \l 1045 </w:delInstrText>
            </w:r>
            <w:r w:rsidR="0004201B" w:rsidDel="003B78BA">
              <w:fldChar w:fldCharType="separate"/>
            </w:r>
            <w:r w:rsidR="00726470" w:rsidDel="003B78BA">
              <w:rPr>
                <w:noProof/>
              </w:rPr>
              <w:delText>[18]</w:delText>
            </w:r>
            <w:r w:rsidR="0004201B" w:rsidDel="003B78BA">
              <w:fldChar w:fldCharType="end"/>
            </w:r>
          </w:del>
          <w:customXmlDelRangeStart w:id="1824" w:author="Sebastian Łuczak" w:date="2011-09-02T17:23:00Z"/>
        </w:sdtContent>
      </w:sdt>
      <w:customXmlDelRangeEnd w:id="1824"/>
      <w:del w:id="1825" w:author="Sebastian Łuczak" w:date="2011-09-02T17:23:00Z">
        <w:r w:rsidDel="003B78BA">
          <w:delText xml:space="preserve">. </w:delText>
        </w:r>
      </w:del>
    </w:p>
    <w:p w:rsidR="00CF256A" w:rsidRDefault="00CF256A" w:rsidP="00B138EA">
      <w:pPr>
        <w:pStyle w:val="NormalnyIn"/>
        <w:ind w:firstLine="0"/>
      </w:pPr>
      <w:ins w:id="1826" w:author="Maciek" w:date="2011-09-01T21:49:00Z">
        <w:r>
          <w:t xml:space="preserve">Standard znaczników typu NFC Forum </w:t>
        </w:r>
        <w:proofErr w:type="spellStart"/>
        <w:r>
          <w:t>Type</w:t>
        </w:r>
        <w:proofErr w:type="spellEnd"/>
        <w:r>
          <w:t xml:space="preserve"> 2 </w:t>
        </w:r>
      </w:ins>
      <w:ins w:id="1827" w:author="Maciek" w:date="2011-09-01T21:50:00Z">
        <w:r>
          <w:t>posiada jedynie 384 bitów pamięci dostępnych do przechowywania danych użytkownika</w:t>
        </w:r>
      </w:ins>
      <w:ins w:id="1828" w:author="Sebastian Łuczak" w:date="2011-09-02T17:23:00Z">
        <w:r w:rsidR="003B78BA">
          <w:t xml:space="preserve"> </w:t>
        </w:r>
      </w:ins>
      <w:customXmlInsRangeStart w:id="1829" w:author="Sebastian Łuczak" w:date="2011-09-02T17:23:00Z"/>
      <w:sdt>
        <w:sdtPr>
          <w:id w:val="21443617"/>
          <w:citation/>
        </w:sdtPr>
        <w:sdtContent>
          <w:customXmlInsRangeEnd w:id="1829"/>
          <w:ins w:id="1830" w:author="Sebastian Łuczak" w:date="2011-09-02T17:23:00Z">
            <w:r w:rsidR="0004201B">
              <w:fldChar w:fldCharType="begin"/>
            </w:r>
            <w:r w:rsidR="003B78BA">
              <w:instrText xml:space="preserve"> CITATION NFC11 \l 1045 </w:instrText>
            </w:r>
            <w:r w:rsidR="0004201B">
              <w:fldChar w:fldCharType="separate"/>
            </w:r>
          </w:ins>
          <w:r w:rsidR="00D72407">
            <w:rPr>
              <w:noProof/>
            </w:rPr>
            <w:t>[19]</w:t>
          </w:r>
          <w:ins w:id="1831" w:author="Sebastian Łuczak" w:date="2011-09-02T17:23:00Z">
            <w:r w:rsidR="0004201B">
              <w:fldChar w:fldCharType="end"/>
            </w:r>
          </w:ins>
          <w:customXmlInsRangeStart w:id="1832" w:author="Sebastian Łuczak" w:date="2011-09-02T17:23:00Z"/>
        </w:sdtContent>
      </w:sdt>
      <w:customXmlInsRangeEnd w:id="1832"/>
      <w:ins w:id="1833" w:author="Maciek" w:date="2011-09-01T21:50:00Z">
        <w:r>
          <w:t>. Po przepr</w:t>
        </w:r>
      </w:ins>
      <w:ins w:id="1834" w:author="Maciek" w:date="2011-09-01T21:51:00Z">
        <w:r>
          <w:t xml:space="preserve">owadzeniu szeregu testów jasny stał się fakt, że </w:t>
        </w:r>
      </w:ins>
      <w:r w:rsidR="00C97021">
        <w:t>zapis</w:t>
      </w:r>
      <w:ins w:id="1835" w:author="Maciek" w:date="2011-09-01T21:51:00Z">
        <w:r>
          <w:t xml:space="preserve"> szczegółowych danych na znaczniku </w:t>
        </w:r>
      </w:ins>
      <w:ins w:id="1836" w:author="Maciek" w:date="2011-09-01T21:53:00Z">
        <w:r>
          <w:t>jest niepo</w:t>
        </w:r>
        <w:del w:id="1837" w:author="Sebastian Łuczak" w:date="2011-09-02T17:22:00Z">
          <w:r w:rsidDel="003B78BA">
            <w:delText>rz</w:delText>
          </w:r>
        </w:del>
      </w:ins>
      <w:ins w:id="1838" w:author="Sebastian Łuczak" w:date="2011-09-02T17:22:00Z">
        <w:r w:rsidR="003B78BA">
          <w:t>ż</w:t>
        </w:r>
      </w:ins>
      <w:ins w:id="1839" w:author="Maciek" w:date="2011-09-01T21:53:00Z">
        <w:r>
          <w:t>ądane z punktu widzenia założeń systemu. Chcąc zapewnić pełną integralność danych przechowujemy komplet informacji w bazie danych. Tym samym unikamy możliwości</w:t>
        </w:r>
      </w:ins>
      <w:ins w:id="1840"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841" w:author="Sebastian" w:date="2011-09-01T13:23:00Z">
        <w:r w:rsidDel="00CA1A2C">
          <w:delText>z niego</w:delText>
        </w:r>
      </w:del>
      <w:ins w:id="1842" w:author="Sebastian" w:date="2011-09-01T13:23:00Z">
        <w:r w:rsidR="00CA1A2C">
          <w:t>jego</w:t>
        </w:r>
      </w:ins>
      <w:r>
        <w:t xml:space="preserve"> unikatowy identyfikator </w:t>
      </w:r>
      <w:del w:id="1843" w:author="Sebastian Łuczak" w:date="2011-08-31T23:37:00Z">
        <w:r w:rsidDel="000C1024">
          <w:delText xml:space="preserve">i </w:delText>
        </w:r>
      </w:del>
      <w:ins w:id="1844" w:author="Sebastian Łuczak" w:date="2011-08-31T23:37:00Z">
        <w:r w:rsidR="000C1024">
          <w:t xml:space="preserve">oraz </w:t>
        </w:r>
      </w:ins>
      <w:r>
        <w:t>wiadomości NDEF i umieszcza w intencji, która w dalszej kolejności przekazywana jest do odpowiedniej aplikacji w celu ich przetworzenia</w:t>
      </w:r>
      <w:del w:id="1845" w:author="Sebastian" w:date="2011-09-01T19:36:00Z">
        <w:r w:rsidR="00ED5F76" w:rsidDel="003F2DDD">
          <w:delText xml:space="preserve"> </w:delText>
        </w:r>
      </w:del>
      <w:customXmlDelRangeStart w:id="1846" w:author="Sebastian" w:date="2011-09-01T19:36:00Z"/>
      <w:sdt>
        <w:sdtPr>
          <w:id w:val="6237147"/>
          <w:citation/>
        </w:sdtPr>
        <w:sdtContent>
          <w:customXmlDelRangeEnd w:id="1846"/>
          <w:del w:id="1847" w:author="Sebastian" w:date="2011-09-01T11:21:00Z">
            <w:r w:rsidR="0004201B" w:rsidDel="00F51941">
              <w:fldChar w:fldCharType="begin"/>
            </w:r>
            <w:r w:rsidR="00796063" w:rsidDel="00F51941">
              <w:delInstrText xml:space="preserve"> CITATION Goo111 \l 1045 </w:delInstrText>
            </w:r>
            <w:r w:rsidR="0004201B" w:rsidDel="00F51941">
              <w:fldChar w:fldCharType="separate"/>
            </w:r>
            <w:r w:rsidR="00903DDF" w:rsidDel="00F51941">
              <w:rPr>
                <w:noProof/>
              </w:rPr>
              <w:delText>[8]</w:delText>
            </w:r>
            <w:r w:rsidR="0004201B" w:rsidDel="00F51941">
              <w:fldChar w:fldCharType="end"/>
            </w:r>
          </w:del>
          <w:customXmlDelRangeStart w:id="1848" w:author="Sebastian" w:date="2011-09-01T19:36:00Z"/>
        </w:sdtContent>
      </w:sdt>
      <w:customXmlDelRangeEnd w:id="1848"/>
      <w:customXmlInsRangeStart w:id="1849" w:author="Sebastian" w:date="2011-09-01T19:36:00Z"/>
      <w:sdt>
        <w:sdtPr>
          <w:id w:val="1430512"/>
          <w:citation/>
        </w:sdtPr>
        <w:sdtContent>
          <w:customXmlInsRangeEnd w:id="1849"/>
          <w:ins w:id="1850" w:author="Sebastian" w:date="2011-09-01T19:36:00Z">
            <w:r w:rsidR="0004201B">
              <w:fldChar w:fldCharType="begin"/>
            </w:r>
            <w:r w:rsidR="003F2DDD">
              <w:instrText xml:space="preserve"> CITATION Goo111 \l 1045 </w:instrText>
            </w:r>
          </w:ins>
          <w:r w:rsidR="0004201B">
            <w:fldChar w:fldCharType="separate"/>
          </w:r>
          <w:r w:rsidR="00D72407">
            <w:rPr>
              <w:noProof/>
            </w:rPr>
            <w:t xml:space="preserve"> [17]</w:t>
          </w:r>
          <w:ins w:id="1851" w:author="Sebastian" w:date="2011-09-01T19:36:00Z">
            <w:r w:rsidR="0004201B">
              <w:fldChar w:fldCharType="end"/>
            </w:r>
          </w:ins>
          <w:customXmlInsRangeStart w:id="1852" w:author="Sebastian" w:date="2011-09-01T19:36:00Z"/>
        </w:sdtContent>
      </w:sdt>
      <w:customXmlInsRangeEnd w:id="1852"/>
      <w:r>
        <w:t xml:space="preserve">. </w:t>
      </w:r>
      <w:del w:id="1853" w:author="Maciek" w:date="2011-09-02T23:32:00Z">
        <w:r w:rsidDel="009731EF">
          <w:delText>W przypadku naszej a</w:delText>
        </w:r>
      </w:del>
      <w:r w:rsidR="00E2652A">
        <w:t>Spośród tych danych a</w:t>
      </w:r>
      <w:r>
        <w:t>plikacj</w:t>
      </w:r>
      <w:del w:id="1854" w:author="Maciek" w:date="2011-09-02T23:32:00Z">
        <w:r w:rsidDel="009731EF">
          <w:delText>i</w:delText>
        </w:r>
      </w:del>
      <w:ins w:id="1855" w:author="Maciek" w:date="2011-09-02T23:32:00Z">
        <w:r w:rsidR="009731EF">
          <w:t>a</w:t>
        </w:r>
      </w:ins>
      <w:r>
        <w:t xml:space="preserve"> </w:t>
      </w:r>
      <w:r w:rsidR="00E2652A">
        <w:t>wykorzystuje</w:t>
      </w:r>
      <w:r>
        <w:t xml:space="preserve"> jedynie unikatowy identyfikator znacznika, który przesyłany jest do bazy danych.</w:t>
      </w:r>
      <w:del w:id="1856" w:author="Sebastian Łuczak" w:date="2011-09-03T10:07:00Z">
        <w:r w:rsidDel="00E34E8A">
          <w:delText xml:space="preserve"> Odczyt wiadomości NDEF ma miejsce jedynie do konsoli w celach testowych. </w:delText>
        </w:r>
      </w:del>
    </w:p>
    <w:p w:rsidR="00B138EA" w:rsidRDefault="00B138EA" w:rsidP="00B138EA">
      <w:pPr>
        <w:pStyle w:val="Nagwek3"/>
      </w:pPr>
      <w:bookmarkStart w:id="1857" w:name="_Toc302291867"/>
      <w:bookmarkStart w:id="1858" w:name="_Toc302765153"/>
      <w:r>
        <w:lastRenderedPageBreak/>
        <w:t>Dobór aplikacji do obsługi znacznika</w:t>
      </w:r>
      <w:bookmarkEnd w:id="1857"/>
      <w:bookmarkEnd w:id="1858"/>
    </w:p>
    <w:p w:rsidR="00B138EA" w:rsidRDefault="00B138EA" w:rsidP="006032E0">
      <w:pPr>
        <w:pStyle w:val="NormalnyIn"/>
        <w:ind w:firstLine="0"/>
      </w:pPr>
      <w:r>
        <w:t xml:space="preserve">W wersji </w:t>
      </w:r>
      <w:r w:rsidR="00757104">
        <w:t xml:space="preserve">systemu operacyjnego </w:t>
      </w:r>
      <w:r>
        <w:t xml:space="preserve">Android </w:t>
      </w:r>
      <w:proofErr w:type="spellStart"/>
      <w:r w:rsidR="00757104">
        <w:t>Gingerbread</w:t>
      </w:r>
      <w:proofErr w:type="spellEnd"/>
      <w:r w:rsidR="00757104">
        <w:t xml:space="preserve">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D72407">
              <w:rPr>
                <w:noProof/>
              </w:rPr>
              <w:t>[8]</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1859"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860" w:author="Sebastian" w:date="2011-09-01T19:30:00Z">
        <w:r w:rsidR="00282E19" w:rsidDel="003F2DDD">
          <w:delText xml:space="preserve"> </w:delText>
        </w:r>
      </w:del>
      <w:ins w:id="1861" w:author="Sebastian" w:date="2011-09-01T19:30:00Z">
        <w:r w:rsidR="003F2DDD">
          <w:t xml:space="preserve"> </w:t>
        </w:r>
      </w:ins>
      <w:customXmlInsRangeStart w:id="1862" w:author="Sebastian" w:date="2011-09-01T19:34:00Z"/>
      <w:sdt>
        <w:sdtPr>
          <w:id w:val="1429947"/>
          <w:citation/>
        </w:sdtPr>
        <w:sdtContent>
          <w:customXmlInsRangeEnd w:id="1862"/>
          <w:ins w:id="1863" w:author="Sebastian" w:date="2011-09-01T19:34:00Z">
            <w:r w:rsidR="0004201B">
              <w:fldChar w:fldCharType="begin"/>
            </w:r>
            <w:r w:rsidR="003F2DDD">
              <w:instrText xml:space="preserve"> CITATION Goo11 \l 1045 </w:instrText>
            </w:r>
          </w:ins>
          <w:r w:rsidR="0004201B">
            <w:fldChar w:fldCharType="separate"/>
          </w:r>
          <w:r w:rsidR="00D72407">
            <w:rPr>
              <w:noProof/>
            </w:rPr>
            <w:t>[10]</w:t>
          </w:r>
          <w:ins w:id="1864" w:author="Sebastian" w:date="2011-09-01T19:34:00Z">
            <w:r w:rsidR="0004201B">
              <w:fldChar w:fldCharType="end"/>
            </w:r>
          </w:ins>
          <w:customXmlInsRangeStart w:id="1865" w:author="Sebastian" w:date="2011-09-01T19:34:00Z"/>
        </w:sdtContent>
      </w:sdt>
      <w:customXmlInsRangeEnd w:id="1865"/>
      <w:customXmlDelRangeStart w:id="1866" w:author="Sebastian" w:date="2011-09-01T19:30:00Z"/>
      <w:sdt>
        <w:sdtPr>
          <w:id w:val="6237149"/>
          <w:citation/>
        </w:sdtPr>
        <w:sdtContent>
          <w:customXmlDelRangeEnd w:id="1866"/>
          <w:del w:id="1867" w:author="Sebastian" w:date="2011-09-01T11:20:00Z">
            <w:r w:rsidR="0004201B" w:rsidDel="00F51941">
              <w:fldChar w:fldCharType="begin"/>
            </w:r>
            <w:r w:rsidR="00796063" w:rsidDel="00F51941">
              <w:delInstrText xml:space="preserve"> CITATION Goo11 \l 1045 </w:delInstrText>
            </w:r>
            <w:r w:rsidR="0004201B" w:rsidDel="00F51941">
              <w:fldChar w:fldCharType="separate"/>
            </w:r>
            <w:r w:rsidR="00903DDF" w:rsidDel="00F51941">
              <w:rPr>
                <w:noProof/>
              </w:rPr>
              <w:delText>[18]</w:delText>
            </w:r>
            <w:r w:rsidR="0004201B" w:rsidDel="00F51941">
              <w:fldChar w:fldCharType="end"/>
            </w:r>
          </w:del>
          <w:customXmlDelRangeStart w:id="1868" w:author="Sebastian" w:date="2011-09-01T19:30:00Z"/>
        </w:sdtContent>
      </w:sdt>
      <w:customXmlDelRangeEnd w:id="1868"/>
      <w:r>
        <w:t xml:space="preserve">. Poniżej </w:t>
      </w:r>
      <w:del w:id="1869" w:author="Maciek" w:date="2011-09-02T23:32:00Z">
        <w:r w:rsidDel="004000A1">
          <w:delText xml:space="preserve">przedstawię </w:delText>
        </w:r>
      </w:del>
      <w:ins w:id="1870" w:author="Maciek" w:date="2011-09-02T23:32:00Z">
        <w:r w:rsidR="004000A1">
          <w:t xml:space="preserve">zostaną przedstawione </w:t>
        </w:r>
      </w:ins>
      <w:del w:id="1871" w:author="Maciek" w:date="2011-09-02T23:32:00Z">
        <w:r w:rsidDel="004000A1">
          <w:delText>pokrótce</w:delText>
        </w:r>
      </w:del>
      <w:r>
        <w:t xml:space="preserv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rsidR="0004201B" w:rsidRPr="0004201B">
        <w:rPr>
          <w:rFonts w:ascii="Courier New" w:hAnsi="Courier New" w:cs="Courier New"/>
          <w:sz w:val="20"/>
          <w:szCs w:val="20"/>
          <w:rPrChange w:id="1872" w:author="Maciek" w:date="2011-09-02T23:33:00Z">
            <w:rPr/>
          </w:rPrChange>
        </w:rP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rPr>
          <w:ins w:id="1873" w:author="Sebastian Łuczak" w:date="2011-09-02T11:00:00Z"/>
        </w:rPr>
      </w:pPr>
      <w:r>
        <w:t xml:space="preserve">Akcja ta wywoływana jest w sytuacji gdy powyższe filtry zawiodły, lub znacznik jest nieznanego typu. </w:t>
      </w:r>
    </w:p>
    <w:p w:rsidR="00000000" w:rsidRDefault="006B1A11">
      <w:pPr>
        <w:pStyle w:val="NormalnyIn"/>
        <w:ind w:firstLine="0"/>
        <w:rPr>
          <w:del w:id="1874" w:author="Sebastian Łuczak" w:date="2011-09-02T18:18:00Z"/>
        </w:rPr>
        <w:pPrChange w:id="1875" w:author="Sebastian Łuczak" w:date="2011-09-02T17:28:00Z">
          <w:pPr>
            <w:pStyle w:val="NormalnyIn"/>
          </w:pPr>
        </w:pPrChange>
      </w:pPr>
    </w:p>
    <w:p w:rsidR="009B7F80" w:rsidRDefault="00400359" w:rsidP="00410E8E">
      <w:pPr>
        <w:pStyle w:val="Nagwek4"/>
      </w:pPr>
      <w:proofErr w:type="spellStart"/>
      <w:r>
        <w:t>Foreground</w:t>
      </w:r>
      <w:proofErr w:type="spellEnd"/>
      <w:r>
        <w:t xml:space="preserve"> </w:t>
      </w:r>
      <w:del w:id="1876" w:author="Sebastian Łuczak" w:date="2011-08-31T23:38:00Z">
        <w:r w:rsidDel="000C1024">
          <w:delText>Dispatch</w:delText>
        </w:r>
      </w:del>
      <w:proofErr w:type="spellStart"/>
      <w:ins w:id="1877"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del w:id="1878" w:author="Sebastian Łuczak" w:date="2011-09-02T10:19:00Z">
        <w:r w:rsidR="009B7F80" w:rsidDel="009864F9">
          <w:delText xml:space="preserve"> </w:delText>
        </w:r>
      </w:del>
      <w:customXmlDelRangeStart w:id="1879" w:author="Sebastian Łuczak" w:date="2011-09-02T10:19:00Z"/>
      <w:sdt>
        <w:sdtPr>
          <w:id w:val="6237150"/>
          <w:citation/>
        </w:sdtPr>
        <w:sdtContent>
          <w:customXmlDelRangeEnd w:id="1879"/>
          <w:ins w:id="1880" w:author="Sebastian" w:date="2011-09-01T11:20:00Z">
            <w:del w:id="1881" w:author="Sebastian Łuczak" w:date="2011-09-02T10:19:00Z">
              <w:r w:rsidR="0004201B" w:rsidDel="009864F9">
                <w:fldChar w:fldCharType="begin"/>
              </w:r>
              <w:r w:rsidR="00F51941" w:rsidDel="009864F9">
                <w:delInstrText xml:space="preserve"> CITATION Goo11 \l 1045  </w:delInstrText>
              </w:r>
            </w:del>
          </w:ins>
          <w:del w:id="1882" w:author="Sebastian Łuczak" w:date="2011-09-02T10:19:00Z">
            <w:r w:rsidR="0004201B" w:rsidDel="009864F9">
              <w:fldChar w:fldCharType="separate"/>
            </w:r>
            <w:r w:rsidR="00BA4FD2" w:rsidDel="009864F9">
              <w:rPr>
                <w:noProof/>
              </w:rPr>
              <w:delText>[18]</w:delText>
            </w:r>
          </w:del>
          <w:ins w:id="1883" w:author="Sebastian" w:date="2011-09-01T11:20:00Z">
            <w:del w:id="1884" w:author="Sebastian Łuczak" w:date="2011-09-02T10:19:00Z">
              <w:r w:rsidR="0004201B" w:rsidDel="009864F9">
                <w:fldChar w:fldCharType="end"/>
              </w:r>
            </w:del>
          </w:ins>
          <w:del w:id="1885" w:author="Sebastian Łuczak" w:date="2011-09-02T10:19:00Z">
            <w:r w:rsidR="0004201B" w:rsidDel="009864F9">
              <w:fldChar w:fldCharType="begin"/>
            </w:r>
            <w:r w:rsidR="00796063" w:rsidDel="009864F9">
              <w:delInstrText xml:space="preserve"> CITATION Goo11 \l 1045 </w:delInstrText>
            </w:r>
            <w:r w:rsidR="0004201B" w:rsidDel="009864F9">
              <w:fldChar w:fldCharType="separate"/>
            </w:r>
            <w:r w:rsidR="00903DDF" w:rsidDel="009864F9">
              <w:rPr>
                <w:noProof/>
              </w:rPr>
              <w:delText>[18]</w:delText>
            </w:r>
            <w:r w:rsidR="0004201B" w:rsidDel="009864F9">
              <w:fldChar w:fldCharType="end"/>
            </w:r>
          </w:del>
          <w:ins w:id="1886" w:author="Sebastian" w:date="2011-09-01T11:20:00Z">
            <w:del w:id="1887" w:author="Sebastian Łuczak" w:date="2011-09-02T10:19:00Z">
              <w:r w:rsidR="0004201B" w:rsidDel="009864F9">
                <w:fldChar w:fldCharType="begin"/>
              </w:r>
              <w:r w:rsidR="00F51941" w:rsidDel="009864F9">
                <w:delInstrText xml:space="preserve"> CITATION Goo11 \l 1045  </w:delInstrText>
              </w:r>
            </w:del>
          </w:ins>
          <w:del w:id="1888" w:author="Sebastian Łuczak" w:date="2011-09-02T10:19:00Z">
            <w:r w:rsidR="0004201B" w:rsidDel="009864F9">
              <w:fldChar w:fldCharType="separate"/>
            </w:r>
            <w:r w:rsidR="00BA4FD2" w:rsidDel="009864F9">
              <w:rPr>
                <w:noProof/>
              </w:rPr>
              <w:delText xml:space="preserve"> [18]</w:delText>
            </w:r>
          </w:del>
          <w:ins w:id="1889" w:author="Sebastian" w:date="2011-09-01T11:20:00Z">
            <w:del w:id="1890" w:author="Sebastian Łuczak" w:date="2011-09-02T10:19:00Z">
              <w:r w:rsidR="0004201B" w:rsidDel="009864F9">
                <w:fldChar w:fldCharType="end"/>
              </w:r>
            </w:del>
          </w:ins>
          <w:customXmlDelRangeStart w:id="1891" w:author="Sebastian Łuczak" w:date="2011-09-02T10:19:00Z"/>
        </w:sdtContent>
      </w:sdt>
      <w:customXmlDelRangeEnd w:id="1891"/>
      <w:ins w:id="1892" w:author="Sebastian Łuczak" w:date="2011-09-02T10:19:00Z">
        <w:r w:rsidR="009864F9">
          <w:t xml:space="preserve"> </w:t>
        </w:r>
      </w:ins>
      <w:customXmlInsRangeStart w:id="1893" w:author="Sebastian Łuczak" w:date="2011-09-02T10:19:00Z"/>
      <w:sdt>
        <w:sdtPr>
          <w:id w:val="2196380"/>
          <w:citation/>
        </w:sdtPr>
        <w:sdtContent>
          <w:customXmlInsRangeEnd w:id="1893"/>
          <w:ins w:id="1894" w:author="Sebastian Łuczak" w:date="2011-09-02T10:19:00Z">
            <w:r w:rsidR="0004201B">
              <w:fldChar w:fldCharType="begin"/>
            </w:r>
            <w:r w:rsidR="009864F9">
              <w:instrText xml:space="preserve"> CITATION Goo111 \l 1045 </w:instrText>
            </w:r>
          </w:ins>
          <w:r w:rsidR="0004201B">
            <w:fldChar w:fldCharType="separate"/>
          </w:r>
          <w:r w:rsidR="00D72407">
            <w:rPr>
              <w:noProof/>
            </w:rPr>
            <w:t>[17]</w:t>
          </w:r>
          <w:ins w:id="1895" w:author="Sebastian Łuczak" w:date="2011-09-02T10:19:00Z">
            <w:r w:rsidR="0004201B">
              <w:fldChar w:fldCharType="end"/>
            </w:r>
          </w:ins>
          <w:customXmlInsRangeStart w:id="1896" w:author="Sebastian Łuczak" w:date="2011-09-02T10:19:00Z"/>
        </w:sdtContent>
      </w:sdt>
      <w:customXmlInsRangeEnd w:id="1896"/>
      <w:r>
        <w:t>. Oczywiście znacznik spełniać musi wymogi określone w filtrach typu danych i technologii jego wykonania.</w:t>
      </w:r>
    </w:p>
    <w:p w:rsidR="0016603D" w:rsidRDefault="00B138EA" w:rsidP="00B138EA">
      <w:pPr>
        <w:pStyle w:val="NormalnyIn"/>
        <w:rPr>
          <w:ins w:id="1897" w:author="Sebastian Łuczak" w:date="2011-09-02T17:39:00Z"/>
        </w:rPr>
      </w:pPr>
      <w:r>
        <w:t>Jak było wspomniane wcześniej, aplikacja kliencka wykorzystuje obie te metody.</w:t>
      </w:r>
      <w:ins w:id="1898" w:author="Sebastian Łuczak" w:date="2011-09-02T17:36:00Z">
        <w:r w:rsidR="0016603D">
          <w:t xml:space="preserve"> </w:t>
        </w:r>
      </w:ins>
    </w:p>
    <w:p w:rsidR="00000000" w:rsidRDefault="0004201B">
      <w:pPr>
        <w:pStyle w:val="NormalnyIn"/>
        <w:ind w:firstLine="0"/>
        <w:rPr>
          <w:ins w:id="1899" w:author="Sebastian Łuczak" w:date="2011-09-02T18:18:00Z"/>
        </w:rPr>
        <w:pPrChange w:id="1900" w:author="Sebastian Łuczak" w:date="2011-09-02T17:39:00Z">
          <w:pPr>
            <w:pStyle w:val="NormalnyIn"/>
          </w:pPr>
        </w:pPrChange>
      </w:pPr>
      <w:del w:id="1901" w:author="Sebastian Łuczak" w:date="2011-09-02T17:51:00Z">
        <w:r>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000000" w:rsidRDefault="00E674DC">
                    <w:pPr>
                      <w:jc w:val="center"/>
                      <w:pPrChange w:id="1902" w:author="Sebastian Łuczak" w:date="2011-09-02T17:41:00Z">
                        <w:pPr/>
                      </w:pPrChange>
                    </w:pPr>
                    <w:proofErr w:type="spellStart"/>
                    <w:ins w:id="1903" w:author="Sebastian Łuczak" w:date="2011-09-02T17:41:00Z">
                      <w:r>
                        <w:t>enaleForegroundDispatch</w:t>
                      </w:r>
                      <w:proofErr w:type="spellEnd"/>
                      <w:r>
                        <w:t>()</w:t>
                      </w:r>
                    </w:ins>
                  </w:p>
                </w:txbxContent>
              </v:textbox>
            </v:roundrect>
          </w:pict>
        </w:r>
      </w:del>
      <w:ins w:id="1904" w:author="Sebastian Łuczak" w:date="2011-09-02T17:39:00Z">
        <w:r w:rsidR="0016603D">
          <w:t xml:space="preserve">Diagram poniżej przedstawia uproszczony schemat </w:t>
        </w:r>
      </w:ins>
      <w:ins w:id="1905" w:author="Sebastian Łuczak" w:date="2011-09-02T17:40:00Z">
        <w:r w:rsidR="0016603D">
          <w:t>działania połączonych obu wspomnianych systemów.</w:t>
        </w:r>
      </w:ins>
    </w:p>
    <w:p w:rsidR="00E92BF5" w:rsidRDefault="00E92BF5">
      <w:pPr>
        <w:pStyle w:val="NormalnyIn"/>
        <w:ind w:firstLine="0"/>
      </w:pPr>
    </w:p>
    <w:p w:rsidR="00E92BF5" w:rsidRDefault="00E92BF5">
      <w:pPr>
        <w:pStyle w:val="NormalnyIn"/>
        <w:ind w:firstLine="0"/>
      </w:pPr>
    </w:p>
    <w:p w:rsidR="00000000" w:rsidRDefault="0004201B">
      <w:pPr>
        <w:pStyle w:val="NormalnyIn"/>
        <w:ind w:firstLine="0"/>
        <w:pPrChange w:id="1906" w:author="Sebastian Łuczak" w:date="2011-09-02T17:39:00Z">
          <w:pPr>
            <w:pStyle w:val="NormalnyIn"/>
          </w:pPr>
        </w:pPrChange>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E674DC" w:rsidRDefault="00E674DC">
                  <w:ins w:id="1907" w:author="Sebastian Łuczak" w:date="2011-09-02T17:52:00Z">
                    <w:r>
                      <w:t>Wykryty znacznik NFC</w:t>
                    </w:r>
                  </w:ins>
                </w:p>
              </w:txbxContent>
            </v:textbox>
          </v:roundrect>
        </w:pict>
      </w:r>
    </w:p>
    <w:p w:rsidR="00B138EA" w:rsidRDefault="0004201B" w:rsidP="00B138EA">
      <w:pPr>
        <w:pStyle w:val="NormalnyIn"/>
        <w:rPr>
          <w:ins w:id="1908" w:author="Sebastian Łuczak" w:date="2011-09-02T17:29:00Z"/>
        </w:rPr>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04201B" w:rsidP="00B138EA">
      <w:pPr>
        <w:pStyle w:val="NormalnyIn"/>
        <w:rPr>
          <w:ins w:id="1909" w:author="Sebastian Łuczak" w:date="2011-09-02T17:29:00Z"/>
        </w:rPr>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E674DC" w:rsidRDefault="00E674DC">
                  <w:ins w:id="1910" w:author="Sebastian Łuczak" w:date="2011-09-02T17:53:00Z">
                    <w:r>
                      <w:t xml:space="preserve">Dane ze znacznika przeniesione do intencji jako </w:t>
                    </w:r>
                    <w:proofErr w:type="spellStart"/>
                    <w:r>
                      <w:t>EXTRA_TAG</w:t>
                    </w:r>
                  </w:ins>
                  <w:proofErr w:type="spellEnd"/>
                </w:p>
              </w:txbxContent>
            </v:textbox>
          </v:rect>
        </w:pict>
      </w:r>
    </w:p>
    <w:p w:rsidR="00AE6239" w:rsidRDefault="00AE6239" w:rsidP="00B138EA">
      <w:pPr>
        <w:pStyle w:val="NormalnyIn"/>
        <w:rPr>
          <w:ins w:id="1911" w:author="Sebastian Łuczak" w:date="2011-09-02T17:29:00Z"/>
        </w:rPr>
      </w:pPr>
    </w:p>
    <w:p w:rsidR="00AE6239" w:rsidRDefault="0004201B" w:rsidP="00B138EA">
      <w:pPr>
        <w:pStyle w:val="NormalnyIn"/>
        <w:rPr>
          <w:ins w:id="1912" w:author="Sebastian Łuczak" w:date="2011-09-02T17:29:00Z"/>
        </w:rPr>
      </w:pPr>
      <w:ins w:id="1913" w:author="Sebastian Łuczak" w:date="2011-09-02T17:44:00Z">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04201B" w:rsidP="00B138EA">
      <w:pPr>
        <w:pStyle w:val="NormalnyIn"/>
        <w:rPr>
          <w:ins w:id="1914" w:author="Sebastian Łuczak" w:date="2011-09-02T17:29:00Z"/>
        </w:rPr>
      </w:pPr>
      <w:ins w:id="1915" w:author="Sebastian Łuczak" w:date="2011-09-02T18:04:00Z">
        <w:r>
          <w:rPr>
            <w:noProof/>
          </w:rPr>
          <w:pict>
            <v:shape id="_x0000_s1107" type="#_x0000_t202" style="position:absolute;left:0;text-align:left;margin-left:287.7pt;margin-top:9.3pt;width:33pt;height:27.75pt;z-index:251703296" filled="f" stroked="f">
              <v:textbox style="mso-next-textbox:#_x0000_s1107">
                <w:txbxContent>
                  <w:p w:rsidR="00E674DC" w:rsidRPr="00B86746" w:rsidRDefault="00E674DC" w:rsidP="00313F9A">
                    <w:ins w:id="1916" w:author="Sebastian Łuczak" w:date="2011-09-02T18:04:00Z">
                      <w:r>
                        <w:t>Tak</w:t>
                      </w:r>
                    </w:ins>
                  </w:p>
                </w:txbxContent>
              </v:textbox>
            </v:shape>
          </w:pict>
        </w:r>
      </w:ins>
      <w:r>
        <w:rPr>
          <w:noProof/>
        </w:rPr>
        <w:pict>
          <v:shape id="_x0000_s1091" type="#_x0000_t202" style="position:absolute;left:0;text-align:left;margin-left:139.95pt;margin-top:16.8pt;width:124.5pt;height:31.5pt;z-index:251688960" filled="f" stroked="f">
            <v:textbox style="mso-next-textbox:#_x0000_s1091">
              <w:txbxContent>
                <w:p w:rsidR="00000000" w:rsidRDefault="00E674DC">
                  <w:pPr>
                    <w:jc w:val="center"/>
                    <w:rPr>
                      <w:ins w:id="1917" w:author="Sebastian Łuczak" w:date="2011-09-02T17:55:00Z"/>
                      <w:sz w:val="16"/>
                      <w:szCs w:val="16"/>
                    </w:rPr>
                    <w:pPrChange w:id="1918" w:author="Sebastian Łuczak" w:date="2011-09-02T17:55:00Z">
                      <w:pPr/>
                    </w:pPrChange>
                  </w:pPr>
                  <w:ins w:id="1919" w:author="Sebastian Łuczak" w:date="2011-09-02T17:55:00Z">
                    <w:r w:rsidRPr="00B86746">
                      <w:rPr>
                        <w:sz w:val="16"/>
                        <w:szCs w:val="16"/>
                      </w:rPr>
                      <w:t xml:space="preserve">Aplikacja pierwszego planu z </w:t>
                    </w:r>
                    <w:proofErr w:type="spellStart"/>
                    <w:r w:rsidRPr="00B86746">
                      <w:rPr>
                        <w:sz w:val="16"/>
                        <w:szCs w:val="16"/>
                      </w:rPr>
                      <w:t>foregroundDispatch</w:t>
                    </w:r>
                    <w:proofErr w:type="spellEnd"/>
                    <w:r w:rsidRPr="00B86746">
                      <w:rPr>
                        <w:sz w:val="16"/>
                        <w:szCs w:val="16"/>
                      </w:rPr>
                      <w:t>?</w:t>
                    </w:r>
                  </w:ins>
                </w:p>
                <w:p w:rsidR="00000000" w:rsidRDefault="006B1A11">
                  <w:pPr>
                    <w:jc w:val="center"/>
                    <w:pPrChange w:id="1920" w:author="Sebastian Łuczak" w:date="2011-09-02T17:55:00Z">
                      <w:pPr/>
                    </w:pPrChange>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E674DC" w:rsidRPr="00B86746" w:rsidRDefault="00E674DC" w:rsidP="00B86746">
                  <w:pPr>
                    <w:rPr>
                      <w:szCs w:val="16"/>
                    </w:rPr>
                  </w:pPr>
                </w:p>
              </w:txbxContent>
            </v:textbox>
          </v:shape>
        </w:pict>
      </w:r>
      <w:ins w:id="1921" w:author="Sebastian Łuczak" w:date="2011-09-02T18:03:00Z">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000000" w:rsidRDefault="00E674DC">
                    <w:pPr>
                      <w:jc w:val="center"/>
                      <w:pPrChange w:id="1922" w:author="Sebastian Łuczak" w:date="2011-09-02T18:02:00Z">
                        <w:pPr/>
                      </w:pPrChange>
                    </w:pPr>
                    <w:ins w:id="1923" w:author="Sebastian Łuczak" w:date="2011-09-02T18:01:00Z">
                      <w:r>
                        <w:t>Przekaż</w:t>
                      </w:r>
                    </w:ins>
                    <w:ins w:id="1924" w:author="Sebastian Łuczak" w:date="2011-09-02T18:02:00Z">
                      <w:r>
                        <w:t xml:space="preserve"> do aktywności</w:t>
                      </w:r>
                    </w:ins>
                    <w:ins w:id="1925" w:author="Sebastian Łuczak" w:date="2011-09-02T18:01:00Z">
                      <w:r>
                        <w:t xml:space="preserve"> </w:t>
                      </w:r>
                    </w:ins>
                    <w:ins w:id="1926" w:author="Sebastian Łuczak" w:date="2011-09-02T18:03:00Z">
                      <w:r>
                        <w:t>pierwszego planu</w:t>
                      </w:r>
                    </w:ins>
                  </w:p>
                </w:txbxContent>
              </v:textbox>
            </v:roundrect>
          </w:pict>
        </w:r>
      </w:ins>
    </w:p>
    <w:p w:rsidR="00AE6239" w:rsidRDefault="0004201B" w:rsidP="00B138EA">
      <w:pPr>
        <w:pStyle w:val="NormalnyIn"/>
        <w:rPr>
          <w:ins w:id="1927" w:author="Sebastian Łuczak" w:date="2011-09-02T17:29:00Z"/>
        </w:rPr>
      </w:pPr>
      <w:ins w:id="1928" w:author="Sebastian Łuczak" w:date="2011-09-02T17:45:00Z">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04201B" w:rsidP="00B138EA">
      <w:pPr>
        <w:pStyle w:val="NormalnyIn"/>
        <w:rPr>
          <w:ins w:id="1929" w:author="Sebastian Łuczak" w:date="2011-09-02T17:29:00Z"/>
        </w:rPr>
      </w:pPr>
      <w:ins w:id="1930" w:author="Sebastian Łuczak" w:date="2011-09-02T17:47:00Z">
        <w:r>
          <w:rPr>
            <w:noProof/>
          </w:rPr>
          <w:pict>
            <v:shape id="_x0000_s1083" type="#_x0000_t202" style="position:absolute;left:0;text-align:left;margin-left:202.95pt;margin-top:15.15pt;width:39.75pt;height:27.75pt;z-index:251683840" filled="f" stroked="f">
              <v:textbox style="mso-next-textbox:#_x0000_s1083">
                <w:txbxContent>
                  <w:p w:rsidR="00E674DC" w:rsidRDefault="00E674DC" w:rsidP="00B86746">
                    <w:pPr>
                      <w:rPr>
                        <w:ins w:id="1931" w:author="Sebastian Łuczak" w:date="2011-09-02T17:48:00Z"/>
                      </w:rPr>
                    </w:pPr>
                    <w:ins w:id="1932" w:author="Sebastian Łuczak" w:date="2011-09-02T17:48:00Z">
                      <w:r>
                        <w:t xml:space="preserve">Nie </w:t>
                      </w:r>
                    </w:ins>
                  </w:p>
                  <w:p w:rsidR="00E674DC" w:rsidRDefault="00E674DC" w:rsidP="00B86746"/>
                </w:txbxContent>
              </v:textbox>
            </v:shape>
          </w:pict>
        </w:r>
      </w:ins>
      <w:ins w:id="1933" w:author="Sebastian Łuczak" w:date="2011-09-02T18:03:00Z">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934" w:author="Sebastian Łuczak" w:date="2011-09-02T17:29:00Z"/>
        </w:rPr>
      </w:pPr>
    </w:p>
    <w:p w:rsidR="00AE6239" w:rsidRDefault="0004201B" w:rsidP="00B138EA">
      <w:pPr>
        <w:pStyle w:val="NormalnyIn"/>
        <w:rPr>
          <w:ins w:id="1935" w:author="Sebastian Łuczak" w:date="2011-09-02T17:29:00Z"/>
        </w:rPr>
      </w:pPr>
      <w:ins w:id="1936" w:author="Sebastian Łuczak" w:date="2011-09-02T18:04:00Z">
        <w:r>
          <w:rPr>
            <w:noProof/>
          </w:rPr>
          <w:pict>
            <v:shape id="_x0000_s1106" type="#_x0000_t202" style="position:absolute;left:0;text-align:left;margin-left:287.7pt;margin-top:5.25pt;width:33pt;height:27.75pt;z-index:251702272" filled="f" stroked="f">
              <v:textbox style="mso-next-textbox:#_x0000_s1106">
                <w:txbxContent>
                  <w:p w:rsidR="00E674DC" w:rsidRPr="00B86746" w:rsidRDefault="00E674DC" w:rsidP="00313F9A">
                    <w:ins w:id="1937" w:author="Sebastian Łuczak" w:date="2011-09-02T18:04:00Z">
                      <w:r>
                        <w:t>Tak</w:t>
                      </w:r>
                    </w:ins>
                  </w:p>
                </w:txbxContent>
              </v:textbox>
            </v:shape>
          </w:pict>
        </w:r>
      </w:ins>
      <w:ins w:id="1938" w:author="Sebastian Łuczak" w:date="2011-09-02T18:02:00Z">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000000" w:rsidRDefault="00E674DC">
                    <w:pPr>
                      <w:jc w:val="center"/>
                      <w:pPrChange w:id="1939" w:author="Sebastian Łuczak" w:date="2011-09-02T18:02:00Z">
                        <w:pPr/>
                      </w:pPrChange>
                    </w:pPr>
                    <w:ins w:id="1940" w:author="Sebastian Łuczak" w:date="2011-09-02T18:01:00Z">
                      <w:r>
                        <w:t>Przekaż</w:t>
                      </w:r>
                    </w:ins>
                    <w:ins w:id="1941" w:author="Sebastian Łuczak" w:date="2011-09-02T18:02:00Z">
                      <w:r>
                        <w:t xml:space="preserve"> do aktywności</w:t>
                      </w:r>
                    </w:ins>
                    <w:ins w:id="1942" w:author="Sebastian Łuczak" w:date="2011-09-02T18:01:00Z">
                      <w:r>
                        <w:t xml:space="preserve"> jako </w:t>
                      </w:r>
                      <w:proofErr w:type="spellStart"/>
                      <w:r>
                        <w:t>ACTION_</w:t>
                      </w:r>
                    </w:ins>
                    <w:ins w:id="1943" w:author="Sebastian Łuczak" w:date="2011-09-02T18:02:00Z">
                      <w:r>
                        <w:t>NDEF</w:t>
                      </w:r>
                    </w:ins>
                    <w:ins w:id="1944" w:author="Sebastian Łuczak" w:date="2011-09-02T18:01:00Z">
                      <w:r>
                        <w:t>_</w:t>
                      </w:r>
                    </w:ins>
                    <w:ins w:id="1945" w:author="Sebastian Łuczak" w:date="2011-09-02T18:02:00Z">
                      <w:r>
                        <w:t>DISCOVERED</w:t>
                      </w:r>
                    </w:ins>
                    <w:proofErr w:type="spellEnd"/>
                  </w:p>
                </w:txbxContent>
              </v:textbox>
            </v:roundrect>
          </w:pict>
        </w:r>
      </w:ins>
      <w:ins w:id="1946" w:author="Sebastian Łuczak" w:date="2011-09-02T17:56:00Z">
        <w:r>
          <w:rPr>
            <w:noProof/>
          </w:rPr>
          <w:pict>
            <v:shape id="_x0000_s1094" type="#_x0000_t202" style="position:absolute;left:0;text-align:left;margin-left:130.2pt;margin-top:5.25pt;width:137.25pt;height:48pt;z-index:251692032" filled="f" stroked="f">
              <v:textbox style="mso-next-textbox:#_x0000_s1094">
                <w:txbxContent>
                  <w:p w:rsidR="00000000" w:rsidRDefault="00E674DC">
                    <w:pPr>
                      <w:jc w:val="center"/>
                      <w:rPr>
                        <w:ins w:id="1947" w:author="Sebastian Łuczak" w:date="2011-09-02T17:56:00Z"/>
                        <w:sz w:val="16"/>
                        <w:szCs w:val="16"/>
                      </w:rPr>
                      <w:pPrChange w:id="1948" w:author="Sebastian Łuczak" w:date="2011-09-02T17:55:00Z">
                        <w:pPr/>
                      </w:pPrChange>
                    </w:pPr>
                    <w:ins w:id="1949" w:author="Sebastian Łuczak" w:date="2011-09-02T17:56:00Z">
                      <w:r>
                        <w:rPr>
                          <w:sz w:val="16"/>
                          <w:szCs w:val="16"/>
                        </w:rPr>
                        <w:t>Jakakolwiek</w:t>
                      </w:r>
                    </w:ins>
                  </w:p>
                  <w:p w:rsidR="00000000" w:rsidRDefault="00E674DC">
                    <w:pPr>
                      <w:jc w:val="center"/>
                      <w:rPr>
                        <w:ins w:id="1950" w:author="Sebastian Łuczak" w:date="2011-09-02T17:55:00Z"/>
                        <w:sz w:val="16"/>
                        <w:szCs w:val="16"/>
                      </w:rPr>
                      <w:pPrChange w:id="1951" w:author="Sebastian Łuczak" w:date="2011-09-02T17:55:00Z">
                        <w:pPr/>
                      </w:pPrChange>
                    </w:pPr>
                    <w:ins w:id="1952" w:author="Sebastian Łuczak" w:date="2011-09-02T17:56:00Z">
                      <w:r>
                        <w:rPr>
                          <w:sz w:val="16"/>
                          <w:szCs w:val="16"/>
                        </w:rPr>
                        <w:t>aplikacja obsługuje</w:t>
                      </w:r>
                    </w:ins>
                    <w:ins w:id="1953" w:author="Sebastian Łuczak" w:date="2011-09-02T17:57:00Z">
                      <w:r>
                        <w:rPr>
                          <w:sz w:val="16"/>
                          <w:szCs w:val="16"/>
                        </w:rPr>
                        <w:t xml:space="preserve"> taką zawartość</w:t>
                      </w:r>
                    </w:ins>
                    <w:ins w:id="1954" w:author="Sebastian Łuczak" w:date="2011-09-02T17:56:00Z">
                      <w:r>
                        <w:rPr>
                          <w:sz w:val="16"/>
                          <w:szCs w:val="16"/>
                        </w:rPr>
                        <w:t xml:space="preserve"> </w:t>
                      </w:r>
                    </w:ins>
                    <w:ins w:id="1955" w:author="Sebastian Łuczak" w:date="2011-09-02T17:58:00Z">
                      <w:r>
                        <w:rPr>
                          <w:sz w:val="16"/>
                          <w:szCs w:val="16"/>
                        </w:rPr>
                        <w:t xml:space="preserve">w </w:t>
                      </w:r>
                    </w:ins>
                    <w:proofErr w:type="spellStart"/>
                    <w:ins w:id="1956" w:author="Sebastian Łuczak" w:date="2011-09-02T17:57:00Z">
                      <w:r>
                        <w:rPr>
                          <w:sz w:val="16"/>
                          <w:szCs w:val="16"/>
                        </w:rPr>
                        <w:t>ACTION_NDEF_DISCOVERED</w:t>
                      </w:r>
                      <w:proofErr w:type="spellEnd"/>
                      <w:r>
                        <w:rPr>
                          <w:sz w:val="16"/>
                          <w:szCs w:val="16"/>
                        </w:rPr>
                        <w:t>?</w:t>
                      </w:r>
                    </w:ins>
                  </w:p>
                  <w:p w:rsidR="00000000" w:rsidRDefault="006B1A11">
                    <w:pPr>
                      <w:jc w:val="center"/>
                      <w:pPrChange w:id="1957" w:author="Sebastian Łuczak" w:date="2011-09-02T17:55:00Z">
                        <w:pPr/>
                      </w:pPrChange>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E674DC" w:rsidRPr="00B86746" w:rsidRDefault="00E674DC" w:rsidP="00B86746">
                    <w:pPr>
                      <w:rPr>
                        <w:szCs w:val="16"/>
                      </w:rPr>
                    </w:pPr>
                  </w:p>
                </w:txbxContent>
              </v:textbox>
            </v:shape>
          </w:pict>
        </w:r>
      </w:ins>
    </w:p>
    <w:p w:rsidR="00AE6239" w:rsidRDefault="0004201B" w:rsidP="00B138EA">
      <w:pPr>
        <w:pStyle w:val="NormalnyIn"/>
        <w:rPr>
          <w:ins w:id="1958" w:author="Sebastian Łuczak" w:date="2011-09-02T17:29:00Z"/>
        </w:rPr>
      </w:pPr>
      <w:ins w:id="1959" w:author="Sebastian Łuczak" w:date="2011-09-02T17:45:00Z">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04201B" w:rsidP="00B138EA">
      <w:pPr>
        <w:pStyle w:val="NormalnyIn"/>
        <w:rPr>
          <w:ins w:id="1960" w:author="Sebastian Łuczak" w:date="2011-09-02T17:29:00Z"/>
        </w:rPr>
      </w:pPr>
      <w:r>
        <w:rPr>
          <w:noProof/>
        </w:rPr>
        <w:pict>
          <v:shape id="_x0000_s1081" type="#_x0000_t202" style="position:absolute;left:0;text-align:left;margin-left:202.95pt;margin-top:12.65pt;width:34.5pt;height:27.75pt;z-index:251681792" filled="f" stroked="f">
            <v:textbox style="mso-next-textbox:#_x0000_s1081">
              <w:txbxContent>
                <w:p w:rsidR="00E674DC" w:rsidRDefault="00E674DC">
                  <w:ins w:id="1961" w:author="Sebastian Łuczak" w:date="2011-09-02T17:46:00Z">
                    <w:r>
                      <w:t>Nie</w:t>
                    </w:r>
                  </w:ins>
                </w:p>
              </w:txbxContent>
            </v:textbox>
          </v:shape>
        </w:pict>
      </w:r>
    </w:p>
    <w:p w:rsidR="00AE6239" w:rsidRDefault="0004201B" w:rsidP="00B138EA">
      <w:pPr>
        <w:pStyle w:val="NormalnyIn"/>
        <w:rPr>
          <w:ins w:id="1962" w:author="Sebastian Łuczak" w:date="2011-09-02T17:29:00Z"/>
        </w:rPr>
      </w:pPr>
      <w:ins w:id="1963" w:author="Sebastian Łuczak" w:date="2011-09-02T18:00:00Z">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E674DC" w:rsidRPr="00B86746" w:rsidRDefault="00E674DC"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04201B" w:rsidP="00B138EA">
      <w:pPr>
        <w:pStyle w:val="NormalnyIn"/>
        <w:rPr>
          <w:ins w:id="1964" w:author="Sebastian Łuczak" w:date="2011-09-02T17:29:00Z"/>
        </w:rPr>
      </w:pPr>
      <w:ins w:id="1965" w:author="Sebastian Łuczak" w:date="2011-09-02T18:04:00Z">
        <w:r>
          <w:rPr>
            <w:noProof/>
          </w:rPr>
          <w:pict>
            <v:shape id="_x0000_s1105" type="#_x0000_t202" style="position:absolute;left:0;text-align:left;margin-left:283.2pt;margin-top:3.5pt;width:33pt;height:27.75pt;z-index:251701248" filled="f" stroked="f">
              <v:textbox style="mso-next-textbox:#_x0000_s1105">
                <w:txbxContent>
                  <w:p w:rsidR="00E674DC" w:rsidRPr="00B86746" w:rsidRDefault="00E674DC" w:rsidP="00313F9A">
                    <w:ins w:id="1966" w:author="Sebastian Łuczak" w:date="2011-09-02T18:04:00Z">
                      <w:r>
                        <w:t>Tak</w:t>
                      </w:r>
                    </w:ins>
                  </w:p>
                </w:txbxContent>
              </v:textbox>
            </v:shape>
          </w:pict>
        </w:r>
      </w:ins>
      <w:ins w:id="1967" w:author="Sebastian Łuczak" w:date="2011-09-02T18:02:00Z">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000000" w:rsidRDefault="00E674DC">
                    <w:pPr>
                      <w:jc w:val="center"/>
                      <w:pPrChange w:id="1968" w:author="Sebastian Łuczak" w:date="2011-09-02T18:02:00Z">
                        <w:pPr/>
                      </w:pPrChange>
                    </w:pPr>
                    <w:ins w:id="1969" w:author="Sebastian Łuczak" w:date="2011-09-02T18:01:00Z">
                      <w:r>
                        <w:t>Przekaż</w:t>
                      </w:r>
                    </w:ins>
                    <w:ins w:id="1970" w:author="Sebastian Łuczak" w:date="2011-09-02T18:02:00Z">
                      <w:r>
                        <w:t xml:space="preserve"> do aktywności</w:t>
                      </w:r>
                    </w:ins>
                    <w:ins w:id="1971" w:author="Sebastian Łuczak" w:date="2011-09-02T18:01:00Z">
                      <w:r>
                        <w:t xml:space="preserve"> jako </w:t>
                      </w:r>
                      <w:proofErr w:type="spellStart"/>
                      <w:r>
                        <w:t>ACTION_T</w:t>
                      </w:r>
                    </w:ins>
                    <w:ins w:id="1972" w:author="Sebastian Łuczak" w:date="2011-09-02T18:02:00Z">
                      <w:r>
                        <w:t>ECH</w:t>
                      </w:r>
                    </w:ins>
                    <w:ins w:id="1973" w:author="Sebastian Łuczak" w:date="2011-09-02T18:01:00Z">
                      <w:r>
                        <w:t>_</w:t>
                      </w:r>
                    </w:ins>
                    <w:ins w:id="1974" w:author="Sebastian Łuczak" w:date="2011-09-02T18:02:00Z">
                      <w:r>
                        <w:t>DISCOVERED</w:t>
                      </w:r>
                    </w:ins>
                    <w:proofErr w:type="spellEnd"/>
                  </w:p>
                </w:txbxContent>
              </v:textbox>
            </v:roundrect>
          </w:pict>
        </w:r>
      </w:ins>
      <w:ins w:id="1975" w:author="Sebastian Łuczak" w:date="2011-09-02T18:00:00Z">
        <w:r>
          <w:rPr>
            <w:noProof/>
          </w:rPr>
          <w:pict>
            <v:shape id="_x0000_s1100" type="#_x0000_t202" style="position:absolute;left:0;text-align:left;margin-left:121.95pt;margin-top:3.5pt;width:155.25pt;height:47.25pt;z-index:251696128" filled="f" stroked="f">
              <v:textbox style="mso-next-textbox:#_x0000_s1100">
                <w:txbxContent>
                  <w:p w:rsidR="00000000" w:rsidRDefault="00E674DC">
                    <w:pPr>
                      <w:jc w:val="center"/>
                      <w:rPr>
                        <w:ins w:id="1976" w:author="Sebastian Łuczak" w:date="2011-09-02T18:00:00Z"/>
                        <w:sz w:val="16"/>
                        <w:szCs w:val="16"/>
                      </w:rPr>
                      <w:pPrChange w:id="1977" w:author="Sebastian Łuczak" w:date="2011-09-02T17:55:00Z">
                        <w:pPr/>
                      </w:pPrChange>
                    </w:pPr>
                    <w:ins w:id="1978" w:author="Sebastian Łuczak" w:date="2011-09-02T18:00:00Z">
                      <w:r>
                        <w:rPr>
                          <w:sz w:val="16"/>
                          <w:szCs w:val="16"/>
                        </w:rPr>
                        <w:t>Jakakolwiek</w:t>
                      </w:r>
                    </w:ins>
                  </w:p>
                  <w:p w:rsidR="00000000" w:rsidRDefault="00E674DC">
                    <w:pPr>
                      <w:jc w:val="center"/>
                      <w:rPr>
                        <w:ins w:id="1979" w:author="Sebastian Łuczak" w:date="2011-09-02T18:01:00Z"/>
                        <w:sz w:val="16"/>
                        <w:szCs w:val="16"/>
                      </w:rPr>
                      <w:pPrChange w:id="1980" w:author="Sebastian Łuczak" w:date="2011-09-02T17:55:00Z">
                        <w:pPr/>
                      </w:pPrChange>
                    </w:pPr>
                    <w:ins w:id="1981" w:author="Sebastian Łuczak" w:date="2011-09-02T18:00:00Z">
                      <w:r>
                        <w:rPr>
                          <w:sz w:val="16"/>
                          <w:szCs w:val="16"/>
                        </w:rPr>
                        <w:t>aplikacja obsługuje technologię znacznika</w:t>
                      </w:r>
                    </w:ins>
                  </w:p>
                  <w:p w:rsidR="00000000" w:rsidRDefault="00E674DC">
                    <w:pPr>
                      <w:jc w:val="center"/>
                      <w:rPr>
                        <w:ins w:id="1982" w:author="Sebastian Łuczak" w:date="2011-09-02T17:55:00Z"/>
                        <w:sz w:val="16"/>
                        <w:szCs w:val="16"/>
                      </w:rPr>
                      <w:pPrChange w:id="1983" w:author="Sebastian Łuczak" w:date="2011-09-02T17:55:00Z">
                        <w:pPr/>
                      </w:pPrChange>
                    </w:pPr>
                    <w:ins w:id="1984" w:author="Sebastian Łuczak" w:date="2011-09-02T18:01:00Z">
                      <w:r>
                        <w:rPr>
                          <w:sz w:val="16"/>
                          <w:szCs w:val="16"/>
                        </w:rPr>
                        <w:t xml:space="preserve">w </w:t>
                      </w:r>
                      <w:proofErr w:type="spellStart"/>
                      <w:r>
                        <w:rPr>
                          <w:sz w:val="16"/>
                          <w:szCs w:val="16"/>
                        </w:rPr>
                        <w:t>ACTION_TECH_DISCOVERED</w:t>
                      </w:r>
                      <w:proofErr w:type="spellEnd"/>
                      <w:r>
                        <w:rPr>
                          <w:sz w:val="16"/>
                          <w:szCs w:val="16"/>
                        </w:rPr>
                        <w:t>?</w:t>
                      </w:r>
                    </w:ins>
                  </w:p>
                  <w:p w:rsidR="00000000" w:rsidRDefault="006B1A11">
                    <w:pPr>
                      <w:jc w:val="center"/>
                      <w:pPrChange w:id="1985" w:author="Sebastian Łuczak" w:date="2011-09-02T17:55:00Z">
                        <w:pPr/>
                      </w:pPrChange>
                    </w:pPr>
                  </w:p>
                </w:txbxContent>
              </v:textbox>
            </v:shape>
          </w:pict>
        </w:r>
      </w:ins>
    </w:p>
    <w:p w:rsidR="00AE6239" w:rsidRDefault="00AE6239" w:rsidP="00B138EA">
      <w:pPr>
        <w:pStyle w:val="NormalnyIn"/>
        <w:rPr>
          <w:ins w:id="1986" w:author="Sebastian Łuczak" w:date="2011-09-02T17:29:00Z"/>
        </w:rPr>
      </w:pPr>
    </w:p>
    <w:p w:rsidR="00AE6239" w:rsidRDefault="0004201B" w:rsidP="00B138EA">
      <w:pPr>
        <w:pStyle w:val="NormalnyIn"/>
        <w:rPr>
          <w:ins w:id="1987" w:author="Sebastian Łuczak" w:date="2011-09-02T17:29:00Z"/>
        </w:rPr>
      </w:pPr>
      <w:ins w:id="1988" w:author="Sebastian Łuczak" w:date="2011-09-02T17:47:00Z">
        <w:r>
          <w:rPr>
            <w:noProof/>
          </w:rPr>
          <w:pict>
            <v:shape id="_x0000_s1082" type="#_x0000_t202" style="position:absolute;left:0;text-align:left;margin-left:198.45pt;margin-top:9.35pt;width:33.75pt;height:27.75pt;z-index:251682816" filled="f" stroked="f">
              <v:textbox style="mso-next-textbox:#_x0000_s1082">
                <w:txbxContent>
                  <w:p w:rsidR="00E674DC" w:rsidRPr="00B86746" w:rsidRDefault="00E674DC" w:rsidP="00B86746">
                    <w:ins w:id="1989" w:author="Sebastian Łuczak" w:date="2011-09-02T17:48:00Z">
                      <w:r>
                        <w:t xml:space="preserve">Nie </w:t>
                      </w:r>
                    </w:ins>
                  </w:p>
                </w:txbxContent>
              </v:textbox>
            </v:shape>
          </w:pict>
        </w:r>
      </w:ins>
      <w:ins w:id="1990" w:author="Sebastian Łuczak" w:date="2011-09-02T17:59:00Z">
        <w:r w:rsidR="00313F9A">
          <w:tab/>
        </w:r>
      </w:ins>
    </w:p>
    <w:p w:rsidR="00AE6239" w:rsidRDefault="0004201B" w:rsidP="00B138EA">
      <w:pPr>
        <w:pStyle w:val="NormalnyIn"/>
        <w:rPr>
          <w:ins w:id="1991" w:author="Sebastian Łuczak" w:date="2011-09-02T17:29:00Z"/>
        </w:rPr>
      </w:pPr>
      <w:ins w:id="1992" w:author="Sebastian Łuczak" w:date="2011-09-02T18:01:00Z">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000000" w:rsidRDefault="00E674DC">
                    <w:pPr>
                      <w:jc w:val="center"/>
                      <w:pPrChange w:id="1993" w:author="Sebastian Łuczak" w:date="2011-09-02T18:02:00Z">
                        <w:pPr/>
                      </w:pPrChange>
                    </w:pPr>
                    <w:ins w:id="1994" w:author="Sebastian Łuczak" w:date="2011-09-02T18:01:00Z">
                      <w:r>
                        <w:t xml:space="preserve">Przekaż jako </w:t>
                      </w:r>
                      <w:proofErr w:type="spellStart"/>
                      <w:r>
                        <w:t>ACTION_TAG_</w:t>
                      </w:r>
                    </w:ins>
                    <w:ins w:id="1995" w:author="Sebastian Łuczak" w:date="2011-09-02T18:02:00Z">
                      <w:r>
                        <w:t>DISCOVERED</w:t>
                      </w:r>
                    </w:ins>
                    <w:proofErr w:type="spellEnd"/>
                  </w:p>
                </w:txbxContent>
              </v:textbox>
            </v:roundrect>
          </w:pict>
        </w:r>
      </w:ins>
    </w:p>
    <w:p w:rsidR="00AE6239" w:rsidRDefault="0004201B" w:rsidP="00B138EA">
      <w:pPr>
        <w:pStyle w:val="NormalnyIn"/>
        <w:rPr>
          <w:ins w:id="1996" w:author="Sebastian Łuczak" w:date="2011-09-02T17:29:00Z"/>
        </w:rPr>
      </w:pPr>
      <w:del w:id="1997" w:author="Sebastian Łuczak" w:date="2011-09-02T18:04:00Z">
        <w:r>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998" w:author="Sebastian Łuczak" w:date="2011-09-02T17:29:00Z"/>
        </w:rPr>
      </w:pPr>
    </w:p>
    <w:p w:rsidR="00AE6239" w:rsidRDefault="00AE6239" w:rsidP="00B138EA">
      <w:pPr>
        <w:pStyle w:val="NormalnyIn"/>
        <w:rPr>
          <w:ins w:id="1999" w:author="Sebastian Łuczak" w:date="2011-09-02T18:05:00Z"/>
        </w:rPr>
      </w:pPr>
    </w:p>
    <w:p w:rsidR="00AE6239" w:rsidRDefault="0057246E" w:rsidP="00B138EA">
      <w:pPr>
        <w:pStyle w:val="NormalnyIn"/>
        <w:rPr>
          <w:ins w:id="2000" w:author="Sebastian Łuczak" w:date="2011-09-02T17:29:00Z"/>
        </w:rPr>
      </w:pPr>
      <w:ins w:id="2001" w:author="Sebastian Łuczak" w:date="2011-09-02T18:05:00Z">
        <w:r>
          <w:t xml:space="preserve">Rysunek </w:t>
        </w:r>
        <w:proofErr w:type="spellStart"/>
        <w:r>
          <w:t>tralalalalala</w:t>
        </w:r>
      </w:ins>
      <w:proofErr w:type="spellEnd"/>
    </w:p>
    <w:p w:rsidR="00AE6239" w:rsidRDefault="00AE6239" w:rsidP="00B138EA">
      <w:pPr>
        <w:pStyle w:val="NormalnyIn"/>
      </w:pPr>
    </w:p>
    <w:p w:rsidR="00B138EA" w:rsidRDefault="00B138EA" w:rsidP="00B138EA">
      <w:pPr>
        <w:pStyle w:val="Nagwek3"/>
      </w:pPr>
      <w:bookmarkStart w:id="2002" w:name="_Toc302291868"/>
      <w:bookmarkStart w:id="2003" w:name="_Toc302765154"/>
      <w:r>
        <w:t>Wprowadzenie danych i komunikacja z usługą internetową</w:t>
      </w:r>
      <w:bookmarkEnd w:id="2002"/>
      <w:bookmarkEnd w:id="2003"/>
    </w:p>
    <w:p w:rsidR="00B138EA" w:rsidRDefault="000E4AD5" w:rsidP="00B138EA">
      <w:pPr>
        <w:pStyle w:val="NormalnyIn"/>
        <w:ind w:firstLine="0"/>
        <w:rPr>
          <w:ins w:id="2004" w:author="Sebastian Łuczak" w:date="2011-09-02T18:18:00Z"/>
        </w:rPr>
      </w:pPr>
      <w:r w:rsidRPr="002714A2">
        <w:t>Weryfikacja autentyczności użytkownika</w:t>
      </w:r>
      <w:ins w:id="2005" w:author="Sebastian Łuczak" w:date="2011-09-03T10:08:00Z">
        <w:r w:rsidR="0004201B" w:rsidRPr="0004201B">
          <w:rPr>
            <w:rPrChange w:id="2006" w:author="Sebastian Łuczak" w:date="2011-09-03T10:17:00Z">
              <w:rPr>
                <w:highlight w:val="green"/>
              </w:rPr>
            </w:rPrChange>
          </w:rPr>
          <w:t xml:space="preserve"> </w:t>
        </w:r>
      </w:ins>
      <w:del w:id="2007" w:author="Sebastian Łuczak" w:date="2011-09-03T10:08:00Z">
        <w:r w:rsidRPr="002714A2" w:rsidDel="00F659DF">
          <w:delText xml:space="preserve">, z powodu upatrywanych zagrożeń w postaci ludzkiej pomysłowości i złej woli, </w:delText>
        </w:r>
      </w:del>
      <w:r w:rsidRPr="002714A2">
        <w:t>nie może przebiegać z użyciem samej nazwy użytkownika i hasła</w:t>
      </w:r>
      <w:ins w:id="2008" w:author="Sebastian Łuczak" w:date="2011-09-03T10:09:00Z">
        <w:r w:rsidR="0004201B" w:rsidRPr="0004201B">
          <w:rPr>
            <w:rPrChange w:id="2009" w:author="Sebastian Łuczak" w:date="2011-09-03T10:17:00Z">
              <w:rPr>
                <w:highlight w:val="green"/>
              </w:rPr>
            </w:rPrChange>
          </w:rPr>
          <w:t>.</w:t>
        </w:r>
      </w:ins>
      <w:del w:id="2010" w:author="Sebastian Łuczak" w:date="2011-09-03T10:09:00Z">
        <w:r w:rsidRPr="002714A2" w:rsidDel="00F659DF">
          <w:delText>.</w:delText>
        </w:r>
      </w:del>
      <w:r w:rsidRPr="002714A2">
        <w:t xml:space="preserve"> </w:t>
      </w:r>
      <w:del w:id="2011" w:author="Sebastian Łuczak" w:date="2011-09-03T10:09:00Z">
        <w:r w:rsidR="00B138EA" w:rsidDel="00F659DF">
          <w:delText>Z tego powodu d</w:delText>
        </w:r>
      </w:del>
      <w:ins w:id="2012" w:author="Sebastian Łuczak" w:date="2011-09-03T10:09:00Z">
        <w:r w:rsidR="00F659DF">
          <w:t>D</w:t>
        </w:r>
      </w:ins>
      <w:r w:rsidR="00B138EA">
        <w:t xml:space="preserve">o grupy danych </w:t>
      </w:r>
      <w:ins w:id="2013" w:author="Maciek" w:date="2011-09-02T23:35:00Z">
        <w:del w:id="2014" w:author="Sebastian Łuczak" w:date="2011-09-03T10:10:00Z">
          <w:r w:rsidR="004000A1" w:rsidDel="00F659DF">
            <w:delText xml:space="preserve">za pomocą </w:delText>
          </w:r>
        </w:del>
      </w:ins>
      <w:del w:id="2015" w:author="Sebastian Łuczak" w:date="2011-09-03T10:10:00Z">
        <w:r w:rsidR="00B138EA" w:rsidDel="00F659DF">
          <w:delText xml:space="preserve">którymi </w:delText>
        </w:r>
      </w:del>
      <w:ins w:id="2016" w:author="Maciek" w:date="2011-09-02T23:35:00Z">
        <w:del w:id="2017" w:author="Sebastian Łuczak" w:date="2011-09-03T10:10:00Z">
          <w:r w:rsidR="004000A1" w:rsidDel="00F659DF">
            <w:delText xml:space="preserve">których </w:delText>
          </w:r>
        </w:del>
      </w:ins>
      <w:del w:id="2018" w:author="Sebastian Łuczak" w:date="2011-09-03T10:10:00Z">
        <w:r w:rsidR="00B138EA" w:rsidDel="00F659DF">
          <w:delText>musi się uwierzytelnić</w:delText>
        </w:r>
      </w:del>
      <w:ins w:id="2019" w:author="Sebastian Łuczak" w:date="2011-09-03T10:10:00Z">
        <w:r w:rsidR="00F659DF">
          <w:t>które celem uwierzytelnienia musi przesłać aplikacja kliencka</w:t>
        </w:r>
      </w:ins>
      <w:del w:id="2020" w:author="Sebastian Łuczak" w:date="2011-09-03T10:09:00Z">
        <w:r w:rsidR="00B138EA" w:rsidDel="00F659DF">
          <w:delText xml:space="preserve"> aplikacja kliencka</w:delText>
        </w:r>
      </w:del>
      <w:ins w:id="2021" w:author="Sebastian Łuczak" w:date="2011-09-03T10:10:00Z">
        <w:r w:rsidR="00F659DF">
          <w:t xml:space="preserve"> </w:t>
        </w:r>
      </w:ins>
      <w:del w:id="2022" w:author="Sebastian Łuczak" w:date="2011-09-03T10:10:00Z">
        <w:r w:rsidR="00B138EA" w:rsidDel="00F659DF">
          <w:delText xml:space="preserve">, doszły </w:delText>
        </w:r>
      </w:del>
      <w:ins w:id="2023" w:author="Sebastian Łuczak" w:date="2011-09-03T10:10:00Z">
        <w:r w:rsidR="00F659DF">
          <w:t xml:space="preserve">dodane zostały </w:t>
        </w:r>
      </w:ins>
      <w:r w:rsidR="00B138EA">
        <w:t>numer IMEI</w:t>
      </w:r>
      <w:ins w:id="2024"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2025" w:author="Sebastian Łuczak" w:date="2011-08-31T23:40:00Z">
        <w:r w:rsidR="00FB6215">
          <w:t>ty</w:t>
        </w:r>
      </w:ins>
      <w:proofErr w:type="spellEnd"/>
      <w:ins w:id="2026" w:author="Sebastian Łuczak" w:date="2011-08-31T23:39:00Z">
        <w:r w:rsidR="00FB6215">
          <w:t>)</w:t>
        </w:r>
      </w:ins>
      <w:r w:rsidR="00B138EA">
        <w:t xml:space="preserve"> oraz IMSI</w:t>
      </w:r>
      <w:ins w:id="2027" w:author="Sebastian Łuczak" w:date="2011-08-31T23:39:00Z">
        <w:r w:rsidR="00FB6215">
          <w:t xml:space="preserve"> (</w:t>
        </w:r>
      </w:ins>
      <w:ins w:id="2028"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2029" w:author="Sebastian Łuczak" w:date="2011-08-31T23:39:00Z">
        <w:r w:rsidR="00B138EA" w:rsidDel="00FB6215">
          <w:delText xml:space="preserve"> (rozwinięcie skrótów)</w:delText>
        </w:r>
      </w:del>
      <w:del w:id="2030" w:author="Sebastian Łuczak" w:date="2011-09-03T10:11:00Z">
        <w:r w:rsidR="00B138EA" w:rsidDel="00F659DF">
          <w:delText>,</w:delText>
        </w:r>
      </w:del>
      <w:ins w:id="2031" w:author="Sebastian Łuczak" w:date="2011-09-03T10:11:00Z">
        <w:r w:rsidR="00F659DF">
          <w:t>.</w:t>
        </w:r>
      </w:ins>
      <w:r w:rsidR="00B138EA">
        <w:t xml:space="preserve"> </w:t>
      </w:r>
      <w:del w:id="2032" w:author="Sebastian Łuczak" w:date="2011-09-03T10:11:00Z">
        <w:r w:rsidR="00B138EA" w:rsidDel="00F659DF">
          <w:delText xml:space="preserve">dzięki </w:delText>
        </w:r>
      </w:del>
      <w:ins w:id="2033" w:author="Sebastian Łuczak" w:date="2011-09-03T10:11:00Z">
        <w:r w:rsidR="00F659DF">
          <w:t xml:space="preserve">Dzięki </w:t>
        </w:r>
      </w:ins>
      <w:del w:id="2034" w:author="Sebastian Łuczak" w:date="2011-09-03T10:11:00Z">
        <w:r w:rsidR="00B138EA" w:rsidDel="00F659DF">
          <w:delText xml:space="preserve">czemu </w:delText>
        </w:r>
      </w:del>
      <w:ins w:id="2035" w:author="Sebastian Łuczak" w:date="2011-09-03T10:11:00Z">
        <w:r w:rsidR="00F659DF">
          <w:t>temu</w:t>
        </w:r>
        <w:r w:rsidR="00C67481">
          <w:t xml:space="preserve"> </w:t>
        </w:r>
      </w:ins>
      <w:ins w:id="2036" w:author="Sebastian Łuczak" w:date="2011-09-03T10:13:00Z">
        <w:r w:rsidR="00F663D1">
          <w:t xml:space="preserve">aplikacja </w:t>
        </w:r>
      </w:ins>
      <w:ins w:id="2037" w:author="Sebastian Łuczak" w:date="2011-09-03T10:12:00Z">
        <w:r w:rsidR="00F663D1">
          <w:t>serwer</w:t>
        </w:r>
      </w:ins>
      <w:ins w:id="2038" w:author="Sebastian Łuczak" w:date="2011-09-03T10:13:00Z">
        <w:r w:rsidR="00F663D1">
          <w:t>owa</w:t>
        </w:r>
      </w:ins>
      <w:ins w:id="2039" w:author="Sebastian Łuczak" w:date="2011-09-03T10:12:00Z">
        <w:r w:rsidR="00F663D1">
          <w:t xml:space="preserve"> weryfikuje</w:t>
        </w:r>
      </w:ins>
      <w:del w:id="2040" w:author="Sebastian Łuczak" w:date="2011-09-03T10:11:00Z">
        <w:r w:rsidR="00B138EA" w:rsidDel="00C67481">
          <w:delText>upewniamy się</w:delText>
        </w:r>
      </w:del>
      <w:r w:rsidR="00B138EA">
        <w:t xml:space="preserve">, </w:t>
      </w:r>
      <w:del w:id="2041" w:author="Sebastian Łuczak" w:date="2011-09-03T10:13:00Z">
        <w:r w:rsidR="00B138EA" w:rsidDel="00F663D1">
          <w:delText xml:space="preserve">że </w:delText>
        </w:r>
      </w:del>
      <w:ins w:id="2042" w:author="Sebastian Łuczak" w:date="2011-09-03T10:13:00Z">
        <w:r w:rsidR="00F663D1">
          <w:t xml:space="preserve">czy </w:t>
        </w:r>
      </w:ins>
      <w:r w:rsidR="00B138EA">
        <w:t>użytkownik o dan</w:t>
      </w:r>
      <w:del w:id="2043" w:author="Sebastian Łuczak" w:date="2011-09-03T10:11:00Z">
        <w:r w:rsidR="00B138EA" w:rsidDel="00F659DF">
          <w:delText>y</w:delText>
        </w:r>
      </w:del>
      <w:del w:id="2044" w:author="Sebastian Łuczak" w:date="2011-09-03T10:10:00Z">
        <w:r w:rsidR="00B138EA" w:rsidDel="00F659DF">
          <w:delText>m identyfikatorze</w:delText>
        </w:r>
      </w:del>
      <w:ins w:id="2045" w:author="Sebastian Łuczak" w:date="2011-09-03T10:10:00Z">
        <w:r w:rsidR="00F659DF">
          <w:t>ej nazwie użytkownika</w:t>
        </w:r>
      </w:ins>
      <w:r w:rsidR="00B138EA">
        <w:t xml:space="preserve"> zgłasza swoją aktywność przy pomocy swojego telefonu (numer IMEI) oraz swojej karty SIM (numer IMSI</w:t>
      </w:r>
      <w:del w:id="2046" w:author="Sebastian Łuczak" w:date="2011-09-03T10:13:00Z">
        <w:r w:rsidR="00B138EA" w:rsidDel="00F663D1">
          <w:delText xml:space="preserve">), </w:delText>
        </w:r>
      </w:del>
      <w:ins w:id="2047" w:author="Sebastian Łuczak" w:date="2011-09-03T10:13:00Z">
        <w:r w:rsidR="00F663D1">
          <w:t xml:space="preserve">). </w:t>
        </w:r>
      </w:ins>
      <w:del w:id="2048" w:author="Sebastian Łuczak" w:date="2011-09-03T10:13:00Z">
        <w:r w:rsidR="00B138EA" w:rsidDel="00F663D1">
          <w:delText xml:space="preserve">co </w:delText>
        </w:r>
      </w:del>
      <w:ins w:id="2049" w:author="Sebastian Łuczak" w:date="2011-09-03T10:13:00Z">
        <w:r w:rsidR="00F663D1">
          <w:t xml:space="preserve">To założenie </w:t>
        </w:r>
      </w:ins>
      <w:r w:rsidR="00B138EA">
        <w:t xml:space="preserve">eliminuje </w:t>
      </w:r>
      <w:del w:id="2050" w:author="Sebastian Łuczak" w:date="2011-09-03T10:15:00Z">
        <w:r w:rsidR="00B138EA" w:rsidDel="00F663D1">
          <w:delText xml:space="preserve">zagrożenia </w:delText>
        </w:r>
      </w:del>
      <w:ins w:id="2051" w:author="Sebastian Łuczak" w:date="2011-09-03T10:15:00Z">
        <w:r w:rsidR="00F663D1">
          <w:t xml:space="preserve">możliwości oszukania systemu </w:t>
        </w:r>
      </w:ins>
      <w:r w:rsidR="00B138EA">
        <w:t xml:space="preserve">płynące z wymiany telefonami i danymi autoryzacyjnymi pomiędzy </w:t>
      </w:r>
      <w:ins w:id="2052" w:author="Sebastian Łuczak" w:date="2011-09-03T10:15:00Z">
        <w:r w:rsidR="00F663D1">
          <w:t xml:space="preserve">jego </w:t>
        </w:r>
      </w:ins>
      <w:r w:rsidR="00B138EA">
        <w:t>użytkownikami</w:t>
      </w:r>
      <w:del w:id="2053" w:author="Sebastian Łuczak" w:date="2011-09-03T10:15:00Z">
        <w:r w:rsidR="00B138EA" w:rsidDel="00F663D1">
          <w:delText xml:space="preserve"> systemu</w:delText>
        </w:r>
      </w:del>
      <w:r w:rsidR="00B138EA">
        <w:t xml:space="preserve">. </w:t>
      </w:r>
    </w:p>
    <w:p w:rsidR="00F822BC" w:rsidRDefault="00F822BC" w:rsidP="00B138EA">
      <w:pPr>
        <w:pStyle w:val="NormalnyIn"/>
        <w:ind w:firstLine="0"/>
        <w:rPr>
          <w:ins w:id="2054" w:author="Sebastian Łuczak" w:date="2011-09-02T18:18:00Z"/>
        </w:rPr>
      </w:pPr>
    </w:p>
    <w:p w:rsidR="00F822BC" w:rsidRDefault="00F822BC" w:rsidP="00B138EA">
      <w:pPr>
        <w:pStyle w:val="NormalnyIn"/>
        <w:ind w:firstLine="0"/>
        <w:rPr>
          <w:ins w:id="2055" w:author="Sebastian Łuczak" w:date="2011-09-03T10:07:00Z"/>
        </w:rPr>
      </w:pPr>
    </w:p>
    <w:p w:rsidR="00F659DF" w:rsidRDefault="00F659DF" w:rsidP="00B138EA">
      <w:pPr>
        <w:pStyle w:val="NormalnyIn"/>
        <w:ind w:firstLine="0"/>
        <w:rPr>
          <w:ins w:id="2056" w:author="Sebastian Łuczak" w:date="2011-09-02T18:18:00Z"/>
        </w:rPr>
      </w:pPr>
    </w:p>
    <w:p w:rsidR="00F822BC" w:rsidRDefault="00F822BC" w:rsidP="00B138EA">
      <w:pPr>
        <w:pStyle w:val="NormalnyIn"/>
        <w:ind w:firstLine="0"/>
        <w:rPr>
          <w:ins w:id="2057" w:author="Sebastian Łuczak" w:date="2011-09-02T18:18:00Z"/>
        </w:rPr>
      </w:pPr>
    </w:p>
    <w:p w:rsidR="00726470" w:rsidDel="00AE6239" w:rsidRDefault="00726470" w:rsidP="00B138EA">
      <w:pPr>
        <w:pStyle w:val="NormalnyIn"/>
        <w:ind w:firstLine="0"/>
        <w:rPr>
          <w:del w:id="2058" w:author="Sebastian Łuczak" w:date="2011-09-02T17:29:00Z"/>
        </w:rPr>
      </w:pPr>
    </w:p>
    <w:tbl>
      <w:tblPr>
        <w:tblStyle w:val="Jasnalistaakcent11"/>
        <w:tblW w:w="0" w:type="auto"/>
        <w:tblLook w:val="04A0"/>
      </w:tblPr>
      <w:tblGrid>
        <w:gridCol w:w="1809"/>
        <w:gridCol w:w="7402"/>
      </w:tblGrid>
      <w:tr w:rsidR="00B138EA" w:rsidTr="00A83708">
        <w:trPr>
          <w:cnfStyle w:val="100000000000"/>
        </w:trPr>
        <w:tc>
          <w:tcPr>
            <w:cnfStyle w:val="001000000000"/>
            <w:tcW w:w="1809" w:type="dxa"/>
          </w:tcPr>
          <w:p w:rsidR="00B138EA" w:rsidRDefault="00B138EA" w:rsidP="00C06A08">
            <w:pPr>
              <w:pStyle w:val="NormalnyIn"/>
              <w:ind w:firstLine="0"/>
            </w:pPr>
            <w:del w:id="2059" w:author="Sebastian Łuczak" w:date="2011-09-02T17:29:00Z">
              <w:r w:rsidDel="00AE6239">
                <w:delText>P</w:delText>
              </w:r>
            </w:del>
            <w:ins w:id="2060" w:author="Sebastian Łuczak" w:date="2011-09-02T17:29:00Z">
              <w:r w:rsidR="00AE6239">
                <w:t>P</w:t>
              </w:r>
            </w:ins>
            <w:r>
              <w:t>arametr</w:t>
            </w:r>
          </w:p>
        </w:tc>
        <w:tc>
          <w:tcPr>
            <w:tcW w:w="7402" w:type="dxa"/>
          </w:tcPr>
          <w:p w:rsidR="00B138EA" w:rsidRDefault="00B138EA" w:rsidP="00C06A08">
            <w:pPr>
              <w:pStyle w:val="NormalnyIn"/>
              <w:ind w:firstLine="0"/>
              <w:cnfStyle w:val="100000000000"/>
            </w:pPr>
            <w:r>
              <w:t>Opis</w:t>
            </w:r>
          </w:p>
        </w:tc>
      </w:tr>
      <w:tr w:rsidR="00B138EA" w:rsidTr="00A83708">
        <w:trPr>
          <w:cnfStyle w:val="000000100000"/>
        </w:trPr>
        <w:tc>
          <w:tcPr>
            <w:cnfStyle w:val="001000000000"/>
            <w:tcW w:w="1809" w:type="dxa"/>
          </w:tcPr>
          <w:p w:rsidR="00B138EA" w:rsidRDefault="00B138EA" w:rsidP="00C06A08">
            <w:pPr>
              <w:pStyle w:val="NormalnyIn"/>
              <w:ind w:firstLine="0"/>
            </w:pPr>
            <w:r>
              <w:t>Identyfikator użytkownika</w:t>
            </w:r>
          </w:p>
        </w:tc>
        <w:tc>
          <w:tcPr>
            <w:tcW w:w="7402" w:type="dxa"/>
          </w:tcPr>
          <w:p w:rsidR="00B138EA" w:rsidRDefault="00B138EA" w:rsidP="00C06A08">
            <w:pPr>
              <w:pStyle w:val="NormalnyIn"/>
              <w:ind w:firstLine="0"/>
              <w:cnfStyle w:val="000000100000"/>
            </w:pPr>
            <w:r>
              <w:t>Przydzielony przez administratora systemu, unikatowy w skali systemu</w:t>
            </w:r>
          </w:p>
        </w:tc>
      </w:tr>
      <w:tr w:rsidR="00B138EA" w:rsidTr="00A83708">
        <w:tc>
          <w:tcPr>
            <w:cnfStyle w:val="001000000000"/>
            <w:tcW w:w="1809" w:type="dxa"/>
          </w:tcPr>
          <w:p w:rsidR="00B138EA" w:rsidRDefault="00B138EA" w:rsidP="00C06A08">
            <w:pPr>
              <w:pStyle w:val="NormalnyIn"/>
              <w:ind w:firstLine="0"/>
            </w:pPr>
            <w:r>
              <w:t>Hasło</w:t>
            </w:r>
          </w:p>
        </w:tc>
        <w:tc>
          <w:tcPr>
            <w:tcW w:w="7402" w:type="dxa"/>
          </w:tcPr>
          <w:p w:rsidR="00B138EA" w:rsidRDefault="00B138EA" w:rsidP="00FC1696">
            <w:pPr>
              <w:pStyle w:val="NormalnyIn"/>
              <w:ind w:firstLine="0"/>
              <w:cnfStyle w:val="000000000000"/>
            </w:pPr>
            <w:r>
              <w:t>Spełniające wymogi bezpieczeństwa</w:t>
            </w:r>
            <w:ins w:id="2061" w:author="Sebastian Łuczak" w:date="2011-09-03T10:15:00Z">
              <w:r w:rsidR="00FC1696">
                <w:rPr>
                  <w:rStyle w:val="Odwoanieprzypisudolnego"/>
                </w:rPr>
                <w:footnoteReference w:id="5"/>
              </w:r>
            </w:ins>
            <w:del w:id="2064" w:author="Sebastian Łuczak" w:date="2011-09-03T10:15:00Z">
              <w:r w:rsidDel="00FC1696">
                <w:delText xml:space="preserve"> </w:delText>
              </w:r>
              <w:r w:rsidRPr="005F34C4" w:rsidDel="00FC1696">
                <w:rPr>
                  <w:b/>
                </w:rPr>
                <w:delText>WYMOGI</w:delText>
              </w:r>
            </w:del>
          </w:p>
        </w:tc>
      </w:tr>
      <w:tr w:rsidR="00B138EA" w:rsidTr="00A83708">
        <w:trPr>
          <w:cnfStyle w:val="000000100000"/>
        </w:trPr>
        <w:tc>
          <w:tcPr>
            <w:cnfStyle w:val="001000000000"/>
            <w:tcW w:w="1809" w:type="dxa"/>
          </w:tcPr>
          <w:p w:rsidR="00B138EA" w:rsidRDefault="00B138EA" w:rsidP="00C06A08">
            <w:pPr>
              <w:pStyle w:val="NormalnyIn"/>
              <w:ind w:firstLine="0"/>
            </w:pPr>
            <w:r>
              <w:t>Numer IMEI</w:t>
            </w:r>
          </w:p>
          <w:p w:rsidR="00B138EA" w:rsidRDefault="00B138EA" w:rsidP="00C06A08">
            <w:pPr>
              <w:pStyle w:val="NormalnyIn"/>
              <w:ind w:firstLine="0"/>
            </w:pPr>
          </w:p>
        </w:tc>
        <w:tc>
          <w:tcPr>
            <w:tcW w:w="7402" w:type="dxa"/>
          </w:tcPr>
          <w:p w:rsidR="00B138EA" w:rsidRDefault="00B138EA" w:rsidP="00C06A08">
            <w:pPr>
              <w:pStyle w:val="NormalnyIn"/>
              <w:ind w:firstLine="0"/>
              <w:cnfStyle w:val="000000100000"/>
            </w:pPr>
            <w:r>
              <w:t>Unikatowy, piętnasto lub siedemnastocyfrowy identyfikator urządzenia GSM lub UMTS, nie jest związany z konkretnym użytkownikiem.</w:t>
            </w:r>
          </w:p>
        </w:tc>
      </w:tr>
      <w:tr w:rsidR="00B138EA" w:rsidTr="00A83708">
        <w:tc>
          <w:tcPr>
            <w:cnfStyle w:val="001000000000"/>
            <w:tcW w:w="1809" w:type="dxa"/>
          </w:tcPr>
          <w:p w:rsidR="00B138EA" w:rsidRDefault="00B138EA" w:rsidP="00C06A08">
            <w:pPr>
              <w:pStyle w:val="NormalnyIn"/>
              <w:ind w:firstLine="0"/>
            </w:pPr>
            <w:r>
              <w:t>Numer IMSI</w:t>
            </w:r>
          </w:p>
        </w:tc>
        <w:tc>
          <w:tcPr>
            <w:tcW w:w="7402" w:type="dxa"/>
          </w:tcPr>
          <w:p w:rsidR="00B138EA" w:rsidRDefault="00B138EA" w:rsidP="009A0228">
            <w:pPr>
              <w:pStyle w:val="NormalnyIn"/>
              <w:ind w:firstLine="0"/>
              <w:cnfStyle w:val="000000000000"/>
            </w:pPr>
            <w:del w:id="2065" w:author="Sebastian Łuczak" w:date="2011-08-31T23:40:00Z">
              <w:r w:rsidDel="00FB6215">
                <w:delText>(IMSI Guidelines v12!!)</w:delText>
              </w:r>
              <w:r w:rsidDel="009A0228">
                <w:br/>
              </w:r>
            </w:del>
            <w:r>
              <w:t>Unikatowy numer identyfikujący kartę SIM. Stworzony na potrzeby identyfikacji abonenta na drodze radiowej w systemach GSM i UMTS.</w:t>
            </w:r>
          </w:p>
        </w:tc>
      </w:tr>
    </w:tbl>
    <w:p w:rsidR="00B138EA" w:rsidRDefault="00B138EA" w:rsidP="00B138EA">
      <w:pPr>
        <w:pStyle w:val="NormalnyIn"/>
        <w:ind w:firstLine="0"/>
      </w:pPr>
    </w:p>
    <w:p w:rsidR="00B138EA" w:rsidRDefault="00B138EA" w:rsidP="00B138EA">
      <w:pPr>
        <w:pStyle w:val="NormalnyIn"/>
      </w:pPr>
      <w:r>
        <w:t xml:space="preserve">Powyższy komplet danych identyfikuje użytkownika i telefon w sposób jednoznaczny. </w:t>
      </w:r>
    </w:p>
    <w:p w:rsidR="00B138EA" w:rsidRDefault="00B138EA" w:rsidP="00B138EA">
      <w:pPr>
        <w:pStyle w:val="NormalnyIn"/>
      </w:pPr>
      <w:r>
        <w:t>Numery IMSI i IMEI nie są zapisywane nigdzie w pamięci ani ustawieniach aplikacji, tylko pobierane poprzez API systemu operacyjnego każdorazowo przy uruchomieniu aplikacji.</w:t>
      </w:r>
    </w:p>
    <w:p w:rsidR="00B138EA" w:rsidDel="00004EDC" w:rsidRDefault="00B138EA" w:rsidP="00B138EA">
      <w:pPr>
        <w:pStyle w:val="NormalnyIn"/>
        <w:rPr>
          <w:del w:id="2066" w:author="Sebastian" w:date="2011-09-02T16:37:00Z"/>
        </w:rPr>
      </w:pPr>
      <w:del w:id="2067"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2068" w:name="_Toc302751714"/>
        <w:bookmarkStart w:id="2069" w:name="_Toc302754965"/>
        <w:bookmarkStart w:id="2070" w:name="_Toc302765155"/>
        <w:bookmarkEnd w:id="2068"/>
        <w:bookmarkEnd w:id="2069"/>
        <w:bookmarkEnd w:id="2070"/>
      </w:del>
    </w:p>
    <w:p w:rsidR="00B138EA" w:rsidRDefault="00B138EA" w:rsidP="00B138EA">
      <w:pPr>
        <w:pStyle w:val="Nagwek3"/>
      </w:pPr>
      <w:bookmarkStart w:id="2071" w:name="_Toc302291869"/>
      <w:bookmarkStart w:id="2072" w:name="_Toc302765156"/>
      <w:r>
        <w:t>Działanie aplikacji</w:t>
      </w:r>
      <w:bookmarkEnd w:id="2071"/>
      <w:bookmarkEnd w:id="2072"/>
    </w:p>
    <w:p w:rsidR="00B138EA" w:rsidRDefault="00B138EA" w:rsidP="00B138EA">
      <w:pPr>
        <w:pStyle w:val="NormalnyIn"/>
        <w:ind w:firstLine="0"/>
      </w:pPr>
      <w:r>
        <w:tab/>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2073" w:author="Sebastian Łuczak" w:date="2011-08-31T23:41:00Z">
        <w:r w:rsidR="009A0228">
          <w:t xml:space="preserve"> „Odświeżanie…” jeśli informacje z serwera jeszcze nie dotarły,</w:t>
        </w:r>
      </w:ins>
      <w:r>
        <w:t xml:space="preserve"> „W trakcie zlecenia…” lub „Oczekiwanie</w:t>
      </w:r>
      <w:ins w:id="2074"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ins w:id="2075"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B138EA" w:rsidRDefault="00B138EA" w:rsidP="00B138EA">
      <w:pPr>
        <w:pStyle w:val="NormalnyIn"/>
        <w:ind w:firstLine="0"/>
      </w:pPr>
      <w:r>
        <w:tab/>
        <w:t>W sytuacji chęci rozpoczęcia zlecenia, użytkownik musi jedynie zbliżyć telefon do znacznika</w:t>
      </w:r>
      <w:del w:id="2076" w:author="Maciek" w:date="2011-09-02T23:35:00Z">
        <w:r w:rsidDel="004000A1">
          <w:delText xml:space="preserve"> przyklejonego na obudowie urządzenia</w:delText>
        </w:r>
      </w:del>
      <w:r>
        <w:t xml:space="preserve">. Na podstawie kompletu danych użytkownika, identyfikatora i daty systemowej formułowane jest zapytanie wysyłane do usługi internetowej. Data systemowa wysyłana jest w celu porównania z datą aplikacji serwerowej w sytuacji w której pracownik mógłby mieć </w:t>
      </w:r>
      <w:r>
        <w:lastRenderedPageBreak/>
        <w:t xml:space="preserve">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275BF1" w:rsidRDefault="00275BF1" w:rsidP="00B138EA">
      <w:pPr>
        <w:pStyle w:val="NormalnyIn"/>
        <w:ind w:firstLine="0"/>
      </w:pPr>
    </w:p>
    <w:p w:rsidR="00275BF1" w:rsidRDefault="00275BF1" w:rsidP="00B138EA">
      <w:pPr>
        <w:pStyle w:val="NormalnyIn"/>
        <w:ind w:firstLine="0"/>
      </w:pPr>
    </w:p>
    <w:p w:rsidR="00B138EA" w:rsidRDefault="007941D2" w:rsidP="00B138EA">
      <w:pPr>
        <w:pStyle w:val="NormalnyIn"/>
        <w:ind w:firstLine="0"/>
      </w:pPr>
      <w:r>
        <w:rPr>
          <w:noProof/>
        </w:rPr>
        <w:drawing>
          <wp:inline distT="0" distB="0" distL="0" distR="0">
            <wp:extent cx="1876389" cy="3127316"/>
            <wp:effectExtent l="19050" t="0" r="0" b="0"/>
            <wp:docPr id="10"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2" cstate="print"/>
                    <a:stretch>
                      <a:fillRect/>
                    </a:stretch>
                  </pic:blipFill>
                  <pic:spPr>
                    <a:xfrm>
                      <a:off x="0" y="0"/>
                      <a:ext cx="1877093" cy="3128489"/>
                    </a:xfrm>
                    <a:prstGeom prst="rect">
                      <a:avLst/>
                    </a:prstGeom>
                  </pic:spPr>
                </pic:pic>
              </a:graphicData>
            </a:graphic>
          </wp:inline>
        </w:drawing>
      </w:r>
      <w:r>
        <w:rPr>
          <w:noProof/>
        </w:rPr>
        <w:drawing>
          <wp:inline distT="0" distB="0" distL="0" distR="0">
            <wp:extent cx="1875016" cy="3125028"/>
            <wp:effectExtent l="19050" t="0" r="0" b="0"/>
            <wp:docPr id="20" name="Obraz 12" descr="device-2011-08-28-22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343.png"/>
                    <pic:cNvPicPr/>
                  </pic:nvPicPr>
                  <pic:blipFill>
                    <a:blip r:embed="rId23" cstate="print"/>
                    <a:stretch>
                      <a:fillRect/>
                    </a:stretch>
                  </pic:blipFill>
                  <pic:spPr>
                    <a:xfrm>
                      <a:off x="0" y="0"/>
                      <a:ext cx="1876671" cy="3127786"/>
                    </a:xfrm>
                    <a:prstGeom prst="rect">
                      <a:avLst/>
                    </a:prstGeom>
                  </pic:spPr>
                </pic:pic>
              </a:graphicData>
            </a:graphic>
          </wp:inline>
        </w:drawing>
      </w:r>
      <w:r>
        <w:rPr>
          <w:noProof/>
        </w:rPr>
        <w:drawing>
          <wp:inline distT="0" distB="0" distL="0" distR="0">
            <wp:extent cx="1872578" cy="3120963"/>
            <wp:effectExtent l="19050" t="0" r="0" b="0"/>
            <wp:docPr id="12" name="Obraz 11" descr="device-2011-08-28-22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519.png"/>
                    <pic:cNvPicPr/>
                  </pic:nvPicPr>
                  <pic:blipFill>
                    <a:blip r:embed="rId24" cstate="print"/>
                    <a:stretch>
                      <a:fillRect/>
                    </a:stretch>
                  </pic:blipFill>
                  <pic:spPr>
                    <a:xfrm>
                      <a:off x="0" y="0"/>
                      <a:ext cx="1871977" cy="3119961"/>
                    </a:xfrm>
                    <a:prstGeom prst="rect">
                      <a:avLst/>
                    </a:prstGeom>
                  </pic:spPr>
                </pic:pic>
              </a:graphicData>
            </a:graphic>
          </wp:inline>
        </w:drawing>
      </w:r>
    </w:p>
    <w:p w:rsidR="00000000" w:rsidRDefault="00C759F9">
      <w:pPr>
        <w:pStyle w:val="NormalnyIn"/>
        <w:ind w:firstLine="0"/>
        <w:rPr>
          <w:del w:id="2077" w:author="Sebastian Łuczak" w:date="2011-09-02T10:43:00Z"/>
        </w:rPr>
        <w:pPrChange w:id="2078" w:author="Sebastian Łuczak" w:date="2011-09-02T10:43:00Z">
          <w:pPr>
            <w:jc w:val="left"/>
          </w:pPr>
        </w:pPrChange>
      </w:pPr>
      <w:r>
        <w:t>PODPIS</w:t>
      </w:r>
    </w:p>
    <w:p w:rsidR="00726470" w:rsidRDefault="00726470" w:rsidP="00B138EA">
      <w:pPr>
        <w:pStyle w:val="NormalnyIn"/>
        <w:ind w:firstLine="0"/>
        <w:rPr>
          <w:ins w:id="2079" w:author="Sebastian Łuczak" w:date="2011-09-02T10:43:00Z"/>
        </w:rPr>
      </w:pPr>
    </w:p>
    <w:p w:rsidR="00B138EA" w:rsidDel="00726470" w:rsidRDefault="00B138EA" w:rsidP="00B138EA">
      <w:pPr>
        <w:pStyle w:val="NormalnyIn"/>
        <w:ind w:firstLine="0"/>
        <w:rPr>
          <w:del w:id="2080" w:author="Sebastian Łuczak" w:date="2011-09-02T10:43:00Z"/>
        </w:rPr>
      </w:pPr>
    </w:p>
    <w:p w:rsidR="00C759F9" w:rsidDel="00726470" w:rsidRDefault="00C759F9" w:rsidP="00B138EA">
      <w:pPr>
        <w:pStyle w:val="NormalnyIn"/>
        <w:ind w:firstLine="0"/>
        <w:rPr>
          <w:del w:id="2081" w:author="Sebastian Łuczak" w:date="2011-09-02T10:43:00Z"/>
        </w:rPr>
      </w:pPr>
    </w:p>
    <w:p w:rsidR="00000000" w:rsidRDefault="00275BF1">
      <w:pPr>
        <w:pStyle w:val="NormalnyIn"/>
        <w:ind w:firstLine="0"/>
        <w:pPrChange w:id="2082" w:author="Sebastian Łuczak" w:date="2011-09-02T10:43:00Z">
          <w:pPr>
            <w:jc w:val="left"/>
          </w:pPr>
        </w:pPrChange>
      </w:pPr>
      <w:del w:id="2083" w:author="Sebastian Łuczak" w:date="2011-09-02T10:43:00Z">
        <w:r w:rsidDel="00726470">
          <w:br w:type="page"/>
        </w:r>
      </w:del>
    </w:p>
    <w:p w:rsidR="00B138EA" w:rsidRDefault="00B138EA" w:rsidP="00B138EA">
      <w:pPr>
        <w:pStyle w:val="NormalnyIn"/>
        <w:ind w:firstLine="0"/>
      </w:pPr>
      <w:r>
        <w:t>Z poziomu ekranu opcji istnieje możliwość wyłączenia wszystkich metod sygnalizacji prócz okna dialogowego.</w:t>
      </w:r>
    </w:p>
    <w:p w:rsidR="00B138EA" w:rsidRDefault="00B138EA" w:rsidP="00B138EA">
      <w:pPr>
        <w:pStyle w:val="NormalnyIn"/>
        <w:ind w:firstLine="0"/>
      </w:pPr>
      <w:r>
        <w:tab/>
        <w:t>Zakończenie realizacji zlecenia wykonuje się analogicznie, z tym</w:t>
      </w:r>
      <w:del w:id="2084"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del w:id="2085" w:author="Maciek" w:date="2011-09-02T23:36:00Z">
        <w:r w:rsidDel="004000A1">
          <w:delText>zakończy się fiaskiem, gdyż logika aplikacji serwerowej na to nie dopuści</w:delText>
        </w:r>
      </w:del>
      <w:ins w:id="2086" w:author="Maciek" w:date="2011-09-02T23:36:00Z">
        <w:r w:rsidR="004000A1">
          <w:t>zostanie zauważon</w:t>
        </w:r>
      </w:ins>
      <w:ins w:id="2087" w:author="Maciek" w:date="2011-09-02T23:37:00Z">
        <w:r w:rsidR="004000A1">
          <w:t>e</w:t>
        </w:r>
      </w:ins>
      <w:ins w:id="2088" w:author="Maciek" w:date="2011-09-02T23:36:00Z">
        <w:r w:rsidR="004000A1">
          <w:t xml:space="preserve"> przez aplikację serwerową i</w:t>
        </w:r>
      </w:ins>
      <w:ins w:id="2089" w:author="Maciek" w:date="2011-09-02T23:37:00Z">
        <w:r w:rsidR="004000A1">
          <w:t xml:space="preserve"> odrzucone z odpowiednim statusem</w:t>
        </w:r>
      </w:ins>
      <w:r>
        <w:t>.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2090"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2091" w:author="Sebastian Łuczak" w:date="2011-08-31T23:42:00Z">
        <w:r w:rsidR="00425FBC">
          <w:t xml:space="preserve"> </w:t>
        </w:r>
      </w:ins>
      <w:ins w:id="2092" w:author="Sebastian Łuczak" w:date="2011-08-31T23:43:00Z">
        <w:r w:rsidR="009F0FC0">
          <w:t xml:space="preserve">ANR </w:t>
        </w:r>
      </w:ins>
      <w:ins w:id="2093" w:author="Sebastian Łuczak" w:date="2011-08-31T23:42:00Z">
        <w:r w:rsidR="00425FBC">
          <w:t>(</w:t>
        </w:r>
      </w:ins>
      <w:r w:rsidR="009F0FC0">
        <w:t>ang.</w:t>
      </w:r>
      <w:ins w:id="2094" w:author="Sebastian Łuczak" w:date="2011-08-31T23:43:00Z">
        <w:r w:rsidR="00425FBC">
          <w:t xml:space="preserve"> </w:t>
        </w:r>
        <w:proofErr w:type="spellStart"/>
        <w:r w:rsidR="00425FBC" w:rsidRPr="009F0FC0">
          <w:rPr>
            <w:i/>
          </w:rPr>
          <w:t>Application</w:t>
        </w:r>
        <w:proofErr w:type="spellEnd"/>
        <w:r w:rsidR="00425FBC" w:rsidRPr="009F0FC0">
          <w:rPr>
            <w:i/>
          </w:rPr>
          <w:t xml:space="preserve"> Not </w:t>
        </w:r>
        <w:proofErr w:type="spellStart"/>
        <w:r w:rsidR="00425FBC" w:rsidRPr="009F0FC0">
          <w:rPr>
            <w:i/>
          </w:rPr>
          <w:t>Responding</w:t>
        </w:r>
      </w:ins>
      <w:proofErr w:type="spellEnd"/>
      <w:ins w:id="2095" w:author="Sebastian Łuczak" w:date="2011-08-31T23:42:00Z">
        <w:r w:rsidR="00425FBC">
          <w:t>)</w:t>
        </w:r>
      </w:ins>
      <w:r>
        <w:t>.</w:t>
      </w:r>
    </w:p>
    <w:p w:rsidR="00000000" w:rsidRDefault="00B138EA">
      <w:pPr>
        <w:pStyle w:val="NormalnyIn"/>
        <w:rPr>
          <w:del w:id="2096" w:author="Sebastian Łuczak" w:date="2011-08-31T23:44:00Z"/>
        </w:rPr>
        <w:pPrChange w:id="2097" w:author="Sebastian Łuczak" w:date="2011-09-02T11:00:00Z">
          <w:pPr>
            <w:pStyle w:val="Nagwek3"/>
          </w:pPr>
        </w:pPrChange>
      </w:pPr>
      <w:bookmarkStart w:id="2098" w:name="_Toc302291870"/>
      <w:del w:id="2099" w:author="Sebastian Łuczak" w:date="2011-08-31T23:44:00Z">
        <w:r w:rsidDel="00940286">
          <w:delText>Wpływ na zużycie baterii</w:delText>
        </w:r>
        <w:bookmarkEnd w:id="2098"/>
      </w:del>
    </w:p>
    <w:p w:rsidR="00000000" w:rsidRDefault="00B138EA">
      <w:pPr>
        <w:pStyle w:val="NormalnyIn"/>
        <w:rPr>
          <w:del w:id="2100" w:author="Sebastian Łuczak" w:date="2011-08-31T23:44:00Z"/>
        </w:rPr>
        <w:pPrChange w:id="2101" w:author="Sebastian Łuczak" w:date="2011-09-02T11:00:00Z">
          <w:pPr>
            <w:pStyle w:val="NormalnyIn"/>
            <w:ind w:firstLine="0"/>
          </w:pPr>
        </w:pPrChange>
      </w:pPr>
      <w:del w:id="2102"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000000" w:rsidRDefault="00B138EA">
      <w:pPr>
        <w:pStyle w:val="NormalnyIn"/>
        <w:rPr>
          <w:rFonts w:eastAsiaTheme="majorEastAsia" w:cstheme="majorBidi"/>
          <w:b/>
          <w:bCs/>
          <w:caps/>
          <w:szCs w:val="26"/>
        </w:rPr>
        <w:pPrChange w:id="2103" w:author="Sebastian Łuczak" w:date="2011-09-02T11:00:00Z">
          <w:pPr>
            <w:jc w:val="left"/>
          </w:pPr>
        </w:pPrChange>
      </w:pPr>
      <w:bookmarkStart w:id="2104" w:name="_Toc302291871"/>
      <w:del w:id="2105" w:author="Sebastian Łuczak" w:date="2011-09-02T11:00:00Z">
        <w:r w:rsidDel="002E623B">
          <w:br w:type="page"/>
        </w:r>
      </w:del>
    </w:p>
    <w:p w:rsidR="00B138EA" w:rsidRDefault="00B138EA" w:rsidP="00B138EA">
      <w:pPr>
        <w:pStyle w:val="Nagwek2"/>
      </w:pPr>
      <w:bookmarkStart w:id="2106" w:name="_Toc302765157"/>
      <w:r>
        <w:lastRenderedPageBreak/>
        <w:t>Opis aplikacji administracyjnej na telefon komórkowy</w:t>
      </w:r>
      <w:bookmarkEnd w:id="2104"/>
      <w:bookmarkEnd w:id="2106"/>
    </w:p>
    <w:p w:rsidR="00B138EA" w:rsidRDefault="00B138EA" w:rsidP="00B138EA">
      <w:pPr>
        <w:pStyle w:val="Nagwek3"/>
      </w:pPr>
      <w:bookmarkStart w:id="2107" w:name="_Toc302765158"/>
      <w:r>
        <w:t>Cel powstania</w:t>
      </w:r>
      <w:bookmarkEnd w:id="2107"/>
    </w:p>
    <w:p w:rsidR="00B138EA" w:rsidRDefault="00B138EA" w:rsidP="00B138EA">
      <w:pPr>
        <w:pStyle w:val="NormalnyIn"/>
        <w:ind w:firstLine="0"/>
      </w:pPr>
      <w:r>
        <w:t xml:space="preserve">Aplikacja administracyjna używana jest do rejestracji lokalizacji usługowych przez </w:t>
      </w:r>
      <w:ins w:id="2108"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2109" w:name="_Toc302765159"/>
      <w:r>
        <w:t>Główne założenia</w:t>
      </w:r>
      <w:bookmarkEnd w:id="2109"/>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2110" w:name="_Toc302765160"/>
      <w:r>
        <w:t>Działanie aplikacji</w:t>
      </w:r>
      <w:bookmarkEnd w:id="2110"/>
    </w:p>
    <w:p w:rsidR="00B138EA" w:rsidRDefault="00B138EA" w:rsidP="00B138EA">
      <w:pPr>
        <w:pStyle w:val="NormalnyIn"/>
        <w:ind w:firstLine="0"/>
      </w:pPr>
      <w:r>
        <w:t>Po uruchomieniu aplikacji użytkownik proszony jest o wprowadzenie nazwy użytkownika i hasła. Przy procesie autoryzacji</w:t>
      </w:r>
      <w:ins w:id="2111"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rsidRPr="00B32863">
        <w:rPr>
          <w:rFonts w:ascii="Courier New" w:hAnsi="Courier New" w:cs="Courier New"/>
          <w:sz w:val="20"/>
          <w:szCs w:val="20"/>
        </w:rPr>
        <w:t>ROLE_USER</w:t>
      </w:r>
      <w:proofErr w:type="spellEnd"/>
      <w:r>
        <w:t xml:space="preserve"> nie mogą używać tej aplikacji i ich próby są odrzucane przez system. Po poprawn</w:t>
      </w:r>
      <w:del w:id="2112" w:author="Sebastian" w:date="2011-09-01T11:17:00Z">
        <w:r w:rsidDel="00E85A6F">
          <w:delText>ej autoryzacji</w:delText>
        </w:r>
      </w:del>
      <w:ins w:id="2113" w:author="Sebastian" w:date="2011-09-01T11:17:00Z">
        <w:r w:rsidR="00E85A6F">
          <w:t>ym</w:t>
        </w:r>
      </w:ins>
      <w:ins w:id="2114" w:author="Sebastian" w:date="2011-09-01T11:18:00Z">
        <w:r w:rsidR="00E85A6F">
          <w:t xml:space="preserve"> uwierzytelnieniu</w:t>
        </w:r>
      </w:ins>
      <w:del w:id="2115" w:author="Sebastian" w:date="2011-09-01T11:17:00Z">
        <w:r w:rsidDel="00E85A6F">
          <w:delText xml:space="preserve"> </w:delText>
        </w:r>
      </w:del>
      <w:del w:id="2116" w:author="Sebastian" w:date="2011-09-01T11:18:00Z">
        <w:r w:rsidDel="00E85A6F">
          <w:delText>w systemie</w:delText>
        </w:r>
      </w:del>
      <w:ins w:id="2117"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2118" w:author="Sebastian" w:date="2011-09-01T11:18:00Z"/>
        </w:rPr>
      </w:pPr>
      <w:r>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2119" w:author="Sebastian" w:date="2011-09-01T11:18:00Z">
        <w:r w:rsidDel="00E85A6F">
          <w:delText xml:space="preserve">orientacyjną </w:delText>
        </w:r>
      </w:del>
      <w:ins w:id="2120" w:author="Sebastian" w:date="2011-09-01T11:18:00Z">
        <w:r w:rsidR="00E85A6F">
          <w:t xml:space="preserve">skrótową </w:t>
        </w:r>
      </w:ins>
      <w:r>
        <w:t xml:space="preserve">nazwę kontrahenta i jego numer NIP. Pola formularza podlegają walidacji, a </w:t>
      </w:r>
      <w:ins w:id="2121" w:author="Sebastian" w:date="2011-09-01T11:18:00Z">
        <w:r w:rsidR="00E85A6F">
          <w:t>skrótowa</w:t>
        </w:r>
      </w:ins>
      <w:del w:id="2122" w:author="Sebastian" w:date="2011-09-01T11:18:00Z">
        <w:r w:rsidDel="00E85A6F">
          <w:delText>orientacyjna</w:delText>
        </w:r>
      </w:del>
      <w:r>
        <w:t xml:space="preserve"> nazwa kontrahenta brana jest pod uwagę jedynie w sytuacji w której ma miejsce rejestracja nowego klienta. </w:t>
      </w:r>
    </w:p>
    <w:p w:rsidR="00000000" w:rsidRDefault="00B138EA">
      <w:pPr>
        <w:pStyle w:val="NormalnyIn"/>
        <w:ind w:firstLine="708"/>
        <w:pPrChange w:id="2123"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2124" w:author="Sebastian" w:date="2011-09-01T11:18:00Z">
        <w:r w:rsidR="00E85A6F">
          <w:t xml:space="preserve">, </w:t>
        </w:r>
      </w:ins>
      <w:del w:id="2125"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2126" w:author="Sebastian" w:date="2011-09-01T11:19:00Z">
        <w:r w:rsidDel="00E85A6F">
          <w:delText xml:space="preserve">użytkownika </w:delText>
        </w:r>
      </w:del>
      <w:ins w:id="2127"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del w:id="2128" w:author="Maciek" w:date="2011-09-02T23:38:00Z">
        <w:r w:rsidDel="004000A1">
          <w:delText xml:space="preserve">nie czyści </w:delText>
        </w:r>
      </w:del>
      <w:ins w:id="2129" w:author="Maciek" w:date="2011-09-02T23:38:00Z">
        <w:r w:rsidR="004000A1">
          <w:t>nie jest czyszczone</w:t>
        </w:r>
      </w:ins>
      <w:del w:id="2130" w:author="Maciek" w:date="2011-09-02T23:38:00Z">
        <w:r w:rsidDel="004000A1">
          <w:delText>się</w:delText>
        </w:r>
      </w:del>
      <w:r>
        <w:t xml:space="preserve"> w jednej sesji działania aplikacji, tylko po jej wyłączeniu i ponownym włączeniu. Dzięki temu proces ten podlega kolejnemu uproszczeniu. Wybranie przycisku „Zapisz</w:t>
      </w:r>
      <w:r w:rsidR="00132F5A">
        <w:t xml:space="preserve"> na </w:t>
      </w:r>
      <w:del w:id="2131" w:author="Sebastian" w:date="2011-09-01T11:19:00Z">
        <w:r w:rsidR="00132F5A" w:rsidDel="00E85A6F">
          <w:delText>Tag</w:delText>
        </w:r>
      </w:del>
      <w:ins w:id="2132" w:author="Sebastian" w:date="2011-09-01T11:19:00Z">
        <w:r w:rsidR="00E85A6F">
          <w:t>znacznik</w:t>
        </w:r>
      </w:ins>
      <w:r>
        <w:t>” rozpoczyna walidację formularza.</w:t>
      </w:r>
    </w:p>
    <w:p w:rsidR="00DF19F3" w:rsidRDefault="00B138EA" w:rsidP="00B138EA">
      <w:pPr>
        <w:pStyle w:val="NormalnyIn"/>
        <w:ind w:firstLine="708"/>
      </w:pPr>
      <w:r>
        <w:lastRenderedPageBreak/>
        <w:t xml:space="preserve">Po pomyślnym przejściu walidacji pól, aplikacja zwraca się do użytkownika z prośbą o zbliżenie znacznika i korzystając z systemu </w:t>
      </w:r>
      <w:del w:id="2133" w:author="Sebastian" w:date="2011-09-01T11:19:00Z">
        <w:r w:rsidDel="00E85A6F">
          <w:delText xml:space="preserve">foreground </w:delText>
        </w:r>
      </w:del>
      <w:proofErr w:type="spellStart"/>
      <w:ins w:id="2134" w:author="Sebastian" w:date="2011-09-01T11:19:00Z">
        <w:r w:rsidR="00E85A6F">
          <w:t>Foreground</w:t>
        </w:r>
        <w:proofErr w:type="spellEnd"/>
        <w:r w:rsidR="00E85A6F">
          <w:t xml:space="preserve"> </w:t>
        </w:r>
      </w:ins>
      <w:proofErr w:type="spellStart"/>
      <w:r>
        <w:t>dispatch</w:t>
      </w:r>
      <w:proofErr w:type="spellEnd"/>
      <w:del w:id="2135" w:author="Sebastian" w:date="2011-09-01T11:29:00Z">
        <w:r w:rsidDel="00DC5CFE">
          <w:delText>ing</w:delText>
        </w:r>
      </w:del>
      <w:ins w:id="2136" w:author="Sebastian" w:date="2011-09-01T11:22:00Z">
        <w:r w:rsidR="00B6632E">
          <w:t xml:space="preserve"> dostrojonego tak, aby reagował tylko na znaczniki typ</w:t>
        </w:r>
      </w:ins>
      <w:ins w:id="2137"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2138" w:author="Sebastian" w:date="2011-09-01T11:19:00Z">
        <w:r w:rsidDel="00E85A6F">
          <w:delText>(ANDROID)</w:delText>
        </w:r>
      </w:del>
      <w:r>
        <w:t xml:space="preserve"> uzyskuje najwyższy priorytet przy jego obsłu</w:t>
      </w:r>
      <w:r w:rsidR="00075026">
        <w:t>dze</w:t>
      </w:r>
      <w:r w:rsidR="00790646">
        <w:t xml:space="preserve"> </w:t>
      </w:r>
      <w:customXmlInsRangeStart w:id="2139" w:author="Sebastian" w:date="2011-09-01T11:19:00Z"/>
      <w:sdt>
        <w:sdtPr>
          <w:id w:val="1428767"/>
          <w:citation/>
        </w:sdtPr>
        <w:sdtContent>
          <w:customXmlInsRangeEnd w:id="2139"/>
          <w:ins w:id="2140" w:author="Sebastian" w:date="2011-09-01T11:19:00Z">
            <w:r w:rsidR="0004201B">
              <w:fldChar w:fldCharType="begin"/>
            </w:r>
            <w:r w:rsidR="00790646">
              <w:instrText xml:space="preserve"> CITATION Goo11 \l 1045 </w:instrText>
            </w:r>
          </w:ins>
          <w:r w:rsidR="0004201B">
            <w:fldChar w:fldCharType="separate"/>
          </w:r>
          <w:r w:rsidR="00D72407">
            <w:rPr>
              <w:noProof/>
            </w:rPr>
            <w:t>[10]</w:t>
          </w:r>
          <w:ins w:id="2141" w:author="Sebastian" w:date="2011-09-01T11:19:00Z">
            <w:r w:rsidR="0004201B">
              <w:fldChar w:fldCharType="end"/>
            </w:r>
          </w:ins>
          <w:customXmlInsRangeStart w:id="2142" w:author="Sebastian" w:date="2011-09-01T11:19:00Z"/>
        </w:sdtContent>
      </w:sdt>
      <w:customXmlInsRangeEnd w:id="2142"/>
      <w:r w:rsidR="00075026">
        <w:t xml:space="preserve">. </w:t>
      </w:r>
    </w:p>
    <w:p w:rsidR="00B138EA" w:rsidRDefault="00B138EA" w:rsidP="006C09EF">
      <w:pPr>
        <w:pStyle w:val="NormalnyIn"/>
        <w:ind w:firstLine="708"/>
        <w:rPr>
          <w:ins w:id="2143" w:author="Sebastian" w:date="2011-09-01T11:37:00Z"/>
        </w:rPr>
      </w:pPr>
      <w:r>
        <w:t xml:space="preserve">W następnym kroku, jeśli użytkownik zbliży znacznik, </w:t>
      </w:r>
      <w:ins w:id="2144" w:author="Sebastian" w:date="2011-09-01T11:22:00Z">
        <w:r w:rsidR="00B6632E">
          <w:t xml:space="preserve">aplikacja </w:t>
        </w:r>
      </w:ins>
      <w:r>
        <w:t>odczytuje jego unikatowy identyfikator, wysyła zap</w:t>
      </w:r>
      <w:r w:rsidR="00860239">
        <w:t>ytanie do usługi internetowej i</w:t>
      </w:r>
      <w:r>
        <w:t xml:space="preserve"> jeśli operacja przebiegnie pomyślnie, </w:t>
      </w:r>
      <w:r w:rsidR="0004201B" w:rsidRPr="0004201B">
        <w:rPr>
          <w:rPrChange w:id="2145" w:author="Sebastian" w:date="2011-09-01T11:23:00Z">
            <w:rPr>
              <w:b/>
              <w:color w:val="0000FF"/>
              <w:sz w:val="16"/>
              <w:szCs w:val="16"/>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2146" w:author="Sebastian" w:date="2011-09-01T11:24:00Z">
        <w:r w:rsidR="00DC5CFE">
          <w:t>.</w:t>
        </w:r>
        <w:r w:rsidR="00A55E3E">
          <w:t xml:space="preserve"> </w:t>
        </w:r>
      </w:ins>
      <w:ins w:id="2147" w:author="Sebastian" w:date="2011-09-01T11:25:00Z">
        <w:r w:rsidR="00DC5CFE">
          <w:t>Wniosek taki wynika z faktu, i</w:t>
        </w:r>
      </w:ins>
      <w:ins w:id="2148" w:author="Sebastian" w:date="2011-09-01T11:24:00Z">
        <w:r w:rsidR="00A55E3E">
          <w:t xml:space="preserve">ż </w:t>
        </w:r>
      </w:ins>
      <w:ins w:id="2149" w:author="Sebastian" w:date="2011-09-01T11:25:00Z">
        <w:r w:rsidR="00DC5CFE">
          <w:t>ograniczony rozmiar pamięci znacznika nie pozwalał zapisać kompletu danych, a częst</w:t>
        </w:r>
      </w:ins>
      <w:ins w:id="2150" w:author="Sebastian" w:date="2011-09-01T11:26:00Z">
        <w:r w:rsidR="00DC5CFE">
          <w:t>o nawet jednego długiego pola</w:t>
        </w:r>
      </w:ins>
      <w:r>
        <w:t>.</w:t>
      </w:r>
      <w:ins w:id="2151" w:author="Sebastian" w:date="2011-09-01T11:26:00Z">
        <w:r w:rsidR="00DC5CFE">
          <w:t xml:space="preserve"> Opieranie zatem weryfikacji danych na zawartości znacznika było zawodne</w:t>
        </w:r>
      </w:ins>
      <w:r>
        <w:t xml:space="preserve"> </w:t>
      </w:r>
      <w:r w:rsidR="006C09EF">
        <w:t>Z tego powodu r</w:t>
      </w:r>
      <w:ins w:id="2152" w:author="Sebastian" w:date="2011-09-01T11:27:00Z">
        <w:r w:rsidR="00DC5CFE">
          <w:t xml:space="preserve">ejestracja kompletu danych odbywa się po stronie usługi internetowej, </w:t>
        </w:r>
      </w:ins>
      <w:ins w:id="2153" w:author="Sebastian" w:date="2011-09-01T11:28:00Z">
        <w:r w:rsidR="00DC5CFE">
          <w:t>a</w:t>
        </w:r>
      </w:ins>
      <w:del w:id="2154" w:author="Sebastian" w:date="2011-09-01T11:28:00Z">
        <w:r w:rsidDel="00DC5CFE">
          <w:delText>w procesie rejestracji</w:delText>
        </w:r>
      </w:del>
      <w:del w:id="2155" w:author="Sebastian" w:date="2011-09-01T11:27:00Z">
        <w:r w:rsidDel="00DC5CFE">
          <w:delText>,</w:delText>
        </w:r>
      </w:del>
      <w:r>
        <w:t xml:space="preserve"> na znaczniku zapisywana jest tylko nazwa aplikacji</w:t>
      </w:r>
      <w:del w:id="2156" w:author="Sebastian" w:date="2011-09-01T11:27:00Z">
        <w:r w:rsidDel="00DC5CFE">
          <w:delText>, a cała rejestracja zachodzi po stronie usługi internetowej</w:delText>
        </w:r>
      </w:del>
      <w:r>
        <w:t>.</w:t>
      </w:r>
      <w:ins w:id="2157" w:author="Sebastian" w:date="2011-09-01T11:28:00Z">
        <w:r w:rsidR="00DC5CFE">
          <w:t xml:space="preserve"> Zapis ten</w:t>
        </w:r>
      </w:ins>
      <w:ins w:id="2158" w:author="Sebastian" w:date="2011-09-01T11:29:00Z">
        <w:r w:rsidR="00DC5CFE">
          <w:t>, choć również wydaje się zbędnym,</w:t>
        </w:r>
      </w:ins>
      <w:ins w:id="2159" w:author="Sebastian" w:date="2011-09-01T11:28:00Z">
        <w:r w:rsidR="00DC5CFE">
          <w:t xml:space="preserve"> powodowany jest przyczynami technicznymi</w:t>
        </w:r>
      </w:ins>
      <w:ins w:id="2160" w:author="Sebastian" w:date="2011-09-01T11:29:00Z">
        <w:r w:rsidR="00DC5CFE">
          <w:t>. J</w:t>
        </w:r>
      </w:ins>
      <w:ins w:id="2161" w:author="Sebastian" w:date="2011-09-01T11:28:00Z">
        <w:r w:rsidR="00DC5CFE">
          <w:t xml:space="preserve">ak </w:t>
        </w:r>
        <w:del w:id="2162" w:author="Maciek" w:date="2011-09-02T23:39:00Z">
          <w:r w:rsidR="00DC5CFE" w:rsidDel="004000A1">
            <w:delText>zaznaczyłem</w:delText>
          </w:r>
        </w:del>
      </w:ins>
      <w:ins w:id="2163" w:author="Maciek" w:date="2011-09-02T23:39:00Z">
        <w:r w:rsidR="004000A1">
          <w:t>zostało wspomniane</w:t>
        </w:r>
      </w:ins>
      <w:ins w:id="2164" w:author="Sebastian" w:date="2011-09-01T11:28:00Z">
        <w:r w:rsidR="00DC5CFE">
          <w:t xml:space="preserve"> w rozdziale opisującym aplikację kliencką, system</w:t>
        </w:r>
      </w:ins>
      <w:ins w:id="2165" w:author="Sebastian" w:date="2011-09-01T11:29:00Z">
        <w:r w:rsidR="00DC5CFE">
          <w:t xml:space="preserve"> </w:t>
        </w:r>
        <w:proofErr w:type="spellStart"/>
        <w:r w:rsidR="0004201B" w:rsidRPr="0004201B">
          <w:rPr>
            <w:i/>
            <w:rPrChange w:id="2166" w:author="Maciek" w:date="2011-09-02T23:39:00Z">
              <w:rPr>
                <w:sz w:val="16"/>
                <w:szCs w:val="16"/>
              </w:rPr>
            </w:rPrChange>
          </w:rPr>
          <w:t>Foreground</w:t>
        </w:r>
        <w:proofErr w:type="spellEnd"/>
        <w:r w:rsidR="0004201B" w:rsidRPr="0004201B">
          <w:rPr>
            <w:i/>
            <w:rPrChange w:id="2167" w:author="Maciek" w:date="2011-09-02T23:39:00Z">
              <w:rPr>
                <w:sz w:val="16"/>
                <w:szCs w:val="16"/>
              </w:rPr>
            </w:rPrChange>
          </w:rPr>
          <w:t xml:space="preserve"> </w:t>
        </w:r>
        <w:proofErr w:type="spellStart"/>
        <w:r w:rsidR="0004201B" w:rsidRPr="0004201B">
          <w:rPr>
            <w:i/>
            <w:rPrChange w:id="2168" w:author="Maciek" w:date="2011-09-02T23:39:00Z">
              <w:rPr>
                <w:sz w:val="16"/>
                <w:szCs w:val="16"/>
              </w:rPr>
            </w:rPrChange>
          </w:rPr>
          <w:t>dispatch</w:t>
        </w:r>
        <w:proofErr w:type="spellEnd"/>
        <w:r w:rsidR="00DC5CFE">
          <w:t xml:space="preserve"> pierwszą filtrację </w:t>
        </w:r>
      </w:ins>
      <w:ins w:id="2169" w:author="Sebastian" w:date="2011-09-01T11:30:00Z">
        <w:r w:rsidR="00DC5CFE">
          <w:t xml:space="preserve">aplikacji do obsłużenia znacznika </w:t>
        </w:r>
      </w:ins>
      <w:ins w:id="2170" w:author="Sebastian" w:date="2011-09-01T11:29:00Z">
        <w:r w:rsidR="00DC5CFE">
          <w:t>wykonuje na podstawie typu danych przechowywanych przez znacznik.</w:t>
        </w:r>
      </w:ins>
      <w:ins w:id="2171" w:author="Sebastian" w:date="2011-09-01T11:30:00Z">
        <w:r w:rsidR="00DC5CFE">
          <w:t xml:space="preserve"> Jedną z możliwości jest określenie typu </w:t>
        </w:r>
      </w:ins>
      <w:ins w:id="2172" w:author="Sebastian" w:date="2011-09-01T11:31:00Z">
        <w:r w:rsidR="00DC5CFE">
          <w:t xml:space="preserve">danych </w:t>
        </w:r>
      </w:ins>
      <w:ins w:id="2173" w:author="Sebastian" w:date="2011-09-01T11:30:00Z">
        <w:r w:rsidR="00DC5CFE">
          <w:t>MI</w:t>
        </w:r>
      </w:ins>
      <w:ins w:id="2174" w:author="Sebastian" w:date="2011-09-01T11:31:00Z">
        <w:r w:rsidR="00DC5CFE">
          <w:t>ME</w:t>
        </w:r>
      </w:ins>
      <w:del w:id="2175" w:author="Sebastian" w:date="2011-09-01T11:27:00Z">
        <w:r w:rsidDel="00DC5CFE">
          <w:delText xml:space="preserve"> </w:delText>
        </w:r>
      </w:del>
      <w:ins w:id="2176" w:author="Sebastian" w:date="2011-09-01T11:31:00Z">
        <w:r w:rsidR="00DC5CFE">
          <w:t xml:space="preserve"> na jaki ma reagować dana aplikacja</w:t>
        </w:r>
      </w:ins>
      <w:ins w:id="2177" w:author="Sebastian" w:date="2011-09-01T11:33:00Z">
        <w:r w:rsidR="00DC5CFE">
          <w:t xml:space="preserve">. Ponieważ typy </w:t>
        </w:r>
      </w:ins>
      <w:ins w:id="2178" w:author="Sebastian" w:date="2011-09-01T11:35:00Z">
        <w:r w:rsidR="005D049A">
          <w:t xml:space="preserve">te </w:t>
        </w:r>
      </w:ins>
      <w:ins w:id="2179" w:author="Sebastian" w:date="2011-09-01T11:34:00Z">
        <w:r w:rsidR="00DC5CFE">
          <w:t xml:space="preserve">można niezwykle łatwo </w:t>
        </w:r>
      </w:ins>
      <w:r w:rsidR="00846137">
        <w:t>deklarowa</w:t>
      </w:r>
      <w:r w:rsidR="002A7E37">
        <w:t>ć</w:t>
      </w:r>
      <w:ins w:id="2180" w:author="Sebastian" w:date="2011-09-01T11:34:00Z">
        <w:r w:rsidR="00DC5CFE">
          <w:t xml:space="preserve">, </w:t>
        </w:r>
        <w:del w:id="2181" w:author="Maciek" w:date="2011-09-02T23:40:00Z">
          <w:r w:rsidR="00DC5CFE" w:rsidDel="004000A1">
            <w:delText xml:space="preserve">postanowiłem </w:delText>
          </w:r>
        </w:del>
      </w:ins>
      <w:ins w:id="2182" w:author="Sebastian" w:date="2011-09-01T11:35:00Z">
        <w:del w:id="2183" w:author="Maciek" w:date="2011-09-02T23:40:00Z">
          <w:r w:rsidR="005D049A" w:rsidDel="004000A1">
            <w:delText xml:space="preserve">zapisywać </w:delText>
          </w:r>
        </w:del>
      </w:ins>
      <w:ins w:id="2184" w:author="Sebastian" w:date="2011-09-01T11:37:00Z">
        <w:r w:rsidR="005D049A">
          <w:t>na znaczniku</w:t>
        </w:r>
      </w:ins>
      <w:ins w:id="2185" w:author="Maciek" w:date="2011-09-02T23:40:00Z">
        <w:r w:rsidR="004000A1">
          <w:t xml:space="preserve"> zapisywana jest</w:t>
        </w:r>
      </w:ins>
      <w:ins w:id="2186" w:author="Sebastian" w:date="2011-09-01T11:37:00Z">
        <w:r w:rsidR="005D049A">
          <w:t xml:space="preserve"> </w:t>
        </w:r>
      </w:ins>
      <w:ins w:id="2187" w:author="Sebastian" w:date="2011-09-01T11:35:00Z">
        <w:r w:rsidR="005D049A">
          <w:t>nazw</w:t>
        </w:r>
      </w:ins>
      <w:ins w:id="2188" w:author="Maciek" w:date="2011-09-02T23:40:00Z">
        <w:r w:rsidR="004000A1">
          <w:t>a</w:t>
        </w:r>
      </w:ins>
      <w:ins w:id="2189" w:author="Sebastian" w:date="2011-09-01T11:35:00Z">
        <w:del w:id="2190" w:author="Maciek" w:date="2011-09-02T23:40:00Z">
          <w:r w:rsidR="005D049A" w:rsidDel="004000A1">
            <w:delText>ę</w:delText>
          </w:r>
        </w:del>
        <w:r w:rsidR="005D049A">
          <w:t xml:space="preserve"> aplikacji przy użyciu własnego typu </w:t>
        </w:r>
      </w:ins>
      <w:proofErr w:type="spellStart"/>
      <w:ins w:id="2191" w:author="Sebastian" w:date="2011-09-01T11:36:00Z">
        <w:r w:rsidR="0004201B" w:rsidRPr="0004201B">
          <w:rPr>
            <w:rFonts w:ascii="Courier New" w:hAnsi="Courier New" w:cs="Courier New"/>
            <w:sz w:val="20"/>
            <w:szCs w:val="20"/>
            <w:rPrChange w:id="2192" w:author="Maciek" w:date="2011-09-02T23:40:00Z">
              <w:rPr>
                <w:color w:val="0000FF"/>
                <w:sz w:val="16"/>
                <w:szCs w:val="16"/>
                <w:u w:val="single"/>
              </w:rPr>
            </w:rPrChange>
          </w:rPr>
          <w:t>text</w:t>
        </w:r>
        <w:proofErr w:type="spellEnd"/>
        <w:r w:rsidR="0004201B" w:rsidRPr="0004201B">
          <w:rPr>
            <w:rFonts w:ascii="Courier New" w:hAnsi="Courier New" w:cs="Courier New"/>
            <w:sz w:val="20"/>
            <w:szCs w:val="20"/>
            <w:rPrChange w:id="2193" w:author="Maciek" w:date="2011-09-02T23:40:00Z">
              <w:rPr>
                <w:color w:val="0000FF"/>
                <w:sz w:val="16"/>
                <w:szCs w:val="16"/>
                <w:u w:val="single"/>
              </w:rPr>
            </w:rPrChange>
          </w:rPr>
          <w:t>/</w:t>
        </w:r>
        <w:proofErr w:type="spellStart"/>
        <w:r w:rsidR="0004201B" w:rsidRPr="0004201B">
          <w:rPr>
            <w:rFonts w:ascii="Courier New" w:hAnsi="Courier New" w:cs="Courier New"/>
            <w:sz w:val="20"/>
            <w:szCs w:val="20"/>
            <w:rPrChange w:id="2194" w:author="Maciek" w:date="2011-09-02T23:40:00Z">
              <w:rPr>
                <w:color w:val="0000FF"/>
                <w:sz w:val="16"/>
                <w:szCs w:val="16"/>
                <w:u w:val="single"/>
              </w:rPr>
            </w:rPrChange>
          </w:rPr>
          <w:t>vnd.</w:t>
        </w:r>
      </w:ins>
      <w:ins w:id="2195" w:author="Sebastian" w:date="2011-09-01T11:37:00Z">
        <w:r w:rsidR="0004201B" w:rsidRPr="0004201B">
          <w:rPr>
            <w:rFonts w:ascii="Courier New" w:hAnsi="Courier New" w:cs="Courier New"/>
            <w:sz w:val="20"/>
            <w:szCs w:val="20"/>
            <w:rPrChange w:id="2196" w:author="Maciek" w:date="2011-09-02T23:40:00Z">
              <w:rPr>
                <w:color w:val="0000FF"/>
                <w:sz w:val="16"/>
                <w:szCs w:val="16"/>
                <w:u w:val="single"/>
              </w:rPr>
            </w:rPrChange>
          </w:rPr>
          <w:t>timecontrol</w:t>
        </w:r>
        <w:proofErr w:type="spellEnd"/>
        <w:r w:rsidR="0004201B" w:rsidRPr="0004201B">
          <w:rPr>
            <w:rFonts w:ascii="Courier New" w:hAnsi="Courier New" w:cs="Courier New"/>
            <w:sz w:val="20"/>
            <w:szCs w:val="20"/>
            <w:rPrChange w:id="2197" w:author="Maciek" w:date="2011-09-02T23:40:00Z">
              <w:rPr>
                <w:sz w:val="16"/>
                <w:szCs w:val="16"/>
              </w:rPr>
            </w:rPrChange>
          </w:rPr>
          <w:t>.</w:t>
        </w:r>
      </w:ins>
    </w:p>
    <w:p w:rsidR="005D049A" w:rsidRPr="005D049A" w:rsidRDefault="005D049A" w:rsidP="00DC5CFE">
      <w:pPr>
        <w:pStyle w:val="NormalnyIn"/>
        <w:ind w:firstLine="708"/>
        <w:rPr>
          <w:b/>
          <w:rPrChange w:id="2198" w:author="Sebastian" w:date="2011-09-01T11:37:00Z">
            <w:rPr/>
          </w:rPrChange>
        </w:rPr>
      </w:pPr>
      <w:ins w:id="2199" w:author="Sebastian" w:date="2011-09-01T11:37:00Z">
        <w:r>
          <w:t xml:space="preserve">W efekcie jedyną aplikacją która zgłasza się do obsłużenia tego znacznika jest </w:t>
        </w:r>
        <w:del w:id="2200" w:author="Maciek" w:date="2011-09-02T23:41:00Z">
          <w:r w:rsidDel="004000A1">
            <w:delText xml:space="preserve">moja </w:delText>
          </w:r>
        </w:del>
        <w:r>
          <w:t>aplikacja kliencka</w:t>
        </w:r>
      </w:ins>
      <w:r w:rsidR="004224B1">
        <w:t xml:space="preserve"> prezentowanego systemu</w:t>
      </w:r>
      <w:ins w:id="2201" w:author="Sebastian" w:date="2011-09-01T11:37:00Z">
        <w:r>
          <w:t>. Skraca to czas wyw</w:t>
        </w:r>
      </w:ins>
      <w:ins w:id="2202" w:author="Sebastian" w:date="2011-09-01T11:38:00Z">
        <w:r>
          <w:t>ołania i powoduje, że użytkownik nie musi ręcznie wybierać aplikacji z listy.</w:t>
        </w:r>
      </w:ins>
    </w:p>
    <w:p w:rsidR="00DF19F3" w:rsidRDefault="00DF19F3" w:rsidP="00B138EA">
      <w:pPr>
        <w:pStyle w:val="NormalnyIn"/>
        <w:ind w:firstLine="708"/>
      </w:pPr>
    </w:p>
    <w:p w:rsidR="00B138EA" w:rsidRDefault="00DF19F3" w:rsidP="00B138EA">
      <w:pPr>
        <w:pStyle w:val="NormalnyIn"/>
        <w:ind w:firstLine="708"/>
      </w:pPr>
      <w:r>
        <w:rPr>
          <w:noProof/>
        </w:rPr>
        <w:lastRenderedPageBreak/>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5"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26" cstate="print"/>
                    <a:stretch>
                      <a:fillRect/>
                    </a:stretch>
                  </pic:blipFill>
                  <pic:spPr>
                    <a:xfrm>
                      <a:off x="0" y="0"/>
                      <a:ext cx="1767501" cy="2945835"/>
                    </a:xfrm>
                    <a:prstGeom prst="rect">
                      <a:avLst/>
                    </a:prstGeom>
                  </pic:spPr>
                </pic:pic>
              </a:graphicData>
            </a:graphic>
          </wp:inline>
        </w:drawing>
      </w:r>
    </w:p>
    <w:p w:rsidR="00B138EA" w:rsidRDefault="00DF19F3" w:rsidP="00B138EA">
      <w:pPr>
        <w:pStyle w:val="NormalnyIn"/>
        <w:ind w:firstLine="708"/>
      </w:pPr>
      <w:r>
        <w:t>PODPIS</w:t>
      </w:r>
    </w:p>
    <w:p w:rsidR="00B138EA" w:rsidDel="005D049A" w:rsidRDefault="00B138EA" w:rsidP="00B138EA">
      <w:pPr>
        <w:pStyle w:val="NormalnyIn"/>
        <w:ind w:firstLine="708"/>
        <w:rPr>
          <w:del w:id="2203" w:author="Sebastian" w:date="2011-09-01T11:38:00Z"/>
        </w:rPr>
      </w:pPr>
    </w:p>
    <w:p w:rsidR="00B138EA" w:rsidRDefault="00B138EA" w:rsidP="00B138EA">
      <w:pPr>
        <w:pStyle w:val="NormalnyIn"/>
        <w:ind w:firstLine="708"/>
      </w:pPr>
      <w:del w:id="2204" w:author="Sebastian" w:date="2011-09-01T11:38:00Z">
        <w:r w:rsidDel="005D049A">
          <w:delText>W chwili obecnej, z przyczyn finansowych (nie mamy dostępu do nieograniczonej liczby znaczników), funkcja blokowania zapisu na znaczniku jest wyłączona. Za</w:delText>
        </w:r>
      </w:del>
      <w:ins w:id="2205"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206" w:author="Sebastian" w:date="2011-09-01T11:38:00Z">
        <w:r w:rsidDel="005D049A">
          <w:delText xml:space="preserve"> i</w:delText>
        </w:r>
      </w:del>
      <w:ins w:id="2207" w:author="Sebastian" w:date="2011-09-01T11:38:00Z">
        <w:r w:rsidR="005D049A">
          <w:t xml:space="preserve"> or</w:t>
        </w:r>
      </w:ins>
      <w:ins w:id="2208"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74625B" w:rsidRDefault="0074625B" w:rsidP="008A3B8F">
      <w:pPr>
        <w:pStyle w:val="Nagwek2"/>
      </w:pPr>
      <w:bookmarkStart w:id="2209" w:name="_Toc302765161"/>
      <w:r>
        <w:t xml:space="preserve">Opis panelu </w:t>
      </w:r>
      <w:r w:rsidR="00155EC5">
        <w:t>administracyjnego</w:t>
      </w:r>
      <w:bookmarkEnd w:id="2209"/>
    </w:p>
    <w:p w:rsidR="001417C4" w:rsidRDefault="001417C4" w:rsidP="001417C4">
      <w:pPr>
        <w:pStyle w:val="Nagwek3"/>
      </w:pPr>
      <w:bookmarkStart w:id="2210" w:name="_Toc302765162"/>
      <w:r>
        <w:t>Cel powstania</w:t>
      </w:r>
      <w:bookmarkEnd w:id="2210"/>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w:t>
      </w:r>
      <w:del w:id="2211" w:author="Maciek" w:date="2011-09-02T23:41:00Z">
        <w:r w:rsidRPr="00A83708" w:rsidDel="004000A1">
          <w:delText xml:space="preserve">naszym </w:delText>
        </w:r>
      </w:del>
      <w:r w:rsidRPr="00A83708">
        <w:t xml:space="preserve">rozwiązaniem. </w:t>
      </w:r>
    </w:p>
    <w:p w:rsidR="00A83708" w:rsidRPr="00A83708" w:rsidRDefault="00A83708" w:rsidP="00A83708">
      <w:pPr>
        <w:pStyle w:val="NormalnyIn"/>
      </w:pPr>
      <w:r w:rsidRPr="00A83708">
        <w:t>Użytkownik</w:t>
      </w:r>
      <w:ins w:id="2212" w:author="Sebastian" w:date="2011-09-01T11:39:00Z">
        <w:r w:rsidR="005D049A">
          <w:t xml:space="preserve">ami </w:t>
        </w:r>
      </w:ins>
      <w:del w:id="2213"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214" w:author="Sebastian" w:date="2011-09-01T11:39:00Z">
        <w:r w:rsidRPr="00A83708" w:rsidDel="005D049A">
          <w:delText>funkcjonalnością</w:delText>
        </w:r>
      </w:del>
      <w:ins w:id="2215" w:author="Sebastian" w:date="2011-09-01T11:39:00Z">
        <w:r w:rsidR="005D049A" w:rsidRPr="00A83708">
          <w:t>funkcj</w:t>
        </w:r>
        <w:r w:rsidR="005D049A">
          <w:t>o</w:t>
        </w:r>
      </w:ins>
      <w:ins w:id="2216" w:author="Sebastian" w:date="2011-09-01T11:40:00Z">
        <w:r w:rsidR="005D049A">
          <w:t>m</w:t>
        </w:r>
      </w:ins>
      <w:r w:rsidRPr="00A83708">
        <w:t xml:space="preserve">, mogą </w:t>
      </w:r>
      <w:ins w:id="2217"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218"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219" w:name="_Toc302765163"/>
      <w:r>
        <w:lastRenderedPageBreak/>
        <w:t>Szczegóły implementacyjne</w:t>
      </w:r>
      <w:bookmarkEnd w:id="2219"/>
    </w:p>
    <w:p w:rsidR="00135903" w:rsidRDefault="00135903" w:rsidP="008A3B8F">
      <w:pPr>
        <w:pStyle w:val="NormalnyIn"/>
        <w:ind w:firstLine="0"/>
      </w:pPr>
      <w:r>
        <w:t xml:space="preserve">Aplikacja webowa do poprawnego działania wymaga obecności dowolnego serwera aplikacyjnego zgodnego ze standardem Java </w:t>
      </w:r>
      <w:del w:id="2220" w:author="Sebastian" w:date="2011-09-01T11:40:00Z">
        <w:r w:rsidDel="005D049A">
          <w:delText xml:space="preserve">Enetrpriese </w:delText>
        </w:r>
      </w:del>
      <w:proofErr w:type="spellStart"/>
      <w:ins w:id="2221"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xml:space="preserve">. W </w:t>
      </w:r>
      <w:del w:id="2222" w:author="Maciek" w:date="2011-09-02T23:41:00Z">
        <w:r w:rsidDel="004000A1">
          <w:delText xml:space="preserve">naszym </w:delText>
        </w:r>
      </w:del>
      <w:r>
        <w:t>przypadku</w:t>
      </w:r>
      <w:ins w:id="2223" w:author="Maciek" w:date="2011-09-02T23:42:00Z">
        <w:r w:rsidR="004000A1">
          <w:t xml:space="preserve"> opisywanego systemu</w:t>
        </w:r>
      </w:ins>
      <w:r w:rsidR="00FE1FE4">
        <w:t>,</w:t>
      </w:r>
      <w:r>
        <w:t xml:space="preserve"> </w:t>
      </w:r>
      <w:del w:id="2224" w:author="Maciek" w:date="2011-09-02T23:42:00Z">
        <w:r w:rsidDel="004000A1">
          <w:delText xml:space="preserve">zdecydowałem się na użycie </w:delText>
        </w:r>
      </w:del>
      <w:ins w:id="2225" w:author="Maciek" w:date="2011-09-02T23:42:00Z">
        <w:r w:rsidR="004000A1">
          <w:t xml:space="preserve">użyty został </w:t>
        </w:r>
      </w:ins>
      <w:r>
        <w:t>serwer</w:t>
      </w:r>
      <w:del w:id="2226" w:author="Maciek" w:date="2011-09-02T23:42:00Z">
        <w:r w:rsidDel="004000A1">
          <w:delText>a</w:delText>
        </w:r>
      </w:del>
      <w:r>
        <w:t xml:space="preserve"> aplikacyjn</w:t>
      </w:r>
      <w:del w:id="2227" w:author="Maciek" w:date="2011-09-02T23:42:00Z">
        <w:r w:rsidDel="004000A1">
          <w:delText>ego</w:delText>
        </w:r>
      </w:del>
      <w:ins w:id="2228" w:author="Maciek" w:date="2011-09-02T23:42:00Z">
        <w:r w:rsidR="004000A1">
          <w:t>y</w:t>
        </w:r>
      </w:ins>
      <w:r>
        <w:t xml:space="preserve"> Apache </w:t>
      </w:r>
      <w:proofErr w:type="spellStart"/>
      <w:r>
        <w:t>Tomcat</w:t>
      </w:r>
      <w:proofErr w:type="spellEnd"/>
      <w:r>
        <w:t xml:space="preserve"> w wersji 6.0.32. Dzięki niemu </w:t>
      </w:r>
      <w:del w:id="2229" w:author="Maciek" w:date="2011-09-02T23:42:00Z">
        <w:r w:rsidDel="00056909">
          <w:delText xml:space="preserve">mogłem </w:delText>
        </w:r>
      </w:del>
      <w:ins w:id="2230" w:author="Maciek" w:date="2011-09-02T23:42:00Z">
        <w:r w:rsidR="00056909">
          <w:t xml:space="preserve">możliwe było </w:t>
        </w:r>
      </w:ins>
      <w:r>
        <w:t>stworz</w:t>
      </w:r>
      <w:del w:id="2231" w:author="Maciek" w:date="2011-09-02T23:42:00Z">
        <w:r w:rsidDel="00056909">
          <w:delText>yć</w:delText>
        </w:r>
      </w:del>
      <w:ins w:id="2232" w:author="Maciek" w:date="2011-09-02T23:42:00Z">
        <w:r w:rsidR="00056909">
          <w:t>enie</w:t>
        </w:r>
      </w:ins>
      <w:r w:rsidR="00D713C9">
        <w:t xml:space="preserve"> </w:t>
      </w:r>
      <w:del w:id="2233" w:author="Maciek" w:date="2011-09-02T23:42:00Z">
        <w:r w:rsidDel="00056909">
          <w:delText xml:space="preserve"> </w:delText>
        </w:r>
      </w:del>
      <w:r>
        <w:t>warstw</w:t>
      </w:r>
      <w:ins w:id="2234" w:author="Maciek" w:date="2011-09-02T23:42:00Z">
        <w:r w:rsidR="00056909">
          <w:t>y</w:t>
        </w:r>
      </w:ins>
      <w:del w:id="2235" w:author="Maciek" w:date="2011-09-02T23:42:00Z">
        <w:r w:rsidDel="00056909">
          <w:delText>ę</w:delText>
        </w:r>
      </w:del>
      <w:r>
        <w:t xml:space="preserve"> prezentacji opart</w:t>
      </w:r>
      <w:del w:id="2236" w:author="Maciek" w:date="2011-09-02T23:42:00Z">
        <w:r w:rsidDel="00056909">
          <w:delText>ą</w:delText>
        </w:r>
      </w:del>
      <w:ins w:id="2237" w:author="Maciek" w:date="2011-09-02T23:42:00Z">
        <w:r w:rsidR="00056909">
          <w:t>ej</w:t>
        </w:r>
      </w:ins>
      <w:r>
        <w:t xml:space="preserve"> na stronach JSP współpracujących z bibliotekami JSTL (ang. </w:t>
      </w:r>
      <w:r w:rsidR="0004201B" w:rsidRPr="0004201B">
        <w:rPr>
          <w:i/>
          <w:rPrChange w:id="2238" w:author="Maciek" w:date="2011-09-02T23:43:00Z">
            <w:rPr>
              <w:sz w:val="16"/>
              <w:szCs w:val="16"/>
            </w:rPr>
          </w:rPrChange>
        </w:rPr>
        <w:t xml:space="preserve">Java Standard Tag </w:t>
      </w:r>
      <w:proofErr w:type="spellStart"/>
      <w:r w:rsidR="0004201B" w:rsidRPr="0004201B">
        <w:rPr>
          <w:i/>
          <w:rPrChange w:id="2239" w:author="Maciek" w:date="2011-09-02T23:43:00Z">
            <w:rPr>
              <w:sz w:val="16"/>
              <w:szCs w:val="16"/>
            </w:rPr>
          </w:rPrChange>
        </w:rPr>
        <w:t>Library</w:t>
      </w:r>
      <w:proofErr w:type="spellEnd"/>
      <w:del w:id="2240" w:author="Sebastian" w:date="2011-09-01T11:40:00Z">
        <w:r w:rsidR="0004201B" w:rsidRPr="0004201B">
          <w:rPr>
            <w:i/>
            <w:rPrChange w:id="2241" w:author="Maciek" w:date="2011-09-02T23:43:00Z">
              <w:rPr>
                <w:sz w:val="16"/>
                <w:szCs w:val="16"/>
              </w:rPr>
            </w:rPrChange>
          </w:rPr>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A83708" w:rsidRPr="00A83708" w:rsidRDefault="00A83708" w:rsidP="00A83708">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347211" w:rsidRDefault="00347211" w:rsidP="00347211">
      <w:pPr>
        <w:pStyle w:val="NormalnyIn"/>
      </w:pPr>
    </w:p>
    <w:p w:rsidR="00BE4FBF" w:rsidDel="005D049A" w:rsidRDefault="00BE4FBF" w:rsidP="005D049A">
      <w:pPr>
        <w:pStyle w:val="NormalnyIn"/>
        <w:rPr>
          <w:del w:id="2242" w:author="Sebastian" w:date="2011-09-01T11:41:00Z"/>
        </w:rPr>
      </w:pPr>
      <w:r>
        <w:t xml:space="preserve">Dodatkowo panel administracyjny został wykonany w oparciu o szkielet aplikacji Spring w wersji 3.0.1, pakiet Spring Security w wersji 3.0.5 oraz technologię ORM (ang. </w:t>
      </w:r>
      <w:proofErr w:type="spellStart"/>
      <w:r w:rsidR="0004201B" w:rsidRPr="0004201B">
        <w:rPr>
          <w:i/>
          <w:rPrChange w:id="2243" w:author="Maciek" w:date="2011-09-02T23:43:00Z">
            <w:rPr>
              <w:sz w:val="16"/>
              <w:szCs w:val="16"/>
            </w:rPr>
          </w:rPrChange>
        </w:rPr>
        <w:t>Object</w:t>
      </w:r>
      <w:proofErr w:type="spellEnd"/>
      <w:r w:rsidR="0004201B" w:rsidRPr="0004201B">
        <w:rPr>
          <w:i/>
          <w:rPrChange w:id="2244" w:author="Maciek" w:date="2011-09-02T23:43:00Z">
            <w:rPr>
              <w:sz w:val="16"/>
              <w:szCs w:val="16"/>
            </w:rPr>
          </w:rPrChange>
        </w:rPr>
        <w:t xml:space="preserve"> </w:t>
      </w:r>
      <w:proofErr w:type="spellStart"/>
      <w:r w:rsidR="0004201B" w:rsidRPr="0004201B">
        <w:rPr>
          <w:i/>
          <w:rPrChange w:id="2245" w:author="Maciek" w:date="2011-09-02T23:43:00Z">
            <w:rPr>
              <w:sz w:val="16"/>
              <w:szCs w:val="16"/>
            </w:rPr>
          </w:rPrChange>
        </w:rPr>
        <w:t>Relational</w:t>
      </w:r>
      <w:proofErr w:type="spellEnd"/>
      <w:r w:rsidR="0004201B" w:rsidRPr="0004201B">
        <w:rPr>
          <w:i/>
          <w:rPrChange w:id="2246" w:author="Maciek" w:date="2011-09-02T23:43:00Z">
            <w:rPr>
              <w:sz w:val="16"/>
              <w:szCs w:val="16"/>
            </w:rPr>
          </w:rPrChange>
        </w:rPr>
        <w:t xml:space="preserve"> </w:t>
      </w:r>
      <w:proofErr w:type="spellStart"/>
      <w:r w:rsidR="0004201B" w:rsidRPr="0004201B">
        <w:rPr>
          <w:i/>
          <w:rPrChange w:id="2247" w:author="Maciek" w:date="2011-09-02T23:43:00Z">
            <w:rPr>
              <w:sz w:val="16"/>
              <w:szCs w:val="16"/>
            </w:rPr>
          </w:rPrChange>
        </w:rPr>
        <w:t>Mapping</w:t>
      </w:r>
      <w:proofErr w:type="spellEnd"/>
      <w:r>
        <w:t xml:space="preserve"> )</w:t>
      </w:r>
      <w:r w:rsidR="00FE1FE4">
        <w:t>,</w:t>
      </w:r>
      <w:r>
        <w:t xml:space="preserve"> którą dostarcza Hibernate 3. W celu zapewnienia poprawności logowania zdarzeń aplikacji oraz ewentualnych w</w:t>
      </w:r>
      <w:r w:rsidR="003D35E5">
        <w:t>yjątków zawarty został również f</w:t>
      </w:r>
      <w:r>
        <w:t xml:space="preserve">ramework </w:t>
      </w:r>
      <w:del w:id="2248" w:author="Sebastian" w:date="2011-09-01T11:41:00Z">
        <w:r w:rsidDel="005D049A">
          <w:delText>Log4j</w:delText>
        </w:r>
      </w:del>
      <w:ins w:id="2249" w:author="Sebastian" w:date="2011-09-01T11:41:00Z">
        <w:r w:rsidR="005D049A">
          <w:t>Log4J</w:t>
        </w:r>
      </w:ins>
      <w:r>
        <w:t xml:space="preserve">. </w:t>
      </w:r>
    </w:p>
    <w:p w:rsidR="005D049A" w:rsidRDefault="005D049A" w:rsidP="00347211">
      <w:pPr>
        <w:pStyle w:val="NormalnyIn"/>
        <w:rPr>
          <w:ins w:id="2250" w:author="Sebastian" w:date="2011-09-01T11:41:00Z"/>
        </w:rPr>
      </w:pPr>
    </w:p>
    <w:p w:rsidR="00605F72" w:rsidDel="005D049A" w:rsidRDefault="00605F72" w:rsidP="008A3B8F">
      <w:pPr>
        <w:pStyle w:val="NormalnyIn"/>
        <w:rPr>
          <w:del w:id="2251" w:author="Sebastian" w:date="2011-09-01T11:41:00Z"/>
        </w:rPr>
      </w:pPr>
    </w:p>
    <w:p w:rsidR="00D57AA2" w:rsidRDefault="00D57AA2" w:rsidP="005D049A">
      <w:pPr>
        <w:pStyle w:val="NormalnyIn"/>
      </w:pPr>
      <w:r>
        <w:t xml:space="preserve">Aplikacja webowa implementuje wzorzec MVC – Model Widok Kontroler </w:t>
      </w:r>
      <w:del w:id="2252" w:author="Maciek" w:date="2011-09-02T23:43:00Z">
        <w:r w:rsidDel="00056909">
          <w:delText xml:space="preserve">który to został już </w:delText>
        </w:r>
      </w:del>
      <w:r>
        <w:t xml:space="preserve">opisany </w:t>
      </w:r>
      <w:r w:rsidR="00FE1FE4">
        <w:t xml:space="preserve">we </w:t>
      </w:r>
      <w:r>
        <w:t>wcześni</w:t>
      </w:r>
      <w:r w:rsidR="00605F72">
        <w:t xml:space="preserve">ejszej części pracy. Poniżej </w:t>
      </w:r>
      <w:del w:id="2253" w:author="Maciek" w:date="2011-09-02T23:43:00Z">
        <w:r w:rsidR="00605F72" w:rsidDel="00056909">
          <w:delText>pre</w:delText>
        </w:r>
        <w:r w:rsidDel="00056909">
          <w:delText xml:space="preserve">zentuje </w:delText>
        </w:r>
      </w:del>
      <w:ins w:id="2254" w:author="Maciek" w:date="2011-09-02T23:43:00Z">
        <w:r w:rsidR="00056909">
          <w:t xml:space="preserve">znajduje się </w:t>
        </w:r>
      </w:ins>
      <w:r>
        <w:t xml:space="preserve">opis struktury stworzonego </w:t>
      </w:r>
      <w:del w:id="2255" w:author="Maciek" w:date="2011-09-02T23:43:00Z">
        <w:r w:rsidDel="00056909">
          <w:delText xml:space="preserve">przeze mnie </w:delText>
        </w:r>
      </w:del>
      <w:r>
        <w:t xml:space="preserve">panelu. </w:t>
      </w:r>
    </w:p>
    <w:p w:rsidR="00000000" w:rsidRDefault="000C1024">
      <w:pPr>
        <w:pStyle w:val="Nagwek3"/>
        <w:rPr>
          <w:ins w:id="2256" w:author="Sebastian Łuczak" w:date="2011-08-31T23:31:00Z"/>
        </w:rPr>
        <w:pPrChange w:id="2257" w:author="Sebastian Łuczak" w:date="2011-08-31T23:31:00Z">
          <w:pPr>
            <w:pStyle w:val="NormalnyIn"/>
            <w:ind w:firstLine="0"/>
          </w:pPr>
        </w:pPrChange>
      </w:pPr>
      <w:bookmarkStart w:id="2258" w:name="_Toc302765164"/>
      <w:ins w:id="2259" w:author="Sebastian Łuczak" w:date="2011-08-31T23:31:00Z">
        <w:r>
          <w:t>Warstwa biznesowa</w:t>
        </w:r>
        <w:bookmarkEnd w:id="2258"/>
      </w:ins>
    </w:p>
    <w:p w:rsidR="00D57AA2" w:rsidRPr="00EC2E89" w:rsidDel="000C1024" w:rsidRDefault="008A3B8F" w:rsidP="00EC2E89">
      <w:pPr>
        <w:pStyle w:val="Nagwek3"/>
        <w:rPr>
          <w:del w:id="2260" w:author="Sebastian Łuczak" w:date="2011-08-31T23:31:00Z"/>
        </w:rPr>
      </w:pPr>
      <w:del w:id="2261"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04201B" w:rsidP="00A83708">
      <w:pPr>
        <w:pStyle w:val="NormalnyIn"/>
        <w:numPr>
          <w:ilvl w:val="0"/>
          <w:numId w:val="16"/>
        </w:numPr>
        <w:rPr>
          <w:i/>
          <w:rPrChange w:id="2262" w:author="Maciek" w:date="2011-09-01T21:46:00Z">
            <w:rPr/>
          </w:rPrChange>
        </w:rPr>
      </w:pPr>
      <w:proofErr w:type="spellStart"/>
      <w:r w:rsidRPr="0004201B">
        <w:rPr>
          <w:i/>
          <w:rPrChange w:id="2263" w:author="Maciek" w:date="2011-09-01T21:46:00Z">
            <w:rPr>
              <w:color w:val="0000FF"/>
              <w:sz w:val="16"/>
              <w:szCs w:val="16"/>
              <w:u w:val="single"/>
            </w:rPr>
          </w:rPrChange>
        </w:rPr>
        <w:t>net.nfc.web.controller</w:t>
      </w:r>
      <w:proofErr w:type="spellEnd"/>
    </w:p>
    <w:p w:rsidR="00A83708" w:rsidRPr="00A26295" w:rsidRDefault="0004201B" w:rsidP="00A83708">
      <w:pPr>
        <w:pStyle w:val="NormalnyIn"/>
        <w:numPr>
          <w:ilvl w:val="0"/>
          <w:numId w:val="16"/>
        </w:numPr>
        <w:rPr>
          <w:i/>
          <w:rPrChange w:id="2264" w:author="Maciek" w:date="2011-09-01T21:46:00Z">
            <w:rPr/>
          </w:rPrChange>
        </w:rPr>
      </w:pPr>
      <w:proofErr w:type="spellStart"/>
      <w:r w:rsidRPr="0004201B">
        <w:rPr>
          <w:i/>
          <w:rPrChange w:id="2265" w:author="Maciek" w:date="2011-09-01T21:46:00Z">
            <w:rPr>
              <w:color w:val="0000FF"/>
              <w:sz w:val="16"/>
              <w:szCs w:val="16"/>
              <w:u w:val="single"/>
            </w:rPr>
          </w:rPrChange>
        </w:rPr>
        <w:t>net.nfc.web.forms</w:t>
      </w:r>
      <w:proofErr w:type="spellEnd"/>
    </w:p>
    <w:p w:rsidR="00A83708" w:rsidRPr="00A26295" w:rsidRDefault="0004201B" w:rsidP="00A83708">
      <w:pPr>
        <w:pStyle w:val="NormalnyIn"/>
        <w:numPr>
          <w:ilvl w:val="0"/>
          <w:numId w:val="16"/>
        </w:numPr>
        <w:rPr>
          <w:i/>
          <w:rPrChange w:id="2266" w:author="Maciek" w:date="2011-09-01T21:46:00Z">
            <w:rPr/>
          </w:rPrChange>
        </w:rPr>
      </w:pPr>
      <w:proofErr w:type="spellStart"/>
      <w:r w:rsidRPr="0004201B">
        <w:rPr>
          <w:i/>
          <w:rPrChange w:id="2267" w:author="Maciek" w:date="2011-09-01T21:46:00Z">
            <w:rPr>
              <w:color w:val="0000FF"/>
              <w:sz w:val="16"/>
              <w:szCs w:val="16"/>
              <w:u w:val="single"/>
            </w:rPr>
          </w:rPrChange>
        </w:rPr>
        <w:t>net.nfc.web.mailservice</w:t>
      </w:r>
      <w:proofErr w:type="spellEnd"/>
    </w:p>
    <w:p w:rsidR="00A83708" w:rsidRPr="00A26295" w:rsidRDefault="0004201B" w:rsidP="00A83708">
      <w:pPr>
        <w:pStyle w:val="NormalnyIn"/>
        <w:numPr>
          <w:ilvl w:val="0"/>
          <w:numId w:val="16"/>
        </w:numPr>
        <w:rPr>
          <w:i/>
          <w:rPrChange w:id="2268" w:author="Maciek" w:date="2011-09-01T21:46:00Z">
            <w:rPr/>
          </w:rPrChange>
        </w:rPr>
      </w:pPr>
      <w:proofErr w:type="spellStart"/>
      <w:r w:rsidRPr="0004201B">
        <w:rPr>
          <w:i/>
          <w:rPrChange w:id="2269" w:author="Maciek" w:date="2011-09-01T21:46:00Z">
            <w:rPr>
              <w:color w:val="0000FF"/>
              <w:sz w:val="16"/>
              <w:szCs w:val="16"/>
              <w:u w:val="single"/>
            </w:rPr>
          </w:rPrChange>
        </w:rPr>
        <w:lastRenderedPageBreak/>
        <w:t>net.nfc.web.scheduler</w:t>
      </w:r>
      <w:proofErr w:type="spellEnd"/>
    </w:p>
    <w:p w:rsidR="00A83708" w:rsidRPr="00A26295" w:rsidRDefault="0004201B" w:rsidP="00A83708">
      <w:pPr>
        <w:pStyle w:val="NormalnyIn"/>
        <w:numPr>
          <w:ilvl w:val="0"/>
          <w:numId w:val="16"/>
        </w:numPr>
        <w:rPr>
          <w:i/>
          <w:rPrChange w:id="2270" w:author="Maciek" w:date="2011-09-01T21:46:00Z">
            <w:rPr/>
          </w:rPrChange>
        </w:rPr>
      </w:pPr>
      <w:proofErr w:type="spellStart"/>
      <w:r w:rsidRPr="0004201B">
        <w:rPr>
          <w:i/>
          <w:rPrChange w:id="2271" w:author="Maciek" w:date="2011-09-01T21:46:00Z">
            <w:rPr>
              <w:color w:val="0000FF"/>
              <w:sz w:val="16"/>
              <w:szCs w:val="16"/>
              <w:u w:val="single"/>
            </w:rPr>
          </w:rPrChange>
        </w:rPr>
        <w:t>net.nfc.web.service</w:t>
      </w:r>
      <w:proofErr w:type="spellEnd"/>
    </w:p>
    <w:p w:rsidR="00A83708" w:rsidRPr="00A26295" w:rsidRDefault="0004201B" w:rsidP="00A83708">
      <w:pPr>
        <w:pStyle w:val="NormalnyIn"/>
        <w:numPr>
          <w:ilvl w:val="0"/>
          <w:numId w:val="16"/>
        </w:numPr>
        <w:rPr>
          <w:i/>
          <w:rPrChange w:id="2272" w:author="Maciek" w:date="2011-09-01T21:46:00Z">
            <w:rPr/>
          </w:rPrChange>
        </w:rPr>
      </w:pPr>
      <w:proofErr w:type="spellStart"/>
      <w:r w:rsidRPr="0004201B">
        <w:rPr>
          <w:i/>
          <w:rPrChange w:id="2273" w:author="Maciek" w:date="2011-09-01T21:46:00Z">
            <w:rPr>
              <w:color w:val="0000FF"/>
              <w:sz w:val="16"/>
              <w:szCs w:val="16"/>
              <w:u w:val="single"/>
            </w:rPr>
          </w:rPrChange>
        </w:rPr>
        <w:t>net.nfc.web.validator</w:t>
      </w:r>
      <w:proofErr w:type="spellEnd"/>
    </w:p>
    <w:p w:rsidR="00A83708" w:rsidRPr="00A83708" w:rsidRDefault="00A83708" w:rsidP="00A83708">
      <w:pPr>
        <w:pStyle w:val="NormalnyIn"/>
      </w:pPr>
      <w:r w:rsidRPr="00A83708">
        <w:tab/>
      </w:r>
    </w:p>
    <w:p w:rsidR="00A83708" w:rsidRPr="00A83708" w:rsidRDefault="00A83708" w:rsidP="00A83708">
      <w:pPr>
        <w:pStyle w:val="NormalnyIn"/>
      </w:pPr>
      <w:del w:id="2274" w:author="Sebastian" w:date="2011-09-01T11:41:00Z">
        <w:r w:rsidRPr="00A83708" w:rsidDel="00171D77">
          <w:delText xml:space="preserve">Moduł </w:delText>
        </w:r>
      </w:del>
      <w:proofErr w:type="spellStart"/>
      <w:r w:rsidR="0004201B" w:rsidRPr="0004201B">
        <w:rPr>
          <w:i/>
          <w:rPrChange w:id="2275" w:author="Sebastian" w:date="2011-09-01T11:41:00Z">
            <w:rPr>
              <w:color w:val="0000FF"/>
              <w:sz w:val="16"/>
              <w:szCs w:val="16"/>
              <w:u w:val="single"/>
            </w:rPr>
          </w:rPrChange>
        </w:rPr>
        <w:t>net.nfc.web.controller</w:t>
      </w:r>
      <w:proofErr w:type="spellEnd"/>
      <w:r w:rsidR="0004201B" w:rsidRPr="0004201B">
        <w:rPr>
          <w:i/>
          <w:rPrChange w:id="2276" w:author="Sebastian" w:date="2011-09-01T11:41:00Z">
            <w:rPr>
              <w:color w:val="0000FF"/>
              <w:sz w:val="16"/>
              <w:szCs w:val="16"/>
              <w:u w:val="single"/>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04201B" w:rsidP="00A83708">
      <w:pPr>
        <w:pStyle w:val="NormalnyIn"/>
      </w:pPr>
      <w:proofErr w:type="spellStart"/>
      <w:r w:rsidRPr="0004201B">
        <w:rPr>
          <w:i/>
          <w:rPrChange w:id="2277" w:author="Sebastian" w:date="2011-09-01T11:41:00Z">
            <w:rPr>
              <w:color w:val="0000FF"/>
              <w:sz w:val="16"/>
              <w:szCs w:val="16"/>
              <w:u w:val="single"/>
            </w:rPr>
          </w:rPrChange>
        </w:rPr>
        <w:t>net.nfc.web.form</w:t>
      </w:r>
      <w:proofErr w:type="spellEnd"/>
      <w:r w:rsidR="00A83708" w:rsidRPr="00A83708">
        <w:t xml:space="preserve"> grupuje klasy potrzebne do obsługi formularzy wyświetlanych na stronach JSP. </w:t>
      </w:r>
    </w:p>
    <w:p w:rsidR="00A83708" w:rsidRPr="00A83708" w:rsidRDefault="0004201B" w:rsidP="00A83708">
      <w:pPr>
        <w:pStyle w:val="NormalnyIn"/>
      </w:pPr>
      <w:proofErr w:type="spellStart"/>
      <w:r w:rsidRPr="0004201B">
        <w:rPr>
          <w:i/>
          <w:rPrChange w:id="2278" w:author="Sebastian" w:date="2011-09-01T11:41:00Z">
            <w:rPr>
              <w:color w:val="0000FF"/>
              <w:sz w:val="16"/>
              <w:szCs w:val="16"/>
              <w:u w:val="single"/>
            </w:rPr>
          </w:rPrChange>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04201B" w:rsidP="00A83708">
      <w:pPr>
        <w:pStyle w:val="NormalnyIn"/>
      </w:pPr>
      <w:proofErr w:type="spellStart"/>
      <w:r w:rsidRPr="0004201B">
        <w:rPr>
          <w:i/>
          <w:rPrChange w:id="2279" w:author="Sebastian" w:date="2011-09-01T11:41:00Z">
            <w:rPr>
              <w:color w:val="0000FF"/>
              <w:sz w:val="16"/>
              <w:szCs w:val="16"/>
              <w:u w:val="single"/>
            </w:rPr>
          </w:rPrChange>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04201B" w:rsidP="00A83708">
      <w:pPr>
        <w:pStyle w:val="NormalnyIn"/>
      </w:pPr>
      <w:proofErr w:type="spellStart"/>
      <w:r w:rsidRPr="0004201B">
        <w:rPr>
          <w:i/>
          <w:rPrChange w:id="2280" w:author="Sebastian" w:date="2011-09-01T11:41:00Z">
            <w:rPr>
              <w:color w:val="0000FF"/>
              <w:sz w:val="16"/>
              <w:szCs w:val="16"/>
              <w:u w:val="single"/>
            </w:rPr>
          </w:rPrChange>
        </w:rPr>
        <w:t>net.nfc.web.service</w:t>
      </w:r>
      <w:proofErr w:type="spellEnd"/>
      <w:r w:rsidR="00A83708"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00A83708" w:rsidRPr="00A83708">
        <w:t>Object</w:t>
      </w:r>
      <w:proofErr w:type="spellEnd"/>
      <w:del w:id="2281" w:author="Sebastian" w:date="2011-09-01T11:41:00Z">
        <w:r w:rsidR="00A83708" w:rsidRPr="00A83708" w:rsidDel="00171D77">
          <w:delText xml:space="preserve"> </w:delText>
        </w:r>
      </w:del>
      <w:r w:rsidR="00A83708" w:rsidRPr="00A83708">
        <w:t>) tak, aby te zapisały informacje w bazie danych.</w:t>
      </w:r>
    </w:p>
    <w:p w:rsidR="0031211F" w:rsidRPr="003D6CDA" w:rsidRDefault="0004201B" w:rsidP="00347211">
      <w:pPr>
        <w:pStyle w:val="NormalnyIn"/>
      </w:pPr>
      <w:proofErr w:type="spellStart"/>
      <w:r w:rsidRPr="0004201B">
        <w:rPr>
          <w:i/>
          <w:rPrChange w:id="2282" w:author="Sebastian" w:date="2011-09-01T11:41:00Z">
            <w:rPr>
              <w:color w:val="0000FF"/>
              <w:sz w:val="16"/>
              <w:szCs w:val="16"/>
              <w:u w:val="single"/>
            </w:rPr>
          </w:rPrChange>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 jest powstrzymanie przed wpisaniem do bazy niepoprawnych wartości czy też zadbanie o wypełnienie wszystkich obowiązkowych pól. </w:t>
      </w:r>
    </w:p>
    <w:p w:rsidR="003D6CDA" w:rsidRDefault="0031211F" w:rsidP="002A727E">
      <w:pPr>
        <w:pStyle w:val="Nagwek3"/>
      </w:pPr>
      <w:bookmarkStart w:id="2283" w:name="_Toc302765165"/>
      <w:r>
        <w:t xml:space="preserve">Warstwa </w:t>
      </w:r>
      <w:r w:rsidR="00605F72">
        <w:t>modelu</w:t>
      </w:r>
      <w:r>
        <w:t xml:space="preserve"> danych</w:t>
      </w:r>
      <w:bookmarkEnd w:id="2283"/>
    </w:p>
    <w:p w:rsidR="0031211F" w:rsidRDefault="0031211F" w:rsidP="008A3B8F">
      <w:pPr>
        <w:pStyle w:val="NormalnyIn"/>
        <w:ind w:firstLine="0"/>
      </w:pPr>
      <w:r>
        <w:t>Warstwa ta</w:t>
      </w:r>
      <w:del w:id="2284"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04201B" w:rsidP="00115E84">
      <w:pPr>
        <w:pStyle w:val="NormalnyIn"/>
        <w:numPr>
          <w:ilvl w:val="0"/>
          <w:numId w:val="17"/>
        </w:numPr>
        <w:rPr>
          <w:i/>
          <w:rPrChange w:id="2285" w:author="Maciek" w:date="2011-09-01T21:47:00Z">
            <w:rPr/>
          </w:rPrChange>
        </w:rPr>
      </w:pPr>
      <w:proofErr w:type="spellStart"/>
      <w:r w:rsidRPr="0004201B">
        <w:rPr>
          <w:i/>
          <w:rPrChange w:id="2286" w:author="Maciek" w:date="2011-09-01T21:47:00Z">
            <w:rPr>
              <w:color w:val="0000FF"/>
              <w:sz w:val="16"/>
              <w:szCs w:val="16"/>
              <w:u w:val="single"/>
            </w:rPr>
          </w:rPrChange>
        </w:rPr>
        <w:t>net.nfc.db.dao</w:t>
      </w:r>
      <w:proofErr w:type="spellEnd"/>
      <w:r w:rsidRPr="0004201B">
        <w:rPr>
          <w:i/>
          <w:rPrChange w:id="2287" w:author="Maciek" w:date="2011-09-01T21:47:00Z">
            <w:rPr>
              <w:color w:val="0000FF"/>
              <w:sz w:val="16"/>
              <w:szCs w:val="16"/>
              <w:u w:val="single"/>
            </w:rPr>
          </w:rPrChange>
        </w:rPr>
        <w:t xml:space="preserve"> </w:t>
      </w:r>
    </w:p>
    <w:p w:rsidR="00CF256A" w:rsidRDefault="0004201B" w:rsidP="00CF256A">
      <w:pPr>
        <w:pStyle w:val="NormalnyIn"/>
        <w:numPr>
          <w:ilvl w:val="0"/>
          <w:numId w:val="17"/>
        </w:numPr>
        <w:rPr>
          <w:ins w:id="2288" w:author="Maciek" w:date="2011-09-01T21:47:00Z"/>
          <w:i/>
        </w:rPr>
      </w:pPr>
      <w:proofErr w:type="spellStart"/>
      <w:r w:rsidRPr="0004201B">
        <w:rPr>
          <w:i/>
          <w:rPrChange w:id="2289" w:author="Maciek" w:date="2011-09-01T21:47:00Z">
            <w:rPr>
              <w:color w:val="0000FF"/>
              <w:sz w:val="16"/>
              <w:szCs w:val="16"/>
              <w:u w:val="single"/>
            </w:rPr>
          </w:rPrChange>
        </w:rPr>
        <w:t>net.nfc.db.entity</w:t>
      </w:r>
      <w:proofErr w:type="spellEnd"/>
    </w:p>
    <w:p w:rsidR="00000000" w:rsidRDefault="006B1A11">
      <w:pPr>
        <w:pStyle w:val="NormalnyIn"/>
        <w:ind w:firstLine="0"/>
        <w:rPr>
          <w:i/>
          <w:rPrChange w:id="2290" w:author="Maciek" w:date="2011-09-01T21:47:00Z">
            <w:rPr/>
          </w:rPrChange>
        </w:rPr>
        <w:pPrChange w:id="2291" w:author="Maciek" w:date="2011-09-01T21:48:00Z">
          <w:pPr>
            <w:pStyle w:val="NormalnyIn"/>
            <w:numPr>
              <w:numId w:val="17"/>
            </w:numPr>
            <w:ind w:left="1287" w:hanging="360"/>
          </w:pPr>
        </w:pPrChange>
      </w:pPr>
    </w:p>
    <w:p w:rsidR="00115E84" w:rsidDel="00171D77" w:rsidRDefault="00115E84" w:rsidP="00171D77">
      <w:pPr>
        <w:pStyle w:val="NormalnyIn"/>
        <w:rPr>
          <w:del w:id="2292" w:author="Sebastian" w:date="2011-09-01T11:42:00Z"/>
        </w:rPr>
      </w:pPr>
      <w:r>
        <w:t xml:space="preserve">Paczka </w:t>
      </w:r>
      <w:proofErr w:type="spellStart"/>
      <w:r w:rsidR="0004201B" w:rsidRPr="0004201B">
        <w:rPr>
          <w:i/>
          <w:rPrChange w:id="2293" w:author="Sebastian" w:date="2011-09-01T11:42:00Z">
            <w:rPr>
              <w:color w:val="0000FF"/>
              <w:sz w:val="16"/>
              <w:szCs w:val="16"/>
              <w:u w:val="single"/>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w:t>
      </w:r>
      <w:r w:rsidR="002A727E">
        <w:lastRenderedPageBreak/>
        <w:t xml:space="preserve">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0004201B" w:rsidRPr="0004201B">
        <w:rPr>
          <w:i/>
          <w:rPrChange w:id="2294" w:author="Sebastian" w:date="2011-09-01T11:42:00Z">
            <w:rPr>
              <w:color w:val="0000FF"/>
              <w:sz w:val="16"/>
              <w:szCs w:val="16"/>
              <w:u w:val="single"/>
            </w:rPr>
          </w:rPrChange>
        </w:rPr>
        <w:t>net.nfc.db.entity</w:t>
      </w:r>
      <w:proofErr w:type="spellEnd"/>
      <w:r>
        <w:t xml:space="preserve"> zawiera klasy mapowane </w:t>
      </w:r>
      <w:r w:rsidR="00FB320D">
        <w:t xml:space="preserve">na encje bazy danych. Są to podstawowe obiekty biznesowe reprezentujące np. pracownika, zdarzenie, </w:t>
      </w:r>
      <w:del w:id="2295" w:author="Sebastian" w:date="2011-09-01T11:42:00Z">
        <w:r w:rsidR="00FB320D" w:rsidDel="00171D77">
          <w:delText xml:space="preserve">lokalizacje </w:delText>
        </w:r>
      </w:del>
      <w:ins w:id="2296" w:author="Sebastian" w:date="2011-09-01T11:42:00Z">
        <w:r w:rsidR="00171D77">
          <w:t xml:space="preserve">lokalizację </w:t>
        </w:r>
      </w:ins>
      <w:r w:rsidR="00FB320D">
        <w:t xml:space="preserve">czy też </w:t>
      </w:r>
      <w:del w:id="2297" w:author="Sebastian" w:date="2011-09-01T11:42:00Z">
        <w:r w:rsidR="00FB320D" w:rsidDel="00171D77">
          <w:delText>firmę</w:delText>
        </w:r>
      </w:del>
      <w:ins w:id="2298" w:author="Sebastian" w:date="2011-09-01T11:42:00Z">
        <w:r w:rsidR="00171D77">
          <w:t>kontrahenta</w:t>
        </w:r>
      </w:ins>
      <w:r w:rsidR="00FB320D">
        <w:t xml:space="preserve">. W paczce tej zawarte są dodatkowo pliki konfiguracyjne </w:t>
      </w:r>
      <w:del w:id="2299" w:author="Sebastian" w:date="2011-09-01T11:42:00Z">
        <w:r w:rsidR="00FB320D" w:rsidDel="00171D77">
          <w:delText>hibernate</w:delText>
        </w:r>
      </w:del>
      <w:ins w:id="2300"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301" w:name="_Toc302765166"/>
      <w:r>
        <w:t>Warstwa prezentacji</w:t>
      </w:r>
      <w:bookmarkEnd w:id="2301"/>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302"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303" w:author="Sebastian" w:date="2011-09-01T11:43:00Z">
        <w:r w:rsidR="00605F72" w:rsidDel="00171D77">
          <w:delText xml:space="preserve">edycje </w:delText>
        </w:r>
      </w:del>
      <w:ins w:id="2304" w:author="Sebastian" w:date="2011-09-01T11:43:00Z">
        <w:r w:rsidR="00171D77">
          <w:t xml:space="preserve">edycję </w:t>
        </w:r>
      </w:ins>
      <w:r w:rsidR="00605F72">
        <w:t xml:space="preserve">danych bez odpowiednich uprawnień. </w:t>
      </w:r>
    </w:p>
    <w:p w:rsidR="00A83708" w:rsidRDefault="00A83708" w:rsidP="00FB320D">
      <w:pPr>
        <w:pStyle w:val="NormalnyIn"/>
        <w:ind w:firstLine="0"/>
      </w:pPr>
      <w:r w:rsidRPr="00A83708">
        <w:tab/>
        <w:t xml:space="preserve">Podczas jej tworzenia </w:t>
      </w:r>
      <w:del w:id="2305" w:author="Maciek" w:date="2011-09-02T23:44:00Z">
        <w:r w:rsidRPr="00A83708" w:rsidDel="00056909">
          <w:delText xml:space="preserve">położyłem </w:delText>
        </w:r>
      </w:del>
      <w:ins w:id="2306" w:author="Maciek" w:date="2011-09-02T23:44:00Z">
        <w:r w:rsidR="00056909">
          <w:t>został położony</w:t>
        </w:r>
        <w:r w:rsidR="00056909" w:rsidRPr="00A83708">
          <w:t xml:space="preserve"> </w:t>
        </w:r>
      </w:ins>
      <w:r w:rsidRPr="00A83708">
        <w:t xml:space="preserve">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605F72" w:rsidRDefault="0074147F" w:rsidP="00446162">
      <w:pPr>
        <w:pStyle w:val="Nagwek3"/>
      </w:pPr>
      <w:bookmarkStart w:id="2307" w:name="_Toc302765167"/>
      <w:r>
        <w:t>Budowa panelu a</w:t>
      </w:r>
      <w:r w:rsidR="00162DB9">
        <w:t>dministracyjnego</w:t>
      </w:r>
      <w:bookmarkEnd w:id="2307"/>
    </w:p>
    <w:p w:rsidR="00A83708" w:rsidRDefault="00162DB9" w:rsidP="00A83708">
      <w:pPr>
        <w:pStyle w:val="NormalnyIn"/>
        <w:ind w:firstLine="0"/>
      </w:pPr>
      <w:r>
        <w:t xml:space="preserve">Panel </w:t>
      </w:r>
      <w:del w:id="2308" w:author="Sebastian" w:date="2011-09-01T11:43:00Z">
        <w:r w:rsidDel="00171D77">
          <w:delText xml:space="preserve">Administracyjny </w:delText>
        </w:r>
      </w:del>
      <w:ins w:id="2309"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310" w:author="Sebastian" w:date="2011-09-01T11:43:00Z">
        <w:r w:rsidDel="00171D77">
          <w:delText xml:space="preserve">funkcję </w:delText>
        </w:r>
      </w:del>
      <w:ins w:id="2311"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EA1D0C" w:rsidRDefault="00A83708" w:rsidP="00A83708">
      <w:pPr>
        <w:pStyle w:val="NormalnyIn"/>
        <w:ind w:firstLine="0"/>
        <w:jc w:val="center"/>
      </w:pPr>
      <w:r>
        <w:rPr>
          <w:noProof/>
        </w:rPr>
        <w:lastRenderedPageBreak/>
        <w:drawing>
          <wp:inline distT="0" distB="0" distL="0" distR="0">
            <wp:extent cx="4334366" cy="6638925"/>
            <wp:effectExtent l="19050" t="0" r="9034"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27" cstate="print"/>
                    <a:stretch>
                      <a:fillRect/>
                    </a:stretch>
                  </pic:blipFill>
                  <pic:spPr>
                    <a:xfrm>
                      <a:off x="0" y="0"/>
                      <a:ext cx="4335919" cy="6641304"/>
                    </a:xfrm>
                    <a:prstGeom prst="rect">
                      <a:avLst/>
                    </a:prstGeom>
                  </pic:spPr>
                </pic:pic>
              </a:graphicData>
            </a:graphic>
          </wp:inline>
        </w:drawing>
      </w:r>
    </w:p>
    <w:p w:rsidR="00162DB9" w:rsidRDefault="00162DB9" w:rsidP="00347211">
      <w:pPr>
        <w:pStyle w:val="NormalnyIn"/>
      </w:pPr>
    </w:p>
    <w:p w:rsidR="00BE4FBF" w:rsidRPr="008A2099" w:rsidRDefault="008A2099" w:rsidP="008A2099">
      <w:pPr>
        <w:pStyle w:val="NormalnyIn"/>
        <w:jc w:val="center"/>
        <w:rPr>
          <w:i/>
        </w:rPr>
      </w:pPr>
      <w:r>
        <w:rPr>
          <w:i/>
        </w:rPr>
        <w:t>Rys</w:t>
      </w:r>
      <w:r w:rsidRPr="008A2099">
        <w:rPr>
          <w:i/>
          <w:highlight w:val="green"/>
        </w:rPr>
        <w:t>…</w:t>
      </w:r>
      <w:r>
        <w:rPr>
          <w:i/>
        </w:rPr>
        <w:t xml:space="preserve"> Schemat budowy panelu administracyjnego</w:t>
      </w:r>
    </w:p>
    <w:p w:rsidR="00E63891" w:rsidRDefault="00E63891">
      <w:pPr>
        <w:jc w:val="left"/>
        <w:rPr>
          <w:rFonts w:ascii="Times New Roman" w:eastAsiaTheme="majorEastAsia" w:hAnsi="Times New Roman" w:cstheme="majorBidi"/>
          <w:b/>
          <w:bCs/>
          <w:sz w:val="24"/>
          <w:szCs w:val="24"/>
          <w:lang w:eastAsia="pl-PL"/>
        </w:rPr>
      </w:pPr>
      <w:bookmarkStart w:id="2312" w:name="_Toc302765168"/>
      <w:r>
        <w:br w:type="page"/>
      </w:r>
    </w:p>
    <w:p w:rsidR="005817CE" w:rsidRDefault="005817CE" w:rsidP="005817CE">
      <w:pPr>
        <w:pStyle w:val="Nagwek3"/>
      </w:pPr>
      <w:r>
        <w:lastRenderedPageBreak/>
        <w:t>Role użytkowników oraz zabezpieczenie portalu</w:t>
      </w:r>
      <w:bookmarkEnd w:id="2312"/>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ins w:id="2313" w:author="Sebastian" w:date="2011-09-01T11:44:00Z">
        <w:r w:rsidR="00171D77">
          <w:t xml:space="preserve"> jest</w:t>
        </w:r>
      </w:ins>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rsidRPr="00E63891">
        <w:rPr>
          <w:rFonts w:ascii="Courier New" w:hAnsi="Courier New" w:cs="Courier New"/>
          <w:sz w:val="20"/>
          <w:szCs w:val="20"/>
        </w:rPr>
        <w:t>ROLE_USER</w:t>
      </w:r>
      <w:proofErr w:type="spellEnd"/>
      <w:r>
        <w:t xml:space="preserve"> – posiada wgląd do danych zgromadzonych w bazie na zasadzie </w:t>
      </w:r>
      <w:proofErr w:type="spellStart"/>
      <w:r>
        <w:t>read-only</w:t>
      </w:r>
      <w:proofErr w:type="spellEnd"/>
      <w:r>
        <w:t>. Użytkownik z tym uprawnieniem</w:t>
      </w:r>
      <w:del w:id="2314" w:author="Sebastian" w:date="2011-09-01T11:44:00Z">
        <w:r w:rsidR="009922FB" w:rsidDel="00171D77">
          <w:delText>,</w:delText>
        </w:r>
      </w:del>
      <w:r>
        <w:t xml:space="preserve"> może również edytować zdarzenie</w:t>
      </w:r>
      <w:r w:rsidR="009922FB">
        <w:t>,</w:t>
      </w:r>
      <w:r>
        <w:t xml:space="preserve"> którym się zajmował</w:t>
      </w:r>
      <w:ins w:id="2315" w:author="Sebastian" w:date="2011-09-01T11:44:00Z">
        <w:r w:rsidR="00171D77">
          <w:t>.</w:t>
        </w:r>
      </w:ins>
      <w:del w:id="2316" w:author="Sebastian" w:date="2011-09-01T11:44:00Z">
        <w:r w:rsidR="009922FB" w:rsidDel="00171D77">
          <w:delText>,</w:delText>
        </w:r>
      </w:del>
      <w:r>
        <w:t xml:space="preserve"> </w:t>
      </w:r>
      <w:del w:id="2317" w:author="Sebastian" w:date="2011-09-01T11:44:00Z">
        <w:r w:rsidDel="00171D77">
          <w:delText xml:space="preserve">poprzez </w:delText>
        </w:r>
      </w:del>
      <w:ins w:id="2318" w:author="Sebastian" w:date="2011-09-01T11:44:00Z">
        <w:r w:rsidR="00171D77">
          <w:t xml:space="preserve">Modyfikacja taka polega na </w:t>
        </w:r>
      </w:ins>
      <w:r>
        <w:t>ustawieni</w:t>
      </w:r>
      <w:ins w:id="2319" w:author="Sebastian" w:date="2011-09-01T11:44:00Z">
        <w:r w:rsidR="00171D77">
          <w:t>u</w:t>
        </w:r>
      </w:ins>
      <w:del w:id="2320" w:author="Sebastian" w:date="2011-09-01T11:44:00Z">
        <w:r w:rsidDel="00171D77">
          <w:delText>e</w:delText>
        </w:r>
      </w:del>
      <w:r>
        <w:t xml:space="preserve"> go w statusie </w:t>
      </w:r>
      <w:ins w:id="2321" w:author="Sebastian" w:date="2011-09-01T11:45:00Z">
        <w:r w:rsidR="00C64361">
          <w:t>„</w:t>
        </w:r>
      </w:ins>
      <w:r>
        <w:t>zamknięte</w:t>
      </w:r>
      <w:ins w:id="2322" w:author="Sebastian" w:date="2011-09-01T11:45:00Z">
        <w:r w:rsidR="00C64361">
          <w:t>”</w:t>
        </w:r>
      </w:ins>
      <w:del w:id="2323" w:author="Sebastian" w:date="2011-09-01T11:45:00Z">
        <w:r w:rsidDel="00C64361">
          <w:delText>,</w:delText>
        </w:r>
      </w:del>
      <w:ins w:id="2324" w:author="Sebastian" w:date="2011-09-01T11:45:00Z">
        <w:r w:rsidR="00C64361">
          <w:t xml:space="preserve"> i</w:t>
        </w:r>
      </w:ins>
      <w:r>
        <w:t xml:space="preserve"> doda</w:t>
      </w:r>
      <w:ins w:id="2325" w:author="Sebastian" w:date="2011-09-01T11:45:00Z">
        <w:r w:rsidR="00C64361">
          <w:t>niu</w:t>
        </w:r>
      </w:ins>
      <w:del w:id="2326" w:author="Sebastian" w:date="2011-09-01T11:45:00Z">
        <w:r w:rsidDel="00C64361">
          <w:delText>jąc</w:delText>
        </w:r>
      </w:del>
      <w:r>
        <w:t xml:space="preserve"> opcjonaln</w:t>
      </w:r>
      <w:ins w:id="2327" w:author="Sebastian" w:date="2011-09-01T11:45:00Z">
        <w:r w:rsidR="00C64361">
          <w:t>ego,</w:t>
        </w:r>
      </w:ins>
      <w:del w:id="2328" w:author="Sebastian" w:date="2011-09-01T11:45:00Z">
        <w:r w:rsidDel="00C64361">
          <w:delText>y</w:delText>
        </w:r>
      </w:del>
      <w:r>
        <w:t xml:space="preserve"> dodatkow</w:t>
      </w:r>
      <w:ins w:id="2329" w:author="Sebastian" w:date="2011-09-01T11:45:00Z">
        <w:r w:rsidR="00C64361">
          <w:t>ego</w:t>
        </w:r>
      </w:ins>
      <w:del w:id="2330" w:author="Sebastian" w:date="2011-09-01T11:45:00Z">
        <w:r w:rsidDel="00C64361">
          <w:delText>y</w:delText>
        </w:r>
      </w:del>
      <w:r>
        <w:t xml:space="preserve"> komentarz</w:t>
      </w:r>
      <w:ins w:id="2331" w:author="Sebastian" w:date="2011-09-01T11:45:00Z">
        <w:r w:rsidR="00C64361">
          <w:t>a</w:t>
        </w:r>
      </w:ins>
      <w:r>
        <w:t>.</w:t>
      </w:r>
      <w:del w:id="2332" w:author="Sebastian" w:date="2011-09-01T11:46:00Z">
        <w:r w:rsidDel="00C64361">
          <w:delText xml:space="preserve"> </w:delText>
        </w:r>
      </w:del>
    </w:p>
    <w:p w:rsidR="00A50D88" w:rsidRDefault="00A50D88" w:rsidP="005817CE">
      <w:pPr>
        <w:pStyle w:val="NormalnyIn"/>
        <w:ind w:firstLine="0"/>
      </w:pPr>
      <w:r>
        <w:tab/>
      </w:r>
      <w:proofErr w:type="spellStart"/>
      <w:r w:rsidRPr="00E63891">
        <w:rPr>
          <w:rFonts w:ascii="Courier New" w:hAnsi="Courier New" w:cs="Courier New"/>
          <w:sz w:val="20"/>
          <w:szCs w:val="20"/>
        </w:rP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rsidRPr="00E63891">
        <w:rPr>
          <w:rFonts w:ascii="Courier New" w:hAnsi="Courier New" w:cs="Courier New"/>
          <w:sz w:val="20"/>
          <w:szCs w:val="20"/>
        </w:rPr>
        <w:t>ROLE_ADMIN</w:t>
      </w:r>
      <w:proofErr w:type="spellEnd"/>
      <w:r>
        <w:t xml:space="preserve"> – jest to uprawnienie przypisane administratorowi systemu. Posiada on te same uprawnienia co użytkownik z rolą </w:t>
      </w:r>
      <w:proofErr w:type="spellStart"/>
      <w:ins w:id="2333" w:author="Sebastian" w:date="2011-09-01T11:46:00Z">
        <w:r w:rsidR="00C64361" w:rsidRPr="00E63891">
          <w:rPr>
            <w:rFonts w:ascii="Courier New" w:hAnsi="Courier New" w:cs="Courier New"/>
            <w:sz w:val="20"/>
            <w:szCs w:val="20"/>
          </w:rPr>
          <w:t>ROLE_</w:t>
        </w:r>
      </w:ins>
      <w:r w:rsidRPr="00E63891">
        <w:rPr>
          <w:rFonts w:ascii="Courier New" w:hAnsi="Courier New" w:cs="Courier New"/>
          <w:sz w:val="20"/>
          <w:szCs w:val="20"/>
        </w:rPr>
        <w:t>SUPER_USER</w:t>
      </w:r>
      <w:proofErr w:type="spellEnd"/>
      <w:r>
        <w:t xml:space="preserve"> i dodatkowo ma udostępnioną zakładkę „</w:t>
      </w:r>
      <w:del w:id="2334" w:author="Sebastian" w:date="2011-09-01T11:46:00Z">
        <w:r w:rsidDel="00C64361">
          <w:delText>ADMINISTRACJA</w:delText>
        </w:r>
      </w:del>
      <w:ins w:id="2335"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336" w:author="Sebastian" w:date="2011-09-01T11:46:00Z">
        <w:r w:rsidR="00CC0B41" w:rsidDel="00C64361">
          <w:delText xml:space="preserve">uprawnieniem </w:delText>
        </w:r>
      </w:del>
      <w:ins w:id="2337" w:author="Sebastian" w:date="2011-09-01T11:46:00Z">
        <w:r w:rsidR="00C64361">
          <w:t xml:space="preserve">przywilejem </w:t>
        </w:r>
      </w:ins>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bookmarkStart w:id="2338" w:name="_Toc302765169"/>
      <w:r>
        <w:br w:type="page"/>
      </w:r>
    </w:p>
    <w:p w:rsidR="00CC0B41" w:rsidRDefault="00CC0B41" w:rsidP="00CC0B41">
      <w:pPr>
        <w:pStyle w:val="Nagwek3"/>
      </w:pPr>
      <w:r>
        <w:lastRenderedPageBreak/>
        <w:t>Opis zakładek</w:t>
      </w:r>
      <w:bookmarkEnd w:id="2338"/>
    </w:p>
    <w:p w:rsidR="00347211" w:rsidRDefault="00CC0B41" w:rsidP="00CC0B41">
      <w:pPr>
        <w:pStyle w:val="NormalnyIn"/>
        <w:ind w:firstLine="0"/>
        <w:rPr>
          <w:ins w:id="2339" w:author="Maciek" w:date="2011-09-02T23:45:00Z"/>
        </w:rPr>
      </w:pPr>
      <w:r>
        <w:t>Użytkownik po zalogowaniu się do systemu zostaje przeniesiony do strony startowej</w:t>
      </w:r>
      <w:r w:rsidR="009922FB">
        <w:t xml:space="preserve">, z której </w:t>
      </w:r>
      <w:r>
        <w:t xml:space="preserve">ma możliwość przejścia do dalszych części panelu. </w:t>
      </w:r>
    </w:p>
    <w:p w:rsidR="00056909" w:rsidRDefault="00056909" w:rsidP="00CC0B41">
      <w:pPr>
        <w:pStyle w:val="NormalnyIn"/>
        <w:ind w:firstLine="0"/>
        <w:rPr>
          <w:ins w:id="2340" w:author="Maciek" w:date="2011-09-02T23:45:00Z"/>
        </w:rPr>
      </w:pPr>
    </w:p>
    <w:p w:rsidR="00056909" w:rsidRDefault="0004201B" w:rsidP="00CC0B41">
      <w:pPr>
        <w:pStyle w:val="NormalnyIn"/>
        <w:ind w:firstLine="0"/>
        <w:rPr>
          <w:ins w:id="2341" w:author="Maciek" w:date="2011-09-02T23:45:00Z"/>
        </w:rPr>
      </w:pPr>
      <w:ins w:id="2342" w:author="Maciek" w:date="2011-09-02T23:45:00Z">
        <w:r w:rsidRPr="0004201B">
          <w:rPr>
            <w:highlight w:val="green"/>
            <w:rPrChange w:id="2343" w:author="Maciek" w:date="2011-09-02T23:45:00Z">
              <w:rPr>
                <w:sz w:val="16"/>
                <w:szCs w:val="16"/>
              </w:rPr>
            </w:rPrChange>
          </w:rPr>
          <w:t>// TO DO strona główna panelu bez treści testowych</w:t>
        </w:r>
      </w:ins>
    </w:p>
    <w:p w:rsidR="00056909" w:rsidRDefault="00056909" w:rsidP="00CC0B41">
      <w:pPr>
        <w:pStyle w:val="NormalnyIn"/>
        <w:ind w:firstLine="0"/>
      </w:pPr>
    </w:p>
    <w:p w:rsidR="006F3D30" w:rsidRDefault="006F3D30" w:rsidP="00E87AB8">
      <w:pPr>
        <w:pStyle w:val="NormalnyIn"/>
        <w:ind w:firstLine="0"/>
      </w:pPr>
    </w:p>
    <w:p w:rsidR="006F3D30" w:rsidRDefault="006F3D30" w:rsidP="00E87AB8">
      <w:pPr>
        <w:pStyle w:val="NormalnyIn"/>
        <w:ind w:firstLine="0"/>
      </w:pPr>
    </w:p>
    <w:p w:rsidR="006F3D30" w:rsidRDefault="006F3D30" w:rsidP="00E87AB8">
      <w:pPr>
        <w:pStyle w:val="NormalnyIn"/>
        <w:ind w:firstLine="0"/>
      </w:pPr>
    </w:p>
    <w:p w:rsidR="006F3D30" w:rsidRDefault="00CC0B41" w:rsidP="00E87AB8">
      <w:pPr>
        <w:pStyle w:val="NormalnyIn"/>
        <w:ind w:firstLine="0"/>
      </w:pPr>
      <w:r>
        <w:tab/>
      </w:r>
    </w:p>
    <w:p w:rsidR="006F3D30" w:rsidRDefault="006F3D30">
      <w:pPr>
        <w:jc w:val="left"/>
        <w:rPr>
          <w:rFonts w:ascii="Times New Roman" w:eastAsia="Times New Roman" w:hAnsi="Times New Roman"/>
          <w:sz w:val="24"/>
          <w:szCs w:val="24"/>
          <w:lang w:eastAsia="pl-PL"/>
        </w:rPr>
      </w:pPr>
    </w:p>
    <w:p w:rsidR="001D24B9" w:rsidRDefault="001D24B9">
      <w:pPr>
        <w:jc w:val="left"/>
        <w:rPr>
          <w:rFonts w:ascii="Times New Roman" w:eastAsia="Times New Roman" w:hAnsi="Times New Roman"/>
          <w:sz w:val="24"/>
          <w:szCs w:val="24"/>
          <w:lang w:eastAsia="pl-PL"/>
        </w:rPr>
      </w:pPr>
    </w:p>
    <w:p w:rsidR="001D24B9" w:rsidRDefault="001D24B9">
      <w:pPr>
        <w:jc w:val="left"/>
        <w:rPr>
          <w:rFonts w:ascii="Times New Roman" w:eastAsia="Times New Roman" w:hAnsi="Times New Roman"/>
          <w:sz w:val="24"/>
          <w:szCs w:val="24"/>
          <w:lang w:eastAsia="pl-PL"/>
        </w:rPr>
      </w:pPr>
    </w:p>
    <w:p w:rsidR="001D24B9" w:rsidRDefault="001D24B9">
      <w:pPr>
        <w:jc w:val="left"/>
        <w:rPr>
          <w:rFonts w:ascii="Times New Roman" w:eastAsia="Times New Roman" w:hAnsi="Times New Roman"/>
          <w:sz w:val="24"/>
          <w:szCs w:val="24"/>
          <w:lang w:eastAsia="pl-PL"/>
        </w:rPr>
      </w:pPr>
    </w:p>
    <w:p w:rsidR="00E87AB8" w:rsidRDefault="00CC0B41" w:rsidP="00E87AB8">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w:t>
      </w:r>
      <w:del w:id="2344"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345" w:author="Sebastian" w:date="2011-09-01T11:47:00Z">
        <w:r w:rsidR="00C64361">
          <w:t>ę</w:t>
        </w:r>
      </w:ins>
      <w:del w:id="2346" w:author="Sebastian" w:date="2011-09-01T11:47:00Z">
        <w:r w:rsidDel="00C64361">
          <w:delText>e</w:delText>
        </w:r>
      </w:del>
      <w:r>
        <w:t xml:space="preserve"> usługi. </w:t>
      </w:r>
    </w:p>
    <w:p w:rsidR="0074625B" w:rsidRDefault="00E87AB8" w:rsidP="006F3D30">
      <w:pPr>
        <w:pStyle w:val="NormalnyIn"/>
        <w:ind w:firstLine="708"/>
      </w:pPr>
      <w:r>
        <w:t>Każdy wyświetlany na liście wynik</w:t>
      </w:r>
      <w:del w:id="2347" w:author="Sebastian" w:date="2011-09-01T11:47:00Z">
        <w:r w:rsidR="009922FB" w:rsidDel="00C64361">
          <w:delText>,</w:delText>
        </w:r>
      </w:del>
      <w:r>
        <w:t xml:space="preserve"> jest hiperłączem do zakładki wyświetlającej szczegółowe dane o danej pozycji z możliwością ich edycji. </w:t>
      </w:r>
      <w:ins w:id="2348" w:author="Maciek" w:date="2011-09-01T21:46:00Z">
        <w:r w:rsidR="00CF256A">
          <w:t>Operator ma możliwość wyeksportowania szczegółowych danych zdarzenia do</w:t>
        </w:r>
      </w:ins>
      <w:ins w:id="2349" w:author="Maciek" w:date="2011-09-01T21:47:00Z">
        <w:r w:rsidR="00CF256A">
          <w:t xml:space="preserve"> pliku PDF. </w:t>
        </w:r>
      </w:ins>
    </w:p>
    <w:p w:rsidR="003B21BC" w:rsidRDefault="003B21BC" w:rsidP="00E87AB8">
      <w:pPr>
        <w:pStyle w:val="NormalnyIn"/>
        <w:ind w:firstLine="0"/>
      </w:pPr>
    </w:p>
    <w:p w:rsidR="00A76B71" w:rsidRDefault="00A76B71" w:rsidP="00E87AB8">
      <w:pPr>
        <w:pStyle w:val="NormalnyIn"/>
        <w:ind w:firstLine="0"/>
      </w:pPr>
      <w:proofErr w:type="spellStart"/>
      <w:r>
        <w:t>screen</w:t>
      </w:r>
      <w:proofErr w:type="spellEnd"/>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A76B71" w:rsidRDefault="00A76B71" w:rsidP="00E87AB8">
      <w:pPr>
        <w:pStyle w:val="NormalnyIn"/>
        <w:ind w:firstLine="0"/>
      </w:pPr>
    </w:p>
    <w:p w:rsidR="001D24B9" w:rsidRDefault="001D24B9">
      <w:pPr>
        <w:jc w:val="left"/>
        <w:rPr>
          <w:rFonts w:ascii="Times New Roman" w:eastAsia="Times New Roman" w:hAnsi="Times New Roman"/>
          <w:sz w:val="24"/>
          <w:szCs w:val="24"/>
          <w:lang w:eastAsia="pl-PL"/>
        </w:rPr>
      </w:pPr>
      <w:r>
        <w:br w:type="page"/>
      </w:r>
    </w:p>
    <w:p w:rsidR="00E87AB8" w:rsidRDefault="00E87AB8" w:rsidP="00E87AB8">
      <w:pPr>
        <w:pStyle w:val="NormalnyIn"/>
        <w:ind w:firstLine="360"/>
      </w:pPr>
      <w:r>
        <w:lastRenderedPageBreak/>
        <w:t xml:space="preserve">Zakładka „Lokalizacje” </w:t>
      </w:r>
      <w:del w:id="2350" w:author="Maciek" w:date="2011-09-02T23:45:00Z">
        <w:r w:rsidDel="00056909">
          <w:delText xml:space="preserve">ma </w:delText>
        </w:r>
      </w:del>
      <w:del w:id="2351" w:author="Sebastian" w:date="2011-09-01T11:55:00Z">
        <w:r w:rsidDel="00010A89">
          <w:delText>za zadanie wyświetlenie użytkownikowi</w:delText>
        </w:r>
      </w:del>
      <w:ins w:id="2352" w:author="Maciek" w:date="2011-09-02T23:45:00Z">
        <w:r w:rsidR="00056909">
          <w:t xml:space="preserve"> przedstawi</w:t>
        </w:r>
      </w:ins>
      <w:ins w:id="2353" w:author="Maciek" w:date="2011-09-02T23:46:00Z">
        <w:r w:rsidR="00056909">
          <w:t xml:space="preserve">a </w:t>
        </w:r>
      </w:ins>
      <w:ins w:id="2354" w:author="Sebastian" w:date="2011-09-01T11:55:00Z">
        <w:r w:rsidR="00010A89">
          <w:t xml:space="preserve">użytkownikowi </w:t>
        </w:r>
        <w:del w:id="2355" w:author="Maciek" w:date="2011-09-02T23:46:00Z">
          <w:r w:rsidR="00010A89" w:rsidDel="00056909">
            <w:delText xml:space="preserve">przedstawia </w:delText>
          </w:r>
        </w:del>
        <w:r w:rsidR="00010A89">
          <w:t>listę</w:t>
        </w:r>
      </w:ins>
      <w:r>
        <w:t xml:space="preserve"> wszystkich lokalizacji wprowadzonych do systemu. Pozwala na wgląd do szczegółowych danych o wybran</w:t>
      </w:r>
      <w:ins w:id="2356" w:author="Sebastian" w:date="2011-09-01T11:55:00Z">
        <w:r w:rsidR="00010A89">
          <w:t>ej lokalizacji</w:t>
        </w:r>
      </w:ins>
      <w:del w:id="2357" w:author="Sebastian" w:date="2011-09-01T11:55:00Z">
        <w:r w:rsidDel="00010A89">
          <w:delText>ym miejscu</w:delText>
        </w:r>
      </w:del>
      <w:r>
        <w:t xml:space="preserve">. Operator ma możliwość ich edycji jak i </w:t>
      </w:r>
      <w:r w:rsidR="009922FB">
        <w:t>dodawania</w:t>
      </w:r>
      <w:r>
        <w:t xml:space="preserve"> nowej pozycji do systemu. </w:t>
      </w:r>
    </w:p>
    <w:p w:rsidR="003B21BC" w:rsidRDefault="003B21BC" w:rsidP="00E87AB8">
      <w:pPr>
        <w:pStyle w:val="NormalnyIn"/>
        <w:ind w:firstLine="360"/>
      </w:pPr>
    </w:p>
    <w:p w:rsidR="00EC7C9D" w:rsidRDefault="00A76B71" w:rsidP="00E87AB8">
      <w:pPr>
        <w:pStyle w:val="NormalnyIn"/>
        <w:ind w:firstLine="360"/>
      </w:pPr>
      <w:proofErr w:type="spellStart"/>
      <w:r>
        <w:t>screen</w:t>
      </w:r>
      <w:proofErr w:type="spellEnd"/>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C7C9D" w:rsidRDefault="00EC7C9D" w:rsidP="00E87AB8">
      <w:pPr>
        <w:pStyle w:val="NormalnyIn"/>
        <w:ind w:firstLine="360"/>
      </w:pPr>
    </w:p>
    <w:p w:rsidR="00E87AB8" w:rsidRDefault="00E87AB8" w:rsidP="001D24B9">
      <w:pPr>
        <w:pStyle w:val="NormalnyIn"/>
        <w:ind w:firstLine="0"/>
      </w:pPr>
      <w:r>
        <w:t>Po wybraniu pozycji „Urządzenia” z menu</w:t>
      </w:r>
      <w:r w:rsidR="009922FB">
        <w:t>,</w:t>
      </w:r>
      <w:r>
        <w:t xml:space="preserve"> zostaje przedstawiona lista </w:t>
      </w:r>
      <w:del w:id="2358" w:author="Sebastian" w:date="2011-09-01T11:55:00Z">
        <w:r w:rsidDel="00010A89">
          <w:delText>urządzeń</w:delText>
        </w:r>
      </w:del>
      <w:ins w:id="2359"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3B21BC" w:rsidRDefault="003B21BC" w:rsidP="00E87AB8">
      <w:pPr>
        <w:pStyle w:val="NormalnyIn"/>
        <w:ind w:firstLine="360"/>
      </w:pPr>
    </w:p>
    <w:p w:rsidR="003B21BC" w:rsidDel="00594997" w:rsidRDefault="006B1A11" w:rsidP="00E87AB8">
      <w:pPr>
        <w:pStyle w:val="NormalnyIn"/>
        <w:ind w:firstLine="360"/>
        <w:rPr>
          <w:del w:id="2360" w:author="Maciek" w:date="2011-09-01T21:28:00Z"/>
        </w:rPr>
      </w:pPr>
      <w:ins w:id="2361" w:author="Maciek" w:date="2011-09-01T21:28:00Z">
        <w:r>
          <w:rPr>
            <w:noProof/>
            <w:rPrChange w:id="2362">
              <w:rPr>
                <w:noProof/>
                <w:color w:val="0000FF"/>
                <w:sz w:val="16"/>
                <w:szCs w:val="16"/>
                <w:u w:val="single"/>
              </w:rPr>
            </w:rPrChange>
          </w:rPr>
          <w:drawing>
            <wp:inline distT="0" distB="0" distL="0" distR="0">
              <wp:extent cx="5760085" cy="3497194"/>
              <wp:effectExtent l="19050" t="0" r="0"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000000" w:rsidRDefault="0004201B">
      <w:pPr>
        <w:pStyle w:val="NormalnyIn"/>
        <w:ind w:firstLine="360"/>
        <w:jc w:val="center"/>
        <w:rPr>
          <w:del w:id="2363" w:author="Maciek" w:date="2011-09-01T21:28:00Z"/>
          <w:i/>
          <w:rPrChange w:id="2364" w:author="Maciek" w:date="2011-09-01T21:41:00Z">
            <w:rPr>
              <w:del w:id="2365" w:author="Maciek" w:date="2011-09-01T21:28:00Z"/>
            </w:rPr>
          </w:rPrChange>
        </w:rPr>
        <w:pPrChange w:id="2366" w:author="Maciek" w:date="2011-09-01T21:41:00Z">
          <w:pPr>
            <w:pStyle w:val="NormalnyIn"/>
            <w:ind w:firstLine="360"/>
          </w:pPr>
        </w:pPrChange>
      </w:pPr>
      <w:del w:id="2367" w:author="Maciek" w:date="2011-09-01T21:28:00Z">
        <w:r w:rsidRPr="0004201B">
          <w:rPr>
            <w:i/>
            <w:rPrChange w:id="2368" w:author="Maciek" w:date="2011-09-01T21:41:00Z">
              <w:rPr>
                <w:color w:val="0000FF"/>
                <w:sz w:val="16"/>
                <w:szCs w:val="16"/>
                <w:u w:val="single"/>
              </w:rPr>
            </w:rPrChange>
          </w:rPr>
          <w:delText>screen</w:delText>
        </w:r>
      </w:del>
      <w:ins w:id="2369" w:author="Maciek" w:date="2011-09-01T21:38:00Z">
        <w:r w:rsidRPr="0004201B">
          <w:rPr>
            <w:i/>
            <w:rPrChange w:id="2370" w:author="Maciek" w:date="2011-09-01T21:41:00Z">
              <w:rPr>
                <w:color w:val="0000FF"/>
                <w:sz w:val="16"/>
                <w:szCs w:val="16"/>
                <w:u w:val="single"/>
              </w:rPr>
            </w:rPrChange>
          </w:rPr>
          <w:t>Rysunek … Widok zakładki „</w:t>
        </w:r>
        <w:r w:rsidR="00A26295" w:rsidRPr="00A26295">
          <w:rPr>
            <w:i/>
          </w:rPr>
          <w:t>Urządzenia”</w:t>
        </w:r>
      </w:ins>
    </w:p>
    <w:p w:rsidR="00EC7C9D" w:rsidRDefault="00EC7C9D" w:rsidP="00E87AB8">
      <w:pPr>
        <w:pStyle w:val="NormalnyIn"/>
        <w:ind w:firstLine="360"/>
      </w:pPr>
    </w:p>
    <w:p w:rsidR="00EC7C9D" w:rsidRDefault="006B1A11" w:rsidP="001D24B9">
      <w:pPr>
        <w:pStyle w:val="NormalnyIn"/>
        <w:ind w:firstLine="0"/>
      </w:pPr>
      <w:ins w:id="2371" w:author="Maciek" w:date="2011-09-01T21:28:00Z">
        <w:r>
          <w:rPr>
            <w:noProof/>
            <w:rPrChange w:id="2372">
              <w:rPr>
                <w:noProof/>
                <w:color w:val="0000FF"/>
                <w:sz w:val="16"/>
                <w:szCs w:val="16"/>
                <w:u w:val="single"/>
              </w:rPr>
            </w:rPrChange>
          </w:rPr>
          <w:lastRenderedPageBreak/>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ins>
    </w:p>
    <w:p w:rsidR="00C8050F" w:rsidDel="00726470" w:rsidRDefault="0004201B" w:rsidP="00676162">
      <w:pPr>
        <w:pStyle w:val="NormalnyIn"/>
        <w:ind w:firstLine="360"/>
        <w:rPr>
          <w:del w:id="2373" w:author="Maciek" w:date="2011-09-01T23:08:00Z"/>
          <w:i/>
        </w:rPr>
      </w:pPr>
      <w:ins w:id="2374" w:author="Maciek" w:date="2011-09-01T21:38:00Z">
        <w:r w:rsidRPr="0004201B">
          <w:rPr>
            <w:i/>
            <w:rPrChange w:id="2375" w:author="Maciek" w:date="2011-09-01T21:41:00Z">
              <w:rPr>
                <w:color w:val="0000FF"/>
                <w:sz w:val="16"/>
                <w:szCs w:val="16"/>
                <w:u w:val="single"/>
              </w:rPr>
            </w:rPrChange>
          </w:rPr>
          <w:t>Rysunek … Szczegółowy widok</w:t>
        </w:r>
      </w:ins>
      <w:ins w:id="2376" w:author="Maciek" w:date="2011-09-01T21:41:00Z">
        <w:r w:rsidR="00A26295">
          <w:rPr>
            <w:i/>
          </w:rPr>
          <w:t xml:space="preserve"> z danymi</w:t>
        </w:r>
      </w:ins>
      <w:ins w:id="2377" w:author="Maciek" w:date="2011-09-01T21:38:00Z">
        <w:r w:rsidRPr="0004201B">
          <w:rPr>
            <w:i/>
            <w:rPrChange w:id="2378" w:author="Maciek" w:date="2011-09-01T21:41:00Z">
              <w:rPr>
                <w:color w:val="0000FF"/>
                <w:sz w:val="16"/>
                <w:szCs w:val="16"/>
                <w:u w:val="single"/>
              </w:rPr>
            </w:rPrChange>
          </w:rPr>
          <w:t xml:space="preserve"> urządzenia</w:t>
        </w:r>
      </w:ins>
    </w:p>
    <w:p w:rsidR="00000000" w:rsidRDefault="006B1A11">
      <w:pPr>
        <w:pStyle w:val="NormalnyIn"/>
        <w:ind w:firstLine="360"/>
        <w:jc w:val="center"/>
        <w:rPr>
          <w:ins w:id="2379" w:author="Sebastian Łuczak" w:date="2011-09-02T10:44:00Z"/>
          <w:i/>
          <w:rPrChange w:id="2380" w:author="Maciek" w:date="2011-09-01T21:41:00Z">
            <w:rPr>
              <w:ins w:id="2381" w:author="Sebastian Łuczak" w:date="2011-09-02T10:44:00Z"/>
            </w:rPr>
          </w:rPrChange>
        </w:rPr>
        <w:pPrChange w:id="2382" w:author="Maciek" w:date="2011-09-01T21:41:00Z">
          <w:pPr>
            <w:pStyle w:val="NormalnyIn"/>
            <w:ind w:firstLine="360"/>
          </w:pPr>
        </w:pPrChange>
      </w:pPr>
    </w:p>
    <w:p w:rsidR="00000000" w:rsidRDefault="006B1A11">
      <w:pPr>
        <w:pStyle w:val="NormalnyIn"/>
        <w:ind w:firstLine="0"/>
        <w:rPr>
          <w:del w:id="2383" w:author="Maciek" w:date="2011-09-01T23:08:00Z"/>
        </w:rPr>
        <w:pPrChange w:id="2384" w:author="Sebastian Łuczak" w:date="2011-09-02T10:44:00Z">
          <w:pPr>
            <w:pStyle w:val="NormalnyIn"/>
            <w:ind w:firstLine="360"/>
          </w:pPr>
        </w:pPrChange>
      </w:pPr>
    </w:p>
    <w:p w:rsidR="00000000" w:rsidRDefault="006B1A11">
      <w:pPr>
        <w:pStyle w:val="NormalnyIn"/>
        <w:ind w:firstLine="0"/>
        <w:jc w:val="center"/>
        <w:rPr>
          <w:ins w:id="2385" w:author="Sebastian Łuczak" w:date="2011-09-02T10:44:00Z"/>
        </w:rPr>
        <w:pPrChange w:id="2386" w:author="Sebastian Łuczak" w:date="2011-09-02T10:44:00Z">
          <w:pPr>
            <w:pStyle w:val="NormalnyIn"/>
            <w:ind w:firstLine="360"/>
          </w:pPr>
        </w:pPrChange>
      </w:pPr>
    </w:p>
    <w:p w:rsidR="00000000" w:rsidRDefault="006B1A11">
      <w:pPr>
        <w:pStyle w:val="NormalnyIn"/>
        <w:ind w:firstLine="0"/>
        <w:rPr>
          <w:del w:id="2387" w:author="Maciek" w:date="2011-09-01T23:08:00Z"/>
        </w:rPr>
        <w:pPrChange w:id="2388" w:author="Sebastian Łuczak" w:date="2011-09-02T10:44:00Z">
          <w:pPr>
            <w:pStyle w:val="NormalnyIn"/>
            <w:ind w:firstLine="360"/>
          </w:pPr>
        </w:pPrChange>
      </w:pPr>
    </w:p>
    <w:p w:rsidR="00000000" w:rsidRDefault="006B1A11">
      <w:pPr>
        <w:pStyle w:val="NormalnyIn"/>
        <w:ind w:firstLine="0"/>
        <w:rPr>
          <w:del w:id="2389" w:author="Maciek" w:date="2011-09-01T23:08:00Z"/>
        </w:rPr>
        <w:pPrChange w:id="2390" w:author="Sebastian Łuczak" w:date="2011-09-02T10:44:00Z">
          <w:pPr>
            <w:pStyle w:val="NormalnyIn"/>
            <w:ind w:firstLine="360"/>
          </w:pPr>
        </w:pPrChange>
      </w:pPr>
    </w:p>
    <w:p w:rsidR="00000000" w:rsidRDefault="006B1A11">
      <w:pPr>
        <w:pStyle w:val="NormalnyIn"/>
        <w:ind w:firstLine="0"/>
        <w:rPr>
          <w:del w:id="2391" w:author="Maciek" w:date="2011-09-01T23:08:00Z"/>
        </w:rPr>
        <w:pPrChange w:id="2392" w:author="Sebastian Łuczak" w:date="2011-09-02T10:44:00Z">
          <w:pPr>
            <w:pStyle w:val="NormalnyIn"/>
            <w:ind w:firstLine="360"/>
          </w:pPr>
        </w:pPrChange>
      </w:pPr>
    </w:p>
    <w:p w:rsidR="00000000" w:rsidRDefault="006B1A11">
      <w:pPr>
        <w:pStyle w:val="NormalnyIn"/>
        <w:ind w:firstLine="0"/>
        <w:rPr>
          <w:del w:id="2393" w:author="Maciek" w:date="2011-09-01T23:08:00Z"/>
        </w:rPr>
        <w:pPrChange w:id="2394" w:author="Sebastian Łuczak" w:date="2011-09-02T10:44:00Z">
          <w:pPr>
            <w:pStyle w:val="NormalnyIn"/>
            <w:ind w:firstLine="360"/>
          </w:pPr>
        </w:pPrChange>
      </w:pPr>
    </w:p>
    <w:p w:rsidR="001D24B9" w:rsidRDefault="00993D3D" w:rsidP="001D24B9">
      <w:pPr>
        <w:pStyle w:val="NormalnyIn"/>
        <w:ind w:firstLine="0"/>
      </w:pPr>
      <w:r>
        <w:t xml:space="preserve">Kolejną pozycją w menu jest wpis „Pracownicy”. </w:t>
      </w:r>
      <w:del w:id="2395" w:author="Sebastian" w:date="2011-09-01T11:56:00Z">
        <w:r w:rsidDel="00010A89">
          <w:delText xml:space="preserve">Po jej </w:delText>
        </w:r>
      </w:del>
      <w:ins w:id="2396" w:author="Sebastian" w:date="2011-09-01T11:56:00Z">
        <w:r w:rsidR="00010A89">
          <w:t xml:space="preserve">Jej </w:t>
        </w:r>
      </w:ins>
      <w:r>
        <w:t>wybrani</w:t>
      </w:r>
      <w:del w:id="2397" w:author="Sebastian" w:date="2011-09-01T11:56:00Z">
        <w:r w:rsidDel="00010A89">
          <w:delText>u</w:delText>
        </w:r>
      </w:del>
      <w:ins w:id="2398" w:author="Sebastian" w:date="2011-09-01T11:56:00Z">
        <w:r w:rsidR="00010A89">
          <w:t>e</w:t>
        </w:r>
      </w:ins>
      <w:r>
        <w:t xml:space="preserve"> </w:t>
      </w:r>
      <w:ins w:id="2399" w:author="Sebastian" w:date="2011-09-01T11:56:00Z">
        <w:r w:rsidR="00010A89">
          <w:t xml:space="preserve">powoduje </w:t>
        </w:r>
      </w:ins>
      <w:r>
        <w:t>wyświetl</w:t>
      </w:r>
      <w:ins w:id="2400" w:author="Sebastian" w:date="2011-09-01T11:56:00Z">
        <w:r w:rsidR="00010A89">
          <w:t>enie</w:t>
        </w:r>
      </w:ins>
      <w:del w:id="2401" w:author="Sebastian" w:date="2011-09-01T11:56:00Z">
        <w:r w:rsidDel="00010A89">
          <w:delText>ana</w:delText>
        </w:r>
      </w:del>
      <w:r>
        <w:t xml:space="preserve"> </w:t>
      </w:r>
      <w:del w:id="2402" w:author="Sebastian" w:date="2011-09-01T11:56:00Z">
        <w:r w:rsidDel="00010A89">
          <w:delText xml:space="preserve">jest </w:delText>
        </w:r>
      </w:del>
      <w:r>
        <w:t>list</w:t>
      </w:r>
      <w:del w:id="2403" w:author="Sebastian" w:date="2011-09-01T11:56:00Z">
        <w:r w:rsidDel="00010A89">
          <w:delText>a</w:delText>
        </w:r>
      </w:del>
      <w:ins w:id="2404"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405" w:author="Sebastian" w:date="2011-09-01T11:56:00Z">
        <w:r w:rsidDel="00010A89">
          <w:delText xml:space="preserve">Administratora </w:delText>
        </w:r>
      </w:del>
      <w:ins w:id="2406"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407" w:author="Sebastian" w:date="2011-09-01T11:56:00Z">
        <w:r w:rsidR="00010A89">
          <w:t>,</w:t>
        </w:r>
      </w:ins>
      <w:r w:rsidR="00DA44EE">
        <w:t xml:space="preserve"> dodatkowo</w:t>
      </w:r>
      <w:r>
        <w:t xml:space="preserve"> z przyciskiem umożliwiającym ich odłączenie. </w:t>
      </w:r>
    </w:p>
    <w:p w:rsidR="003B21BC" w:rsidDel="00594997" w:rsidRDefault="006B1A11" w:rsidP="001D24B9">
      <w:pPr>
        <w:pStyle w:val="NormalnyIn"/>
        <w:ind w:firstLine="0"/>
        <w:rPr>
          <w:del w:id="2408" w:author="Maciek" w:date="2011-09-01T21:23:00Z"/>
        </w:rPr>
      </w:pPr>
      <w:ins w:id="2409" w:author="Maciek" w:date="2011-09-01T21:22:00Z">
        <w:r>
          <w:rPr>
            <w:noProof/>
            <w:rPrChange w:id="2410">
              <w:rPr>
                <w:noProof/>
                <w:color w:val="0000FF"/>
                <w:sz w:val="16"/>
                <w:szCs w:val="16"/>
                <w:u w:val="single"/>
              </w:rPr>
            </w:rPrChange>
          </w:rPr>
          <w:drawing>
            <wp:inline distT="0" distB="0" distL="0" distR="0">
              <wp:extent cx="5535730" cy="3360979"/>
              <wp:effectExtent l="19050" t="0" r="782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548480" cy="3368720"/>
                      </a:xfrm>
                      <a:prstGeom prst="rect">
                        <a:avLst/>
                      </a:prstGeom>
                      <a:noFill/>
                      <a:ln w="9525">
                        <a:noFill/>
                        <a:miter lim="800000"/>
                        <a:headEnd/>
                        <a:tailEnd/>
                      </a:ln>
                    </pic:spPr>
                  </pic:pic>
                </a:graphicData>
              </a:graphic>
            </wp:inline>
          </w:drawing>
        </w:r>
      </w:ins>
    </w:p>
    <w:p w:rsidR="00EC7C9D" w:rsidDel="00594997" w:rsidRDefault="00EC7C9D" w:rsidP="001D24B9">
      <w:pPr>
        <w:pStyle w:val="NormalnyIn"/>
        <w:ind w:firstLine="0"/>
        <w:rPr>
          <w:del w:id="2411" w:author="Maciek" w:date="2011-09-01T21:23:00Z"/>
        </w:rPr>
      </w:pPr>
    </w:p>
    <w:p w:rsidR="001D24B9" w:rsidRDefault="00A76B71" w:rsidP="001D24B9">
      <w:pPr>
        <w:pStyle w:val="NormalnyIn"/>
        <w:ind w:firstLine="0"/>
        <w:rPr>
          <w:i/>
        </w:rPr>
      </w:pPr>
      <w:del w:id="2412" w:author="Maciek" w:date="2011-09-01T21:22:00Z">
        <w:r w:rsidDel="00594997">
          <w:delText>screen</w:delText>
        </w:r>
      </w:del>
      <w:ins w:id="2413" w:author="Maciek" w:date="2011-09-01T21:39:00Z">
        <w:r w:rsidR="0004201B" w:rsidRPr="0004201B">
          <w:rPr>
            <w:i/>
            <w:rPrChange w:id="2414" w:author="Maciek" w:date="2011-09-01T21:41:00Z">
              <w:rPr>
                <w:color w:val="0000FF"/>
                <w:sz w:val="16"/>
                <w:szCs w:val="16"/>
                <w:u w:val="single"/>
              </w:rPr>
            </w:rPrChange>
          </w:rPr>
          <w:t xml:space="preserve">Rysunek … Widok zakładki </w:t>
        </w:r>
        <w:r w:rsidR="00A26295" w:rsidRPr="00A26295">
          <w:rPr>
            <w:i/>
          </w:rPr>
          <w:t>„Pracownicy</w:t>
        </w:r>
      </w:ins>
      <w:r w:rsidR="001D24B9">
        <w:rPr>
          <w:i/>
        </w:rPr>
        <w:t>”</w:t>
      </w:r>
    </w:p>
    <w:p w:rsidR="00000000" w:rsidRDefault="006B1A11">
      <w:pPr>
        <w:pStyle w:val="NormalnyIn"/>
        <w:ind w:firstLine="0"/>
        <w:jc w:val="center"/>
        <w:rPr>
          <w:del w:id="2415" w:author="Maciek" w:date="2011-09-01T21:22:00Z"/>
          <w:i/>
          <w:rPrChange w:id="2416" w:author="Maciek" w:date="2011-09-01T21:41:00Z">
            <w:rPr>
              <w:del w:id="2417" w:author="Maciek" w:date="2011-09-01T21:22:00Z"/>
            </w:rPr>
          </w:rPrChange>
        </w:rPr>
        <w:pPrChange w:id="2418" w:author="Maciek" w:date="2011-09-01T21:41:00Z">
          <w:pPr>
            <w:pStyle w:val="NormalnyIn"/>
            <w:ind w:firstLine="360"/>
          </w:pPr>
        </w:pPrChange>
      </w:pPr>
    </w:p>
    <w:p w:rsidR="00EC7C9D" w:rsidDel="00594997" w:rsidRDefault="006B1A11" w:rsidP="001D24B9">
      <w:pPr>
        <w:pStyle w:val="NormalnyIn"/>
        <w:ind w:firstLine="0"/>
        <w:rPr>
          <w:del w:id="2419" w:author="Maciek" w:date="2011-09-01T21:23:00Z"/>
        </w:rPr>
      </w:pPr>
      <w:ins w:id="2420" w:author="Maciek" w:date="2011-09-01T21:24:00Z">
        <w:r>
          <w:rPr>
            <w:noProof/>
            <w:rPrChange w:id="2421">
              <w:rPr>
                <w:noProof/>
                <w:color w:val="0000FF"/>
                <w:sz w:val="16"/>
                <w:szCs w:val="16"/>
                <w:u w:val="single"/>
              </w:rPr>
            </w:rPrChange>
          </w:rPr>
          <w:drawing>
            <wp:inline distT="0" distB="0" distL="0" distR="0">
              <wp:extent cx="5635792" cy="3421731"/>
              <wp:effectExtent l="19050" t="0" r="3008"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48772" cy="3429612"/>
                      </a:xfrm>
                      <a:prstGeom prst="rect">
                        <a:avLst/>
                      </a:prstGeom>
                      <a:noFill/>
                      <a:ln w="9525">
                        <a:noFill/>
                        <a:miter lim="800000"/>
                        <a:headEnd/>
                        <a:tailEnd/>
                      </a:ln>
                    </pic:spPr>
                  </pic:pic>
                </a:graphicData>
              </a:graphic>
            </wp:inline>
          </w:drawing>
        </w:r>
      </w:ins>
    </w:p>
    <w:p w:rsidR="00DA4D42" w:rsidRDefault="0004201B" w:rsidP="001D24B9">
      <w:pPr>
        <w:pStyle w:val="NormalnyIn"/>
        <w:ind w:firstLine="0"/>
        <w:rPr>
          <w:del w:id="2422" w:author="Maciek" w:date="2011-09-01T21:23:00Z"/>
          <w:i/>
        </w:rPr>
      </w:pPr>
      <w:ins w:id="2423" w:author="Maciek" w:date="2011-09-01T21:39:00Z">
        <w:r w:rsidRPr="0004201B">
          <w:rPr>
            <w:i/>
            <w:rPrChange w:id="2424" w:author="Maciek" w:date="2011-09-01T21:42:00Z">
              <w:rPr>
                <w:color w:val="0000FF"/>
                <w:sz w:val="16"/>
                <w:szCs w:val="16"/>
                <w:u w:val="single"/>
              </w:rPr>
            </w:rPrChange>
          </w:rPr>
          <w:t xml:space="preserve">Rysunek … Szczegółowy widok </w:t>
        </w:r>
      </w:ins>
      <w:ins w:id="2425" w:author="Maciek" w:date="2011-09-01T21:42:00Z">
        <w:r w:rsidRPr="0004201B">
          <w:rPr>
            <w:i/>
            <w:rPrChange w:id="2426" w:author="Maciek" w:date="2011-09-01T21:42:00Z">
              <w:rPr>
                <w:color w:val="0000FF"/>
                <w:sz w:val="16"/>
                <w:szCs w:val="16"/>
                <w:u w:val="single"/>
              </w:rPr>
            </w:rPrChange>
          </w:rPr>
          <w:t xml:space="preserve">danych </w:t>
        </w:r>
      </w:ins>
      <w:ins w:id="2427" w:author="Maciek" w:date="2011-09-01T21:39:00Z">
        <w:r w:rsidRPr="0004201B">
          <w:rPr>
            <w:i/>
            <w:rPrChange w:id="2428" w:author="Maciek" w:date="2011-09-01T21:42:00Z">
              <w:rPr>
                <w:color w:val="0000FF"/>
                <w:sz w:val="16"/>
                <w:szCs w:val="16"/>
                <w:u w:val="single"/>
              </w:rPr>
            </w:rPrChange>
          </w:rPr>
          <w:t>pracownika</w:t>
        </w:r>
      </w:ins>
    </w:p>
    <w:p w:rsidR="00DA4D42" w:rsidRDefault="00DA4D42" w:rsidP="001D24B9">
      <w:pPr>
        <w:pStyle w:val="NormalnyIn"/>
        <w:ind w:firstLine="0"/>
        <w:rPr>
          <w:del w:id="2429" w:author="Maciek" w:date="2011-09-01T21:23:00Z"/>
          <w:i/>
        </w:rPr>
      </w:pPr>
    </w:p>
    <w:p w:rsidR="00726470" w:rsidRDefault="00726470" w:rsidP="001D24B9">
      <w:pPr>
        <w:pStyle w:val="NormalnyIn"/>
        <w:ind w:firstLine="0"/>
        <w:rPr>
          <w:ins w:id="2430" w:author="Sebastian Łuczak" w:date="2011-09-02T10:45:00Z"/>
        </w:rPr>
      </w:pPr>
    </w:p>
    <w:p w:rsidR="00DA4D42" w:rsidRDefault="00DA4D42">
      <w:pPr>
        <w:pStyle w:val="NormalnyIn"/>
        <w:ind w:firstLine="360"/>
        <w:rPr>
          <w:del w:id="2431" w:author="Maciek" w:date="2011-09-01T21:23:00Z"/>
        </w:rPr>
      </w:pPr>
    </w:p>
    <w:p w:rsidR="00726470" w:rsidRDefault="00726470" w:rsidP="00E87AB8">
      <w:pPr>
        <w:pStyle w:val="NormalnyIn"/>
        <w:ind w:firstLine="360"/>
        <w:rPr>
          <w:ins w:id="2432" w:author="Sebastian Łuczak" w:date="2011-09-02T10:45:00Z"/>
        </w:rPr>
      </w:pPr>
    </w:p>
    <w:p w:rsidR="00000000" w:rsidRDefault="006B1A11">
      <w:pPr>
        <w:pStyle w:val="NormalnyIn"/>
        <w:ind w:firstLine="0"/>
        <w:rPr>
          <w:del w:id="2433" w:author="Maciek" w:date="2011-09-01T21:23:00Z"/>
        </w:rPr>
        <w:pPrChange w:id="2434" w:author="Sebastian Łuczak" w:date="2011-09-02T10:45:00Z">
          <w:pPr>
            <w:pStyle w:val="NormalnyIn"/>
            <w:ind w:firstLine="360"/>
          </w:pPr>
        </w:pPrChange>
      </w:pPr>
    </w:p>
    <w:p w:rsidR="00000000" w:rsidRDefault="006B1A11">
      <w:pPr>
        <w:pStyle w:val="NormalnyIn"/>
        <w:ind w:firstLine="0"/>
        <w:rPr>
          <w:del w:id="2435" w:author="Maciek" w:date="2011-09-01T21:23:00Z"/>
        </w:rPr>
        <w:pPrChange w:id="2436" w:author="Sebastian Łuczak" w:date="2011-09-02T10:45:00Z">
          <w:pPr>
            <w:pStyle w:val="NormalnyIn"/>
            <w:ind w:firstLine="360"/>
          </w:pPr>
        </w:pPrChange>
      </w:pPr>
    </w:p>
    <w:p w:rsidR="00000000" w:rsidRDefault="006B1A11">
      <w:pPr>
        <w:pStyle w:val="NormalnyIn"/>
        <w:ind w:firstLine="0"/>
        <w:rPr>
          <w:del w:id="2437" w:author="Maciek" w:date="2011-09-01T21:23:00Z"/>
        </w:rPr>
        <w:pPrChange w:id="2438" w:author="Sebastian Łuczak" w:date="2011-09-02T10:45:00Z">
          <w:pPr>
            <w:pStyle w:val="NormalnyIn"/>
            <w:ind w:firstLine="360"/>
          </w:pPr>
        </w:pPrChange>
      </w:pPr>
    </w:p>
    <w:p w:rsidR="00000000" w:rsidRDefault="006B1A11">
      <w:pPr>
        <w:pStyle w:val="NormalnyIn"/>
        <w:ind w:firstLine="0"/>
        <w:rPr>
          <w:del w:id="2439" w:author="Maciek" w:date="2011-09-01T21:23:00Z"/>
        </w:rPr>
        <w:pPrChange w:id="2440" w:author="Sebastian Łuczak" w:date="2011-09-02T10:45:00Z">
          <w:pPr>
            <w:pStyle w:val="NormalnyIn"/>
            <w:ind w:firstLine="360"/>
          </w:pPr>
        </w:pPrChange>
      </w:pPr>
    </w:p>
    <w:p w:rsidR="00000000" w:rsidRDefault="006B1A11">
      <w:pPr>
        <w:pStyle w:val="NormalnyIn"/>
        <w:ind w:firstLine="0"/>
        <w:rPr>
          <w:del w:id="2441" w:author="Maciek" w:date="2011-09-01T21:23:00Z"/>
        </w:rPr>
        <w:pPrChange w:id="2442" w:author="Sebastian Łuczak" w:date="2011-09-02T10:45:00Z">
          <w:pPr>
            <w:pStyle w:val="NormalnyIn"/>
            <w:ind w:firstLine="360"/>
          </w:pPr>
        </w:pPrChange>
      </w:pPr>
    </w:p>
    <w:p w:rsidR="00000000" w:rsidRDefault="006B1A11">
      <w:pPr>
        <w:pStyle w:val="NormalnyIn"/>
        <w:ind w:firstLine="0"/>
        <w:rPr>
          <w:del w:id="2443" w:author="Maciek" w:date="2011-09-01T21:23:00Z"/>
        </w:rPr>
        <w:pPrChange w:id="2444" w:author="Sebastian Łuczak" w:date="2011-09-02T10:45:00Z">
          <w:pPr>
            <w:pStyle w:val="NormalnyIn"/>
            <w:ind w:firstLine="360"/>
          </w:pPr>
        </w:pPrChange>
      </w:pPr>
    </w:p>
    <w:p w:rsidR="00000000" w:rsidRDefault="00993D3D">
      <w:pPr>
        <w:pStyle w:val="NormalnyIn"/>
        <w:ind w:firstLine="0"/>
        <w:pPrChange w:id="2445" w:author="Sebastian Łuczak" w:date="2011-09-02T10:45:00Z">
          <w:pPr>
            <w:pStyle w:val="NormalnyIn"/>
            <w:ind w:firstLine="360"/>
          </w:pPr>
        </w:pPrChange>
      </w:pPr>
      <w:r>
        <w:t>Ostatnią opcją</w:t>
      </w:r>
      <w:del w:id="2446" w:author="Sebastian" w:date="2011-09-01T11:56:00Z">
        <w:r w:rsidDel="00010A89">
          <w:delText xml:space="preserve"> wyboru</w:delText>
        </w:r>
        <w:r w:rsidR="00DA44EE" w:rsidDel="00010A89">
          <w:delText>,</w:delText>
        </w:r>
      </w:del>
      <w:ins w:id="2447" w:author="Sebastian" w:date="2011-09-01T11:56:00Z">
        <w:r w:rsidR="00010A89">
          <w:t xml:space="preserve"> </w:t>
        </w:r>
      </w:ins>
      <w:r>
        <w:t xml:space="preserve"> widoczną dla wszystkich użytkowników</w:t>
      </w:r>
      <w:r w:rsidR="00DA44EE">
        <w:t>,</w:t>
      </w:r>
      <w:r>
        <w:t xml:space="preserve"> jest zakładka „Kontrahenci”. Ma ona na celu przedstawienie listy oraz danych szczegółowych poszczególnych firm zarejestrowanych w systemie. </w:t>
      </w:r>
    </w:p>
    <w:p w:rsidR="00000000" w:rsidRDefault="006B1A11">
      <w:pPr>
        <w:pStyle w:val="NormalnyIn"/>
        <w:ind w:firstLine="0"/>
        <w:pPrChange w:id="2448" w:author="Sebastian Łuczak" w:date="2011-09-02T10:45:00Z">
          <w:pPr>
            <w:pStyle w:val="NormalnyIn"/>
            <w:ind w:firstLine="360"/>
          </w:pPr>
        </w:pPrChange>
      </w:pPr>
      <w:ins w:id="2449" w:author="Maciek" w:date="2011-09-01T21:22:00Z">
        <w:r>
          <w:rPr>
            <w:noProof/>
            <w:rPrChange w:id="2450">
              <w:rPr>
                <w:noProof/>
                <w:color w:val="0000FF"/>
                <w:sz w:val="16"/>
                <w:szCs w:val="16"/>
                <w:u w:val="single"/>
              </w:rPr>
            </w:rPrChange>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ins>
    </w:p>
    <w:p w:rsidR="001D24B9" w:rsidRDefault="001D24B9">
      <w:pPr>
        <w:pStyle w:val="NormalnyIn"/>
        <w:ind w:firstLine="0"/>
      </w:pPr>
      <w:r>
        <w:rPr>
          <w:i/>
        </w:rPr>
        <w:t>\</w:t>
      </w:r>
      <w:ins w:id="2451" w:author="Maciek" w:date="2011-09-01T21:39:00Z">
        <w:r w:rsidR="0004201B" w:rsidRPr="0004201B">
          <w:rPr>
            <w:i/>
            <w:rPrChange w:id="2452" w:author="Maciek" w:date="2011-09-01T21:42:00Z">
              <w:rPr>
                <w:color w:val="0000FF"/>
                <w:sz w:val="16"/>
                <w:szCs w:val="16"/>
                <w:u w:val="single"/>
              </w:rPr>
            </w:rPrChange>
          </w:rPr>
          <w:t xml:space="preserve">Rysunek … Widok zakładki </w:t>
        </w:r>
        <w:r w:rsidRPr="00A26295">
          <w:rPr>
            <w:i/>
          </w:rPr>
          <w:t>„Kontrahenci”</w:t>
        </w:r>
      </w:ins>
    </w:p>
    <w:p w:rsidR="001D24B9" w:rsidRDefault="001D24B9">
      <w:pPr>
        <w:pStyle w:val="NormalnyIn"/>
        <w:ind w:firstLine="0"/>
        <w:rPr>
          <w:del w:id="2453" w:author="Sebastian Łuczak" w:date="2011-09-02T10:44:00Z"/>
        </w:rPr>
      </w:pPr>
    </w:p>
    <w:p w:rsidR="00000000" w:rsidRDefault="006B1A11">
      <w:pPr>
        <w:pStyle w:val="NormalnyIn"/>
        <w:ind w:firstLine="0"/>
        <w:rPr>
          <w:del w:id="2454" w:author="Sebastian Łuczak" w:date="2011-09-02T10:45:00Z"/>
        </w:rPr>
        <w:pPrChange w:id="2455" w:author="Sebastian Łuczak" w:date="2011-09-02T10:45:00Z">
          <w:pPr>
            <w:pStyle w:val="NormalnyIn"/>
            <w:ind w:firstLine="360"/>
          </w:pPr>
        </w:pPrChange>
      </w:pPr>
    </w:p>
    <w:p w:rsidR="00000000" w:rsidRDefault="006B1A11">
      <w:pPr>
        <w:pStyle w:val="NormalnyIn"/>
        <w:ind w:firstLine="360"/>
        <w:jc w:val="center"/>
        <w:rPr>
          <w:del w:id="2456" w:author="Maciek" w:date="2011-09-01T21:22:00Z"/>
        </w:rPr>
        <w:pPrChange w:id="2457" w:author="Maciek" w:date="2011-09-01T21:42:00Z">
          <w:pPr>
            <w:pStyle w:val="NormalnyIn"/>
            <w:ind w:firstLine="360"/>
          </w:pPr>
        </w:pPrChange>
      </w:pPr>
    </w:p>
    <w:p w:rsidR="00EC7C9D" w:rsidRDefault="006B1A11" w:rsidP="00726470">
      <w:pPr>
        <w:pStyle w:val="NormalnyIn"/>
        <w:ind w:firstLine="0"/>
      </w:pPr>
      <w:ins w:id="2458" w:author="Maciek" w:date="2011-09-01T21:24:00Z">
        <w:r>
          <w:rPr>
            <w:noProof/>
            <w:rPrChange w:id="2459">
              <w:rPr>
                <w:noProof/>
                <w:color w:val="0000FF"/>
                <w:sz w:val="16"/>
                <w:szCs w:val="16"/>
                <w:u w:val="single"/>
              </w:rPr>
            </w:rPrChange>
          </w:rPr>
          <w:drawing>
            <wp:inline distT="0" distB="0" distL="0" distR="0">
              <wp:extent cx="5760085" cy="3497194"/>
              <wp:effectExtent l="19050" t="0" r="0"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EC7C9D" w:rsidRDefault="0004201B" w:rsidP="001D24B9">
      <w:pPr>
        <w:pStyle w:val="NormalnyIn"/>
        <w:ind w:firstLine="360"/>
        <w:jc w:val="center"/>
        <w:rPr>
          <w:i/>
        </w:rPr>
      </w:pPr>
      <w:ins w:id="2460" w:author="Maciek" w:date="2011-09-01T21:39:00Z">
        <w:r w:rsidRPr="0004201B">
          <w:rPr>
            <w:i/>
            <w:rPrChange w:id="2461" w:author="Maciek" w:date="2011-09-01T21:42:00Z">
              <w:rPr>
                <w:color w:val="0000FF"/>
                <w:sz w:val="16"/>
                <w:szCs w:val="16"/>
                <w:u w:val="single"/>
              </w:rPr>
            </w:rPrChange>
          </w:rPr>
          <w:t>Rysunek … Sz</w:t>
        </w:r>
      </w:ins>
      <w:ins w:id="2462" w:author="Maciek" w:date="2011-09-01T21:40:00Z">
        <w:r w:rsidRPr="0004201B">
          <w:rPr>
            <w:i/>
            <w:rPrChange w:id="2463" w:author="Maciek" w:date="2011-09-01T21:42:00Z">
              <w:rPr>
                <w:color w:val="0000FF"/>
                <w:sz w:val="16"/>
                <w:szCs w:val="16"/>
                <w:u w:val="single"/>
              </w:rPr>
            </w:rPrChange>
          </w:rPr>
          <w:t>czegółowy widok</w:t>
        </w:r>
      </w:ins>
      <w:ins w:id="2464" w:author="Maciek" w:date="2011-09-01T21:42:00Z">
        <w:r w:rsidRPr="0004201B">
          <w:rPr>
            <w:i/>
            <w:rPrChange w:id="2465" w:author="Maciek" w:date="2011-09-01T21:42:00Z">
              <w:rPr>
                <w:color w:val="0000FF"/>
                <w:sz w:val="16"/>
                <w:szCs w:val="16"/>
                <w:u w:val="single"/>
              </w:rPr>
            </w:rPrChange>
          </w:rPr>
          <w:t xml:space="preserve"> danych</w:t>
        </w:r>
      </w:ins>
      <w:ins w:id="2466" w:author="Maciek" w:date="2011-09-01T21:40:00Z">
        <w:r w:rsidRPr="0004201B">
          <w:rPr>
            <w:i/>
            <w:rPrChange w:id="2467" w:author="Maciek" w:date="2011-09-01T21:42:00Z">
              <w:rPr>
                <w:color w:val="0000FF"/>
                <w:sz w:val="16"/>
                <w:szCs w:val="16"/>
                <w:u w:val="single"/>
              </w:rPr>
            </w:rPrChange>
          </w:rPr>
          <w:t xml:space="preserve"> kontrahenta</w:t>
        </w:r>
      </w:ins>
    </w:p>
    <w:p w:rsidR="001D24B9" w:rsidRPr="001D24B9" w:rsidRDefault="001D24B9" w:rsidP="001D24B9">
      <w:pPr>
        <w:pStyle w:val="NormalnyIn"/>
        <w:ind w:firstLine="360"/>
        <w:jc w:val="center"/>
        <w:rPr>
          <w:i/>
        </w:rPr>
      </w:pPr>
    </w:p>
    <w:p w:rsidR="00000000" w:rsidRDefault="006B1A11">
      <w:pPr>
        <w:pStyle w:val="NormalnyIn"/>
        <w:ind w:firstLine="0"/>
        <w:rPr>
          <w:del w:id="2468" w:author="Sebastian Łuczak" w:date="2011-09-02T10:45:00Z"/>
        </w:rPr>
        <w:pPrChange w:id="2469" w:author="Sebastian Łuczak" w:date="2011-09-02T10:45:00Z">
          <w:pPr>
            <w:pStyle w:val="NormalnyIn"/>
            <w:ind w:firstLine="360"/>
          </w:pPr>
        </w:pPrChange>
      </w:pPr>
    </w:p>
    <w:p w:rsidR="00000000" w:rsidRDefault="006B1A11">
      <w:pPr>
        <w:pStyle w:val="NormalnyIn"/>
        <w:ind w:firstLine="0"/>
        <w:rPr>
          <w:del w:id="2470" w:author="Sebastian Łuczak" w:date="2011-09-02T10:45:00Z"/>
        </w:rPr>
        <w:pPrChange w:id="2471" w:author="Sebastian Łuczak" w:date="2011-09-02T10:45:00Z">
          <w:pPr>
            <w:pStyle w:val="NormalnyIn"/>
            <w:ind w:firstLine="360"/>
          </w:pPr>
        </w:pPrChange>
      </w:pPr>
    </w:p>
    <w:p w:rsidR="00000000" w:rsidRDefault="006B1A11">
      <w:pPr>
        <w:pStyle w:val="NormalnyIn"/>
        <w:ind w:firstLine="0"/>
        <w:rPr>
          <w:del w:id="2472" w:author="Sebastian Łuczak" w:date="2011-09-02T10:45:00Z"/>
        </w:rPr>
        <w:pPrChange w:id="2473" w:author="Sebastian Łuczak" w:date="2011-09-02T10:45:00Z">
          <w:pPr>
            <w:pStyle w:val="NormalnyIn"/>
            <w:ind w:firstLine="360"/>
          </w:pPr>
        </w:pPrChange>
      </w:pPr>
    </w:p>
    <w:p w:rsidR="00000000" w:rsidRDefault="006B1A11">
      <w:pPr>
        <w:pStyle w:val="NormalnyIn"/>
        <w:ind w:firstLine="0"/>
        <w:rPr>
          <w:del w:id="2474" w:author="Sebastian Łuczak" w:date="2011-09-02T10:45:00Z"/>
        </w:rPr>
        <w:pPrChange w:id="2475" w:author="Sebastian Łuczak" w:date="2011-09-02T10:45:00Z">
          <w:pPr>
            <w:pStyle w:val="NormalnyIn"/>
            <w:ind w:firstLine="360"/>
          </w:pPr>
        </w:pPrChange>
      </w:pPr>
    </w:p>
    <w:p w:rsidR="00000000" w:rsidRDefault="006B1A11">
      <w:pPr>
        <w:pStyle w:val="NormalnyIn"/>
        <w:ind w:firstLine="0"/>
        <w:rPr>
          <w:del w:id="2476" w:author="Sebastian Łuczak" w:date="2011-09-02T10:45:00Z"/>
        </w:rPr>
        <w:pPrChange w:id="2477" w:author="Sebastian Łuczak" w:date="2011-09-02T10:45:00Z">
          <w:pPr>
            <w:pStyle w:val="NormalnyIn"/>
            <w:ind w:firstLine="360"/>
          </w:pPr>
        </w:pPrChange>
      </w:pPr>
    </w:p>
    <w:p w:rsidR="00000000" w:rsidRDefault="005D1C5E">
      <w:pPr>
        <w:pStyle w:val="NormalnyIn"/>
        <w:ind w:firstLine="0"/>
        <w:pPrChange w:id="2478" w:author="Sebastian Łuczak" w:date="2011-09-02T10:45:00Z">
          <w:pPr>
            <w:pStyle w:val="NormalnyIn"/>
            <w:ind w:firstLine="360"/>
          </w:pPr>
        </w:pPrChange>
      </w:pPr>
      <w:r w:rsidRPr="005D1C5E">
        <w:t xml:space="preserve">Jak już wcześniej zostało wspomniane, użytkownik z uprawnieniami </w:t>
      </w:r>
      <w:proofErr w:type="spellStart"/>
      <w:r w:rsidRPr="001D24B9">
        <w:rPr>
          <w:rFonts w:ascii="Courier New" w:hAnsi="Courier New" w:cs="Courier New"/>
          <w:sz w:val="20"/>
          <w:szCs w:val="20"/>
        </w:rPr>
        <w:t>ROLE_ADMIN</w:t>
      </w:r>
      <w:proofErr w:type="spellEnd"/>
      <w:r w:rsidRPr="005D1C5E">
        <w:t xml:space="preserve"> posiada dostęp do dodatkowej zakładki „Administracja” w której </w:t>
      </w:r>
      <w:del w:id="2479" w:author="Sebastian" w:date="2011-09-01T11:56:00Z">
        <w:r w:rsidRPr="005D1C5E" w:rsidDel="00010A89">
          <w:delText xml:space="preserve">to widzi </w:delText>
        </w:r>
      </w:del>
      <w:ins w:id="2480" w:author="Sebastian" w:date="2011-09-01T11:56:00Z">
        <w:r w:rsidR="00010A89">
          <w:t xml:space="preserve">widnieje </w:t>
        </w:r>
      </w:ins>
      <w:r w:rsidRPr="005D1C5E">
        <w:t>list</w:t>
      </w:r>
      <w:ins w:id="2481" w:author="Sebastian" w:date="2011-09-01T11:56:00Z">
        <w:r w:rsidR="00010A89">
          <w:t>a</w:t>
        </w:r>
      </w:ins>
      <w:del w:id="2482"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483" w:author="Sebastian" w:date="2011-09-01T11:56:00Z">
        <w:r w:rsidRPr="005D1C5E" w:rsidDel="00010A89">
          <w:delText>zablokowywać</w:delText>
        </w:r>
      </w:del>
      <w:ins w:id="2484" w:author="Sebastian" w:date="2011-09-01T11:56:00Z">
        <w:r w:rsidR="00010A89">
          <w:t>blokowa</w:t>
        </w:r>
      </w:ins>
      <w:ins w:id="2485" w:author="Sebastian" w:date="2011-09-01T11:57:00Z">
        <w:r w:rsidR="00010A89">
          <w:t>ć</w:t>
        </w:r>
      </w:ins>
      <w:r w:rsidRPr="005D1C5E">
        <w:t xml:space="preserve">.  </w:t>
      </w:r>
    </w:p>
    <w:p w:rsidR="003B21BC" w:rsidRDefault="003B21BC" w:rsidP="003B21BC">
      <w:pPr>
        <w:pStyle w:val="NormalnyIn"/>
        <w:ind w:firstLine="360"/>
      </w:pPr>
    </w:p>
    <w:p w:rsidR="00000000" w:rsidRDefault="006B1A11">
      <w:pPr>
        <w:pStyle w:val="NormalnyIn"/>
        <w:ind w:firstLine="0"/>
        <w:jc w:val="center"/>
        <w:rPr>
          <w:del w:id="2486" w:author="Maciek" w:date="2011-09-01T21:23:00Z"/>
        </w:rPr>
        <w:pPrChange w:id="2487" w:author="Sebastian Łuczak" w:date="2011-09-02T10:45:00Z">
          <w:pPr>
            <w:pStyle w:val="NormalnyIn"/>
            <w:ind w:firstLine="360"/>
          </w:pPr>
        </w:pPrChange>
      </w:pPr>
      <w:ins w:id="2488" w:author="Maciek" w:date="2011-09-01T21:23:00Z">
        <w:r>
          <w:rPr>
            <w:noProof/>
            <w:rPrChange w:id="2489">
              <w:rPr>
                <w:noProof/>
                <w:color w:val="0000FF"/>
                <w:sz w:val="16"/>
                <w:szCs w:val="16"/>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del w:id="2490" w:author="Maciek" w:date="2011-09-01T21:23:00Z">
        <w:r w:rsidR="00EC7C9D" w:rsidDel="00594997">
          <w:delText>//screen</w:delText>
        </w:r>
      </w:del>
    </w:p>
    <w:p w:rsidR="00000000" w:rsidRDefault="0004201B">
      <w:pPr>
        <w:pStyle w:val="NormalnyIn"/>
        <w:ind w:firstLine="0"/>
        <w:jc w:val="center"/>
        <w:rPr>
          <w:ins w:id="2491" w:author="Maciek" w:date="2011-09-01T21:40:00Z"/>
          <w:i/>
          <w:rPrChange w:id="2492" w:author="Maciek" w:date="2011-09-01T21:42:00Z">
            <w:rPr>
              <w:ins w:id="2493" w:author="Maciek" w:date="2011-09-01T21:40:00Z"/>
            </w:rPr>
          </w:rPrChange>
        </w:rPr>
        <w:pPrChange w:id="2494" w:author="Sebastian Łuczak" w:date="2011-09-02T10:45:00Z">
          <w:pPr>
            <w:pStyle w:val="NormalnyIn"/>
            <w:ind w:firstLine="360"/>
          </w:pPr>
        </w:pPrChange>
      </w:pPr>
      <w:ins w:id="2495" w:author="Maciek" w:date="2011-09-01T21:40:00Z">
        <w:r w:rsidRPr="0004201B">
          <w:rPr>
            <w:i/>
            <w:rPrChange w:id="2496" w:author="Maciek" w:date="2011-09-01T21:42:00Z">
              <w:rPr>
                <w:color w:val="0000FF"/>
                <w:sz w:val="16"/>
                <w:szCs w:val="16"/>
                <w:u w:val="single"/>
              </w:rPr>
            </w:rPrChange>
          </w:rPr>
          <w:t xml:space="preserve">Rysunek … Widok zakładki </w:t>
        </w:r>
        <w:r w:rsidR="00A26295" w:rsidRPr="00A26295">
          <w:rPr>
            <w:i/>
          </w:rPr>
          <w:t>„Administracja”</w:t>
        </w:r>
      </w:ins>
    </w:p>
    <w:p w:rsidR="00000000" w:rsidRDefault="006B1A11">
      <w:pPr>
        <w:jc w:val="center"/>
        <w:rPr>
          <w:rFonts w:ascii="Times New Roman" w:eastAsiaTheme="majorEastAsia" w:hAnsi="Times New Roman" w:cstheme="majorBidi"/>
          <w:b/>
          <w:bCs/>
          <w:caps/>
          <w:sz w:val="32"/>
          <w:szCs w:val="28"/>
          <w:lang w:eastAsia="pl-PL"/>
        </w:rPr>
        <w:pPrChange w:id="2497" w:author="Maciek" w:date="2011-09-01T21:42:00Z">
          <w:pPr>
            <w:jc w:val="left"/>
          </w:pPr>
        </w:pPrChange>
      </w:pPr>
      <w:ins w:id="2498" w:author="Maciek" w:date="2011-09-01T21:23:00Z">
        <w:r>
          <w:rPr>
            <w:noProof/>
            <w:lang w:eastAsia="pl-PL"/>
            <w:rPrChange w:id="2499">
              <w:rPr>
                <w:noProof/>
                <w:color w:val="0000FF"/>
                <w:sz w:val="16"/>
                <w:szCs w:val="16"/>
                <w:u w:val="single"/>
                <w:lang w:eastAsia="pl-PL"/>
              </w:rPr>
            </w:rPrChange>
          </w:rPr>
          <w:lastRenderedPageBreak/>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ins w:id="2500" w:author="Maciek" w:date="2011-09-01T21:40:00Z">
        <w:r w:rsidR="0004201B" w:rsidRPr="0004201B">
          <w:rPr>
            <w:rFonts w:ascii="Times New Roman" w:hAnsi="Times New Roman"/>
            <w:i/>
            <w:sz w:val="24"/>
            <w:szCs w:val="24"/>
            <w:rPrChange w:id="2501" w:author="Maciek" w:date="2011-09-01T21:42:00Z">
              <w:rPr>
                <w:color w:val="0000FF"/>
                <w:sz w:val="16"/>
                <w:szCs w:val="16"/>
                <w:u w:val="single"/>
              </w:rPr>
            </w:rPrChange>
          </w:rPr>
          <w:t xml:space="preserve">Rysunek … </w:t>
        </w:r>
      </w:ins>
      <w:ins w:id="2502" w:author="Maciek" w:date="2011-09-01T21:41:00Z">
        <w:r w:rsidR="0004201B" w:rsidRPr="0004201B">
          <w:rPr>
            <w:rFonts w:ascii="Times New Roman" w:hAnsi="Times New Roman"/>
            <w:i/>
            <w:sz w:val="24"/>
            <w:szCs w:val="24"/>
            <w:rPrChange w:id="2503" w:author="Maciek" w:date="2011-09-01T21:42:00Z">
              <w:rPr>
                <w:color w:val="0000FF"/>
                <w:sz w:val="16"/>
                <w:szCs w:val="16"/>
                <w:u w:val="single"/>
              </w:rPr>
            </w:rPrChange>
          </w:rPr>
          <w:t>Szczegółowy widok danych użytkownika</w:t>
        </w:r>
      </w:ins>
      <w:del w:id="2504" w:author="Maciek" w:date="2011-09-01T21:40:00Z">
        <w:r w:rsidR="00EC7C9D" w:rsidDel="00A26295">
          <w:br w:type="page"/>
        </w:r>
      </w:del>
    </w:p>
    <w:p w:rsidR="001D24B9" w:rsidRDefault="001D24B9">
      <w:pPr>
        <w:jc w:val="left"/>
        <w:rPr>
          <w:rFonts w:ascii="Times New Roman" w:eastAsiaTheme="majorEastAsia" w:hAnsi="Times New Roman" w:cstheme="majorBidi"/>
          <w:b/>
          <w:bCs/>
          <w:caps/>
          <w:sz w:val="32"/>
          <w:szCs w:val="28"/>
          <w:lang w:eastAsia="pl-PL"/>
        </w:rPr>
      </w:pPr>
      <w:bookmarkStart w:id="2505" w:name="_Toc302765170"/>
      <w:r>
        <w:br w:type="page"/>
      </w:r>
    </w:p>
    <w:p w:rsidR="003B21BC" w:rsidRDefault="00757A52" w:rsidP="00757A52">
      <w:pPr>
        <w:pStyle w:val="Nagwek1"/>
      </w:pPr>
      <w:r>
        <w:lastRenderedPageBreak/>
        <w:t>Testy</w:t>
      </w:r>
      <w:r w:rsidR="00B4716F">
        <w:t xml:space="preserve"> Funkcjonalne</w:t>
      </w:r>
      <w:bookmarkEnd w:id="2505"/>
    </w:p>
    <w:p w:rsidR="00B4716F" w:rsidRDefault="00B4716F" w:rsidP="00B4716F">
      <w:pPr>
        <w:pStyle w:val="Nagwek2"/>
      </w:pPr>
      <w:bookmarkStart w:id="2506" w:name="_Toc302765171"/>
      <w:r>
        <w:t>Wstęp</w:t>
      </w:r>
      <w:bookmarkEnd w:id="2506"/>
    </w:p>
    <w:p w:rsidR="00B4716F" w:rsidRPr="00B4716F" w:rsidRDefault="00B4716F" w:rsidP="00B4716F">
      <w:pPr>
        <w:pStyle w:val="NormalnyIn"/>
        <w:ind w:firstLine="0"/>
      </w:pPr>
      <w:r>
        <w:t xml:space="preserve">Testy funkcjonalne systemu przebiegały w kilku scenariuszach, wliczając sytuacje poprawnego działania wszystkich modułów, braku dostępu do sieci, nieoczekiwanego wyłączenia serwera, błędnych danych wprowadzanych do formularzy, </w:t>
      </w:r>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940286" w:rsidRDefault="00B138EA" w:rsidP="00B138EA">
      <w:pPr>
        <w:pStyle w:val="NormalnyIn"/>
        <w:rPr>
          <w:ins w:id="2507" w:author="Sebastian Łuczak" w:date="2011-08-31T23:44:00Z"/>
        </w:rPr>
      </w:pPr>
      <w:r>
        <w:t>Różne scenariusze</w:t>
      </w:r>
    </w:p>
    <w:p w:rsidR="00940286" w:rsidRDefault="00940286" w:rsidP="00940286">
      <w:pPr>
        <w:pStyle w:val="Nagwek3"/>
        <w:rPr>
          <w:ins w:id="2508" w:author="Sebastian Łuczak" w:date="2011-08-31T23:44:00Z"/>
        </w:rPr>
      </w:pPr>
      <w:bookmarkStart w:id="2509" w:name="_Toc302765172"/>
      <w:ins w:id="2510" w:author="Sebastian Łuczak" w:date="2011-08-31T23:44:00Z">
        <w:r>
          <w:t>Wpływ na zużycie baterii</w:t>
        </w:r>
        <w:bookmarkEnd w:id="2509"/>
      </w:ins>
    </w:p>
    <w:p w:rsidR="00940286" w:rsidRDefault="00940286" w:rsidP="00940286">
      <w:pPr>
        <w:pStyle w:val="NormalnyIn"/>
        <w:ind w:firstLine="0"/>
        <w:rPr>
          <w:ins w:id="2511" w:author="Sebastian Łuczak" w:date="2011-08-31T23:44:00Z"/>
        </w:rPr>
      </w:pPr>
      <w:ins w:id="2512"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766C80" w:rsidP="00757A52">
      <w:pPr>
        <w:pStyle w:val="Nagwek1"/>
      </w:pPr>
      <w:bookmarkStart w:id="2513" w:name="_Toc302765173"/>
      <w:r>
        <w:lastRenderedPageBreak/>
        <w:t>Wady i zalety</w:t>
      </w:r>
      <w:r w:rsidR="00040A86">
        <w:t xml:space="preserve"> r</w:t>
      </w:r>
      <w:r w:rsidR="00757A52">
        <w:t>ozwiązania</w:t>
      </w:r>
      <w:bookmarkEnd w:id="2513"/>
    </w:p>
    <w:p w:rsidR="00830AAF" w:rsidRDefault="00830AAF" w:rsidP="00830AAF">
      <w:pPr>
        <w:pStyle w:val="NormalnyIn"/>
        <w:ind w:firstLine="0"/>
      </w:pPr>
      <w:r>
        <w:t>Zaproponowane rozwiązanie jest odwróceniem klasyczne</w:t>
      </w:r>
      <w:r w:rsidR="00272A9A">
        <w:t xml:space="preserve">go modelu kontroli czasu pracy. </w:t>
      </w:r>
      <w:r w:rsidR="00766C80">
        <w:t>D</w:t>
      </w:r>
      <w:r>
        <w:t xml:space="preserve">zięki temu możliwe jest zastosowanie go również w przypadku pracowników mobilnych. </w:t>
      </w:r>
    </w:p>
    <w:p w:rsidR="00830AAF" w:rsidRDefault="00830AAF" w:rsidP="00830AAF">
      <w:pPr>
        <w:pStyle w:val="NormalnyIn"/>
        <w:ind w:firstLine="0"/>
      </w:pPr>
      <w:r>
        <w:tab/>
      </w:r>
      <w:r w:rsidR="004C77EB">
        <w:t xml:space="preserve">Niewątpliwą zaletą zeń płynącą </w:t>
      </w:r>
      <w:r w:rsidR="00E36D6C">
        <w:t xml:space="preserve">jest niski koszt implementacji, wdrożenia i utrzymania systemu. Efekt ten </w:t>
      </w:r>
      <w:r w:rsidR="00766C80">
        <w:t xml:space="preserve">jest osiągany </w:t>
      </w:r>
      <w:r w:rsidR="00E36D6C">
        <w:t xml:space="preserve">poprzez wykorzystanie telefonu jako czytnik i tanich znaczników typu </w:t>
      </w:r>
      <w:proofErr w:type="spellStart"/>
      <w:r w:rsidR="00E36D6C">
        <w:t>Mifare</w:t>
      </w:r>
      <w:proofErr w:type="spellEnd"/>
      <w:r w:rsidR="00E36D6C">
        <w:t xml:space="preserve"> </w:t>
      </w:r>
      <w:proofErr w:type="spellStart"/>
      <w:r w:rsidR="00E36D6C">
        <w:t>Ultra</w:t>
      </w:r>
      <w:del w:id="2514" w:author="Sebastian" w:date="2011-09-01T11:57:00Z">
        <w:r w:rsidR="00E36D6C" w:rsidDel="00010A89">
          <w:delText>L</w:delText>
        </w:r>
      </w:del>
      <w:ins w:id="2515" w:author="Sebastian" w:date="2011-09-01T11:57:00Z">
        <w:r w:rsidR="00010A89">
          <w:t>l</w:t>
        </w:r>
      </w:ins>
      <w:r w:rsidR="00E36D6C">
        <w:t>ight</w:t>
      </w:r>
      <w:proofErr w:type="spellEnd"/>
      <w:r w:rsidR="00E36D6C">
        <w:t xml:space="preserve">. Oparcie transmisji danych o sieci pakietowe eliminuje potrzebę budowy dodatkowej infrastruktury na potrzeby identyfikacji znacznika. </w:t>
      </w:r>
    </w:p>
    <w:p w:rsidR="00E82508" w:rsidRDefault="00E36D6C" w:rsidP="00830AAF">
      <w:pPr>
        <w:pStyle w:val="NormalnyIn"/>
        <w:ind w:firstLine="0"/>
        <w:rPr>
          <w:ins w:id="2516" w:author="Sebastian" w:date="2011-09-01T11:57:00Z"/>
        </w:rPr>
      </w:pPr>
      <w:r>
        <w:tab/>
        <w:t xml:space="preserve">Dzięki przyłożeniu dużej </w:t>
      </w:r>
      <w:r w:rsidR="00766C80">
        <w:t>wagi</w:t>
      </w:r>
      <w:r>
        <w:t xml:space="preserve"> do interfejsu użytkownika, korzystanie z systemu jest intuicyjne i nie absorbujące pracownika</w:t>
      </w:r>
      <w:ins w:id="2517" w:author="Sebastian" w:date="2011-09-01T11:57:00Z">
        <w:r w:rsidR="00E82508">
          <w:t>, co wykazały testy</w:t>
        </w:r>
      </w:ins>
      <w:r w:rsidR="00961B2A">
        <w:t xml:space="preserve">. </w:t>
      </w:r>
    </w:p>
    <w:p w:rsidR="00000000" w:rsidRDefault="00961B2A">
      <w:pPr>
        <w:pStyle w:val="NormalnyIn"/>
        <w:ind w:firstLine="708"/>
        <w:pPrChange w:id="2518"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2519" w:name="_Toc302765174"/>
      <w:r>
        <w:lastRenderedPageBreak/>
        <w:t>Podsumowanie</w:t>
      </w:r>
      <w:bookmarkEnd w:id="2519"/>
    </w:p>
    <w:p w:rsidR="00550D2C" w:rsidRDefault="005D55E0" w:rsidP="00550D2C">
      <w:pPr>
        <w:pStyle w:val="Nagwek2"/>
      </w:pPr>
      <w:bookmarkStart w:id="2520" w:name="_Toc302765175"/>
      <w:r>
        <w:t>P</w:t>
      </w:r>
      <w:r w:rsidR="00550D2C">
        <w:t>erspektywy rozwoju</w:t>
      </w:r>
      <w:bookmarkEnd w:id="2520"/>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521" w:name="_Toc302765176"/>
      <w:r>
        <w:lastRenderedPageBreak/>
        <w:t>Wnioski</w:t>
      </w:r>
      <w:bookmarkEnd w:id="2521"/>
    </w:p>
    <w:p w:rsidR="006300ED" w:rsidRPr="006300ED" w:rsidRDefault="006300ED" w:rsidP="006300ED">
      <w:pPr>
        <w:pStyle w:val="NormalnyIn"/>
        <w:ind w:firstLine="0"/>
      </w:pPr>
      <w:r w:rsidRPr="006300ED">
        <w:t>Przedstawiona praca dowodzi, iż możliwym 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p>
    <w:p w:rsidR="00F40627" w:rsidRDefault="006300ED" w:rsidP="00D869DD">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F40627">
        <w:t xml:space="preserve">. </w:t>
      </w:r>
    </w:p>
    <w:p w:rsidR="00D869DD" w:rsidRDefault="00BF7AF3" w:rsidP="00D869DD">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a także możliwość jego rozproszenia, co wykazały testy.</w:t>
      </w:r>
    </w:p>
    <w:p w:rsidR="00D869DD" w:rsidRDefault="00D869DD" w:rsidP="00D869DD">
      <w:pPr>
        <w:pStyle w:val="NormalnyIn"/>
      </w:pPr>
      <w:r>
        <w:t xml:space="preserve">Cel zrealizowania systemu ułatwiającego nadzór nad pracownikami mobilnymi poprzez umożliwienie rzetelnego rozliczenia ich czasu pracy został osiągnięty. Jednocześnie został spełniony warunek maksymalnego uproszczenia interfejsu użytkownika tak, aby system nie był nieuciążliwy w użytkowaniu. </w:t>
      </w:r>
    </w:p>
    <w:p w:rsidR="00BF7AF3" w:rsidRDefault="00D869DD" w:rsidP="00BF7AF3">
      <w:pPr>
        <w:pStyle w:val="NormalnyIn"/>
      </w:pPr>
      <w:r>
        <w:t>Zastosowane technologie pozwoliły osiągnąć bardzo niski koszt wdrożenia i utrzymania, dzięki czemu system może znaleźć zastosowanie w małych i średnich przedsiębiorstwach których profil zakłada zatrudnienie pracowników realizujących zadania w terenie.</w:t>
      </w:r>
    </w:p>
    <w:p w:rsidR="0056690D" w:rsidRPr="00BF7AF3" w:rsidRDefault="00BF7AF3" w:rsidP="00BF7AF3">
      <w:pPr>
        <w:pStyle w:val="NormalnyIn"/>
      </w:pPr>
      <w:r>
        <w:tab/>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522" w:name="_Toc302765177" w:displacedByCustomXml="prev"/>
        <w:p w:rsidR="00EC5168" w:rsidRDefault="00EC5168">
          <w:pPr>
            <w:pStyle w:val="Nagwek1"/>
          </w:pPr>
          <w:r>
            <w:t>Bibliografia</w:t>
          </w:r>
          <w:bookmarkEnd w:id="2522"/>
        </w:p>
        <w:sdt>
          <w:sdtPr>
            <w:id w:val="111145805"/>
            <w:bibliography/>
          </w:sdtPr>
          <w:sdtContent>
            <w:p w:rsidR="00D72407" w:rsidRDefault="0004201B" w:rsidP="00D72407">
              <w:pPr>
                <w:pStyle w:val="Bibliografia"/>
                <w:rPr>
                  <w:noProof/>
                </w:rPr>
              </w:pPr>
              <w:r>
                <w:fldChar w:fldCharType="begin"/>
              </w:r>
              <w:r w:rsidR="00EC5168" w:rsidRPr="00EC5168">
                <w:rPr>
                  <w:lang w:val="en-US"/>
                </w:rPr>
                <w:instrText xml:space="preserve"> BIBLIOGRAPHY </w:instrText>
              </w:r>
              <w:r>
                <w:fldChar w:fldCharType="separate"/>
              </w:r>
              <w:r w:rsidR="00D72407" w:rsidRPr="00236669">
                <w:rPr>
                  <w:noProof/>
                  <w:lang w:val="en-US"/>
                </w:rPr>
                <w:t xml:space="preserve">[1] </w:t>
              </w:r>
              <w:r w:rsidR="00D72407" w:rsidRPr="00236669">
                <w:rPr>
                  <w:b/>
                  <w:bCs/>
                  <w:noProof/>
                  <w:lang w:val="en-US"/>
                </w:rPr>
                <w:t>StrongLink.</w:t>
              </w:r>
              <w:r w:rsidR="00D72407" w:rsidRPr="00236669">
                <w:rPr>
                  <w:noProof/>
                  <w:lang w:val="en-US"/>
                </w:rPr>
                <w:t xml:space="preserve"> RFID Label SLB01. </w:t>
              </w:r>
              <w:r w:rsidR="00D72407" w:rsidRPr="00236669">
                <w:rPr>
                  <w:i/>
                  <w:iCs/>
                  <w:noProof/>
                  <w:lang w:val="en-US"/>
                </w:rPr>
                <w:t xml:space="preserve">StrongLink. </w:t>
              </w:r>
              <w:r w:rsidR="00D72407">
                <w:rPr>
                  <w:noProof/>
                </w:rPr>
                <w:t>[Online] Sierpień 2011. [Zacytowano: 28 08 2011.] http://www.stronglink.cn/english/slb01.htm.</w:t>
              </w:r>
            </w:p>
            <w:p w:rsidR="00D72407" w:rsidRDefault="00D72407" w:rsidP="00D72407">
              <w:pPr>
                <w:pStyle w:val="Bibliografia"/>
                <w:rPr>
                  <w:noProof/>
                </w:rPr>
              </w:pPr>
              <w:r w:rsidRPr="00236669">
                <w:rPr>
                  <w:noProof/>
                  <w:lang w:val="en-US"/>
                </w:rPr>
                <w:t xml:space="preserve">[2] </w:t>
              </w:r>
              <w:r w:rsidRPr="00236669">
                <w:rPr>
                  <w:b/>
                  <w:bCs/>
                  <w:noProof/>
                  <w:lang w:val="en-US"/>
                </w:rPr>
                <w:t>NFC Forum.</w:t>
              </w:r>
              <w:r w:rsidRPr="00236669">
                <w:rPr>
                  <w:noProof/>
                  <w:lang w:val="en-US"/>
                </w:rPr>
                <w:t xml:space="preserve"> NFC Forum. </w:t>
              </w:r>
              <w:r w:rsidRPr="00236669">
                <w:rPr>
                  <w:i/>
                  <w:iCs/>
                  <w:noProof/>
                  <w:lang w:val="en-US"/>
                </w:rPr>
                <w:t xml:space="preserve">About the Forum. </w:t>
              </w:r>
              <w:r>
                <w:rPr>
                  <w:noProof/>
                </w:rPr>
                <w:t>[Online] 2011. [Zacytowano: 28 Sierpień 2011.] http://www.nfc-forum.org/aboutus/.</w:t>
              </w:r>
            </w:p>
            <w:p w:rsidR="00D72407" w:rsidRPr="00236669" w:rsidRDefault="00D72407" w:rsidP="00D72407">
              <w:pPr>
                <w:pStyle w:val="Bibliografia"/>
                <w:rPr>
                  <w:noProof/>
                  <w:lang w:val="en-US"/>
                </w:rPr>
              </w:pPr>
              <w:r w:rsidRPr="00236669">
                <w:rPr>
                  <w:noProof/>
                  <w:lang w:val="en-US"/>
                </w:rPr>
                <w:t xml:space="preserve">[3] </w:t>
              </w:r>
              <w:r w:rsidRPr="00236669">
                <w:rPr>
                  <w:i/>
                  <w:iCs/>
                  <w:noProof/>
                  <w:lang w:val="en-US"/>
                </w:rPr>
                <w:t xml:space="preserve">Near Field Communication (NFC) Technology and Measurements White Paper. </w:t>
              </w:r>
              <w:r w:rsidRPr="00236669">
                <w:rPr>
                  <w:b/>
                  <w:bCs/>
                  <w:noProof/>
                  <w:lang w:val="en-US"/>
                </w:rPr>
                <w:t>Rohde &amp; Shwarz.</w:t>
              </w:r>
              <w:r w:rsidRPr="00236669">
                <w:rPr>
                  <w:noProof/>
                  <w:lang w:val="en-US"/>
                </w:rPr>
                <w:t xml:space="preserve"> München : Rohde &amp; Shwarz, 2011.</w:t>
              </w:r>
            </w:p>
            <w:p w:rsidR="00D72407" w:rsidRPr="00236669" w:rsidRDefault="00D72407" w:rsidP="00D72407">
              <w:pPr>
                <w:pStyle w:val="Bibliografia"/>
                <w:rPr>
                  <w:noProof/>
                  <w:lang w:val="en-US"/>
                </w:rPr>
              </w:pPr>
              <w:r w:rsidRPr="00236669">
                <w:rPr>
                  <w:noProof/>
                  <w:lang w:val="en-US"/>
                </w:rPr>
                <w:t xml:space="preserve">[4] </w:t>
              </w:r>
              <w:r w:rsidRPr="00236669">
                <w:rPr>
                  <w:i/>
                  <w:iCs/>
                  <w:noProof/>
                  <w:lang w:val="en-US"/>
                </w:rPr>
                <w:t xml:space="preserve">Near Field Communication in the real world – part II. </w:t>
              </w:r>
              <w:r w:rsidRPr="00236669">
                <w:rPr>
                  <w:b/>
                  <w:bCs/>
                  <w:noProof/>
                  <w:lang w:val="en-US"/>
                </w:rPr>
                <w:t>Innovision Research &amp; Technology plc.</w:t>
              </w:r>
              <w:r w:rsidRPr="00236669">
                <w:rPr>
                  <w:noProof/>
                  <w:lang w:val="en-US"/>
                </w:rPr>
                <w:t xml:space="preserve"> Cirencester : Innovision Research &amp; Technology plc, 2006.</w:t>
              </w:r>
            </w:p>
            <w:p w:rsidR="00D72407" w:rsidRPr="00236669" w:rsidRDefault="00D72407" w:rsidP="00D72407">
              <w:pPr>
                <w:pStyle w:val="Bibliografia"/>
                <w:rPr>
                  <w:noProof/>
                  <w:lang w:val="en-US"/>
                </w:rPr>
              </w:pPr>
              <w:r w:rsidRPr="00236669">
                <w:rPr>
                  <w:noProof/>
                  <w:lang w:val="en-US"/>
                </w:rPr>
                <w:t xml:space="preserve">[5] </w:t>
              </w:r>
              <w:r w:rsidRPr="00236669">
                <w:rPr>
                  <w:b/>
                  <w:bCs/>
                  <w:noProof/>
                  <w:lang w:val="en-US"/>
                </w:rPr>
                <w:t>NXP Semiconductors.</w:t>
              </w:r>
              <w:r w:rsidRPr="00236669">
                <w:rPr>
                  <w:noProof/>
                  <w:lang w:val="en-US"/>
                </w:rPr>
                <w:t xml:space="preserve"> MF0ICU1. </w:t>
              </w:r>
              <w:r w:rsidRPr="00236669">
                <w:rPr>
                  <w:i/>
                  <w:iCs/>
                  <w:noProof/>
                  <w:lang w:val="en-US"/>
                </w:rPr>
                <w:t xml:space="preserve">MIFARE Ultralight contactless single-trip ticket IC. </w:t>
              </w:r>
              <w:r w:rsidRPr="00236669">
                <w:rPr>
                  <w:noProof/>
                  <w:lang w:val="en-US"/>
                </w:rPr>
                <w:t>Gratkorn : NXP Semiconductors, 2010.</w:t>
              </w:r>
            </w:p>
            <w:p w:rsidR="00D72407" w:rsidRPr="00236669" w:rsidRDefault="00D72407" w:rsidP="00D72407">
              <w:pPr>
                <w:pStyle w:val="Bibliografia"/>
                <w:rPr>
                  <w:noProof/>
                  <w:lang w:val="en-US"/>
                </w:rPr>
              </w:pPr>
              <w:r w:rsidRPr="00236669">
                <w:rPr>
                  <w:noProof/>
                  <w:lang w:val="en-US"/>
                </w:rPr>
                <w:t xml:space="preserve">[6] </w:t>
              </w:r>
              <w:r w:rsidRPr="00236669">
                <w:rPr>
                  <w:b/>
                  <w:bCs/>
                  <w:noProof/>
                  <w:lang w:val="en-US"/>
                </w:rPr>
                <w:t>Gartner.</w:t>
              </w:r>
              <w:r w:rsidRPr="00236669">
                <w:rPr>
                  <w:noProof/>
                  <w:lang w:val="en-US"/>
                </w:rPr>
                <w:t xml:space="preserve"> </w:t>
              </w:r>
              <w:r w:rsidRPr="00236669">
                <w:rPr>
                  <w:i/>
                  <w:iCs/>
                  <w:noProof/>
                  <w:lang w:val="en-US"/>
                </w:rPr>
                <w:t xml:space="preserve">Worldwide Smartphone Sales to End Users by Operating System in 2Q11. </w:t>
              </w:r>
              <w:r w:rsidRPr="00236669">
                <w:rPr>
                  <w:noProof/>
                  <w:lang w:val="en-US"/>
                </w:rPr>
                <w:t>Stamford : Gartner, 2011.</w:t>
              </w:r>
            </w:p>
            <w:p w:rsidR="00D72407" w:rsidRDefault="00D72407" w:rsidP="00D72407">
              <w:pPr>
                <w:pStyle w:val="Bibliografia"/>
                <w:rPr>
                  <w:noProof/>
                </w:rPr>
              </w:pPr>
              <w:r w:rsidRPr="00236669">
                <w:rPr>
                  <w:noProof/>
                  <w:lang w:val="en-US"/>
                </w:rPr>
                <w:t xml:space="preserve">[7] </w:t>
              </w:r>
              <w:r w:rsidRPr="00236669">
                <w:rPr>
                  <w:b/>
                  <w:bCs/>
                  <w:noProof/>
                  <w:lang w:val="en-US"/>
                </w:rPr>
                <w:t>Hashimi, Sayed, Komatineni, Satya i MacLean, Dave.</w:t>
              </w:r>
              <w:r w:rsidRPr="00236669">
                <w:rPr>
                  <w:noProof/>
                  <w:lang w:val="en-US"/>
                </w:rPr>
                <w:t xml:space="preserve"> </w:t>
              </w:r>
              <w:r w:rsidRPr="00236669">
                <w:rPr>
                  <w:i/>
                  <w:iCs/>
                  <w:noProof/>
                  <w:lang w:val="en-US"/>
                </w:rPr>
                <w:t xml:space="preserve">Android 2 Tworzenie aplikacji. </w:t>
              </w:r>
              <w:r>
                <w:rPr>
                  <w:noProof/>
                </w:rPr>
                <w:t>[tłum.] Krzysztof Sawka. Gliwice : Helion, 2010.</w:t>
              </w:r>
            </w:p>
            <w:p w:rsidR="00D72407" w:rsidRPr="00236669" w:rsidRDefault="00D72407" w:rsidP="00D72407">
              <w:pPr>
                <w:pStyle w:val="Bibliografia"/>
                <w:rPr>
                  <w:noProof/>
                  <w:lang w:val="en-US"/>
                </w:rPr>
              </w:pPr>
              <w:r>
                <w:rPr>
                  <w:noProof/>
                </w:rPr>
                <w:t xml:space="preserve">[8] </w:t>
              </w:r>
              <w:r>
                <w:rPr>
                  <w:b/>
                  <w:bCs/>
                  <w:noProof/>
                </w:rPr>
                <w:t>Mednieks, Zigurd, i inni.</w:t>
              </w:r>
              <w:r>
                <w:rPr>
                  <w:noProof/>
                </w:rPr>
                <w:t xml:space="preserve"> </w:t>
              </w:r>
              <w:r>
                <w:rPr>
                  <w:i/>
                  <w:iCs/>
                  <w:noProof/>
                </w:rPr>
                <w:t xml:space="preserve">Programming Android. </w:t>
              </w:r>
              <w:r w:rsidRPr="00236669">
                <w:rPr>
                  <w:noProof/>
                  <w:lang w:val="en-US"/>
                </w:rPr>
                <w:t>Sebastopol : O'Reilly Media, 2011. strony 21-26, 142-154, 396-404.</w:t>
              </w:r>
            </w:p>
            <w:p w:rsidR="00D72407" w:rsidRPr="00236669" w:rsidRDefault="00D72407" w:rsidP="00D72407">
              <w:pPr>
                <w:pStyle w:val="Bibliografia"/>
                <w:rPr>
                  <w:noProof/>
                  <w:lang w:val="en-US"/>
                </w:rPr>
              </w:pPr>
              <w:r w:rsidRPr="00236669">
                <w:rPr>
                  <w:noProof/>
                  <w:lang w:val="en-US"/>
                </w:rPr>
                <w:t xml:space="preserve">[9] </w:t>
              </w:r>
              <w:r w:rsidRPr="00236669">
                <w:rPr>
                  <w:b/>
                  <w:bCs/>
                  <w:noProof/>
                  <w:lang w:val="en-US"/>
                </w:rPr>
                <w:t>Google Inc.</w:t>
              </w:r>
              <w:r w:rsidRPr="00236669">
                <w:rPr>
                  <w:noProof/>
                  <w:lang w:val="en-US"/>
                </w:rPr>
                <w:t xml:space="preserve"> Android 2.3.3 Platform. </w:t>
              </w:r>
              <w:r w:rsidRPr="00236669">
                <w:rPr>
                  <w:i/>
                  <w:iCs/>
                  <w:noProof/>
                  <w:lang w:val="en-US"/>
                </w:rPr>
                <w:t xml:space="preserve">Android Developers. </w:t>
              </w:r>
              <w:r w:rsidRPr="00236669">
                <w:rPr>
                  <w:noProof/>
                  <w:lang w:val="en-US"/>
                </w:rPr>
                <w:t>[Online] Google, Luty 2011. [Zacytowano: 28 Sierpień 2011.] http://developer.android.com/sdk/android-2.3.3.html.</w:t>
              </w:r>
            </w:p>
            <w:p w:rsidR="00D72407" w:rsidRPr="00236669" w:rsidRDefault="00D72407" w:rsidP="00D72407">
              <w:pPr>
                <w:pStyle w:val="Bibliografia"/>
                <w:rPr>
                  <w:noProof/>
                  <w:lang w:val="en-US"/>
                </w:rPr>
              </w:pPr>
              <w:r w:rsidRPr="00236669">
                <w:rPr>
                  <w:noProof/>
                  <w:lang w:val="en-US"/>
                </w:rPr>
                <w:t xml:space="preserve">[10] —. Near Field Communication. </w:t>
              </w:r>
              <w:r w:rsidRPr="00236669">
                <w:rPr>
                  <w:i/>
                  <w:iCs/>
                  <w:noProof/>
                  <w:lang w:val="en-US"/>
                </w:rPr>
                <w:t xml:space="preserve">Android Developers. </w:t>
              </w:r>
              <w:r w:rsidRPr="00236669">
                <w:rPr>
                  <w:noProof/>
                  <w:lang w:val="en-US"/>
                </w:rPr>
                <w:t>[Online] 12 Czerwiec 2011. [Zacytowano: 28 Sierpień 2011.] http://developer.android.com/guide/topics/nfc/index.html.</w:t>
              </w:r>
            </w:p>
            <w:p w:rsidR="00D72407" w:rsidRPr="00236669" w:rsidRDefault="00D72407" w:rsidP="00D72407">
              <w:pPr>
                <w:pStyle w:val="Bibliografia"/>
                <w:rPr>
                  <w:noProof/>
                  <w:lang w:val="en-US"/>
                </w:rPr>
              </w:pPr>
              <w:r w:rsidRPr="00236669">
                <w:rPr>
                  <w:noProof/>
                  <w:lang w:val="en-US"/>
                </w:rPr>
                <w:t xml:space="preserve">[11] </w:t>
              </w:r>
              <w:r w:rsidRPr="00236669">
                <w:rPr>
                  <w:b/>
                  <w:bCs/>
                  <w:noProof/>
                  <w:lang w:val="en-US"/>
                </w:rPr>
                <w:t>SpringSource Community.</w:t>
              </w:r>
              <w:r w:rsidRPr="00236669">
                <w:rPr>
                  <w:noProof/>
                  <w:lang w:val="en-US"/>
                </w:rPr>
                <w:t xml:space="preserve"> Reference Documentation. [Online] 01 09 2011. http://static.springsource.org/spring/docs/3.1.0.M2/spring-framework-reference/pdf/spring-framework-reference.pdf.</w:t>
              </w:r>
            </w:p>
            <w:p w:rsidR="00D72407" w:rsidRPr="00236669" w:rsidRDefault="00D72407" w:rsidP="00D72407">
              <w:pPr>
                <w:pStyle w:val="Bibliografia"/>
                <w:rPr>
                  <w:noProof/>
                  <w:lang w:val="en-US"/>
                </w:rPr>
              </w:pPr>
              <w:r w:rsidRPr="00236669">
                <w:rPr>
                  <w:noProof/>
                  <w:lang w:val="en-US"/>
                </w:rPr>
                <w:t xml:space="preserve">[12] </w:t>
              </w:r>
              <w:r w:rsidRPr="00236669">
                <w:rPr>
                  <w:b/>
                  <w:bCs/>
                  <w:noProof/>
                  <w:lang w:val="en-US"/>
                </w:rPr>
                <w:t>Naci, Dai, Mandel, Lawrence i Rayman, Arthur.</w:t>
              </w:r>
              <w:r w:rsidRPr="00236669">
                <w:rPr>
                  <w:noProof/>
                  <w:lang w:val="en-US"/>
                </w:rPr>
                <w:t xml:space="preserve"> </w:t>
              </w:r>
              <w:r>
                <w:rPr>
                  <w:i/>
                  <w:iCs/>
                  <w:noProof/>
                </w:rPr>
                <w:t xml:space="preserve">Eclipse Web Tools Platform – Tworzenie aplikacji WWW w jezyku JAVA. </w:t>
              </w:r>
              <w:r w:rsidRPr="00236669">
                <w:rPr>
                  <w:noProof/>
                  <w:lang w:val="en-US"/>
                </w:rPr>
                <w:t>Gliwice : Helion, 2008.</w:t>
              </w:r>
            </w:p>
            <w:p w:rsidR="00D72407" w:rsidRDefault="00D72407" w:rsidP="00D72407">
              <w:pPr>
                <w:pStyle w:val="Bibliografia"/>
                <w:rPr>
                  <w:noProof/>
                </w:rPr>
              </w:pPr>
              <w:r w:rsidRPr="00236669">
                <w:rPr>
                  <w:noProof/>
                  <w:lang w:val="en-US"/>
                </w:rPr>
                <w:t xml:space="preserve">[13] </w:t>
              </w:r>
              <w:r w:rsidRPr="00236669">
                <w:rPr>
                  <w:b/>
                  <w:bCs/>
                  <w:noProof/>
                  <w:lang w:val="en-US"/>
                </w:rPr>
                <w:t>Mullins, Craig S.</w:t>
              </w:r>
              <w:r w:rsidRPr="00236669">
                <w:rPr>
                  <w:noProof/>
                  <w:lang w:val="en-US"/>
                </w:rPr>
                <w:t xml:space="preserve"> The Database Report – July 2011. </w:t>
              </w:r>
              <w:r w:rsidRPr="00236669">
                <w:rPr>
                  <w:i/>
                  <w:iCs/>
                  <w:noProof/>
                  <w:lang w:val="en-US"/>
                </w:rPr>
                <w:t xml:space="preserve">THE DATA ADMINISTRATION NEWSLETTER. </w:t>
              </w:r>
              <w:r>
                <w:rPr>
                  <w:noProof/>
                </w:rPr>
                <w:t>[Online] 1 Lipiec 2011. [Zacytowano: 28 08 2011.] http://www.tdan.com/view-featured-columns/15299.</w:t>
              </w:r>
            </w:p>
            <w:p w:rsidR="00D72407" w:rsidRPr="00236669" w:rsidRDefault="00D72407" w:rsidP="00D72407">
              <w:pPr>
                <w:pStyle w:val="Bibliografia"/>
                <w:rPr>
                  <w:noProof/>
                  <w:lang w:val="en-US"/>
                </w:rPr>
              </w:pPr>
              <w:r w:rsidRPr="00236669">
                <w:rPr>
                  <w:noProof/>
                  <w:lang w:val="en-US"/>
                </w:rPr>
                <w:t xml:space="preserve">[14] </w:t>
              </w:r>
              <w:r w:rsidRPr="00236669">
                <w:rPr>
                  <w:b/>
                  <w:bCs/>
                  <w:noProof/>
                  <w:lang w:val="en-US"/>
                </w:rPr>
                <w:t>Crockford, Douglas.</w:t>
              </w:r>
              <w:r w:rsidRPr="00236669">
                <w:rPr>
                  <w:noProof/>
                  <w:lang w:val="en-US"/>
                </w:rPr>
                <w:t xml:space="preserve"> RFC 4627. </w:t>
              </w:r>
              <w:r w:rsidRPr="00236669">
                <w:rPr>
                  <w:i/>
                  <w:iCs/>
                  <w:noProof/>
                  <w:lang w:val="en-US"/>
                </w:rPr>
                <w:t xml:space="preserve">The application/json Media Type for JavaScript Object Notation. </w:t>
              </w:r>
              <w:r w:rsidRPr="00236669">
                <w:rPr>
                  <w:noProof/>
                  <w:lang w:val="en-US"/>
                </w:rPr>
                <w:t>brak miejsca : Network Working Group, 2006.</w:t>
              </w:r>
            </w:p>
            <w:p w:rsidR="00D72407" w:rsidRDefault="00D72407" w:rsidP="00D72407">
              <w:pPr>
                <w:pStyle w:val="Bibliografia"/>
                <w:rPr>
                  <w:noProof/>
                </w:rPr>
              </w:pPr>
              <w:r w:rsidRPr="00236669">
                <w:rPr>
                  <w:noProof/>
                  <w:lang w:val="en-US"/>
                </w:rPr>
                <w:t xml:space="preserve">[15] </w:t>
              </w:r>
              <w:r w:rsidRPr="00236669">
                <w:rPr>
                  <w:b/>
                  <w:bCs/>
                  <w:noProof/>
                  <w:lang w:val="en-US"/>
                </w:rPr>
                <w:t>Singh, Inderjeet i Leitch, Joel.</w:t>
              </w:r>
              <w:r w:rsidRPr="00236669">
                <w:rPr>
                  <w:noProof/>
                  <w:lang w:val="en-US"/>
                </w:rPr>
                <w:t xml:space="preserve"> Gson User Guide. </w:t>
              </w:r>
              <w:r w:rsidRPr="00236669">
                <w:rPr>
                  <w:i/>
                  <w:iCs/>
                  <w:noProof/>
                  <w:lang w:val="en-US"/>
                </w:rPr>
                <w:t xml:space="preserve">gson. </w:t>
              </w:r>
              <w:r w:rsidRPr="00236669">
                <w:rPr>
                  <w:noProof/>
                  <w:lang w:val="en-US"/>
                </w:rPr>
                <w:t xml:space="preserve">[Online] Google, 13 Lipiec 2011. </w:t>
              </w:r>
              <w:r>
                <w:rPr>
                  <w:noProof/>
                </w:rPr>
                <w:t>[Zacytowano: 25 Lipiec 2011.] https://sites.google.com/site/gson/gson-user-guide.</w:t>
              </w:r>
            </w:p>
            <w:p w:rsidR="00D72407" w:rsidRPr="00236669" w:rsidRDefault="00D72407" w:rsidP="00D72407">
              <w:pPr>
                <w:pStyle w:val="Bibliografia"/>
                <w:rPr>
                  <w:noProof/>
                  <w:lang w:val="en-US"/>
                </w:rPr>
              </w:pPr>
              <w:r w:rsidRPr="00236669">
                <w:rPr>
                  <w:noProof/>
                  <w:lang w:val="en-US"/>
                </w:rPr>
                <w:t xml:space="preserve">[16] </w:t>
              </w:r>
              <w:r w:rsidRPr="00236669">
                <w:rPr>
                  <w:b/>
                  <w:bCs/>
                  <w:noProof/>
                  <w:lang w:val="en-US"/>
                </w:rPr>
                <w:t>Collins-Sussman, Ben, W. Fitzpatrick, Brian i Pilato, C. Michael.</w:t>
              </w:r>
              <w:r w:rsidRPr="00236669">
                <w:rPr>
                  <w:noProof/>
                  <w:lang w:val="en-US"/>
                </w:rPr>
                <w:t xml:space="preserve"> </w:t>
              </w:r>
              <w:r w:rsidRPr="00236669">
                <w:rPr>
                  <w:i/>
                  <w:iCs/>
                  <w:noProof/>
                  <w:lang w:val="en-US"/>
                </w:rPr>
                <w:t xml:space="preserve">Version Control with Subversion. </w:t>
              </w:r>
              <w:r w:rsidRPr="00236669">
                <w:rPr>
                  <w:noProof/>
                  <w:lang w:val="en-US"/>
                </w:rPr>
                <w:t>Sebastopol CA : O'Reilly Media, 2011.</w:t>
              </w:r>
            </w:p>
            <w:p w:rsidR="00D72407" w:rsidRDefault="00D72407" w:rsidP="00D72407">
              <w:pPr>
                <w:pStyle w:val="Bibliografia"/>
                <w:rPr>
                  <w:noProof/>
                </w:rPr>
              </w:pPr>
              <w:r w:rsidRPr="00236669">
                <w:rPr>
                  <w:noProof/>
                  <w:lang w:val="en-US"/>
                </w:rPr>
                <w:t xml:space="preserve">[17] </w:t>
              </w:r>
              <w:r w:rsidRPr="00236669">
                <w:rPr>
                  <w:b/>
                  <w:bCs/>
                  <w:noProof/>
                  <w:lang w:val="en-US"/>
                </w:rPr>
                <w:t>Google Inc.</w:t>
              </w:r>
              <w:r w:rsidRPr="00236669">
                <w:rPr>
                  <w:noProof/>
                  <w:lang w:val="en-US"/>
                </w:rPr>
                <w:t xml:space="preserve"> Reference. </w:t>
              </w:r>
              <w:r w:rsidRPr="00236669">
                <w:rPr>
                  <w:i/>
                  <w:iCs/>
                  <w:noProof/>
                  <w:lang w:val="en-US"/>
                </w:rPr>
                <w:t xml:space="preserve">Android Developers. </w:t>
              </w:r>
              <w:r w:rsidRPr="00236669">
                <w:rPr>
                  <w:noProof/>
                  <w:lang w:val="en-US"/>
                </w:rPr>
                <w:t xml:space="preserve">[Online] Google, 24 Sierpień 2011. </w:t>
              </w:r>
              <w:r>
                <w:rPr>
                  <w:noProof/>
                </w:rPr>
                <w:t>[Zacytowano: 28 Sierpień 2011.] http://developer.android.com/reference/android/package-summary.html.</w:t>
              </w:r>
            </w:p>
            <w:p w:rsidR="00D72407" w:rsidRPr="00236669" w:rsidRDefault="00D72407" w:rsidP="00D72407">
              <w:pPr>
                <w:pStyle w:val="Bibliografia"/>
                <w:rPr>
                  <w:noProof/>
                  <w:lang w:val="en-US"/>
                </w:rPr>
              </w:pPr>
              <w:r w:rsidRPr="00236669">
                <w:rPr>
                  <w:noProof/>
                  <w:lang w:val="en-US"/>
                </w:rPr>
                <w:t xml:space="preserve">[18] </w:t>
              </w:r>
              <w:r w:rsidRPr="00236669">
                <w:rPr>
                  <w:b/>
                  <w:bCs/>
                  <w:noProof/>
                  <w:lang w:val="en-US"/>
                </w:rPr>
                <w:t>Codd, Edgar Frank.</w:t>
              </w:r>
              <w:r w:rsidRPr="00236669">
                <w:rPr>
                  <w:noProof/>
                  <w:lang w:val="en-US"/>
                </w:rPr>
                <w:t xml:space="preserve"> A Relational Model of Data for Large Shared Data Banks. </w:t>
              </w:r>
              <w:r w:rsidRPr="00236669">
                <w:rPr>
                  <w:i/>
                  <w:iCs/>
                  <w:noProof/>
                  <w:lang w:val="en-US"/>
                </w:rPr>
                <w:t xml:space="preserve">Communications of the ACM. </w:t>
              </w:r>
              <w:r w:rsidRPr="00236669">
                <w:rPr>
                  <w:noProof/>
                  <w:lang w:val="en-US"/>
                </w:rPr>
                <w:t>1970.</w:t>
              </w:r>
            </w:p>
            <w:p w:rsidR="00D72407" w:rsidRPr="00236669" w:rsidRDefault="00D72407" w:rsidP="00D72407">
              <w:pPr>
                <w:pStyle w:val="Bibliografia"/>
                <w:rPr>
                  <w:noProof/>
                  <w:lang w:val="en-US"/>
                </w:rPr>
              </w:pPr>
              <w:r w:rsidRPr="00236669">
                <w:rPr>
                  <w:noProof/>
                  <w:lang w:val="en-US"/>
                </w:rPr>
                <w:t xml:space="preserve">[19] </w:t>
              </w:r>
              <w:r w:rsidRPr="00236669">
                <w:rPr>
                  <w:b/>
                  <w:bCs/>
                  <w:noProof/>
                  <w:lang w:val="en-US"/>
                </w:rPr>
                <w:t>NFC Forum.</w:t>
              </w:r>
              <w:r w:rsidRPr="00236669">
                <w:rPr>
                  <w:noProof/>
                  <w:lang w:val="en-US"/>
                </w:rPr>
                <w:t xml:space="preserve"> T2TOP 1.1. </w:t>
              </w:r>
              <w:r w:rsidRPr="00236669">
                <w:rPr>
                  <w:i/>
                  <w:iCs/>
                  <w:noProof/>
                  <w:lang w:val="en-US"/>
                </w:rPr>
                <w:t xml:space="preserve">Type 2 Tag Operation Specification. </w:t>
              </w:r>
              <w:r w:rsidRPr="00236669">
                <w:rPr>
                  <w:noProof/>
                  <w:lang w:val="en-US"/>
                </w:rPr>
                <w:t>Wakefield : NFC Forum, 2011. strony 3-6.</w:t>
              </w:r>
            </w:p>
            <w:p w:rsidR="00D72407" w:rsidRDefault="00D72407" w:rsidP="00D72407">
              <w:pPr>
                <w:pStyle w:val="Bibliografia"/>
                <w:rPr>
                  <w:noProof/>
                </w:rPr>
              </w:pPr>
              <w:r w:rsidRPr="00236669">
                <w:rPr>
                  <w:noProof/>
                  <w:lang w:val="en-US"/>
                </w:rPr>
                <w:t xml:space="preserve">[20] </w:t>
              </w:r>
              <w:r w:rsidRPr="00236669">
                <w:rPr>
                  <w:b/>
                  <w:bCs/>
                  <w:noProof/>
                  <w:lang w:val="en-US"/>
                </w:rPr>
                <w:t>Dave, Minter i Linwood, Jeff.</w:t>
              </w:r>
              <w:r w:rsidRPr="00236669">
                <w:rPr>
                  <w:noProof/>
                  <w:lang w:val="en-US"/>
                </w:rPr>
                <w:t xml:space="preserve"> </w:t>
              </w:r>
              <w:r>
                <w:rPr>
                  <w:i/>
                  <w:iCs/>
                  <w:noProof/>
                </w:rPr>
                <w:t xml:space="preserve">Hibernate Od Nowicjusza do Profesjonalisty. </w:t>
              </w:r>
              <w:r>
                <w:rPr>
                  <w:noProof/>
                </w:rPr>
                <w:t>brak miejsca : Power Net, 2007.</w:t>
              </w:r>
            </w:p>
            <w:p w:rsidR="00D72407" w:rsidRPr="00236669" w:rsidRDefault="00D72407" w:rsidP="00D72407">
              <w:pPr>
                <w:pStyle w:val="Bibliografia"/>
                <w:rPr>
                  <w:noProof/>
                  <w:lang w:val="en-US"/>
                </w:rPr>
              </w:pPr>
              <w:r w:rsidRPr="00236669">
                <w:rPr>
                  <w:noProof/>
                  <w:lang w:val="en-US"/>
                </w:rPr>
                <w:t xml:space="preserve">[21] </w:t>
              </w:r>
              <w:r w:rsidRPr="00236669">
                <w:rPr>
                  <w:b/>
                  <w:bCs/>
                  <w:noProof/>
                  <w:lang w:val="en-US"/>
                </w:rPr>
                <w:t>Jason, Price.</w:t>
              </w:r>
              <w:r w:rsidRPr="00236669">
                <w:rPr>
                  <w:noProof/>
                  <w:lang w:val="en-US"/>
                </w:rPr>
                <w:t xml:space="preserve"> </w:t>
              </w:r>
              <w:r w:rsidRPr="00236669">
                <w:rPr>
                  <w:i/>
                  <w:iCs/>
                  <w:noProof/>
                  <w:lang w:val="en-US"/>
                </w:rPr>
                <w:t xml:space="preserve">Oracle Database 11g i SQL Programowanie. </w:t>
              </w:r>
              <w:r w:rsidRPr="00236669">
                <w:rPr>
                  <w:noProof/>
                  <w:lang w:val="en-US"/>
                </w:rPr>
                <w:t>Gliwice : Helion, 2009.</w:t>
              </w:r>
            </w:p>
            <w:p w:rsidR="00D72407" w:rsidRPr="00236669" w:rsidRDefault="00D72407" w:rsidP="00D72407">
              <w:pPr>
                <w:pStyle w:val="Bibliografia"/>
                <w:rPr>
                  <w:noProof/>
                  <w:lang w:val="en-US"/>
                </w:rPr>
              </w:pPr>
              <w:r w:rsidRPr="00236669">
                <w:rPr>
                  <w:noProof/>
                  <w:lang w:val="en-US"/>
                </w:rPr>
                <w:t xml:space="preserve">[22] </w:t>
              </w:r>
              <w:r w:rsidRPr="00236669">
                <w:rPr>
                  <w:b/>
                  <w:bCs/>
                  <w:noProof/>
                  <w:lang w:val="en-US"/>
                </w:rPr>
                <w:t>Marty, Hall, Brown, Larry i Chaikin, Yaakov.</w:t>
              </w:r>
              <w:r w:rsidRPr="00236669">
                <w:rPr>
                  <w:noProof/>
                  <w:lang w:val="en-US"/>
                </w:rPr>
                <w:t xml:space="preserve"> </w:t>
              </w:r>
              <w:r w:rsidRPr="00236669">
                <w:rPr>
                  <w:i/>
                  <w:iCs/>
                  <w:noProof/>
                  <w:lang w:val="en-US"/>
                </w:rPr>
                <w:t xml:space="preserve">Java Servlets I JavaServer Pages . </w:t>
              </w:r>
              <w:r w:rsidRPr="00236669">
                <w:rPr>
                  <w:noProof/>
                  <w:lang w:val="en-US"/>
                </w:rPr>
                <w:t>Gliwice : Helion, 2009. Tom II.</w:t>
              </w:r>
            </w:p>
            <w:p w:rsidR="00D72407" w:rsidRPr="00236669" w:rsidRDefault="00D72407" w:rsidP="00D72407">
              <w:pPr>
                <w:pStyle w:val="Bibliografia"/>
                <w:rPr>
                  <w:noProof/>
                  <w:lang w:val="en-US"/>
                </w:rPr>
              </w:pPr>
              <w:r w:rsidRPr="00236669">
                <w:rPr>
                  <w:noProof/>
                  <w:lang w:val="en-US"/>
                </w:rPr>
                <w:t xml:space="preserve">[23] </w:t>
              </w:r>
              <w:r w:rsidRPr="00236669">
                <w:rPr>
                  <w:b/>
                  <w:bCs/>
                  <w:noProof/>
                  <w:lang w:val="en-US"/>
                </w:rPr>
                <w:t>GlassFish Community.</w:t>
              </w:r>
              <w:r w:rsidRPr="00236669">
                <w:rPr>
                  <w:noProof/>
                  <w:lang w:val="en-US"/>
                </w:rPr>
                <w:t xml:space="preserve"> Jersey 1.8 User Guide. [Online] 01 09 2011. http://jersey.java.net/nonav/documentation/latest/index.html.</w:t>
              </w:r>
            </w:p>
            <w:p w:rsidR="00D72407" w:rsidRPr="00236669" w:rsidRDefault="00D72407" w:rsidP="00D72407">
              <w:pPr>
                <w:pStyle w:val="Bibliografia"/>
                <w:rPr>
                  <w:noProof/>
                  <w:lang w:val="en-US"/>
                </w:rPr>
              </w:pPr>
              <w:r w:rsidRPr="00236669">
                <w:rPr>
                  <w:noProof/>
                  <w:lang w:val="en-US"/>
                </w:rPr>
                <w:t xml:space="preserve">[24] </w:t>
              </w:r>
              <w:r w:rsidRPr="00236669">
                <w:rPr>
                  <w:b/>
                  <w:bCs/>
                  <w:noProof/>
                  <w:lang w:val="en-US"/>
                </w:rPr>
                <w:t>SpringSource Community.</w:t>
              </w:r>
              <w:r w:rsidRPr="00236669">
                <w:rPr>
                  <w:noProof/>
                  <w:lang w:val="en-US"/>
                </w:rPr>
                <w:t xml:space="preserve"> Spring Security Reference Documentation. [Online] 01 09 2011. http://static.springsource.org/spring-security/site/docs/3.0.x/reference/springsecurity.pdf.</w:t>
              </w:r>
            </w:p>
            <w:p w:rsidR="00EC5168" w:rsidRDefault="0004201B" w:rsidP="00D72407">
              <w:r>
                <w:fldChar w:fldCharType="end"/>
              </w:r>
            </w:p>
          </w:sdtContent>
        </w:sdt>
      </w:sdtContent>
    </w:sdt>
    <w:p w:rsidR="006069A2" w:rsidRPr="00933D3C" w:rsidRDefault="006069A2" w:rsidP="006069A2">
      <w:pPr>
        <w:pStyle w:val="Nagwek1"/>
      </w:pPr>
      <w:bookmarkStart w:id="2523" w:name="_Toc302765178"/>
      <w:r w:rsidRPr="00933D3C">
        <w:lastRenderedPageBreak/>
        <w:t>Załącznik</w:t>
      </w:r>
      <w:r w:rsidR="00933D3C">
        <w:t>I</w:t>
      </w:r>
      <w:bookmarkEnd w:id="2523"/>
    </w:p>
    <w:p w:rsidR="00933D3C" w:rsidRPr="00933D3C" w:rsidRDefault="00933D3C" w:rsidP="00933D3C">
      <w:pPr>
        <w:pStyle w:val="Nagwek2"/>
        <w:ind w:left="792" w:hanging="792"/>
        <w:rPr>
          <w:rFonts w:eastAsia="Times New Roman"/>
        </w:rPr>
      </w:pPr>
      <w:bookmarkStart w:id="2524" w:name="_Toc302330573"/>
      <w:bookmarkStart w:id="2525" w:name="_Toc302765179"/>
      <w:r w:rsidRPr="00933D3C">
        <w:rPr>
          <w:rFonts w:eastAsia="Times New Roman"/>
        </w:rPr>
        <w:t>Dodatek A</w:t>
      </w:r>
      <w:bookmarkEnd w:id="2524"/>
      <w:bookmarkEnd w:id="2525"/>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D9738B">
      <w:type w:val="continuous"/>
      <w:pgSz w:w="11906" w:h="16838" w:code="9"/>
      <w:pgMar w:top="1134" w:right="1134" w:bottom="1134" w:left="1701" w:header="709" w:footer="709" w:gutter="0"/>
      <w:pgBorders>
        <w:top w:val="single" w:sz="18" w:space="24" w:color="auto"/>
        <w:left w:val="single" w:sz="18" w:space="24" w:color="auto"/>
        <w:bottom w:val="single" w:sz="18" w:space="24" w:color="auto"/>
        <w:right w:val="single" w:sz="18" w:space="24" w:color="auto"/>
      </w:pgBorders>
      <w:pgNumType w:start="0"/>
      <w:cols w:space="708"/>
      <w:docGrid w:linePitch="360"/>
      <w:sectPrChange w:id="2526" w:author="Sebastian Łuczak" w:date="2011-09-03T09:27:00Z">
        <w:sectPr w:rsidR="00757A52" w:rsidRPr="00757A52" w:rsidSect="00D9738B">
          <w:type w:val="nextPage"/>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Maciek" w:date="2011-09-01T23:04:00Z" w:initials="M">
    <w:p w:rsidR="00E674DC" w:rsidRDefault="00E674DC" w:rsidP="00676162">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E674DC" w:rsidRDefault="00E674DC" w:rsidP="00676162">
      <w:pPr>
        <w:pStyle w:val="Tekstkomentarza"/>
      </w:pPr>
    </w:p>
  </w:comment>
  <w:comment w:id="27" w:author="Maciek" w:date="2011-09-02T10:48:00Z" w:initials="M">
    <w:p w:rsidR="00E674DC" w:rsidRDefault="00E674DC" w:rsidP="00AB2A9A">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E674DC" w:rsidRDefault="00E674DC" w:rsidP="00AB2A9A">
      <w:pPr>
        <w:pStyle w:val="Tekstkomentarza"/>
      </w:pPr>
    </w:p>
  </w:comment>
  <w:comment w:id="37" w:author="Maciek" w:date="2011-09-01T23:05:00Z" w:initials="M">
    <w:p w:rsidR="00E674DC" w:rsidRDefault="00E674DC" w:rsidP="00676162">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95" w:author="Maciek" w:date="2011-09-02T10:07:00Z" w:initials="M">
    <w:p w:rsidR="00E674DC" w:rsidRDefault="00E674DC" w:rsidP="003B3068">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1067" w:author="Sebastian Łuczak" w:date="2011-09-02T18:22:00Z" w:initials="SŁ">
    <w:p w:rsidR="00E674DC" w:rsidRDefault="00E674DC" w:rsidP="00791BFD">
      <w:pPr>
        <w:pStyle w:val="Tekstkomentarza"/>
      </w:pPr>
      <w:r>
        <w:rPr>
          <w:rStyle w:val="Odwoaniedokomentarza"/>
        </w:rPr>
        <w:annotationRef/>
      </w:r>
      <w:r>
        <w:t>Odwołanie?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1A11" w:rsidRDefault="006B1A11" w:rsidP="006D1A95">
      <w:r>
        <w:separator/>
      </w:r>
    </w:p>
  </w:endnote>
  <w:endnote w:type="continuationSeparator" w:id="0">
    <w:p w:rsidR="006B1A11" w:rsidRDefault="006B1A11"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1198" w:author="Sebastian" w:date="2011-09-01T19:46:00Z"/>
  <w:sdt>
    <w:sdtPr>
      <w:id w:val="51356746"/>
      <w:docPartObj>
        <w:docPartGallery w:val="Page Numbers (Bottom of Page)"/>
        <w:docPartUnique/>
      </w:docPartObj>
    </w:sdtPr>
    <w:sdtContent>
      <w:customXmlInsRangeEnd w:id="1198"/>
      <w:p w:rsidR="00E674DC" w:rsidRDefault="0004201B">
        <w:pPr>
          <w:pStyle w:val="Stopka"/>
          <w:jc w:val="right"/>
          <w:rPr>
            <w:ins w:id="1199" w:author="Sebastian" w:date="2011-09-01T19:46:00Z"/>
          </w:rPr>
        </w:pPr>
        <w:ins w:id="1200" w:author="Sebastian" w:date="2011-09-01T19:46:00Z">
          <w:r>
            <w:fldChar w:fldCharType="begin"/>
          </w:r>
          <w:r w:rsidR="00E674DC">
            <w:instrText xml:space="preserve"> PAGE   \* MERGEFORMAT </w:instrText>
          </w:r>
          <w:r>
            <w:fldChar w:fldCharType="separate"/>
          </w:r>
        </w:ins>
        <w:r w:rsidR="00236669">
          <w:rPr>
            <w:noProof/>
          </w:rPr>
          <w:t>17</w:t>
        </w:r>
        <w:ins w:id="1201" w:author="Sebastian" w:date="2011-09-01T19:46:00Z">
          <w:r>
            <w:fldChar w:fldCharType="end"/>
          </w:r>
        </w:ins>
      </w:p>
    </w:sdtContent>
    <w:customXmlInsRangeStart w:id="1202" w:author="Sebastian" w:date="2011-09-01T19:46:00Z"/>
  </w:sdt>
  <w:customXmlInsRangeEnd w:id="1202"/>
  <w:p w:rsidR="00E674DC" w:rsidRDefault="00E674DC">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4DC" w:rsidRDefault="00E674DC">
    <w:pPr>
      <w:pStyle w:val="Stopka"/>
      <w:jc w:val="right"/>
    </w:pPr>
  </w:p>
  <w:p w:rsidR="00E674DC" w:rsidRDefault="00E674D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1A11" w:rsidRDefault="006B1A11" w:rsidP="006D1A95">
      <w:r>
        <w:separator/>
      </w:r>
    </w:p>
  </w:footnote>
  <w:footnote w:type="continuationSeparator" w:id="0">
    <w:p w:rsidR="006B1A11" w:rsidRDefault="006B1A11" w:rsidP="006D1A95">
      <w:r>
        <w:continuationSeparator/>
      </w:r>
    </w:p>
  </w:footnote>
  <w:footnote w:id="1">
    <w:p w:rsidR="009F26A5" w:rsidRDefault="009F26A5">
      <w:pPr>
        <w:pStyle w:val="Tekstprzypisudolnego"/>
      </w:pPr>
      <w:ins w:id="1009" w:author="Sebastian Łuczak" w:date="2011-09-03T11:17:00Z">
        <w:r>
          <w:rPr>
            <w:rStyle w:val="Odwoanieprzypisudolnego"/>
          </w:rPr>
          <w:footnoteRef/>
        </w:r>
        <w:r>
          <w:t xml:space="preserve"> </w:t>
        </w:r>
      </w:ins>
    </w:p>
  </w:footnote>
  <w:footnote w:id="2">
    <w:p w:rsidR="00E674DC" w:rsidRPr="0092320C" w:rsidRDefault="00E674DC">
      <w:pPr>
        <w:pStyle w:val="Tekstprzypisudolnego"/>
      </w:pPr>
      <w:r>
        <w:rPr>
          <w:rStyle w:val="Odwoanieprzypisudolnego"/>
        </w:rPr>
        <w:footnoteRef/>
      </w:r>
      <w:r w:rsidRPr="0092320C">
        <w:t xml:space="preserve"> </w:t>
      </w:r>
      <w:r w:rsidRPr="0092320C">
        <w:rPr>
          <w:highlight w:val="green"/>
        </w:rPr>
        <w:t>TO DO</w:t>
      </w:r>
    </w:p>
  </w:footnote>
  <w:footnote w:id="3">
    <w:p w:rsidR="00E674DC" w:rsidRPr="00AF49C3" w:rsidRDefault="00E674DC">
      <w:pPr>
        <w:pStyle w:val="Tekstprzypisudolnego"/>
      </w:pPr>
      <w:r>
        <w:rPr>
          <w:rStyle w:val="Odwoanieprzypisudolnego"/>
        </w:rPr>
        <w:footnoteRef/>
      </w:r>
      <w:r w:rsidRPr="00AF49C3">
        <w:t xml:space="preserve">  </w:t>
      </w:r>
      <w:ins w:id="1049" w:author="Maciek" w:date="2011-09-03T00:20:00Z">
        <w:r w:rsidR="0004201B" w:rsidRPr="0004201B">
          <w:rPr>
            <w:rPrChange w:id="1050" w:author="Maciek" w:date="2011-09-03T00:21:00Z">
              <w:rPr>
                <w:lang w:val="en-US"/>
              </w:rPr>
            </w:rPrChange>
          </w:rPr>
          <w:t>Oprogramowanie rozpowszechni</w:t>
        </w:r>
      </w:ins>
      <w:ins w:id="1051" w:author="Maciek" w:date="2011-09-03T00:21:00Z">
        <w:r w:rsidR="0004201B" w:rsidRPr="0004201B">
          <w:rPr>
            <w:rPrChange w:id="1052" w:author="Maciek" w:date="2011-09-03T00:21:00Z">
              <w:rPr>
                <w:lang w:val="en-US"/>
              </w:rPr>
            </w:rPrChange>
          </w:rPr>
          <w:t>ane na zasadach tej licencji jest dar</w:t>
        </w:r>
        <w:r>
          <w:t>mowe, posiada og</w:t>
        </w:r>
      </w:ins>
      <w:r w:rsidR="009A02F6">
        <w:t>ó</w:t>
      </w:r>
      <w:ins w:id="1053" w:author="Maciek" w:date="2011-09-03T00:21:00Z">
        <w:r>
          <w:t xml:space="preserve">lnodostępny kod źródłowy oraz może być modyfikowane. </w:t>
        </w:r>
      </w:ins>
      <w:del w:id="1054" w:author="Maciek" w:date="2011-09-03T00:20:00Z">
        <w:r w:rsidRPr="00AF49C3" w:rsidDel="00AF49C3">
          <w:rPr>
            <w:highlight w:val="green"/>
          </w:rPr>
          <w:delText>TO DO</w:delText>
        </w:r>
      </w:del>
    </w:p>
  </w:footnote>
  <w:footnote w:id="4">
    <w:p w:rsidR="00E674DC" w:rsidRPr="00236669" w:rsidRDefault="00E674DC">
      <w:pPr>
        <w:pStyle w:val="Tekstprzypisudolnego"/>
        <w:rPr>
          <w:rPrChange w:id="1107" w:author="Maciek" w:date="2011-09-03T00:20:00Z">
            <w:rPr/>
          </w:rPrChange>
        </w:rPr>
      </w:pPr>
      <w:r>
        <w:rPr>
          <w:rStyle w:val="Odwoanieprzypisudolnego"/>
        </w:rPr>
        <w:footnoteRef/>
      </w:r>
      <w:r w:rsidR="0004201B" w:rsidRPr="00236669">
        <w:rPr>
          <w:rPrChange w:id="1108" w:author="Maciek" w:date="2011-09-03T00:20:00Z">
            <w:rPr/>
          </w:rPrChange>
        </w:rPr>
        <w:t xml:space="preserve">  </w:t>
      </w:r>
      <w:r w:rsidR="0004201B" w:rsidRPr="00236669">
        <w:rPr>
          <w:highlight w:val="green"/>
          <w:rPrChange w:id="1109" w:author="Maciek" w:date="2011-09-03T00:20:00Z">
            <w:rPr>
              <w:highlight w:val="green"/>
            </w:rPr>
          </w:rPrChange>
        </w:rPr>
        <w:t>TO DO</w:t>
      </w:r>
    </w:p>
  </w:footnote>
  <w:footnote w:id="5">
    <w:p w:rsidR="00FC1696" w:rsidRDefault="00FC1696">
      <w:pPr>
        <w:pStyle w:val="Tekstprzypisudolnego"/>
      </w:pPr>
      <w:ins w:id="2062" w:author="Sebastian Łuczak" w:date="2011-09-03T10:15:00Z">
        <w:r>
          <w:rPr>
            <w:rStyle w:val="Odwoanieprzypisudolnego"/>
          </w:rPr>
          <w:footnoteRef/>
        </w:r>
        <w:r>
          <w:t xml:space="preserve"> </w:t>
        </w:r>
      </w:ins>
      <w:ins w:id="2063" w:author="Sebastian Łuczak" w:date="2011-09-03T10:16:00Z">
        <w:r>
          <w:t>8 znaków, duże i małe litery</w:t>
        </w:r>
      </w:ins>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yes.gif" style="width:9.75pt;height:9.7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70658">
      <o:colormenu v:ext="edit" fillcolor="none"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7D0"/>
    <w:rsid w:val="000227DA"/>
    <w:rsid w:val="00022D04"/>
    <w:rsid w:val="000265F6"/>
    <w:rsid w:val="000343A7"/>
    <w:rsid w:val="00036146"/>
    <w:rsid w:val="000370FC"/>
    <w:rsid w:val="00040A86"/>
    <w:rsid w:val="0004201B"/>
    <w:rsid w:val="0004443A"/>
    <w:rsid w:val="00050AA9"/>
    <w:rsid w:val="0005352D"/>
    <w:rsid w:val="0005534C"/>
    <w:rsid w:val="00056909"/>
    <w:rsid w:val="00062358"/>
    <w:rsid w:val="00062823"/>
    <w:rsid w:val="00064EA2"/>
    <w:rsid w:val="00070B31"/>
    <w:rsid w:val="00070B67"/>
    <w:rsid w:val="00073C2B"/>
    <w:rsid w:val="00075026"/>
    <w:rsid w:val="000774CB"/>
    <w:rsid w:val="00087B0C"/>
    <w:rsid w:val="00093091"/>
    <w:rsid w:val="000A254E"/>
    <w:rsid w:val="000A3F56"/>
    <w:rsid w:val="000A4F67"/>
    <w:rsid w:val="000A530A"/>
    <w:rsid w:val="000A6DFC"/>
    <w:rsid w:val="000B2C9A"/>
    <w:rsid w:val="000C1024"/>
    <w:rsid w:val="000C4D01"/>
    <w:rsid w:val="000D64C0"/>
    <w:rsid w:val="000E265A"/>
    <w:rsid w:val="000E2DD1"/>
    <w:rsid w:val="000E43AF"/>
    <w:rsid w:val="000E4AD5"/>
    <w:rsid w:val="000E5F4E"/>
    <w:rsid w:val="000E7F93"/>
    <w:rsid w:val="000F366F"/>
    <w:rsid w:val="000F37E5"/>
    <w:rsid w:val="000F47D7"/>
    <w:rsid w:val="00100330"/>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44CF8"/>
    <w:rsid w:val="00152F8E"/>
    <w:rsid w:val="00155EC5"/>
    <w:rsid w:val="00162DB9"/>
    <w:rsid w:val="0016300C"/>
    <w:rsid w:val="0016603D"/>
    <w:rsid w:val="00171D77"/>
    <w:rsid w:val="00171E7F"/>
    <w:rsid w:val="00173B6A"/>
    <w:rsid w:val="00177626"/>
    <w:rsid w:val="001827AF"/>
    <w:rsid w:val="001870F4"/>
    <w:rsid w:val="001908A5"/>
    <w:rsid w:val="0019095B"/>
    <w:rsid w:val="001939D9"/>
    <w:rsid w:val="001955C6"/>
    <w:rsid w:val="00196950"/>
    <w:rsid w:val="001A1BC2"/>
    <w:rsid w:val="001A278E"/>
    <w:rsid w:val="001A64DE"/>
    <w:rsid w:val="001A7705"/>
    <w:rsid w:val="001B3156"/>
    <w:rsid w:val="001B60FF"/>
    <w:rsid w:val="001C38B6"/>
    <w:rsid w:val="001D24B9"/>
    <w:rsid w:val="001D29BC"/>
    <w:rsid w:val="001D673A"/>
    <w:rsid w:val="001E4A4E"/>
    <w:rsid w:val="001E4D1A"/>
    <w:rsid w:val="001F0178"/>
    <w:rsid w:val="001F2E1E"/>
    <w:rsid w:val="001F393E"/>
    <w:rsid w:val="001F4A28"/>
    <w:rsid w:val="002119B5"/>
    <w:rsid w:val="00211B4B"/>
    <w:rsid w:val="00211BAA"/>
    <w:rsid w:val="002144A4"/>
    <w:rsid w:val="00217A3E"/>
    <w:rsid w:val="00222A29"/>
    <w:rsid w:val="00223CB7"/>
    <w:rsid w:val="00223E9B"/>
    <w:rsid w:val="002324C2"/>
    <w:rsid w:val="00236669"/>
    <w:rsid w:val="00243FC0"/>
    <w:rsid w:val="00245935"/>
    <w:rsid w:val="00246C42"/>
    <w:rsid w:val="00255736"/>
    <w:rsid w:val="00262F3E"/>
    <w:rsid w:val="002631BC"/>
    <w:rsid w:val="00263D19"/>
    <w:rsid w:val="00265BF9"/>
    <w:rsid w:val="002714A2"/>
    <w:rsid w:val="0027176B"/>
    <w:rsid w:val="00272A9A"/>
    <w:rsid w:val="002737DF"/>
    <w:rsid w:val="00275BF1"/>
    <w:rsid w:val="00282E19"/>
    <w:rsid w:val="00283F2D"/>
    <w:rsid w:val="00284411"/>
    <w:rsid w:val="00291AD5"/>
    <w:rsid w:val="00295395"/>
    <w:rsid w:val="00296627"/>
    <w:rsid w:val="002A4963"/>
    <w:rsid w:val="002A727E"/>
    <w:rsid w:val="002A7E37"/>
    <w:rsid w:val="002B0E83"/>
    <w:rsid w:val="002B1D4C"/>
    <w:rsid w:val="002B3EB5"/>
    <w:rsid w:val="002B45BF"/>
    <w:rsid w:val="002C0610"/>
    <w:rsid w:val="002C326A"/>
    <w:rsid w:val="002C684C"/>
    <w:rsid w:val="002C6967"/>
    <w:rsid w:val="002D0E7F"/>
    <w:rsid w:val="002D4F91"/>
    <w:rsid w:val="002D705B"/>
    <w:rsid w:val="002E061E"/>
    <w:rsid w:val="002E5CA5"/>
    <w:rsid w:val="002E623B"/>
    <w:rsid w:val="002E7555"/>
    <w:rsid w:val="002F2A44"/>
    <w:rsid w:val="002F2C4A"/>
    <w:rsid w:val="002F483F"/>
    <w:rsid w:val="002F4CBD"/>
    <w:rsid w:val="002F51CD"/>
    <w:rsid w:val="002F6009"/>
    <w:rsid w:val="0030264E"/>
    <w:rsid w:val="00302B9B"/>
    <w:rsid w:val="003060F4"/>
    <w:rsid w:val="0030698E"/>
    <w:rsid w:val="00307CEA"/>
    <w:rsid w:val="003111A7"/>
    <w:rsid w:val="0031211F"/>
    <w:rsid w:val="00313F9A"/>
    <w:rsid w:val="003140FF"/>
    <w:rsid w:val="003144E4"/>
    <w:rsid w:val="00314A0E"/>
    <w:rsid w:val="00317A4A"/>
    <w:rsid w:val="003234F2"/>
    <w:rsid w:val="00324558"/>
    <w:rsid w:val="00331D02"/>
    <w:rsid w:val="00336603"/>
    <w:rsid w:val="00347211"/>
    <w:rsid w:val="00370D31"/>
    <w:rsid w:val="00377BF0"/>
    <w:rsid w:val="0038501C"/>
    <w:rsid w:val="003872DB"/>
    <w:rsid w:val="00392AF7"/>
    <w:rsid w:val="00393286"/>
    <w:rsid w:val="003B10C3"/>
    <w:rsid w:val="003B21BC"/>
    <w:rsid w:val="003B3068"/>
    <w:rsid w:val="003B78BA"/>
    <w:rsid w:val="003C02C6"/>
    <w:rsid w:val="003C34C6"/>
    <w:rsid w:val="003C5AEA"/>
    <w:rsid w:val="003C6861"/>
    <w:rsid w:val="003D1A88"/>
    <w:rsid w:val="003D35E5"/>
    <w:rsid w:val="003D4D93"/>
    <w:rsid w:val="003D6CDA"/>
    <w:rsid w:val="003E02C1"/>
    <w:rsid w:val="003E1D17"/>
    <w:rsid w:val="003E2875"/>
    <w:rsid w:val="003E319E"/>
    <w:rsid w:val="003E35B5"/>
    <w:rsid w:val="003E65F1"/>
    <w:rsid w:val="003E6747"/>
    <w:rsid w:val="003F136F"/>
    <w:rsid w:val="003F1482"/>
    <w:rsid w:val="003F2DDD"/>
    <w:rsid w:val="003F6E77"/>
    <w:rsid w:val="004000A1"/>
    <w:rsid w:val="00400359"/>
    <w:rsid w:val="00405483"/>
    <w:rsid w:val="00405739"/>
    <w:rsid w:val="00410C7B"/>
    <w:rsid w:val="00410E8E"/>
    <w:rsid w:val="004224B1"/>
    <w:rsid w:val="0042314B"/>
    <w:rsid w:val="00425FBC"/>
    <w:rsid w:val="00426962"/>
    <w:rsid w:val="004272B7"/>
    <w:rsid w:val="00444C00"/>
    <w:rsid w:val="0044529A"/>
    <w:rsid w:val="00446162"/>
    <w:rsid w:val="00450780"/>
    <w:rsid w:val="0045107F"/>
    <w:rsid w:val="00452128"/>
    <w:rsid w:val="0045473F"/>
    <w:rsid w:val="00464812"/>
    <w:rsid w:val="0046588E"/>
    <w:rsid w:val="00465A01"/>
    <w:rsid w:val="00466460"/>
    <w:rsid w:val="004727A7"/>
    <w:rsid w:val="00473F80"/>
    <w:rsid w:val="0047406E"/>
    <w:rsid w:val="00477128"/>
    <w:rsid w:val="00477D0F"/>
    <w:rsid w:val="004843B4"/>
    <w:rsid w:val="00490849"/>
    <w:rsid w:val="004948E5"/>
    <w:rsid w:val="004A1768"/>
    <w:rsid w:val="004A3383"/>
    <w:rsid w:val="004A6735"/>
    <w:rsid w:val="004A73A0"/>
    <w:rsid w:val="004B0751"/>
    <w:rsid w:val="004B2C3C"/>
    <w:rsid w:val="004B6E3D"/>
    <w:rsid w:val="004B79D1"/>
    <w:rsid w:val="004C045B"/>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7617"/>
    <w:rsid w:val="004F009F"/>
    <w:rsid w:val="004F087C"/>
    <w:rsid w:val="004F4170"/>
    <w:rsid w:val="004F6591"/>
    <w:rsid w:val="00510DBA"/>
    <w:rsid w:val="005221BC"/>
    <w:rsid w:val="00526127"/>
    <w:rsid w:val="005372D0"/>
    <w:rsid w:val="005400D3"/>
    <w:rsid w:val="00550D2C"/>
    <w:rsid w:val="00551EA6"/>
    <w:rsid w:val="00554649"/>
    <w:rsid w:val="00556477"/>
    <w:rsid w:val="005662DC"/>
    <w:rsid w:val="0056690D"/>
    <w:rsid w:val="00567FB4"/>
    <w:rsid w:val="005717C8"/>
    <w:rsid w:val="00571FC1"/>
    <w:rsid w:val="00572132"/>
    <w:rsid w:val="0057246E"/>
    <w:rsid w:val="00574916"/>
    <w:rsid w:val="005817CE"/>
    <w:rsid w:val="00592123"/>
    <w:rsid w:val="00594176"/>
    <w:rsid w:val="00594997"/>
    <w:rsid w:val="005B3914"/>
    <w:rsid w:val="005B6F32"/>
    <w:rsid w:val="005C08E1"/>
    <w:rsid w:val="005C1791"/>
    <w:rsid w:val="005C60FE"/>
    <w:rsid w:val="005C7068"/>
    <w:rsid w:val="005D0075"/>
    <w:rsid w:val="005D049A"/>
    <w:rsid w:val="005D1C5E"/>
    <w:rsid w:val="005D3FA5"/>
    <w:rsid w:val="005D55E0"/>
    <w:rsid w:val="005E121C"/>
    <w:rsid w:val="005E4B31"/>
    <w:rsid w:val="005F34C4"/>
    <w:rsid w:val="006032E0"/>
    <w:rsid w:val="00603D55"/>
    <w:rsid w:val="00605F72"/>
    <w:rsid w:val="006069A2"/>
    <w:rsid w:val="00607061"/>
    <w:rsid w:val="0061098B"/>
    <w:rsid w:val="00611ADF"/>
    <w:rsid w:val="00617AF4"/>
    <w:rsid w:val="006220B7"/>
    <w:rsid w:val="006240C1"/>
    <w:rsid w:val="006258FA"/>
    <w:rsid w:val="006300ED"/>
    <w:rsid w:val="00631DBB"/>
    <w:rsid w:val="00632744"/>
    <w:rsid w:val="006337D3"/>
    <w:rsid w:val="006437A2"/>
    <w:rsid w:val="0065343C"/>
    <w:rsid w:val="00653B99"/>
    <w:rsid w:val="00657702"/>
    <w:rsid w:val="006622F0"/>
    <w:rsid w:val="006659C7"/>
    <w:rsid w:val="00676162"/>
    <w:rsid w:val="00691CA4"/>
    <w:rsid w:val="006974AC"/>
    <w:rsid w:val="006A6ABC"/>
    <w:rsid w:val="006B023F"/>
    <w:rsid w:val="006B1A11"/>
    <w:rsid w:val="006B6E61"/>
    <w:rsid w:val="006C09EF"/>
    <w:rsid w:val="006C2DB7"/>
    <w:rsid w:val="006C4E34"/>
    <w:rsid w:val="006C4FB1"/>
    <w:rsid w:val="006C6D89"/>
    <w:rsid w:val="006C7C39"/>
    <w:rsid w:val="006D1A95"/>
    <w:rsid w:val="006D341B"/>
    <w:rsid w:val="006D50A0"/>
    <w:rsid w:val="006D5932"/>
    <w:rsid w:val="006D6396"/>
    <w:rsid w:val="006E2FB8"/>
    <w:rsid w:val="006F2B7D"/>
    <w:rsid w:val="006F3469"/>
    <w:rsid w:val="006F3D30"/>
    <w:rsid w:val="006F68EA"/>
    <w:rsid w:val="007045CA"/>
    <w:rsid w:val="00704C03"/>
    <w:rsid w:val="007054DA"/>
    <w:rsid w:val="007061D0"/>
    <w:rsid w:val="007062B9"/>
    <w:rsid w:val="0071502F"/>
    <w:rsid w:val="00726470"/>
    <w:rsid w:val="00731A4A"/>
    <w:rsid w:val="007342B5"/>
    <w:rsid w:val="00736A07"/>
    <w:rsid w:val="0074022A"/>
    <w:rsid w:val="00740437"/>
    <w:rsid w:val="0074147F"/>
    <w:rsid w:val="00741F03"/>
    <w:rsid w:val="00745CEB"/>
    <w:rsid w:val="0074625B"/>
    <w:rsid w:val="00752657"/>
    <w:rsid w:val="0075610F"/>
    <w:rsid w:val="00757104"/>
    <w:rsid w:val="00757A52"/>
    <w:rsid w:val="00757BC0"/>
    <w:rsid w:val="00764D0D"/>
    <w:rsid w:val="00766C80"/>
    <w:rsid w:val="00770EDB"/>
    <w:rsid w:val="00781A21"/>
    <w:rsid w:val="00782F4B"/>
    <w:rsid w:val="00790646"/>
    <w:rsid w:val="007908D1"/>
    <w:rsid w:val="00791BFD"/>
    <w:rsid w:val="007941D2"/>
    <w:rsid w:val="00796063"/>
    <w:rsid w:val="00796836"/>
    <w:rsid w:val="007A0652"/>
    <w:rsid w:val="007A5DDC"/>
    <w:rsid w:val="007A6C19"/>
    <w:rsid w:val="007B07EE"/>
    <w:rsid w:val="007B65E4"/>
    <w:rsid w:val="007B71E3"/>
    <w:rsid w:val="007C414F"/>
    <w:rsid w:val="007C6995"/>
    <w:rsid w:val="007D3CAE"/>
    <w:rsid w:val="007D4C49"/>
    <w:rsid w:val="007D7D64"/>
    <w:rsid w:val="007E0A32"/>
    <w:rsid w:val="007E5DC2"/>
    <w:rsid w:val="007E6EF2"/>
    <w:rsid w:val="007F4E01"/>
    <w:rsid w:val="007F4F06"/>
    <w:rsid w:val="008006B8"/>
    <w:rsid w:val="00817CC5"/>
    <w:rsid w:val="00820001"/>
    <w:rsid w:val="0082106B"/>
    <w:rsid w:val="00821AE0"/>
    <w:rsid w:val="008223F5"/>
    <w:rsid w:val="00823282"/>
    <w:rsid w:val="00825099"/>
    <w:rsid w:val="00830AAF"/>
    <w:rsid w:val="00835055"/>
    <w:rsid w:val="0084468B"/>
    <w:rsid w:val="00846137"/>
    <w:rsid w:val="00847CA5"/>
    <w:rsid w:val="00850F84"/>
    <w:rsid w:val="0085109C"/>
    <w:rsid w:val="00853DF0"/>
    <w:rsid w:val="00860239"/>
    <w:rsid w:val="00861077"/>
    <w:rsid w:val="008631F0"/>
    <w:rsid w:val="0086426F"/>
    <w:rsid w:val="00864515"/>
    <w:rsid w:val="008650E2"/>
    <w:rsid w:val="00870FA8"/>
    <w:rsid w:val="00881112"/>
    <w:rsid w:val="008812B2"/>
    <w:rsid w:val="00883374"/>
    <w:rsid w:val="00886677"/>
    <w:rsid w:val="00894F1C"/>
    <w:rsid w:val="008A15B2"/>
    <w:rsid w:val="008A1FE5"/>
    <w:rsid w:val="008A2099"/>
    <w:rsid w:val="008A3B8F"/>
    <w:rsid w:val="008A4F41"/>
    <w:rsid w:val="008A524D"/>
    <w:rsid w:val="008B040E"/>
    <w:rsid w:val="008B1ABD"/>
    <w:rsid w:val="008B419C"/>
    <w:rsid w:val="008B71CE"/>
    <w:rsid w:val="008C18B1"/>
    <w:rsid w:val="008C2815"/>
    <w:rsid w:val="008C7E74"/>
    <w:rsid w:val="008D295D"/>
    <w:rsid w:val="008D45FF"/>
    <w:rsid w:val="008D4F3D"/>
    <w:rsid w:val="008D633B"/>
    <w:rsid w:val="008E3B8B"/>
    <w:rsid w:val="008E4B35"/>
    <w:rsid w:val="008E69FB"/>
    <w:rsid w:val="008F409C"/>
    <w:rsid w:val="009001C6"/>
    <w:rsid w:val="00903DDF"/>
    <w:rsid w:val="00906073"/>
    <w:rsid w:val="009072FA"/>
    <w:rsid w:val="00914243"/>
    <w:rsid w:val="009164B5"/>
    <w:rsid w:val="009179B0"/>
    <w:rsid w:val="00920BFF"/>
    <w:rsid w:val="00921871"/>
    <w:rsid w:val="0092207C"/>
    <w:rsid w:val="0092320C"/>
    <w:rsid w:val="00933D3C"/>
    <w:rsid w:val="0093465E"/>
    <w:rsid w:val="009346A8"/>
    <w:rsid w:val="00940286"/>
    <w:rsid w:val="0094194B"/>
    <w:rsid w:val="009435FF"/>
    <w:rsid w:val="009445B1"/>
    <w:rsid w:val="00944C3A"/>
    <w:rsid w:val="0094588B"/>
    <w:rsid w:val="00947535"/>
    <w:rsid w:val="00952D5D"/>
    <w:rsid w:val="009531C0"/>
    <w:rsid w:val="00955513"/>
    <w:rsid w:val="00961B2A"/>
    <w:rsid w:val="009731EF"/>
    <w:rsid w:val="0097625C"/>
    <w:rsid w:val="00976700"/>
    <w:rsid w:val="009779D3"/>
    <w:rsid w:val="00982AFB"/>
    <w:rsid w:val="009832E7"/>
    <w:rsid w:val="009833C8"/>
    <w:rsid w:val="009864F9"/>
    <w:rsid w:val="00986D49"/>
    <w:rsid w:val="009875B8"/>
    <w:rsid w:val="00990883"/>
    <w:rsid w:val="00991598"/>
    <w:rsid w:val="009922FB"/>
    <w:rsid w:val="00993D3D"/>
    <w:rsid w:val="00994639"/>
    <w:rsid w:val="009A0228"/>
    <w:rsid w:val="009A02F6"/>
    <w:rsid w:val="009A50A6"/>
    <w:rsid w:val="009A7986"/>
    <w:rsid w:val="009B1224"/>
    <w:rsid w:val="009B32F0"/>
    <w:rsid w:val="009B35F9"/>
    <w:rsid w:val="009B7F80"/>
    <w:rsid w:val="009C3F45"/>
    <w:rsid w:val="009C3FF7"/>
    <w:rsid w:val="009D3E5C"/>
    <w:rsid w:val="009D55B8"/>
    <w:rsid w:val="009E2161"/>
    <w:rsid w:val="009F0F70"/>
    <w:rsid w:val="009F0FC0"/>
    <w:rsid w:val="009F1960"/>
    <w:rsid w:val="009F26A5"/>
    <w:rsid w:val="009F4E15"/>
    <w:rsid w:val="009F7362"/>
    <w:rsid w:val="00A0320F"/>
    <w:rsid w:val="00A061EE"/>
    <w:rsid w:val="00A12C87"/>
    <w:rsid w:val="00A1713C"/>
    <w:rsid w:val="00A20039"/>
    <w:rsid w:val="00A20058"/>
    <w:rsid w:val="00A207DD"/>
    <w:rsid w:val="00A220A0"/>
    <w:rsid w:val="00A253C4"/>
    <w:rsid w:val="00A26295"/>
    <w:rsid w:val="00A360D7"/>
    <w:rsid w:val="00A41140"/>
    <w:rsid w:val="00A4683B"/>
    <w:rsid w:val="00A50D88"/>
    <w:rsid w:val="00A51646"/>
    <w:rsid w:val="00A521FE"/>
    <w:rsid w:val="00A55E3E"/>
    <w:rsid w:val="00A57A76"/>
    <w:rsid w:val="00A60B22"/>
    <w:rsid w:val="00A620C6"/>
    <w:rsid w:val="00A6347F"/>
    <w:rsid w:val="00A63751"/>
    <w:rsid w:val="00A6721C"/>
    <w:rsid w:val="00A7066D"/>
    <w:rsid w:val="00A747D0"/>
    <w:rsid w:val="00A76B71"/>
    <w:rsid w:val="00A77C6A"/>
    <w:rsid w:val="00A819D8"/>
    <w:rsid w:val="00A83708"/>
    <w:rsid w:val="00A83BD2"/>
    <w:rsid w:val="00A93134"/>
    <w:rsid w:val="00A94B0E"/>
    <w:rsid w:val="00AA0B00"/>
    <w:rsid w:val="00AA138F"/>
    <w:rsid w:val="00AA1E3E"/>
    <w:rsid w:val="00AA73CE"/>
    <w:rsid w:val="00AB2A9A"/>
    <w:rsid w:val="00AB2B44"/>
    <w:rsid w:val="00AB7F78"/>
    <w:rsid w:val="00AC2EDE"/>
    <w:rsid w:val="00AC343C"/>
    <w:rsid w:val="00AC4B25"/>
    <w:rsid w:val="00AD6FC8"/>
    <w:rsid w:val="00AE4807"/>
    <w:rsid w:val="00AE5269"/>
    <w:rsid w:val="00AE6239"/>
    <w:rsid w:val="00AF40F5"/>
    <w:rsid w:val="00AF49C3"/>
    <w:rsid w:val="00B008C2"/>
    <w:rsid w:val="00B01395"/>
    <w:rsid w:val="00B01635"/>
    <w:rsid w:val="00B0224E"/>
    <w:rsid w:val="00B138EA"/>
    <w:rsid w:val="00B147A9"/>
    <w:rsid w:val="00B15A17"/>
    <w:rsid w:val="00B1622B"/>
    <w:rsid w:val="00B17563"/>
    <w:rsid w:val="00B213BF"/>
    <w:rsid w:val="00B21824"/>
    <w:rsid w:val="00B23F22"/>
    <w:rsid w:val="00B30D0A"/>
    <w:rsid w:val="00B32863"/>
    <w:rsid w:val="00B4515E"/>
    <w:rsid w:val="00B4716F"/>
    <w:rsid w:val="00B47A64"/>
    <w:rsid w:val="00B47F17"/>
    <w:rsid w:val="00B5389E"/>
    <w:rsid w:val="00B5547E"/>
    <w:rsid w:val="00B56B16"/>
    <w:rsid w:val="00B57808"/>
    <w:rsid w:val="00B60D1E"/>
    <w:rsid w:val="00B62C48"/>
    <w:rsid w:val="00B6632E"/>
    <w:rsid w:val="00B6661E"/>
    <w:rsid w:val="00B70DC7"/>
    <w:rsid w:val="00B70F4F"/>
    <w:rsid w:val="00B74171"/>
    <w:rsid w:val="00B81D3B"/>
    <w:rsid w:val="00B8439F"/>
    <w:rsid w:val="00B8503E"/>
    <w:rsid w:val="00B8552A"/>
    <w:rsid w:val="00B86746"/>
    <w:rsid w:val="00BA3DEF"/>
    <w:rsid w:val="00BA4FD2"/>
    <w:rsid w:val="00BA5189"/>
    <w:rsid w:val="00BA562F"/>
    <w:rsid w:val="00BA5EEC"/>
    <w:rsid w:val="00BB0189"/>
    <w:rsid w:val="00BB107A"/>
    <w:rsid w:val="00BB38E2"/>
    <w:rsid w:val="00BB6D26"/>
    <w:rsid w:val="00BC4467"/>
    <w:rsid w:val="00BC733C"/>
    <w:rsid w:val="00BD03C6"/>
    <w:rsid w:val="00BD6A18"/>
    <w:rsid w:val="00BE0993"/>
    <w:rsid w:val="00BE35B2"/>
    <w:rsid w:val="00BE4FBF"/>
    <w:rsid w:val="00BE5232"/>
    <w:rsid w:val="00BF0F33"/>
    <w:rsid w:val="00BF1ED6"/>
    <w:rsid w:val="00BF684D"/>
    <w:rsid w:val="00BF7AF3"/>
    <w:rsid w:val="00C0393F"/>
    <w:rsid w:val="00C05C81"/>
    <w:rsid w:val="00C06A08"/>
    <w:rsid w:val="00C07C8B"/>
    <w:rsid w:val="00C138F3"/>
    <w:rsid w:val="00C16F70"/>
    <w:rsid w:val="00C227F5"/>
    <w:rsid w:val="00C248C6"/>
    <w:rsid w:val="00C255FC"/>
    <w:rsid w:val="00C271CD"/>
    <w:rsid w:val="00C30DEC"/>
    <w:rsid w:val="00C31B57"/>
    <w:rsid w:val="00C31ED0"/>
    <w:rsid w:val="00C37C2C"/>
    <w:rsid w:val="00C37DF6"/>
    <w:rsid w:val="00C44001"/>
    <w:rsid w:val="00C4448E"/>
    <w:rsid w:val="00C44863"/>
    <w:rsid w:val="00C44AD5"/>
    <w:rsid w:val="00C50005"/>
    <w:rsid w:val="00C5049D"/>
    <w:rsid w:val="00C537E7"/>
    <w:rsid w:val="00C55CF6"/>
    <w:rsid w:val="00C64361"/>
    <w:rsid w:val="00C64733"/>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96310"/>
    <w:rsid w:val="00C96369"/>
    <w:rsid w:val="00C96632"/>
    <w:rsid w:val="00C97021"/>
    <w:rsid w:val="00CA1A2C"/>
    <w:rsid w:val="00CB27C6"/>
    <w:rsid w:val="00CC0A3B"/>
    <w:rsid w:val="00CC0B41"/>
    <w:rsid w:val="00CC30DE"/>
    <w:rsid w:val="00CC766F"/>
    <w:rsid w:val="00CD003B"/>
    <w:rsid w:val="00CD08B1"/>
    <w:rsid w:val="00CD48E8"/>
    <w:rsid w:val="00CE1070"/>
    <w:rsid w:val="00CE7233"/>
    <w:rsid w:val="00CF235E"/>
    <w:rsid w:val="00CF256A"/>
    <w:rsid w:val="00CF2DA1"/>
    <w:rsid w:val="00CF4D79"/>
    <w:rsid w:val="00D01D16"/>
    <w:rsid w:val="00D04494"/>
    <w:rsid w:val="00D07A1D"/>
    <w:rsid w:val="00D105F2"/>
    <w:rsid w:val="00D1092D"/>
    <w:rsid w:val="00D13B5C"/>
    <w:rsid w:val="00D15F0F"/>
    <w:rsid w:val="00D17994"/>
    <w:rsid w:val="00D25B8F"/>
    <w:rsid w:val="00D42A48"/>
    <w:rsid w:val="00D43C8C"/>
    <w:rsid w:val="00D441CC"/>
    <w:rsid w:val="00D45147"/>
    <w:rsid w:val="00D57AA2"/>
    <w:rsid w:val="00D60710"/>
    <w:rsid w:val="00D65AAF"/>
    <w:rsid w:val="00D67AFE"/>
    <w:rsid w:val="00D713C9"/>
    <w:rsid w:val="00D71A32"/>
    <w:rsid w:val="00D720D0"/>
    <w:rsid w:val="00D72407"/>
    <w:rsid w:val="00D77A38"/>
    <w:rsid w:val="00D77AE2"/>
    <w:rsid w:val="00D80963"/>
    <w:rsid w:val="00D80D64"/>
    <w:rsid w:val="00D869DD"/>
    <w:rsid w:val="00D86DF6"/>
    <w:rsid w:val="00D9738B"/>
    <w:rsid w:val="00D97606"/>
    <w:rsid w:val="00DA0773"/>
    <w:rsid w:val="00DA3789"/>
    <w:rsid w:val="00DA44EE"/>
    <w:rsid w:val="00DA4D42"/>
    <w:rsid w:val="00DB0BD4"/>
    <w:rsid w:val="00DB2B27"/>
    <w:rsid w:val="00DC4AF5"/>
    <w:rsid w:val="00DC5CFE"/>
    <w:rsid w:val="00DD09DB"/>
    <w:rsid w:val="00DD2D3A"/>
    <w:rsid w:val="00DE063A"/>
    <w:rsid w:val="00DE3658"/>
    <w:rsid w:val="00DE3FCC"/>
    <w:rsid w:val="00DE767A"/>
    <w:rsid w:val="00DF19F3"/>
    <w:rsid w:val="00DF7306"/>
    <w:rsid w:val="00E052C3"/>
    <w:rsid w:val="00E07548"/>
    <w:rsid w:val="00E11660"/>
    <w:rsid w:val="00E12080"/>
    <w:rsid w:val="00E236A4"/>
    <w:rsid w:val="00E2652A"/>
    <w:rsid w:val="00E26979"/>
    <w:rsid w:val="00E26E27"/>
    <w:rsid w:val="00E27E90"/>
    <w:rsid w:val="00E31594"/>
    <w:rsid w:val="00E34E8A"/>
    <w:rsid w:val="00E35B76"/>
    <w:rsid w:val="00E36D6C"/>
    <w:rsid w:val="00E36F65"/>
    <w:rsid w:val="00E42A7D"/>
    <w:rsid w:val="00E438ED"/>
    <w:rsid w:val="00E4536E"/>
    <w:rsid w:val="00E47C83"/>
    <w:rsid w:val="00E565DE"/>
    <w:rsid w:val="00E5793F"/>
    <w:rsid w:val="00E57D6D"/>
    <w:rsid w:val="00E603D8"/>
    <w:rsid w:val="00E612A9"/>
    <w:rsid w:val="00E62150"/>
    <w:rsid w:val="00E62DFC"/>
    <w:rsid w:val="00E63891"/>
    <w:rsid w:val="00E6580E"/>
    <w:rsid w:val="00E66FB0"/>
    <w:rsid w:val="00E674DC"/>
    <w:rsid w:val="00E67B4F"/>
    <w:rsid w:val="00E70A90"/>
    <w:rsid w:val="00E7232E"/>
    <w:rsid w:val="00E76546"/>
    <w:rsid w:val="00E81751"/>
    <w:rsid w:val="00E82368"/>
    <w:rsid w:val="00E82508"/>
    <w:rsid w:val="00E83E2E"/>
    <w:rsid w:val="00E83F6A"/>
    <w:rsid w:val="00E85A6F"/>
    <w:rsid w:val="00E87AB8"/>
    <w:rsid w:val="00E92652"/>
    <w:rsid w:val="00E92BF5"/>
    <w:rsid w:val="00E94A87"/>
    <w:rsid w:val="00E94DDA"/>
    <w:rsid w:val="00EA1D0C"/>
    <w:rsid w:val="00EA3D56"/>
    <w:rsid w:val="00EA5A33"/>
    <w:rsid w:val="00EB47FF"/>
    <w:rsid w:val="00EB73FE"/>
    <w:rsid w:val="00EB7DE7"/>
    <w:rsid w:val="00EC0737"/>
    <w:rsid w:val="00EC25A9"/>
    <w:rsid w:val="00EC2E89"/>
    <w:rsid w:val="00EC5168"/>
    <w:rsid w:val="00EC7C9D"/>
    <w:rsid w:val="00ED04F4"/>
    <w:rsid w:val="00ED5F76"/>
    <w:rsid w:val="00ED6AC8"/>
    <w:rsid w:val="00EE4C0E"/>
    <w:rsid w:val="00EF2B5C"/>
    <w:rsid w:val="00F025EA"/>
    <w:rsid w:val="00F02E9C"/>
    <w:rsid w:val="00F0383D"/>
    <w:rsid w:val="00F039EA"/>
    <w:rsid w:val="00F04B69"/>
    <w:rsid w:val="00F07080"/>
    <w:rsid w:val="00F171A9"/>
    <w:rsid w:val="00F24AF1"/>
    <w:rsid w:val="00F26B7F"/>
    <w:rsid w:val="00F33835"/>
    <w:rsid w:val="00F341AA"/>
    <w:rsid w:val="00F35C3D"/>
    <w:rsid w:val="00F376D2"/>
    <w:rsid w:val="00F37C67"/>
    <w:rsid w:val="00F40627"/>
    <w:rsid w:val="00F45DC5"/>
    <w:rsid w:val="00F50FA7"/>
    <w:rsid w:val="00F51941"/>
    <w:rsid w:val="00F55E9D"/>
    <w:rsid w:val="00F621DB"/>
    <w:rsid w:val="00F64789"/>
    <w:rsid w:val="00F659DF"/>
    <w:rsid w:val="00F663D1"/>
    <w:rsid w:val="00F67A8C"/>
    <w:rsid w:val="00F822BC"/>
    <w:rsid w:val="00F85AD0"/>
    <w:rsid w:val="00F90166"/>
    <w:rsid w:val="00F9025B"/>
    <w:rsid w:val="00F90FFA"/>
    <w:rsid w:val="00F91BB2"/>
    <w:rsid w:val="00F9275F"/>
    <w:rsid w:val="00F9638C"/>
    <w:rsid w:val="00FA15C0"/>
    <w:rsid w:val="00FB320D"/>
    <w:rsid w:val="00FB6215"/>
    <w:rsid w:val="00FC00C3"/>
    <w:rsid w:val="00FC0A8C"/>
    <w:rsid w:val="00FC1696"/>
    <w:rsid w:val="00FC5679"/>
    <w:rsid w:val="00FC62BF"/>
    <w:rsid w:val="00FD0890"/>
    <w:rsid w:val="00FD294D"/>
    <w:rsid w:val="00FE1F7D"/>
    <w:rsid w:val="00FE1FE4"/>
    <w:rsid w:val="00FE20C0"/>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0658">
      <o:colormenu v:ext="edit" fillcolor="none" strokecolor="none"/>
    </o:shapedefaults>
    <o:shapelayout v:ext="edit">
      <o:idmap v:ext="edit" data="1"/>
      <o:rules v:ext="edit">
        <o:r id="V:Rule16" type="connector" idref="#_x0000_s1092"/>
        <o:r id="V:Rule17" type="connector" idref="#_x0000_s1076"/>
        <o:r id="V:Rule18" type="connector" idref="#_x0000_s1079"/>
        <o:r id="V:Rule19" type="connector" idref="#_x0000_s1063"/>
        <o:r id="V:Rule20" type="connector" idref="#_x0000_s1053"/>
        <o:r id="V:Rule21" type="connector" idref="#_x0000_s1065"/>
        <o:r id="V:Rule22" type="connector" idref="#_x0000_s1064"/>
        <o:r id="V:Rule23" type="connector" idref="#_x0000_s1075"/>
        <o:r id="V:Rule24" type="connector" idref="#_x0000_s1080"/>
        <o:r id="V:Rule25" type="connector" idref="#_x0000_s1098"/>
        <o:r id="V:Rule26" type="connector" idref="#_x0000_s1067"/>
        <o:r id="V:Rule27" type="connector" idref="#_x0000_s1077"/>
        <o:r id="V:Rule28" type="connector" idref="#_x0000_s1097"/>
        <o:r id="V:Rule29" type="connector" idref="#_x0000_s1078"/>
        <o:r id="V:Rule30"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Change w:id="0" w:author="Sebastian Łuczak" w:date="2011-09-03T11:18:00Z">
        <w:pPr>
          <w:keepNext/>
          <w:keepLines/>
          <w:numPr>
            <w:ilvl w:val="1"/>
            <w:numId w:val="22"/>
          </w:numPr>
          <w:spacing w:before="200" w:line="480" w:lineRule="auto"/>
          <w:ind w:left="680" w:hanging="680"/>
          <w:contextualSpacing/>
          <w:jc w:val="both"/>
          <w:outlineLvl w:val="1"/>
        </w:pPr>
      </w:pPrChange>
    </w:pPr>
    <w:rPr>
      <w:rFonts w:eastAsiaTheme="majorEastAsia" w:cstheme="majorBidi"/>
      <w:b/>
      <w:bCs/>
      <w:caps/>
      <w:szCs w:val="26"/>
      <w:rPrChange w:id="0" w:author="Sebastian Łuczak" w:date="2011-09-03T11:18:00Z">
        <w:rPr>
          <w:rFonts w:eastAsiaTheme="majorEastAsia" w:cstheme="majorBidi"/>
          <w:b/>
          <w:bCs/>
          <w:caps/>
          <w:sz w:val="24"/>
          <w:szCs w:val="26"/>
          <w:lang w:val="pl-PL" w:eastAsia="pl-PL" w:bidi="ar-SA"/>
        </w:rPr>
      </w:rPrChange>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
    <w:next w:val="Normalny"/>
    <w:uiPriority w:val="35"/>
    <w:unhideWhenUsed/>
    <w:qFormat/>
    <w:rsid w:val="00E7232E"/>
    <w:pPr>
      <w:spacing w:after="200"/>
    </w:pPr>
    <w:rPr>
      <w:b/>
      <w:bCs/>
      <w:color w:val="4F81BD" w:themeColor="accent1"/>
      <w:sz w:val="18"/>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footer" Target="footer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7</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8</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6</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5</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19</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16</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14</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20</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18</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21</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22</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13</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12</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15</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10</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9</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17</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23</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24</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11</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s>
</file>

<file path=customXml/itemProps1.xml><?xml version="1.0" encoding="utf-8"?>
<ds:datastoreItem xmlns:ds="http://schemas.openxmlformats.org/officeDocument/2006/customXml" ds:itemID="{96F7262F-FE95-474A-9A91-4949372A3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69</Pages>
  <Words>16479</Words>
  <Characters>98875</Characters>
  <Application>Microsoft Office Word</Application>
  <DocSecurity>0</DocSecurity>
  <Lines>823</Lines>
  <Paragraphs>230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115124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 Łuczak</cp:lastModifiedBy>
  <cp:revision>182</cp:revision>
  <cp:lastPrinted>2011-09-02T20:17:00Z</cp:lastPrinted>
  <dcterms:created xsi:type="dcterms:W3CDTF">2011-09-02T09:02:00Z</dcterms:created>
  <dcterms:modified xsi:type="dcterms:W3CDTF">2011-09-03T10:50:00Z</dcterms:modified>
</cp:coreProperties>
</file>