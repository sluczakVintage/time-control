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781A21" w:rsidP="00781A21">
      <w:pPr>
        <w:pStyle w:val="Stopka"/>
        <w:tabs>
          <w:tab w:val="clear" w:pos="4536"/>
          <w:tab w:val="clear" w:pos="9072"/>
        </w:tabs>
        <w:spacing w:before="240" w:line="360" w:lineRule="auto"/>
        <w:jc w:val="center"/>
        <w:rPr>
          <w:rFonts w:ascii="Times New Roman" w:hAnsi="Times New Roman"/>
          <w:sz w:val="28"/>
        </w:rPr>
      </w:pPr>
      <w:r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eastAsia="pl-PL"/>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eastAsia="pl-PL"/>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796063" w:rsidP="00781A21">
      <w:pPr>
        <w:spacing w:line="360" w:lineRule="auto"/>
        <w:jc w:val="center"/>
        <w:rPr>
          <w:b/>
          <w:sz w:val="36"/>
        </w:rPr>
      </w:pPr>
      <w:r>
        <w:rPr>
          <w:b/>
          <w:noProof/>
          <w:sz w:val="36"/>
          <w:lang w:eastAsia="pl-PL"/>
        </w:rPr>
        <w:pict>
          <v:shapetype id="_x0000_t32" coordsize="21600,21600" o:spt="32" o:oned="t" path="m,l21600,21600e" filled="f">
            <v:path arrowok="t" fillok="f" o:connecttype="none"/>
            <o:lock v:ext="edit" shapetype="t"/>
          </v:shapetype>
          <v:shape id="_x0000_s1053" type="#_x0000_t32" style="position:absolute;left:0;text-align:left;margin-left:-20.4pt;margin-top:31.35pt;width:493.5pt;height:4.5pt;flip:y;z-index:251661312" o:connectortype="straight" strokeweight="1.5pt"/>
        </w:pict>
      </w:r>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796063" w:rsidP="00781A21">
      <w:pPr>
        <w:spacing w:line="360" w:lineRule="auto"/>
        <w:jc w:val="center"/>
        <w:rPr>
          <w:b/>
          <w:sz w:val="32"/>
          <w:szCs w:val="32"/>
        </w:rPr>
      </w:pPr>
      <w:r w:rsidRPr="00796063">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7E0A32" w:rsidRPr="002E7555" w:rsidRDefault="007E0A32"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r>
        <w:br w:type="page"/>
      </w:r>
    </w:p>
    <w:p w:rsidR="008B419C" w:rsidRDefault="008B419C">
      <w:pPr>
        <w:jc w:val="left"/>
      </w:pPr>
      <w:r>
        <w:lastRenderedPageBreak/>
        <w:t>Streszczenie w języku polskim</w:t>
      </w:r>
    </w:p>
    <w:p w:rsidR="008B419C" w:rsidRDefault="008B419C">
      <w:pPr>
        <w:jc w:val="left"/>
      </w:pPr>
      <w:r>
        <w:br w:type="page"/>
      </w:r>
    </w:p>
    <w:p w:rsidR="008B419C" w:rsidRDefault="008B419C">
      <w:pPr>
        <w:jc w:val="left"/>
      </w:pPr>
      <w:r>
        <w:lastRenderedPageBreak/>
        <w:t>Streszczenie w języku angielskim</w:t>
      </w:r>
    </w:p>
    <w:p w:rsidR="008B419C" w:rsidRDefault="008B419C">
      <w:pPr>
        <w:jc w:val="left"/>
      </w:pPr>
      <w:r>
        <w:br w:type="page"/>
      </w:r>
    </w:p>
    <w:p w:rsidR="008B419C" w:rsidRDefault="008B419C">
      <w:pPr>
        <w:jc w:val="left"/>
      </w:pPr>
      <w:r>
        <w:lastRenderedPageBreak/>
        <w:t>Życiorysy</w:t>
      </w:r>
    </w:p>
    <w:p w:rsidR="008B419C" w:rsidRDefault="008B419C">
      <w:pPr>
        <w:jc w:val="left"/>
      </w:pPr>
      <w:r>
        <w:br w:type="page"/>
      </w:r>
    </w:p>
    <w:p w:rsidR="00D15F0F" w:rsidRPr="00C37C2C" w:rsidRDefault="00D15F0F" w:rsidP="00D15F0F">
      <w:pPr>
        <w:spacing w:line="276" w:lineRule="auto"/>
        <w:jc w:val="center"/>
        <w:rPr>
          <w:rFonts w:ascii="Times New Roman" w:hAnsi="Times New Roman"/>
          <w:b/>
          <w:sz w:val="20"/>
          <w:szCs w:val="20"/>
        </w:rPr>
      </w:pPr>
      <w:r w:rsidRPr="00C37C2C">
        <w:rPr>
          <w:rFonts w:ascii="Times New Roman" w:hAnsi="Times New Roman"/>
          <w:b/>
          <w:sz w:val="20"/>
          <w:szCs w:val="20"/>
        </w:rPr>
        <w:lastRenderedPageBreak/>
        <w:t xml:space="preserve">Curriculum </w:t>
      </w:r>
      <w:proofErr w:type="spellStart"/>
      <w:r w:rsidRPr="00C37C2C">
        <w:rPr>
          <w:rFonts w:ascii="Times New Roman" w:hAnsi="Times New Roman"/>
          <w:b/>
          <w:sz w:val="20"/>
          <w:szCs w:val="20"/>
        </w:rPr>
        <w:t>Vitae</w:t>
      </w:r>
      <w:proofErr w:type="spellEnd"/>
    </w:p>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Dane personalne: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3630"/>
      </w:tblGrid>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Imię i nazwisko:</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Sebastian Łuczak</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Adres zamieszkania:</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J. S. Bacha 34a/22, 02-743 Warszawa</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Telefon:</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0 793 116 772</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e-mail:</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fester3000@gmail.com</w:t>
            </w:r>
          </w:p>
        </w:tc>
      </w:tr>
      <w:tr w:rsidR="00D15F0F" w:rsidRPr="00C37C2C" w:rsidTr="003B10C3">
        <w:tc>
          <w:tcPr>
            <w:tcW w:w="3794" w:type="dxa"/>
          </w:tcPr>
          <w:p w:rsidR="00D15F0F" w:rsidRPr="00C37C2C" w:rsidRDefault="00D15F0F" w:rsidP="003B10C3">
            <w:pPr>
              <w:ind w:left="1560" w:right="-108"/>
              <w:rPr>
                <w:rFonts w:ascii="Times New Roman" w:hAnsi="Times New Roman"/>
                <w:sz w:val="20"/>
                <w:szCs w:val="20"/>
              </w:rPr>
            </w:pPr>
            <w:r w:rsidRPr="00C37C2C">
              <w:rPr>
                <w:rFonts w:ascii="Times New Roman" w:hAnsi="Times New Roman"/>
                <w:sz w:val="20"/>
                <w:szCs w:val="20"/>
              </w:rPr>
              <w:t>Data urodzenia:</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21 czerwca 1988</w:t>
            </w:r>
          </w:p>
        </w:tc>
      </w:tr>
      <w:tr w:rsidR="00D15F0F" w:rsidRPr="00C37C2C" w:rsidTr="003B10C3">
        <w:tc>
          <w:tcPr>
            <w:tcW w:w="3794" w:type="dxa"/>
          </w:tcPr>
          <w:p w:rsidR="00D15F0F" w:rsidRPr="00C37C2C" w:rsidRDefault="00D15F0F" w:rsidP="003B10C3">
            <w:pPr>
              <w:ind w:left="1560" w:right="-108"/>
              <w:rPr>
                <w:rFonts w:ascii="Times New Roman" w:hAnsi="Times New Roman"/>
                <w:sz w:val="20"/>
                <w:szCs w:val="20"/>
              </w:rPr>
            </w:pPr>
            <w:r w:rsidRPr="00C37C2C">
              <w:rPr>
                <w:rFonts w:ascii="Times New Roman" w:hAnsi="Times New Roman"/>
                <w:sz w:val="20"/>
                <w:szCs w:val="20"/>
              </w:rPr>
              <w:t>Stan cywilny:</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wolny</w:t>
            </w:r>
          </w:p>
          <w:p w:rsidR="00D15F0F" w:rsidRPr="00C37C2C" w:rsidRDefault="00D15F0F" w:rsidP="003B10C3">
            <w:pPr>
              <w:rPr>
                <w:rFonts w:ascii="Times New Roman" w:hAnsi="Times New Roman"/>
                <w:sz w:val="20"/>
                <w:szCs w:val="20"/>
              </w:rPr>
            </w:pPr>
          </w:p>
        </w:tc>
      </w:tr>
    </w:tbl>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Wykształcenie: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2007 do dziś</w:t>
            </w:r>
          </w:p>
        </w:tc>
        <w:tc>
          <w:tcPr>
            <w:tcW w:w="5418" w:type="dxa"/>
          </w:tcPr>
          <w:p w:rsidR="00D15F0F" w:rsidRPr="00C37C2C" w:rsidRDefault="00D15F0F" w:rsidP="00D15F0F">
            <w:pPr>
              <w:spacing w:after="120"/>
              <w:rPr>
                <w:rFonts w:ascii="Times New Roman" w:hAnsi="Times New Roman"/>
                <w:sz w:val="20"/>
                <w:szCs w:val="20"/>
              </w:rPr>
            </w:pPr>
            <w:r w:rsidRPr="00C37C2C">
              <w:rPr>
                <w:rFonts w:ascii="Times New Roman" w:hAnsi="Times New Roman"/>
                <w:sz w:val="20"/>
                <w:szCs w:val="20"/>
              </w:rPr>
              <w:t>Politechnika Warszawska, Wydział Elektroniki i Technik Informacyjnych, specjalność: Sieci i systemy telekomunikacyjne</w:t>
            </w:r>
          </w:p>
        </w:tc>
      </w:tr>
      <w:tr w:rsidR="00D15F0F" w:rsidRPr="00C37C2C" w:rsidTr="003B10C3">
        <w:trPr>
          <w:trHeight w:val="697"/>
        </w:trPr>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2005 – 2007</w:t>
            </w:r>
          </w:p>
        </w:tc>
        <w:tc>
          <w:tcPr>
            <w:tcW w:w="5418"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XXVIII Liceum Ogólnokształcące im. Jana Kochanowskiego w Warszawie</w:t>
            </w:r>
          </w:p>
          <w:p w:rsidR="00D15F0F" w:rsidRPr="00C37C2C" w:rsidRDefault="00D15F0F" w:rsidP="003B10C3">
            <w:pPr>
              <w:rPr>
                <w:rFonts w:ascii="Times New Roman" w:hAnsi="Times New Roman"/>
                <w:sz w:val="20"/>
                <w:szCs w:val="20"/>
              </w:rPr>
            </w:pPr>
          </w:p>
        </w:tc>
      </w:tr>
      <w:tr w:rsidR="00D15F0F" w:rsidRPr="00C37C2C" w:rsidTr="003B10C3">
        <w:tc>
          <w:tcPr>
            <w:tcW w:w="3794" w:type="dxa"/>
          </w:tcPr>
          <w:p w:rsidR="00D15F0F" w:rsidRPr="00C37C2C" w:rsidRDefault="00D15F0F" w:rsidP="003B10C3">
            <w:pPr>
              <w:spacing w:line="276" w:lineRule="auto"/>
              <w:rPr>
                <w:rFonts w:ascii="Times New Roman" w:hAnsi="Times New Roman"/>
                <w:b/>
                <w:sz w:val="20"/>
                <w:szCs w:val="20"/>
              </w:rPr>
            </w:pPr>
            <w:r w:rsidRPr="00C37C2C">
              <w:rPr>
                <w:rFonts w:ascii="Times New Roman" w:hAnsi="Times New Roman"/>
                <w:b/>
                <w:sz w:val="20"/>
                <w:szCs w:val="20"/>
              </w:rPr>
              <w:t>Doświadczenie zawodowe:</w:t>
            </w:r>
          </w:p>
        </w:tc>
        <w:tc>
          <w:tcPr>
            <w:tcW w:w="5418" w:type="dxa"/>
          </w:tcPr>
          <w:p w:rsidR="00D15F0F" w:rsidRPr="00C37C2C" w:rsidRDefault="00D15F0F" w:rsidP="003B10C3">
            <w:pPr>
              <w:rPr>
                <w:rFonts w:ascii="Times New Roman" w:hAnsi="Times New Roman"/>
                <w:sz w:val="20"/>
                <w:szCs w:val="20"/>
              </w:rPr>
            </w:pPr>
          </w:p>
        </w:tc>
      </w:tr>
      <w:tr w:rsidR="00D15F0F" w:rsidRPr="00C37C2C" w:rsidTr="003B10C3">
        <w:trPr>
          <w:trHeight w:val="1238"/>
        </w:trPr>
        <w:tc>
          <w:tcPr>
            <w:tcW w:w="3794" w:type="dxa"/>
          </w:tcPr>
          <w:p w:rsidR="00D15F0F" w:rsidRPr="00C37C2C" w:rsidRDefault="00D15F0F" w:rsidP="00FC62BF">
            <w:pPr>
              <w:ind w:left="1560"/>
              <w:rPr>
                <w:rFonts w:ascii="Times New Roman" w:hAnsi="Times New Roman"/>
                <w:sz w:val="20"/>
                <w:szCs w:val="20"/>
              </w:rPr>
            </w:pPr>
            <w:r w:rsidRPr="00C37C2C">
              <w:rPr>
                <w:rFonts w:ascii="Times New Roman" w:hAnsi="Times New Roman"/>
                <w:sz w:val="20"/>
                <w:szCs w:val="20"/>
              </w:rPr>
              <w:t xml:space="preserve">2008 </w:t>
            </w:r>
            <w:r w:rsidR="00FC62BF" w:rsidRPr="00C37C2C">
              <w:rPr>
                <w:rFonts w:ascii="Times New Roman" w:hAnsi="Times New Roman"/>
                <w:sz w:val="20"/>
                <w:szCs w:val="20"/>
              </w:rPr>
              <w:t>do dziś</w:t>
            </w:r>
          </w:p>
        </w:tc>
        <w:tc>
          <w:tcPr>
            <w:tcW w:w="5418" w:type="dxa"/>
          </w:tcPr>
          <w:p w:rsidR="00D15F0F" w:rsidRPr="00C37C2C" w:rsidRDefault="00D15F0F" w:rsidP="003B10C3">
            <w:pPr>
              <w:rPr>
                <w:rFonts w:ascii="Times New Roman" w:hAnsi="Times New Roman"/>
                <w:sz w:val="20"/>
                <w:szCs w:val="20"/>
                <w:u w:val="single"/>
              </w:rPr>
            </w:pPr>
            <w:r w:rsidRPr="00C37C2C">
              <w:rPr>
                <w:rFonts w:ascii="Times New Roman" w:hAnsi="Times New Roman"/>
                <w:sz w:val="20"/>
                <w:szCs w:val="20"/>
                <w:u w:val="single"/>
              </w:rPr>
              <w:t>CD Projekt RED</w:t>
            </w:r>
          </w:p>
          <w:p w:rsidR="00D15F0F" w:rsidRPr="00C37C2C" w:rsidRDefault="00D15F0F" w:rsidP="00D15F0F">
            <w:pPr>
              <w:rPr>
                <w:rFonts w:ascii="Times New Roman" w:hAnsi="Times New Roman"/>
                <w:sz w:val="20"/>
                <w:szCs w:val="20"/>
              </w:rPr>
            </w:pPr>
            <w:r w:rsidRPr="00C37C2C">
              <w:rPr>
                <w:rFonts w:ascii="Times New Roman" w:hAnsi="Times New Roman"/>
                <w:sz w:val="20"/>
                <w:szCs w:val="20"/>
              </w:rPr>
              <w:t>Praca na stanowisku Quest Designer przy rozwijaniu fabuły, prototypowaniu i implementowaniu elementów projektu Wiedźmin 2: Zabójcy Królów w oparciu o autorski silnik</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2007</w:t>
            </w:r>
          </w:p>
        </w:tc>
        <w:tc>
          <w:tcPr>
            <w:tcW w:w="5418" w:type="dxa"/>
          </w:tcPr>
          <w:p w:rsidR="00D15F0F" w:rsidRPr="00C37C2C" w:rsidRDefault="00D15F0F" w:rsidP="003B10C3">
            <w:pPr>
              <w:rPr>
                <w:rFonts w:ascii="Times New Roman" w:hAnsi="Times New Roman"/>
                <w:sz w:val="20"/>
                <w:szCs w:val="20"/>
                <w:u w:val="single"/>
                <w:lang w:val="en-US"/>
              </w:rPr>
            </w:pPr>
            <w:proofErr w:type="spellStart"/>
            <w:r w:rsidRPr="00C37C2C">
              <w:rPr>
                <w:rFonts w:ascii="Times New Roman" w:hAnsi="Times New Roman"/>
                <w:sz w:val="20"/>
                <w:szCs w:val="20"/>
                <w:u w:val="single"/>
                <w:lang w:val="en-US"/>
              </w:rPr>
              <w:t>Sylogic</w:t>
            </w:r>
            <w:proofErr w:type="spellEnd"/>
            <w:r w:rsidRPr="00C37C2C">
              <w:rPr>
                <w:rFonts w:ascii="Times New Roman" w:hAnsi="Times New Roman"/>
                <w:sz w:val="20"/>
                <w:szCs w:val="20"/>
                <w:u w:val="single"/>
                <w:lang w:val="en-US"/>
              </w:rPr>
              <w:t xml:space="preserve"> business intelligence</w:t>
            </w:r>
          </w:p>
          <w:p w:rsidR="00D15F0F" w:rsidRPr="00C37C2C" w:rsidRDefault="00D15F0F" w:rsidP="003B10C3">
            <w:pPr>
              <w:spacing w:after="120"/>
              <w:rPr>
                <w:rFonts w:ascii="Times New Roman" w:hAnsi="Times New Roman"/>
                <w:sz w:val="20"/>
                <w:szCs w:val="20"/>
              </w:rPr>
            </w:pPr>
            <w:r w:rsidRPr="00C37C2C">
              <w:rPr>
                <w:rFonts w:ascii="Times New Roman" w:hAnsi="Times New Roman"/>
                <w:sz w:val="20"/>
                <w:szCs w:val="20"/>
              </w:rPr>
              <w:t>Budowa portalu www.bridgeagency.pl (</w:t>
            </w:r>
            <w:proofErr w:type="spellStart"/>
            <w:r w:rsidRPr="00C37C2C">
              <w:rPr>
                <w:rFonts w:ascii="Times New Roman" w:hAnsi="Times New Roman"/>
                <w:sz w:val="20"/>
                <w:szCs w:val="20"/>
              </w:rPr>
              <w:t>web</w:t>
            </w:r>
            <w:proofErr w:type="spellEnd"/>
            <w:r w:rsidRPr="00C37C2C">
              <w:rPr>
                <w:rFonts w:ascii="Times New Roman" w:hAnsi="Times New Roman"/>
                <w:sz w:val="20"/>
                <w:szCs w:val="20"/>
              </w:rPr>
              <w:t xml:space="preserve"> development), serwis sprzętu komputerowego</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2004 – 2007</w:t>
            </w:r>
          </w:p>
        </w:tc>
        <w:tc>
          <w:tcPr>
            <w:tcW w:w="5418" w:type="dxa"/>
          </w:tcPr>
          <w:p w:rsidR="00D15F0F" w:rsidRPr="00C37C2C" w:rsidRDefault="00D15F0F" w:rsidP="003B10C3">
            <w:pPr>
              <w:pStyle w:val="TableContents"/>
              <w:rPr>
                <w:rFonts w:ascii="Times New Roman" w:hAnsi="Times New Roman" w:cs="Times New Roman"/>
                <w:sz w:val="20"/>
                <w:szCs w:val="20"/>
                <w:u w:val="single"/>
              </w:rPr>
            </w:pPr>
            <w:r w:rsidRPr="00C37C2C">
              <w:rPr>
                <w:rFonts w:ascii="Times New Roman" w:hAnsi="Times New Roman" w:cs="Times New Roman"/>
                <w:sz w:val="20"/>
                <w:szCs w:val="20"/>
                <w:u w:val="single"/>
              </w:rPr>
              <w:t>FOSS Polska</w:t>
            </w:r>
          </w:p>
          <w:p w:rsidR="00D15F0F" w:rsidRPr="00C37C2C" w:rsidRDefault="00D15F0F" w:rsidP="003B10C3">
            <w:pPr>
              <w:pStyle w:val="TableContents"/>
              <w:spacing w:after="120"/>
              <w:rPr>
                <w:rFonts w:ascii="Times New Roman" w:hAnsi="Times New Roman" w:cs="Times New Roman"/>
                <w:sz w:val="20"/>
                <w:szCs w:val="20"/>
              </w:rPr>
            </w:pPr>
            <w:r w:rsidRPr="00C37C2C">
              <w:rPr>
                <w:rFonts w:ascii="Times New Roman" w:hAnsi="Times New Roman" w:cs="Times New Roman"/>
                <w:sz w:val="20"/>
                <w:szCs w:val="20"/>
              </w:rPr>
              <w:t>Sezonowa praca w dziale logistyki polegająca na przyjmowaniu i wydawaniu towarów, oraz pomocy w pracach biurowych</w:t>
            </w:r>
          </w:p>
        </w:tc>
      </w:tr>
      <w:tr w:rsidR="00D15F0F" w:rsidRPr="00C37C2C" w:rsidTr="003B10C3">
        <w:tc>
          <w:tcPr>
            <w:tcW w:w="3794" w:type="dxa"/>
          </w:tcPr>
          <w:p w:rsidR="00D15F0F" w:rsidRPr="00C37C2C" w:rsidRDefault="00D15F0F" w:rsidP="003B10C3">
            <w:pPr>
              <w:ind w:left="1560" w:right="-108"/>
              <w:rPr>
                <w:rFonts w:ascii="Times New Roman" w:hAnsi="Times New Roman"/>
                <w:sz w:val="20"/>
                <w:szCs w:val="20"/>
              </w:rPr>
            </w:pPr>
            <w:r w:rsidRPr="00C37C2C">
              <w:rPr>
                <w:rFonts w:ascii="Times New Roman" w:hAnsi="Times New Roman"/>
                <w:sz w:val="20"/>
                <w:szCs w:val="20"/>
              </w:rPr>
              <w:t>2005 – 2006</w:t>
            </w:r>
          </w:p>
        </w:tc>
        <w:tc>
          <w:tcPr>
            <w:tcW w:w="5418"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Przewodnictwo Szkolnemu Zarządowi Uczniowskiemu</w:t>
            </w:r>
          </w:p>
          <w:p w:rsidR="00D15F0F" w:rsidRPr="00C37C2C" w:rsidRDefault="00D15F0F" w:rsidP="003B10C3">
            <w:pPr>
              <w:spacing w:after="120"/>
              <w:rPr>
                <w:rFonts w:ascii="Times New Roman" w:hAnsi="Times New Roman"/>
                <w:sz w:val="20"/>
                <w:szCs w:val="20"/>
              </w:rPr>
            </w:pPr>
          </w:p>
        </w:tc>
      </w:tr>
    </w:tbl>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Dodatkowe umiejętności: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języki:</w:t>
            </w:r>
          </w:p>
        </w:tc>
        <w:tc>
          <w:tcPr>
            <w:tcW w:w="5418" w:type="dxa"/>
          </w:tcPr>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w:t>
            </w:r>
            <w:r w:rsidR="00B1622B" w:rsidRPr="00C37C2C">
              <w:rPr>
                <w:rFonts w:ascii="Times New Roman" w:hAnsi="Times New Roman" w:cs="Times New Roman"/>
                <w:sz w:val="20"/>
                <w:szCs w:val="20"/>
              </w:rPr>
              <w:t>biegła</w:t>
            </w:r>
            <w:r w:rsidRPr="00C37C2C">
              <w:rPr>
                <w:rFonts w:ascii="Times New Roman" w:hAnsi="Times New Roman" w:cs="Times New Roman"/>
                <w:sz w:val="20"/>
                <w:szCs w:val="20"/>
              </w:rPr>
              <w:t xml:space="preserve"> znajomość języka angielskiego</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podstawowa znajomość języka rosyjskiego</w:t>
            </w:r>
          </w:p>
          <w:p w:rsidR="00D15F0F" w:rsidRPr="00C37C2C" w:rsidRDefault="00D15F0F" w:rsidP="003B10C3">
            <w:pPr>
              <w:pStyle w:val="TableContents"/>
              <w:rPr>
                <w:rFonts w:ascii="Times New Roman" w:hAnsi="Times New Roman" w:cs="Times New Roman"/>
                <w:sz w:val="20"/>
                <w:szCs w:val="20"/>
              </w:rPr>
            </w:pP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inne:</w:t>
            </w:r>
          </w:p>
        </w:tc>
        <w:tc>
          <w:tcPr>
            <w:tcW w:w="5418" w:type="dxa"/>
          </w:tcPr>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ukończony kurs efektywnej nauki i szybkiego czytania</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biegła umiejętność obsługi komputera klasy PC w </w:t>
            </w:r>
          </w:p>
          <w:p w:rsidR="00D15F0F" w:rsidRPr="00C37C2C" w:rsidRDefault="00D15F0F" w:rsidP="003B10C3">
            <w:pPr>
              <w:pStyle w:val="TableContents"/>
              <w:ind w:left="175"/>
              <w:rPr>
                <w:rFonts w:ascii="Times New Roman" w:hAnsi="Times New Roman" w:cs="Times New Roman"/>
                <w:sz w:val="20"/>
                <w:szCs w:val="20"/>
              </w:rPr>
            </w:pPr>
            <w:r w:rsidRPr="00C37C2C">
              <w:rPr>
                <w:rFonts w:ascii="Times New Roman" w:hAnsi="Times New Roman" w:cs="Times New Roman"/>
                <w:sz w:val="20"/>
                <w:szCs w:val="20"/>
              </w:rPr>
              <w:t>środowiskach Windows/Unix/Linux</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znajomość języków C, C++,</w:t>
            </w:r>
            <w:r w:rsidR="000E43AF" w:rsidRPr="00C37C2C">
              <w:rPr>
                <w:rFonts w:ascii="Times New Roman" w:hAnsi="Times New Roman" w:cs="Times New Roman"/>
                <w:sz w:val="20"/>
                <w:szCs w:val="20"/>
              </w:rPr>
              <w:t xml:space="preserve"> C#,</w:t>
            </w:r>
            <w:r w:rsidRPr="00C37C2C">
              <w:rPr>
                <w:rFonts w:ascii="Times New Roman" w:hAnsi="Times New Roman" w:cs="Times New Roman"/>
                <w:sz w:val="20"/>
                <w:szCs w:val="20"/>
              </w:rPr>
              <w:t xml:space="preserve"> PHP, Java</w:t>
            </w:r>
          </w:p>
          <w:p w:rsidR="000E43AF" w:rsidRPr="00C37C2C" w:rsidRDefault="000E43A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znajomość zintegrowanych środowisk programistycznych MS Visual Studio 2010, </w:t>
            </w:r>
            <w:proofErr w:type="spellStart"/>
            <w:r w:rsidRPr="00C37C2C">
              <w:rPr>
                <w:rFonts w:ascii="Times New Roman" w:hAnsi="Times New Roman" w:cs="Times New Roman"/>
                <w:sz w:val="20"/>
                <w:szCs w:val="20"/>
              </w:rPr>
              <w:t>NetBeans</w:t>
            </w:r>
            <w:proofErr w:type="spellEnd"/>
            <w:r w:rsidRPr="00C37C2C">
              <w:rPr>
                <w:rFonts w:ascii="Times New Roman" w:hAnsi="Times New Roman" w:cs="Times New Roman"/>
                <w:sz w:val="20"/>
                <w:szCs w:val="20"/>
              </w:rPr>
              <w:t xml:space="preserve"> 6.9.1, </w:t>
            </w:r>
            <w:proofErr w:type="spellStart"/>
            <w:r w:rsidRPr="00C37C2C">
              <w:rPr>
                <w:rFonts w:ascii="Times New Roman" w:hAnsi="Times New Roman" w:cs="Times New Roman"/>
                <w:sz w:val="20"/>
                <w:szCs w:val="20"/>
              </w:rPr>
              <w:t>Eclipse</w:t>
            </w:r>
            <w:proofErr w:type="spellEnd"/>
            <w:r w:rsidRPr="00C37C2C">
              <w:rPr>
                <w:rFonts w:ascii="Times New Roman" w:hAnsi="Times New Roman" w:cs="Times New Roman"/>
                <w:sz w:val="20"/>
                <w:szCs w:val="20"/>
              </w:rPr>
              <w:t xml:space="preserve"> SDK 3.6.2</w:t>
            </w:r>
          </w:p>
          <w:p w:rsidR="00D15F0F" w:rsidRPr="00C37C2C" w:rsidRDefault="000E43A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u</w:t>
            </w:r>
            <w:r w:rsidR="00D15F0F" w:rsidRPr="00C37C2C">
              <w:rPr>
                <w:rFonts w:ascii="Times New Roman" w:hAnsi="Times New Roman" w:cs="Times New Roman"/>
                <w:sz w:val="20"/>
                <w:szCs w:val="20"/>
              </w:rPr>
              <w:t>miejętność pracy przy ekstremalnych rygorach czasowych</w:t>
            </w:r>
          </w:p>
          <w:p w:rsidR="00D15F0F" w:rsidRPr="00C37C2C" w:rsidRDefault="000E43A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umiejętność pracy w </w:t>
            </w:r>
            <w:r w:rsidR="00BB0189" w:rsidRPr="00C37C2C">
              <w:rPr>
                <w:rFonts w:ascii="Times New Roman" w:hAnsi="Times New Roman" w:cs="Times New Roman"/>
                <w:sz w:val="20"/>
                <w:szCs w:val="20"/>
              </w:rPr>
              <w:t>wielozadaniowych zespołach projektowych</w:t>
            </w:r>
            <w:r w:rsidRPr="00C37C2C">
              <w:rPr>
                <w:rFonts w:ascii="Times New Roman" w:hAnsi="Times New Roman" w:cs="Times New Roman"/>
                <w:sz w:val="20"/>
                <w:szCs w:val="20"/>
              </w:rPr>
              <w:t xml:space="preserve"> </w:t>
            </w:r>
          </w:p>
          <w:p w:rsidR="000E43AF" w:rsidRPr="00C37C2C" w:rsidRDefault="000E43AF" w:rsidP="003B10C3">
            <w:pPr>
              <w:pStyle w:val="TableContents"/>
              <w:rPr>
                <w:rFonts w:ascii="Times New Roman" w:hAnsi="Times New Roman" w:cs="Times New Roman"/>
                <w:sz w:val="20"/>
                <w:szCs w:val="20"/>
              </w:rPr>
            </w:pPr>
          </w:p>
        </w:tc>
      </w:tr>
    </w:tbl>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Zainteresowania: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Tr="00C37C2C">
        <w:trPr>
          <w:trHeight w:val="1154"/>
        </w:trPr>
        <w:tc>
          <w:tcPr>
            <w:tcW w:w="3794" w:type="dxa"/>
          </w:tcPr>
          <w:p w:rsidR="00D15F0F" w:rsidRPr="00C37C2C" w:rsidRDefault="00D15F0F" w:rsidP="003B10C3">
            <w:pPr>
              <w:spacing w:line="360" w:lineRule="auto"/>
              <w:ind w:left="1701"/>
              <w:rPr>
                <w:rFonts w:ascii="Times New Roman" w:hAnsi="Times New Roman"/>
                <w:sz w:val="20"/>
                <w:szCs w:val="20"/>
              </w:rPr>
            </w:pPr>
          </w:p>
        </w:tc>
        <w:tc>
          <w:tcPr>
            <w:tcW w:w="5418" w:type="dxa"/>
          </w:tcPr>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rozrywka multimedialna, programowanie, rozwój </w:t>
            </w:r>
          </w:p>
          <w:p w:rsidR="00D15F0F" w:rsidRPr="00C37C2C" w:rsidRDefault="00D15F0F" w:rsidP="003B10C3">
            <w:pPr>
              <w:pStyle w:val="TableContents"/>
              <w:ind w:left="175"/>
              <w:rPr>
                <w:rFonts w:ascii="Times New Roman" w:hAnsi="Times New Roman" w:cs="Times New Roman"/>
                <w:sz w:val="20"/>
                <w:szCs w:val="20"/>
              </w:rPr>
            </w:pPr>
            <w:r w:rsidRPr="00C37C2C">
              <w:rPr>
                <w:rFonts w:ascii="Times New Roman" w:hAnsi="Times New Roman" w:cs="Times New Roman"/>
                <w:sz w:val="20"/>
                <w:szCs w:val="20"/>
              </w:rPr>
              <w:t>technologii IT, sprzęt komputerowy</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film, literatura piękna, śpiew, taniec, aktorstwo, </w:t>
            </w:r>
          </w:p>
          <w:p w:rsidR="00D15F0F" w:rsidRPr="00C37C2C" w:rsidRDefault="00D15F0F" w:rsidP="003B10C3">
            <w:pPr>
              <w:pStyle w:val="TableContents"/>
              <w:ind w:left="175"/>
              <w:rPr>
                <w:rFonts w:ascii="Times New Roman" w:hAnsi="Times New Roman" w:cs="Times New Roman"/>
                <w:sz w:val="20"/>
                <w:szCs w:val="20"/>
              </w:rPr>
            </w:pPr>
            <w:r w:rsidRPr="00C37C2C">
              <w:rPr>
                <w:rFonts w:ascii="Times New Roman" w:hAnsi="Times New Roman" w:cs="Times New Roman"/>
                <w:sz w:val="20"/>
                <w:szCs w:val="20"/>
              </w:rPr>
              <w:t>pisarstwo, historia Warszawy</w:t>
            </w:r>
          </w:p>
          <w:p w:rsidR="00D15F0F" w:rsidRPr="00C37C2C" w:rsidRDefault="00D15F0F" w:rsidP="00283F2D">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w:t>
            </w:r>
            <w:r w:rsidR="00283F2D" w:rsidRPr="00C37C2C">
              <w:rPr>
                <w:rFonts w:ascii="Times New Roman" w:hAnsi="Times New Roman" w:cs="Times New Roman"/>
                <w:sz w:val="20"/>
                <w:szCs w:val="20"/>
              </w:rPr>
              <w:t xml:space="preserve">koszykówka, pływanie, </w:t>
            </w:r>
            <w:r w:rsidRPr="00C37C2C">
              <w:rPr>
                <w:rFonts w:ascii="Times New Roman" w:hAnsi="Times New Roman" w:cs="Times New Roman"/>
                <w:sz w:val="20"/>
                <w:szCs w:val="20"/>
              </w:rPr>
              <w:t>żeglarstwo, turystyka rowerowa, squash</w:t>
            </w:r>
          </w:p>
        </w:tc>
      </w:tr>
    </w:tbl>
    <w:p w:rsidR="00881112" w:rsidRDefault="00881112">
      <w:pPr>
        <w:jc w:val="left"/>
        <w:rPr>
          <w:rFonts w:ascii="Times New Roman" w:eastAsiaTheme="majorEastAsia" w:hAnsi="Times New Roman" w:cstheme="majorBidi"/>
          <w:b/>
          <w:bCs/>
          <w:caps/>
          <w:sz w:val="24"/>
          <w:szCs w:val="26"/>
          <w:lang w:eastAsia="pl-PL"/>
        </w:rPr>
      </w:pPr>
      <w:r>
        <w:br w:type="page"/>
      </w:r>
    </w:p>
    <w:p w:rsidR="00BA5189" w:rsidRPr="00BA5189" w:rsidRDefault="00BA5189">
      <w:pPr>
        <w:pStyle w:val="Spistreci1"/>
        <w:tabs>
          <w:tab w:val="left" w:pos="440"/>
          <w:tab w:val="right" w:leader="dot" w:pos="9061"/>
        </w:tabs>
        <w:rPr>
          <w:rStyle w:val="Pogrubienie"/>
          <w:sz w:val="36"/>
          <w:szCs w:val="36"/>
        </w:rPr>
      </w:pPr>
      <w:r w:rsidRPr="00BA5189">
        <w:rPr>
          <w:rStyle w:val="Pogrubienie"/>
          <w:sz w:val="36"/>
          <w:szCs w:val="36"/>
        </w:rPr>
        <w:lastRenderedPageBreak/>
        <w:t>Spis Treści</w:t>
      </w:r>
    </w:p>
    <w:p w:rsidR="00E70A90" w:rsidRDefault="00796063">
      <w:pPr>
        <w:pStyle w:val="Spistreci1"/>
        <w:tabs>
          <w:tab w:val="left" w:pos="440"/>
          <w:tab w:val="right" w:leader="dot" w:pos="9061"/>
        </w:tabs>
        <w:rPr>
          <w:noProof/>
          <w:lang w:eastAsia="pl-PL"/>
        </w:rPr>
      </w:pPr>
      <w:r w:rsidRPr="00796063">
        <w:fldChar w:fldCharType="begin"/>
      </w:r>
      <w:r w:rsidR="00BA5189">
        <w:instrText xml:space="preserve"> TOC \o "2-3" \h \z \t "Nagłówek 1;1" </w:instrText>
      </w:r>
      <w:r w:rsidRPr="00796063">
        <w:fldChar w:fldCharType="separate"/>
      </w:r>
      <w:r>
        <w:fldChar w:fldCharType="begin"/>
      </w:r>
      <w:r>
        <w:instrText>HYPERLINK \l "_Toc302336497"</w:instrText>
      </w:r>
      <w:r>
        <w:fldChar w:fldCharType="separate"/>
      </w:r>
      <w:r w:rsidR="00E70A90" w:rsidRPr="00672AAC">
        <w:rPr>
          <w:rStyle w:val="Hipercze"/>
          <w:noProof/>
        </w:rPr>
        <w:t>1.</w:t>
      </w:r>
      <w:r w:rsidR="00E70A90">
        <w:rPr>
          <w:noProof/>
          <w:lang w:eastAsia="pl-PL"/>
        </w:rPr>
        <w:tab/>
      </w:r>
      <w:r w:rsidR="00E70A90" w:rsidRPr="00672AAC">
        <w:rPr>
          <w:rStyle w:val="Hipercze"/>
          <w:noProof/>
        </w:rPr>
        <w:t>Wstęp</w:t>
      </w:r>
      <w:r w:rsidR="00E70A90">
        <w:rPr>
          <w:noProof/>
          <w:webHidden/>
        </w:rPr>
        <w:tab/>
      </w:r>
      <w:r>
        <w:rPr>
          <w:noProof/>
          <w:webHidden/>
        </w:rPr>
        <w:fldChar w:fldCharType="begin"/>
      </w:r>
      <w:r w:rsidR="00E70A90">
        <w:rPr>
          <w:noProof/>
          <w:webHidden/>
        </w:rPr>
        <w:instrText xml:space="preserve"> PAGEREF _Toc302336497 \h </w:instrText>
      </w:r>
      <w:r>
        <w:rPr>
          <w:noProof/>
          <w:webHidden/>
        </w:rPr>
      </w:r>
      <w:r>
        <w:rPr>
          <w:noProof/>
          <w:webHidden/>
        </w:rPr>
        <w:fldChar w:fldCharType="separate"/>
      </w:r>
      <w:ins w:id="0" w:author="Sebastian" w:date="2011-09-01T11:58:00Z">
        <w:r w:rsidR="001407C5">
          <w:rPr>
            <w:noProof/>
            <w:webHidden/>
          </w:rPr>
          <w:t>9</w:t>
        </w:r>
      </w:ins>
      <w:del w:id="1" w:author="Sebastian" w:date="2011-09-01T11:58:00Z">
        <w:r w:rsidR="00E70A90" w:rsidDel="001407C5">
          <w:rPr>
            <w:noProof/>
            <w:webHidden/>
          </w:rPr>
          <w:delText>14</w:delText>
        </w:r>
      </w:del>
      <w:r>
        <w:rPr>
          <w:noProof/>
          <w:webHidden/>
        </w:rPr>
        <w:fldChar w:fldCharType="end"/>
      </w:r>
      <w:r>
        <w:fldChar w:fldCharType="end"/>
      </w:r>
    </w:p>
    <w:p w:rsidR="00E70A90" w:rsidRDefault="00796063">
      <w:pPr>
        <w:pStyle w:val="Spistreci1"/>
        <w:tabs>
          <w:tab w:val="left" w:pos="440"/>
          <w:tab w:val="right" w:leader="dot" w:pos="9061"/>
        </w:tabs>
        <w:rPr>
          <w:noProof/>
          <w:lang w:eastAsia="pl-PL"/>
        </w:rPr>
      </w:pPr>
      <w:r>
        <w:fldChar w:fldCharType="begin"/>
      </w:r>
      <w:r>
        <w:instrText>HYPERLINK \l "_Toc302336498"</w:instrText>
      </w:r>
      <w:r>
        <w:fldChar w:fldCharType="separate"/>
      </w:r>
      <w:r w:rsidR="00E70A90" w:rsidRPr="00672AAC">
        <w:rPr>
          <w:rStyle w:val="Hipercze"/>
          <w:noProof/>
        </w:rPr>
        <w:t>2.</w:t>
      </w:r>
      <w:r w:rsidR="00E70A90">
        <w:rPr>
          <w:noProof/>
          <w:lang w:eastAsia="pl-PL"/>
        </w:rPr>
        <w:tab/>
      </w:r>
      <w:r w:rsidR="00E70A90" w:rsidRPr="00672AAC">
        <w:rPr>
          <w:rStyle w:val="Hipercze"/>
          <w:noProof/>
        </w:rPr>
        <w:t>Cel i zakres pracy</w:t>
      </w:r>
      <w:r w:rsidR="00E70A90">
        <w:rPr>
          <w:noProof/>
          <w:webHidden/>
        </w:rPr>
        <w:tab/>
      </w:r>
      <w:r>
        <w:rPr>
          <w:noProof/>
          <w:webHidden/>
        </w:rPr>
        <w:fldChar w:fldCharType="begin"/>
      </w:r>
      <w:r w:rsidR="00E70A90">
        <w:rPr>
          <w:noProof/>
          <w:webHidden/>
        </w:rPr>
        <w:instrText xml:space="preserve"> PAGEREF _Toc302336498 \h </w:instrText>
      </w:r>
      <w:r>
        <w:rPr>
          <w:noProof/>
          <w:webHidden/>
        </w:rPr>
      </w:r>
      <w:r>
        <w:rPr>
          <w:noProof/>
          <w:webHidden/>
        </w:rPr>
        <w:fldChar w:fldCharType="separate"/>
      </w:r>
      <w:ins w:id="2" w:author="Sebastian" w:date="2011-09-01T11:58:00Z">
        <w:r w:rsidR="001407C5">
          <w:rPr>
            <w:noProof/>
            <w:webHidden/>
          </w:rPr>
          <w:t>10</w:t>
        </w:r>
      </w:ins>
      <w:del w:id="3" w:author="Sebastian" w:date="2011-09-01T11:58:00Z">
        <w:r w:rsidR="00E70A90" w:rsidDel="001407C5">
          <w:rPr>
            <w:noProof/>
            <w:webHidden/>
          </w:rPr>
          <w:delText>15</w:delText>
        </w:r>
      </w:del>
      <w:r>
        <w:rPr>
          <w:noProof/>
          <w:webHidden/>
        </w:rPr>
        <w:fldChar w:fldCharType="end"/>
      </w:r>
      <w:r>
        <w:fldChar w:fldCharType="end"/>
      </w:r>
    </w:p>
    <w:p w:rsidR="00E70A90" w:rsidRDefault="00796063">
      <w:pPr>
        <w:pStyle w:val="Spistreci1"/>
        <w:tabs>
          <w:tab w:val="left" w:pos="440"/>
          <w:tab w:val="right" w:leader="dot" w:pos="9061"/>
        </w:tabs>
        <w:rPr>
          <w:noProof/>
          <w:lang w:eastAsia="pl-PL"/>
        </w:rPr>
      </w:pPr>
      <w:r>
        <w:fldChar w:fldCharType="begin"/>
      </w:r>
      <w:r>
        <w:instrText>HYPERLINK \l "_Toc302336499"</w:instrText>
      </w:r>
      <w:r>
        <w:fldChar w:fldCharType="separate"/>
      </w:r>
      <w:r w:rsidR="00E70A90" w:rsidRPr="00672AAC">
        <w:rPr>
          <w:rStyle w:val="Hipercze"/>
          <w:noProof/>
        </w:rPr>
        <w:t>3.</w:t>
      </w:r>
      <w:r w:rsidR="00E70A90">
        <w:rPr>
          <w:noProof/>
          <w:lang w:eastAsia="pl-PL"/>
        </w:rPr>
        <w:tab/>
      </w:r>
      <w:r w:rsidR="00E70A90" w:rsidRPr="00672AAC">
        <w:rPr>
          <w:rStyle w:val="Hipercze"/>
          <w:noProof/>
        </w:rPr>
        <w:t>Wstęp teoretyczny</w:t>
      </w:r>
      <w:r w:rsidR="00E70A90">
        <w:rPr>
          <w:noProof/>
          <w:webHidden/>
        </w:rPr>
        <w:tab/>
      </w:r>
      <w:r>
        <w:rPr>
          <w:noProof/>
          <w:webHidden/>
        </w:rPr>
        <w:fldChar w:fldCharType="begin"/>
      </w:r>
      <w:r w:rsidR="00E70A90">
        <w:rPr>
          <w:noProof/>
          <w:webHidden/>
        </w:rPr>
        <w:instrText xml:space="preserve"> PAGEREF _Toc302336499 \h </w:instrText>
      </w:r>
      <w:r>
        <w:rPr>
          <w:noProof/>
          <w:webHidden/>
        </w:rPr>
      </w:r>
      <w:r>
        <w:rPr>
          <w:noProof/>
          <w:webHidden/>
        </w:rPr>
        <w:fldChar w:fldCharType="separate"/>
      </w:r>
      <w:ins w:id="4" w:author="Sebastian" w:date="2011-09-01T11:58:00Z">
        <w:r w:rsidR="001407C5">
          <w:rPr>
            <w:noProof/>
            <w:webHidden/>
          </w:rPr>
          <w:t>12</w:t>
        </w:r>
      </w:ins>
      <w:del w:id="5" w:author="Sebastian" w:date="2011-09-01T11:58:00Z">
        <w:r w:rsidR="00E70A90" w:rsidDel="001407C5">
          <w:rPr>
            <w:noProof/>
            <w:webHidden/>
          </w:rPr>
          <w:delText>17</w:delText>
        </w:r>
      </w:del>
      <w:r>
        <w:rPr>
          <w:noProof/>
          <w:webHidden/>
        </w:rPr>
        <w:fldChar w:fldCharType="end"/>
      </w:r>
      <w:r>
        <w:fldChar w:fldCharType="end"/>
      </w:r>
    </w:p>
    <w:p w:rsidR="00E70A90" w:rsidRDefault="00796063">
      <w:pPr>
        <w:pStyle w:val="Spistreci2"/>
        <w:tabs>
          <w:tab w:val="left" w:pos="880"/>
          <w:tab w:val="right" w:leader="dot" w:pos="9061"/>
        </w:tabs>
        <w:rPr>
          <w:noProof/>
          <w:lang w:eastAsia="pl-PL"/>
        </w:rPr>
      </w:pPr>
      <w:r>
        <w:fldChar w:fldCharType="begin"/>
      </w:r>
      <w:r>
        <w:instrText>HYPERLINK \l "_Toc302336500"</w:instrText>
      </w:r>
      <w:r>
        <w:fldChar w:fldCharType="separate"/>
      </w:r>
      <w:r w:rsidR="00E70A90" w:rsidRPr="00672AAC">
        <w:rPr>
          <w:rStyle w:val="Hipercze"/>
          <w:noProof/>
        </w:rPr>
        <w:t>3.1.</w:t>
      </w:r>
      <w:r w:rsidR="00E70A90">
        <w:rPr>
          <w:noProof/>
          <w:lang w:eastAsia="pl-PL"/>
        </w:rPr>
        <w:tab/>
      </w:r>
      <w:r w:rsidR="00E70A90" w:rsidRPr="00672AAC">
        <w:rPr>
          <w:rStyle w:val="Hipercze"/>
          <w:noProof/>
        </w:rPr>
        <w:t>Opis technologii</w:t>
      </w:r>
      <w:r w:rsidR="00E70A90">
        <w:rPr>
          <w:noProof/>
          <w:webHidden/>
        </w:rPr>
        <w:tab/>
      </w:r>
      <w:r>
        <w:rPr>
          <w:noProof/>
          <w:webHidden/>
        </w:rPr>
        <w:fldChar w:fldCharType="begin"/>
      </w:r>
      <w:r w:rsidR="00E70A90">
        <w:rPr>
          <w:noProof/>
          <w:webHidden/>
        </w:rPr>
        <w:instrText xml:space="preserve"> PAGEREF _Toc302336500 \h </w:instrText>
      </w:r>
      <w:r>
        <w:rPr>
          <w:noProof/>
          <w:webHidden/>
        </w:rPr>
      </w:r>
      <w:r>
        <w:rPr>
          <w:noProof/>
          <w:webHidden/>
        </w:rPr>
        <w:fldChar w:fldCharType="separate"/>
      </w:r>
      <w:ins w:id="6" w:author="Sebastian" w:date="2011-09-01T11:58:00Z">
        <w:r w:rsidR="001407C5">
          <w:rPr>
            <w:noProof/>
            <w:webHidden/>
          </w:rPr>
          <w:t>12</w:t>
        </w:r>
      </w:ins>
      <w:del w:id="7" w:author="Sebastian" w:date="2011-09-01T11:58:00Z">
        <w:r w:rsidR="00E70A90" w:rsidDel="001407C5">
          <w:rPr>
            <w:noProof/>
            <w:webHidden/>
          </w:rPr>
          <w:delText>17</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"_Toc302336501"</w:instrText>
      </w:r>
      <w:r>
        <w:fldChar w:fldCharType="separate"/>
      </w:r>
      <w:r w:rsidR="00E70A90" w:rsidRPr="00672AAC">
        <w:rPr>
          <w:rStyle w:val="Hipercze"/>
          <w:noProof/>
        </w:rPr>
        <w:t>3.1.1.</w:t>
      </w:r>
      <w:r w:rsidR="00E70A90">
        <w:rPr>
          <w:noProof/>
          <w:lang w:eastAsia="pl-PL"/>
        </w:rPr>
        <w:tab/>
      </w:r>
      <w:r w:rsidR="00E70A90" w:rsidRPr="00672AAC">
        <w:rPr>
          <w:rStyle w:val="Hipercze"/>
          <w:noProof/>
        </w:rPr>
        <w:t>Near Field Communication</w:t>
      </w:r>
      <w:r w:rsidR="00E70A90">
        <w:rPr>
          <w:noProof/>
          <w:webHidden/>
        </w:rPr>
        <w:tab/>
      </w:r>
      <w:r>
        <w:rPr>
          <w:noProof/>
          <w:webHidden/>
        </w:rPr>
        <w:fldChar w:fldCharType="begin"/>
      </w:r>
      <w:r w:rsidR="00E70A90">
        <w:rPr>
          <w:noProof/>
          <w:webHidden/>
        </w:rPr>
        <w:instrText xml:space="preserve"> PAGEREF _Toc302336501 \h </w:instrText>
      </w:r>
      <w:r>
        <w:rPr>
          <w:noProof/>
          <w:webHidden/>
        </w:rPr>
      </w:r>
      <w:r>
        <w:rPr>
          <w:noProof/>
          <w:webHidden/>
        </w:rPr>
        <w:fldChar w:fldCharType="separate"/>
      </w:r>
      <w:ins w:id="8" w:author="Sebastian" w:date="2011-09-01T11:58:00Z">
        <w:r w:rsidR="001407C5">
          <w:rPr>
            <w:noProof/>
            <w:webHidden/>
          </w:rPr>
          <w:t>12</w:t>
        </w:r>
      </w:ins>
      <w:del w:id="9" w:author="Sebastian" w:date="2011-09-01T11:58:00Z">
        <w:r w:rsidR="00E70A90" w:rsidDel="001407C5">
          <w:rPr>
            <w:noProof/>
            <w:webHidden/>
          </w:rPr>
          <w:delText>17</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"_Toc302336502"</w:instrText>
      </w:r>
      <w:r>
        <w:fldChar w:fldCharType="separate"/>
      </w:r>
      <w:r w:rsidR="00E70A90" w:rsidRPr="00672AAC">
        <w:rPr>
          <w:rStyle w:val="Hipercze"/>
          <w:noProof/>
        </w:rPr>
        <w:t>3.1.2.</w:t>
      </w:r>
      <w:r w:rsidR="00E70A90">
        <w:rPr>
          <w:noProof/>
          <w:lang w:eastAsia="pl-PL"/>
        </w:rPr>
        <w:tab/>
      </w:r>
      <w:r w:rsidR="00E70A90" w:rsidRPr="00672AAC">
        <w:rPr>
          <w:rStyle w:val="Hipercze"/>
          <w:noProof/>
        </w:rPr>
        <w:t>Android</w:t>
      </w:r>
      <w:r w:rsidR="00E70A90">
        <w:rPr>
          <w:noProof/>
          <w:webHidden/>
        </w:rPr>
        <w:tab/>
      </w:r>
      <w:r>
        <w:rPr>
          <w:noProof/>
          <w:webHidden/>
        </w:rPr>
        <w:fldChar w:fldCharType="begin"/>
      </w:r>
      <w:r w:rsidR="00E70A90">
        <w:rPr>
          <w:noProof/>
          <w:webHidden/>
        </w:rPr>
        <w:instrText xml:space="preserve"> PAGEREF _Toc302336502 \h </w:instrText>
      </w:r>
      <w:r>
        <w:rPr>
          <w:noProof/>
          <w:webHidden/>
        </w:rPr>
      </w:r>
      <w:r>
        <w:rPr>
          <w:noProof/>
          <w:webHidden/>
        </w:rPr>
        <w:fldChar w:fldCharType="separate"/>
      </w:r>
      <w:ins w:id="10" w:author="Sebastian" w:date="2011-09-01T11:58:00Z">
        <w:r w:rsidR="001407C5">
          <w:rPr>
            <w:noProof/>
            <w:webHidden/>
          </w:rPr>
          <w:t>15</w:t>
        </w:r>
      </w:ins>
      <w:del w:id="11" w:author="Sebastian" w:date="2011-09-01T11:58:00Z">
        <w:r w:rsidR="00E70A90" w:rsidDel="001407C5">
          <w:rPr>
            <w:noProof/>
            <w:webHidden/>
          </w:rPr>
          <w:delText>19</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"_Toc302336503"</w:instrText>
      </w:r>
      <w:r>
        <w:fldChar w:fldCharType="separate"/>
      </w:r>
      <w:r w:rsidR="00E70A90" w:rsidRPr="00672AAC">
        <w:rPr>
          <w:rStyle w:val="Hipercze"/>
          <w:noProof/>
        </w:rPr>
        <w:t>3.1.3.</w:t>
      </w:r>
      <w:r w:rsidR="00E70A90">
        <w:rPr>
          <w:noProof/>
          <w:lang w:eastAsia="pl-PL"/>
        </w:rPr>
        <w:tab/>
      </w:r>
      <w:r w:rsidR="00E70A90" w:rsidRPr="00672AAC">
        <w:rPr>
          <w:rStyle w:val="Hipercze"/>
          <w:noProof/>
        </w:rPr>
        <w:t>Google NEXUS S</w:t>
      </w:r>
      <w:r w:rsidR="00E70A90">
        <w:rPr>
          <w:noProof/>
          <w:webHidden/>
        </w:rPr>
        <w:tab/>
      </w:r>
      <w:r>
        <w:rPr>
          <w:noProof/>
          <w:webHidden/>
        </w:rPr>
        <w:fldChar w:fldCharType="begin"/>
      </w:r>
      <w:r w:rsidR="00E70A90">
        <w:rPr>
          <w:noProof/>
          <w:webHidden/>
        </w:rPr>
        <w:instrText xml:space="preserve"> PAGEREF _Toc302336503 \h </w:instrText>
      </w:r>
      <w:r>
        <w:rPr>
          <w:noProof/>
          <w:webHidden/>
        </w:rPr>
      </w:r>
      <w:r>
        <w:rPr>
          <w:noProof/>
          <w:webHidden/>
        </w:rPr>
        <w:fldChar w:fldCharType="separate"/>
      </w:r>
      <w:ins w:id="12" w:author="Sebastian" w:date="2011-09-01T11:58:00Z">
        <w:r w:rsidR="001407C5">
          <w:rPr>
            <w:noProof/>
            <w:webHidden/>
          </w:rPr>
          <w:t>16</w:t>
        </w:r>
      </w:ins>
      <w:del w:id="13" w:author="Sebastian" w:date="2011-09-01T11:58:00Z">
        <w:r w:rsidR="00E70A90" w:rsidDel="001407C5">
          <w:rPr>
            <w:noProof/>
            <w:webHidden/>
          </w:rPr>
          <w:delText>20</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"_Toc302336504"</w:instrText>
      </w:r>
      <w:r>
        <w:fldChar w:fldCharType="separate"/>
      </w:r>
      <w:r w:rsidR="00E70A90" w:rsidRPr="00672AAC">
        <w:rPr>
          <w:rStyle w:val="Hipercze"/>
          <w:noProof/>
        </w:rPr>
        <w:t>3.1.4.</w:t>
      </w:r>
      <w:r w:rsidR="00E70A90">
        <w:rPr>
          <w:noProof/>
          <w:lang w:eastAsia="pl-PL"/>
        </w:rPr>
        <w:tab/>
      </w:r>
      <w:r w:rsidR="00E70A90" w:rsidRPr="00672AAC">
        <w:rPr>
          <w:rStyle w:val="Hipercze"/>
          <w:noProof/>
        </w:rPr>
        <w:t>Znacznik NFC Forum Type 2 - Mifare Ultralight</w:t>
      </w:r>
      <w:r w:rsidR="00E70A90">
        <w:rPr>
          <w:noProof/>
          <w:webHidden/>
        </w:rPr>
        <w:tab/>
      </w:r>
      <w:r>
        <w:rPr>
          <w:noProof/>
          <w:webHidden/>
        </w:rPr>
        <w:fldChar w:fldCharType="begin"/>
      </w:r>
      <w:r w:rsidR="00E70A90">
        <w:rPr>
          <w:noProof/>
          <w:webHidden/>
        </w:rPr>
        <w:instrText xml:space="preserve"> PAGEREF _Toc302336504 \h </w:instrText>
      </w:r>
      <w:r>
        <w:rPr>
          <w:noProof/>
          <w:webHidden/>
        </w:rPr>
      </w:r>
      <w:r>
        <w:rPr>
          <w:noProof/>
          <w:webHidden/>
        </w:rPr>
        <w:fldChar w:fldCharType="separate"/>
      </w:r>
      <w:ins w:id="14" w:author="Sebastian" w:date="2011-09-01T11:58:00Z">
        <w:r w:rsidR="001407C5">
          <w:rPr>
            <w:noProof/>
            <w:webHidden/>
          </w:rPr>
          <w:t>14</w:t>
        </w:r>
      </w:ins>
      <w:del w:id="15" w:author="Sebastian" w:date="2011-09-01T11:58:00Z">
        <w:r w:rsidR="00E70A90" w:rsidDel="001407C5">
          <w:rPr>
            <w:noProof/>
            <w:webHidden/>
          </w:rPr>
          <w:delText>20</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"_Toc302336505"</w:instrText>
      </w:r>
      <w:r>
        <w:fldChar w:fldCharType="separate"/>
      </w:r>
      <w:r w:rsidR="00E70A90" w:rsidRPr="00672AAC">
        <w:rPr>
          <w:rStyle w:val="Hipercze"/>
          <w:noProof/>
        </w:rPr>
        <w:t>3.1.5.</w:t>
      </w:r>
      <w:r w:rsidR="00E70A90">
        <w:rPr>
          <w:noProof/>
          <w:lang w:eastAsia="pl-PL"/>
        </w:rPr>
        <w:tab/>
      </w:r>
      <w:r w:rsidR="00E70A90" w:rsidRPr="00672AAC">
        <w:rPr>
          <w:rStyle w:val="Hipercze"/>
          <w:noProof/>
        </w:rPr>
        <w:t>Hibernate 3</w:t>
      </w:r>
      <w:r w:rsidR="00E70A90">
        <w:rPr>
          <w:noProof/>
          <w:webHidden/>
        </w:rPr>
        <w:tab/>
      </w:r>
      <w:r>
        <w:rPr>
          <w:noProof/>
          <w:webHidden/>
        </w:rPr>
        <w:fldChar w:fldCharType="begin"/>
      </w:r>
      <w:r w:rsidR="00E70A90">
        <w:rPr>
          <w:noProof/>
          <w:webHidden/>
        </w:rPr>
        <w:instrText xml:space="preserve"> PAGEREF _Toc302336505 \h </w:instrText>
      </w:r>
      <w:r>
        <w:rPr>
          <w:noProof/>
          <w:webHidden/>
        </w:rPr>
      </w:r>
      <w:r>
        <w:rPr>
          <w:noProof/>
          <w:webHidden/>
        </w:rPr>
        <w:fldChar w:fldCharType="separate"/>
      </w:r>
      <w:ins w:id="16" w:author="Sebastian" w:date="2011-09-01T11:58:00Z">
        <w:r w:rsidR="001407C5">
          <w:rPr>
            <w:noProof/>
            <w:webHidden/>
          </w:rPr>
          <w:t>16</w:t>
        </w:r>
      </w:ins>
      <w:del w:id="17" w:author="Sebastian" w:date="2011-09-01T11:58:00Z">
        <w:r w:rsidR="00E70A90" w:rsidDel="001407C5">
          <w:rPr>
            <w:noProof/>
            <w:webHidden/>
          </w:rPr>
          <w:delText>22</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"_Toc302336506"</w:instrText>
      </w:r>
      <w:r>
        <w:fldChar w:fldCharType="separate"/>
      </w:r>
      <w:r w:rsidR="00E70A90" w:rsidRPr="00672AAC">
        <w:rPr>
          <w:rStyle w:val="Hipercze"/>
          <w:noProof/>
        </w:rPr>
        <w:t>3.1.6.</w:t>
      </w:r>
      <w:r w:rsidR="00E70A90">
        <w:rPr>
          <w:noProof/>
          <w:lang w:eastAsia="pl-PL"/>
        </w:rPr>
        <w:tab/>
      </w:r>
      <w:r w:rsidR="00E70A90" w:rsidRPr="00672AAC">
        <w:rPr>
          <w:rStyle w:val="Hipercze"/>
          <w:noProof/>
        </w:rPr>
        <w:t>Spring Framework 3</w:t>
      </w:r>
      <w:r w:rsidR="00E70A90">
        <w:rPr>
          <w:noProof/>
          <w:webHidden/>
        </w:rPr>
        <w:tab/>
      </w:r>
      <w:r>
        <w:rPr>
          <w:noProof/>
          <w:webHidden/>
        </w:rPr>
        <w:fldChar w:fldCharType="begin"/>
      </w:r>
      <w:r w:rsidR="00E70A90">
        <w:rPr>
          <w:noProof/>
          <w:webHidden/>
        </w:rPr>
        <w:instrText xml:space="preserve"> PAGEREF _Toc302336506 \h </w:instrText>
      </w:r>
      <w:r>
        <w:rPr>
          <w:noProof/>
          <w:webHidden/>
        </w:rPr>
      </w:r>
      <w:r>
        <w:rPr>
          <w:noProof/>
          <w:webHidden/>
        </w:rPr>
        <w:fldChar w:fldCharType="separate"/>
      </w:r>
      <w:ins w:id="18" w:author="Sebastian" w:date="2011-09-01T11:58:00Z">
        <w:r w:rsidR="001407C5">
          <w:rPr>
            <w:noProof/>
            <w:webHidden/>
          </w:rPr>
          <w:t>18</w:t>
        </w:r>
      </w:ins>
      <w:del w:id="19" w:author="Sebastian" w:date="2011-09-01T11:58:00Z">
        <w:r w:rsidR="00E70A90" w:rsidDel="001407C5">
          <w:rPr>
            <w:noProof/>
            <w:webHidden/>
          </w:rPr>
          <w:delText>23</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"_Toc302336507"</w:instrText>
      </w:r>
      <w:r>
        <w:fldChar w:fldCharType="separate"/>
      </w:r>
      <w:r w:rsidR="00E70A90" w:rsidRPr="00672AAC">
        <w:rPr>
          <w:rStyle w:val="Hipercze"/>
          <w:noProof/>
        </w:rPr>
        <w:t>3.1.7.</w:t>
      </w:r>
      <w:r w:rsidR="00E70A90">
        <w:rPr>
          <w:noProof/>
          <w:lang w:eastAsia="pl-PL"/>
        </w:rPr>
        <w:tab/>
      </w:r>
      <w:r w:rsidR="00E70A90" w:rsidRPr="00672AAC">
        <w:rPr>
          <w:rStyle w:val="Hipercze"/>
          <w:noProof/>
        </w:rPr>
        <w:t>Oracle 10g Express Edition</w:t>
      </w:r>
      <w:r w:rsidR="00E70A90">
        <w:rPr>
          <w:noProof/>
          <w:webHidden/>
        </w:rPr>
        <w:tab/>
      </w:r>
      <w:r>
        <w:rPr>
          <w:noProof/>
          <w:webHidden/>
        </w:rPr>
        <w:fldChar w:fldCharType="begin"/>
      </w:r>
      <w:r w:rsidR="00E70A90">
        <w:rPr>
          <w:noProof/>
          <w:webHidden/>
        </w:rPr>
        <w:instrText xml:space="preserve"> PAGEREF _Toc302336507 \h </w:instrText>
      </w:r>
      <w:r>
        <w:rPr>
          <w:noProof/>
          <w:webHidden/>
        </w:rPr>
      </w:r>
      <w:r>
        <w:rPr>
          <w:noProof/>
          <w:webHidden/>
        </w:rPr>
        <w:fldChar w:fldCharType="separate"/>
      </w:r>
      <w:ins w:id="20" w:author="Sebastian" w:date="2011-09-01T11:58:00Z">
        <w:r w:rsidR="001407C5">
          <w:rPr>
            <w:noProof/>
            <w:webHidden/>
          </w:rPr>
          <w:t>20</w:t>
        </w:r>
      </w:ins>
      <w:del w:id="21" w:author="Sebastian" w:date="2011-09-01T11:58:00Z">
        <w:r w:rsidR="00E70A90" w:rsidDel="001407C5">
          <w:rPr>
            <w:noProof/>
            <w:webHidden/>
          </w:rPr>
          <w:delText>24</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"_Toc302336508"</w:instrText>
      </w:r>
      <w:r>
        <w:fldChar w:fldCharType="separate"/>
      </w:r>
      <w:r w:rsidR="00E70A90" w:rsidRPr="00672AAC">
        <w:rPr>
          <w:rStyle w:val="Hipercze"/>
          <w:noProof/>
        </w:rPr>
        <w:t>3.1.8.</w:t>
      </w:r>
      <w:r w:rsidR="00E70A90">
        <w:rPr>
          <w:noProof/>
          <w:lang w:eastAsia="pl-PL"/>
        </w:rPr>
        <w:tab/>
      </w:r>
      <w:r w:rsidR="00E70A90" w:rsidRPr="00672AAC">
        <w:rPr>
          <w:rStyle w:val="Hipercze"/>
          <w:noProof/>
        </w:rPr>
        <w:t>Java 2 Enterprise Edition</w:t>
      </w:r>
      <w:r w:rsidR="00E70A90">
        <w:rPr>
          <w:noProof/>
          <w:webHidden/>
        </w:rPr>
        <w:tab/>
      </w:r>
      <w:r>
        <w:rPr>
          <w:noProof/>
          <w:webHidden/>
        </w:rPr>
        <w:fldChar w:fldCharType="begin"/>
      </w:r>
      <w:r w:rsidR="00E70A90">
        <w:rPr>
          <w:noProof/>
          <w:webHidden/>
        </w:rPr>
        <w:instrText xml:space="preserve"> PAGEREF _Toc302336508 \h </w:instrText>
      </w:r>
      <w:r>
        <w:rPr>
          <w:noProof/>
          <w:webHidden/>
        </w:rPr>
      </w:r>
      <w:r>
        <w:rPr>
          <w:noProof/>
          <w:webHidden/>
        </w:rPr>
        <w:fldChar w:fldCharType="separate"/>
      </w:r>
      <w:ins w:id="22" w:author="Sebastian" w:date="2011-09-01T11:58:00Z">
        <w:r w:rsidR="001407C5">
          <w:rPr>
            <w:noProof/>
            <w:webHidden/>
          </w:rPr>
          <w:t>20</w:t>
        </w:r>
      </w:ins>
      <w:del w:id="23" w:author="Sebastian" w:date="2011-09-01T11:58:00Z">
        <w:r w:rsidR="00E70A90" w:rsidDel="001407C5">
          <w:rPr>
            <w:noProof/>
            <w:webHidden/>
          </w:rPr>
          <w:delText>24</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"_Toc302336509"</w:instrText>
      </w:r>
      <w:r>
        <w:fldChar w:fldCharType="separate"/>
      </w:r>
      <w:r w:rsidR="00E70A90" w:rsidRPr="00672AAC">
        <w:rPr>
          <w:rStyle w:val="Hipercze"/>
          <w:noProof/>
        </w:rPr>
        <w:t>3.1.9.</w:t>
      </w:r>
      <w:r w:rsidR="00E70A90">
        <w:rPr>
          <w:noProof/>
          <w:lang w:eastAsia="pl-PL"/>
        </w:rPr>
        <w:tab/>
      </w:r>
      <w:r w:rsidR="00E70A90" w:rsidRPr="00672AAC">
        <w:rPr>
          <w:rStyle w:val="Hipercze"/>
          <w:noProof/>
        </w:rPr>
        <w:t>Apache Tomcat</w:t>
      </w:r>
      <w:r w:rsidR="00E70A90">
        <w:rPr>
          <w:noProof/>
          <w:webHidden/>
        </w:rPr>
        <w:tab/>
      </w:r>
      <w:r>
        <w:rPr>
          <w:noProof/>
          <w:webHidden/>
        </w:rPr>
        <w:fldChar w:fldCharType="begin"/>
      </w:r>
      <w:r w:rsidR="00E70A90">
        <w:rPr>
          <w:noProof/>
          <w:webHidden/>
        </w:rPr>
        <w:instrText xml:space="preserve"> PAGEREF _Toc302336509 \h </w:instrText>
      </w:r>
      <w:r>
        <w:rPr>
          <w:noProof/>
          <w:webHidden/>
        </w:rPr>
      </w:r>
      <w:r>
        <w:rPr>
          <w:noProof/>
          <w:webHidden/>
        </w:rPr>
        <w:fldChar w:fldCharType="separate"/>
      </w:r>
      <w:ins w:id="24" w:author="Sebastian" w:date="2011-09-01T11:58:00Z">
        <w:r w:rsidR="001407C5">
          <w:rPr>
            <w:noProof/>
            <w:webHidden/>
          </w:rPr>
          <w:t>21</w:t>
        </w:r>
      </w:ins>
      <w:del w:id="25" w:author="Sebastian" w:date="2011-09-01T11:58:00Z">
        <w:r w:rsidR="00E70A90" w:rsidDel="001407C5">
          <w:rPr>
            <w:noProof/>
            <w:webHidden/>
          </w:rPr>
          <w:delText>25</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"_Toc302336510"</w:instrText>
      </w:r>
      <w:r>
        <w:fldChar w:fldCharType="separate"/>
      </w:r>
      <w:r w:rsidR="00E70A90" w:rsidRPr="00672AAC">
        <w:rPr>
          <w:rStyle w:val="Hipercze"/>
          <w:noProof/>
        </w:rPr>
        <w:t>3.1.10.</w:t>
      </w:r>
      <w:r w:rsidR="00E70A90">
        <w:rPr>
          <w:noProof/>
          <w:lang w:eastAsia="pl-PL"/>
        </w:rPr>
        <w:tab/>
      </w:r>
      <w:r w:rsidR="00E70A90" w:rsidRPr="00672AAC">
        <w:rPr>
          <w:rStyle w:val="Hipercze"/>
          <w:noProof/>
        </w:rPr>
        <w:t>Architektura REST</w:t>
      </w:r>
      <w:r w:rsidR="00E70A90">
        <w:rPr>
          <w:noProof/>
          <w:webHidden/>
        </w:rPr>
        <w:tab/>
      </w:r>
      <w:r>
        <w:rPr>
          <w:noProof/>
          <w:webHidden/>
        </w:rPr>
        <w:fldChar w:fldCharType="begin"/>
      </w:r>
      <w:r w:rsidR="00E70A90">
        <w:rPr>
          <w:noProof/>
          <w:webHidden/>
        </w:rPr>
        <w:instrText xml:space="preserve"> PAGEREF _Toc302336510 \h </w:instrText>
      </w:r>
      <w:r>
        <w:rPr>
          <w:noProof/>
          <w:webHidden/>
        </w:rPr>
      </w:r>
      <w:r>
        <w:rPr>
          <w:noProof/>
          <w:webHidden/>
        </w:rPr>
        <w:fldChar w:fldCharType="separate"/>
      </w:r>
      <w:ins w:id="26" w:author="Sebastian" w:date="2011-09-01T11:58:00Z">
        <w:r w:rsidR="001407C5">
          <w:rPr>
            <w:noProof/>
            <w:webHidden/>
          </w:rPr>
          <w:t>21</w:t>
        </w:r>
      </w:ins>
      <w:del w:id="27" w:author="Sebastian" w:date="2011-09-01T11:58:00Z">
        <w:r w:rsidR="00E70A90" w:rsidDel="001407C5">
          <w:rPr>
            <w:noProof/>
            <w:webHidden/>
          </w:rPr>
          <w:delText>25</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"_Toc302336511"</w:instrText>
      </w:r>
      <w:r>
        <w:fldChar w:fldCharType="separate"/>
      </w:r>
      <w:r w:rsidR="00E70A90" w:rsidRPr="00672AAC">
        <w:rPr>
          <w:rStyle w:val="Hipercze"/>
          <w:noProof/>
        </w:rPr>
        <w:t>3.1.11.</w:t>
      </w:r>
      <w:r w:rsidR="00E70A90">
        <w:rPr>
          <w:noProof/>
          <w:lang w:eastAsia="pl-PL"/>
        </w:rPr>
        <w:tab/>
      </w:r>
      <w:r w:rsidR="00E70A90" w:rsidRPr="00672AAC">
        <w:rPr>
          <w:rStyle w:val="Hipercze"/>
          <w:noProof/>
        </w:rPr>
        <w:t xml:space="preserve">JSON - </w:t>
      </w:r>
      <w:r w:rsidR="00E70A90" w:rsidRPr="00672AAC">
        <w:rPr>
          <w:rStyle w:val="Hipercze"/>
          <w:noProof/>
          <w:shd w:val="clear" w:color="auto" w:fill="FFFFFF"/>
        </w:rPr>
        <w:t>JavaScript Object Notation</w:t>
      </w:r>
      <w:r w:rsidR="00E70A90">
        <w:rPr>
          <w:noProof/>
          <w:webHidden/>
        </w:rPr>
        <w:tab/>
      </w:r>
      <w:r>
        <w:rPr>
          <w:noProof/>
          <w:webHidden/>
        </w:rPr>
        <w:fldChar w:fldCharType="begin"/>
      </w:r>
      <w:r w:rsidR="00E70A90">
        <w:rPr>
          <w:noProof/>
          <w:webHidden/>
        </w:rPr>
        <w:instrText xml:space="preserve"> PAGEREF _Toc302336511 \h </w:instrText>
      </w:r>
      <w:r>
        <w:rPr>
          <w:noProof/>
          <w:webHidden/>
        </w:rPr>
      </w:r>
      <w:r>
        <w:rPr>
          <w:noProof/>
          <w:webHidden/>
        </w:rPr>
        <w:fldChar w:fldCharType="separate"/>
      </w:r>
      <w:ins w:id="28" w:author="Sebastian" w:date="2011-09-01T11:58:00Z">
        <w:r w:rsidR="001407C5">
          <w:rPr>
            <w:noProof/>
            <w:webHidden/>
          </w:rPr>
          <w:t>22</w:t>
        </w:r>
      </w:ins>
      <w:del w:id="29" w:author="Sebastian" w:date="2011-09-01T11:58:00Z">
        <w:r w:rsidR="00E70A90" w:rsidDel="001407C5">
          <w:rPr>
            <w:noProof/>
            <w:webHidden/>
          </w:rPr>
          <w:delText>26</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"_Toc302336512"</w:instrText>
      </w:r>
      <w:r>
        <w:fldChar w:fldCharType="separate"/>
      </w:r>
      <w:r w:rsidR="00E70A90" w:rsidRPr="00672AAC">
        <w:rPr>
          <w:rStyle w:val="Hipercze"/>
          <w:noProof/>
        </w:rPr>
        <w:t>3.1.12.</w:t>
      </w:r>
      <w:r w:rsidR="00E70A90">
        <w:rPr>
          <w:noProof/>
          <w:lang w:eastAsia="pl-PL"/>
        </w:rPr>
        <w:tab/>
      </w:r>
      <w:r w:rsidR="00E70A90" w:rsidRPr="00672AAC">
        <w:rPr>
          <w:rStyle w:val="Hipercze"/>
          <w:noProof/>
        </w:rPr>
        <w:t>System kontroli wersji Subversion 1.6</w:t>
      </w:r>
      <w:r w:rsidR="00E70A90">
        <w:rPr>
          <w:noProof/>
          <w:webHidden/>
        </w:rPr>
        <w:tab/>
      </w:r>
      <w:r>
        <w:rPr>
          <w:noProof/>
          <w:webHidden/>
        </w:rPr>
        <w:fldChar w:fldCharType="begin"/>
      </w:r>
      <w:r w:rsidR="00E70A90">
        <w:rPr>
          <w:noProof/>
          <w:webHidden/>
        </w:rPr>
        <w:instrText xml:space="preserve"> PAGEREF _Toc302336512 \h </w:instrText>
      </w:r>
      <w:r>
        <w:rPr>
          <w:noProof/>
          <w:webHidden/>
        </w:rPr>
      </w:r>
      <w:r>
        <w:rPr>
          <w:noProof/>
          <w:webHidden/>
        </w:rPr>
        <w:fldChar w:fldCharType="separate"/>
      </w:r>
      <w:ins w:id="30" w:author="Sebastian" w:date="2011-09-01T11:58:00Z">
        <w:r w:rsidR="001407C5">
          <w:rPr>
            <w:noProof/>
            <w:webHidden/>
          </w:rPr>
          <w:t>23</w:t>
        </w:r>
      </w:ins>
      <w:del w:id="31" w:author="Sebastian" w:date="2011-09-01T11:58:00Z">
        <w:r w:rsidR="00E70A90" w:rsidDel="001407C5">
          <w:rPr>
            <w:noProof/>
            <w:webHidden/>
          </w:rPr>
          <w:delText>27</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"_Toc302336513"</w:instrText>
      </w:r>
      <w:r>
        <w:fldChar w:fldCharType="separate"/>
      </w:r>
      <w:r w:rsidR="00E70A90" w:rsidRPr="00672AAC">
        <w:rPr>
          <w:rStyle w:val="Hipercze"/>
          <w:noProof/>
        </w:rPr>
        <w:t>3.1.13.</w:t>
      </w:r>
      <w:r w:rsidR="00E70A90">
        <w:rPr>
          <w:noProof/>
          <w:lang w:eastAsia="pl-PL"/>
        </w:rPr>
        <w:tab/>
      </w:r>
      <w:r w:rsidR="00E70A90" w:rsidRPr="00672AAC">
        <w:rPr>
          <w:rStyle w:val="Hipercze"/>
          <w:noProof/>
        </w:rPr>
        <w:t>Eclipse SDK 3.6.2 + Java EE</w:t>
      </w:r>
      <w:r w:rsidR="00E70A90">
        <w:rPr>
          <w:noProof/>
          <w:webHidden/>
        </w:rPr>
        <w:tab/>
      </w:r>
      <w:r>
        <w:rPr>
          <w:noProof/>
          <w:webHidden/>
        </w:rPr>
        <w:fldChar w:fldCharType="begin"/>
      </w:r>
      <w:r w:rsidR="00E70A90">
        <w:rPr>
          <w:noProof/>
          <w:webHidden/>
        </w:rPr>
        <w:instrText xml:space="preserve"> PAGEREF _Toc302336513 \h </w:instrText>
      </w:r>
      <w:r>
        <w:rPr>
          <w:noProof/>
          <w:webHidden/>
        </w:rPr>
      </w:r>
      <w:r>
        <w:rPr>
          <w:noProof/>
          <w:webHidden/>
        </w:rPr>
        <w:fldChar w:fldCharType="separate"/>
      </w:r>
      <w:ins w:id="32" w:author="Sebastian" w:date="2011-09-01T11:58:00Z">
        <w:r w:rsidR="001407C5">
          <w:rPr>
            <w:noProof/>
            <w:webHidden/>
          </w:rPr>
          <w:t>23</w:t>
        </w:r>
      </w:ins>
      <w:del w:id="33" w:author="Sebastian" w:date="2011-09-01T11:58:00Z">
        <w:r w:rsidR="00E70A90" w:rsidDel="001407C5">
          <w:rPr>
            <w:noProof/>
            <w:webHidden/>
          </w:rPr>
          <w:delText>27</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"_Toc302336514"</w:instrText>
      </w:r>
      <w:r>
        <w:fldChar w:fldCharType="separate"/>
      </w:r>
      <w:r w:rsidR="00E70A90" w:rsidRPr="00672AAC">
        <w:rPr>
          <w:rStyle w:val="Hipercze"/>
          <w:noProof/>
        </w:rPr>
        <w:t>3.1.14.</w:t>
      </w:r>
      <w:r w:rsidR="00E70A90">
        <w:rPr>
          <w:noProof/>
          <w:lang w:eastAsia="pl-PL"/>
        </w:rPr>
        <w:tab/>
      </w:r>
      <w:r w:rsidR="00E70A90" w:rsidRPr="00672AAC">
        <w:rPr>
          <w:rStyle w:val="Hipercze"/>
          <w:noProof/>
        </w:rPr>
        <w:t>Eclipse SDK 3.6.2 + Android SDK</w:t>
      </w:r>
      <w:r w:rsidR="00E70A90">
        <w:rPr>
          <w:noProof/>
          <w:webHidden/>
        </w:rPr>
        <w:tab/>
      </w:r>
      <w:r>
        <w:rPr>
          <w:noProof/>
          <w:webHidden/>
        </w:rPr>
        <w:fldChar w:fldCharType="begin"/>
      </w:r>
      <w:r w:rsidR="00E70A90">
        <w:rPr>
          <w:noProof/>
          <w:webHidden/>
        </w:rPr>
        <w:instrText xml:space="preserve"> PAGEREF _Toc302336514 \h </w:instrText>
      </w:r>
      <w:r>
        <w:rPr>
          <w:noProof/>
          <w:webHidden/>
        </w:rPr>
      </w:r>
      <w:r>
        <w:rPr>
          <w:noProof/>
          <w:webHidden/>
        </w:rPr>
        <w:fldChar w:fldCharType="separate"/>
      </w:r>
      <w:ins w:id="34" w:author="Sebastian" w:date="2011-09-01T11:58:00Z">
        <w:r w:rsidR="001407C5">
          <w:rPr>
            <w:noProof/>
            <w:webHidden/>
          </w:rPr>
          <w:t>24</w:t>
        </w:r>
      </w:ins>
      <w:del w:id="35" w:author="Sebastian" w:date="2011-09-01T11:58:00Z">
        <w:r w:rsidR="00E70A90" w:rsidDel="001407C5">
          <w:rPr>
            <w:noProof/>
            <w:webHidden/>
          </w:rPr>
          <w:delText>28</w:delText>
        </w:r>
      </w:del>
      <w:r>
        <w:rPr>
          <w:noProof/>
          <w:webHidden/>
        </w:rPr>
        <w:fldChar w:fldCharType="end"/>
      </w:r>
      <w:r>
        <w:fldChar w:fldCharType="end"/>
      </w:r>
    </w:p>
    <w:p w:rsidR="00E70A90" w:rsidRDefault="00796063">
      <w:pPr>
        <w:pStyle w:val="Spistreci1"/>
        <w:tabs>
          <w:tab w:val="left" w:pos="440"/>
          <w:tab w:val="right" w:leader="dot" w:pos="9061"/>
        </w:tabs>
        <w:rPr>
          <w:noProof/>
          <w:lang w:eastAsia="pl-PL"/>
        </w:rPr>
      </w:pPr>
      <w:r>
        <w:fldChar w:fldCharType="begin"/>
      </w:r>
      <w:r>
        <w:instrText>HYPERLINK \l "_Toc302336515"</w:instrText>
      </w:r>
      <w:r>
        <w:fldChar w:fldCharType="separate"/>
      </w:r>
      <w:r w:rsidR="00E70A90" w:rsidRPr="00672AAC">
        <w:rPr>
          <w:rStyle w:val="Hipercze"/>
          <w:noProof/>
        </w:rPr>
        <w:t>4.</w:t>
      </w:r>
      <w:r w:rsidR="00E70A90">
        <w:rPr>
          <w:noProof/>
          <w:lang w:eastAsia="pl-PL"/>
        </w:rPr>
        <w:tab/>
      </w:r>
      <w:r w:rsidR="00E70A90" w:rsidRPr="00672AAC">
        <w:rPr>
          <w:rStyle w:val="Hipercze"/>
          <w:noProof/>
        </w:rPr>
        <w:t>Koncepcja Pracy</w:t>
      </w:r>
      <w:r w:rsidR="00E70A90">
        <w:rPr>
          <w:noProof/>
          <w:webHidden/>
        </w:rPr>
        <w:tab/>
      </w:r>
      <w:r>
        <w:rPr>
          <w:noProof/>
          <w:webHidden/>
        </w:rPr>
        <w:fldChar w:fldCharType="begin"/>
      </w:r>
      <w:r w:rsidR="00E70A90">
        <w:rPr>
          <w:noProof/>
          <w:webHidden/>
        </w:rPr>
        <w:instrText xml:space="preserve"> PAGEREF _Toc302336515 \h </w:instrText>
      </w:r>
      <w:r>
        <w:rPr>
          <w:noProof/>
          <w:webHidden/>
        </w:rPr>
      </w:r>
      <w:r>
        <w:rPr>
          <w:noProof/>
          <w:webHidden/>
        </w:rPr>
        <w:fldChar w:fldCharType="separate"/>
      </w:r>
      <w:ins w:id="36" w:author="Sebastian" w:date="2011-09-01T11:58:00Z">
        <w:r w:rsidR="001407C5">
          <w:rPr>
            <w:noProof/>
            <w:webHidden/>
          </w:rPr>
          <w:t>25</w:t>
        </w:r>
      </w:ins>
      <w:del w:id="37" w:author="Sebastian" w:date="2011-09-01T11:58:00Z">
        <w:r w:rsidR="00E70A90" w:rsidDel="001407C5">
          <w:rPr>
            <w:noProof/>
            <w:webHidden/>
          </w:rPr>
          <w:delText>29</w:delText>
        </w:r>
      </w:del>
      <w:r>
        <w:rPr>
          <w:noProof/>
          <w:webHidden/>
        </w:rPr>
        <w:fldChar w:fldCharType="end"/>
      </w:r>
      <w:r>
        <w:fldChar w:fldCharType="end"/>
      </w:r>
    </w:p>
    <w:p w:rsidR="00E70A90" w:rsidRDefault="00796063">
      <w:pPr>
        <w:pStyle w:val="Spistreci2"/>
        <w:tabs>
          <w:tab w:val="left" w:pos="880"/>
          <w:tab w:val="right" w:leader="dot" w:pos="9061"/>
        </w:tabs>
        <w:rPr>
          <w:noProof/>
          <w:lang w:eastAsia="pl-PL"/>
        </w:rPr>
      </w:pPr>
      <w:r>
        <w:fldChar w:fldCharType="begin"/>
      </w:r>
      <w:r>
        <w:instrText>HYPERLINK \l "_Toc302336516"</w:instrText>
      </w:r>
      <w:r>
        <w:fldChar w:fldCharType="separate"/>
      </w:r>
      <w:r w:rsidR="00E70A90" w:rsidRPr="00672AAC">
        <w:rPr>
          <w:rStyle w:val="Hipercze"/>
          <w:noProof/>
        </w:rPr>
        <w:t>4.1.</w:t>
      </w:r>
      <w:r w:rsidR="00E70A90">
        <w:rPr>
          <w:noProof/>
          <w:lang w:eastAsia="pl-PL"/>
        </w:rPr>
        <w:tab/>
      </w:r>
      <w:r w:rsidR="00E70A90" w:rsidRPr="00672AAC">
        <w:rPr>
          <w:rStyle w:val="Hipercze"/>
          <w:noProof/>
        </w:rPr>
        <w:t>Wstęp</w:t>
      </w:r>
      <w:r w:rsidR="00E70A90">
        <w:rPr>
          <w:noProof/>
          <w:webHidden/>
        </w:rPr>
        <w:tab/>
      </w:r>
      <w:r>
        <w:rPr>
          <w:noProof/>
          <w:webHidden/>
        </w:rPr>
        <w:fldChar w:fldCharType="begin"/>
      </w:r>
      <w:r w:rsidR="00E70A90">
        <w:rPr>
          <w:noProof/>
          <w:webHidden/>
        </w:rPr>
        <w:instrText xml:space="preserve"> PAGEREF _Toc302336516 \h </w:instrText>
      </w:r>
      <w:r>
        <w:rPr>
          <w:noProof/>
          <w:webHidden/>
        </w:rPr>
      </w:r>
      <w:r>
        <w:rPr>
          <w:noProof/>
          <w:webHidden/>
        </w:rPr>
        <w:fldChar w:fldCharType="separate"/>
      </w:r>
      <w:ins w:id="38" w:author="Sebastian" w:date="2011-09-01T11:58:00Z">
        <w:r w:rsidR="001407C5">
          <w:rPr>
            <w:noProof/>
            <w:webHidden/>
          </w:rPr>
          <w:t>25</w:t>
        </w:r>
      </w:ins>
      <w:del w:id="39" w:author="Sebastian" w:date="2011-09-01T11:58:00Z">
        <w:r w:rsidR="00E70A90" w:rsidDel="001407C5">
          <w:rPr>
            <w:noProof/>
            <w:webHidden/>
          </w:rPr>
          <w:delText>29</w:delText>
        </w:r>
      </w:del>
      <w:r>
        <w:rPr>
          <w:noProof/>
          <w:webHidden/>
        </w:rPr>
        <w:fldChar w:fldCharType="end"/>
      </w:r>
      <w:r>
        <w:fldChar w:fldCharType="end"/>
      </w:r>
    </w:p>
    <w:p w:rsidR="00E70A90" w:rsidRDefault="00796063">
      <w:pPr>
        <w:pStyle w:val="Spistreci2"/>
        <w:tabs>
          <w:tab w:val="left" w:pos="880"/>
          <w:tab w:val="right" w:leader="dot" w:pos="9061"/>
        </w:tabs>
        <w:rPr>
          <w:noProof/>
          <w:lang w:eastAsia="pl-PL"/>
        </w:rPr>
      </w:pPr>
      <w:r>
        <w:fldChar w:fldCharType="begin"/>
      </w:r>
      <w:r>
        <w:instrText>HYPERLINK \l "_Toc302336517"</w:instrText>
      </w:r>
      <w:r>
        <w:fldChar w:fldCharType="separate"/>
      </w:r>
      <w:r w:rsidR="00E70A90" w:rsidRPr="00672AAC">
        <w:rPr>
          <w:rStyle w:val="Hipercze"/>
          <w:noProof/>
        </w:rPr>
        <w:t>4.2.</w:t>
      </w:r>
      <w:r w:rsidR="00E70A90">
        <w:rPr>
          <w:noProof/>
          <w:lang w:eastAsia="pl-PL"/>
        </w:rPr>
        <w:tab/>
      </w:r>
      <w:r w:rsidR="00E70A90" w:rsidRPr="00672AAC">
        <w:rPr>
          <w:rStyle w:val="Hipercze"/>
          <w:noProof/>
        </w:rPr>
        <w:t>Założenia i budowa systemu</w:t>
      </w:r>
      <w:r w:rsidR="00E70A90">
        <w:rPr>
          <w:noProof/>
          <w:webHidden/>
        </w:rPr>
        <w:tab/>
      </w:r>
      <w:r>
        <w:rPr>
          <w:noProof/>
          <w:webHidden/>
        </w:rPr>
        <w:fldChar w:fldCharType="begin"/>
      </w:r>
      <w:r w:rsidR="00E70A90">
        <w:rPr>
          <w:noProof/>
          <w:webHidden/>
        </w:rPr>
        <w:instrText xml:space="preserve"> PAGEREF _Toc302336517 \h </w:instrText>
      </w:r>
      <w:r>
        <w:rPr>
          <w:noProof/>
          <w:webHidden/>
        </w:rPr>
      </w:r>
      <w:r>
        <w:rPr>
          <w:noProof/>
          <w:webHidden/>
        </w:rPr>
        <w:fldChar w:fldCharType="separate"/>
      </w:r>
      <w:ins w:id="40" w:author="Sebastian" w:date="2011-09-01T11:58:00Z">
        <w:r w:rsidR="001407C5">
          <w:rPr>
            <w:noProof/>
            <w:webHidden/>
          </w:rPr>
          <w:t>26</w:t>
        </w:r>
      </w:ins>
      <w:del w:id="41" w:author="Sebastian" w:date="2011-09-01T11:58:00Z">
        <w:r w:rsidR="00E70A90" w:rsidDel="001407C5">
          <w:rPr>
            <w:noProof/>
            <w:webHidden/>
          </w:rPr>
          <w:delText>30</w:delText>
        </w:r>
      </w:del>
      <w:r>
        <w:rPr>
          <w:noProof/>
          <w:webHidden/>
        </w:rPr>
        <w:fldChar w:fldCharType="end"/>
      </w:r>
      <w:r>
        <w:fldChar w:fldCharType="end"/>
      </w:r>
    </w:p>
    <w:p w:rsidR="00E70A90" w:rsidRDefault="00796063">
      <w:pPr>
        <w:pStyle w:val="Spistreci1"/>
        <w:tabs>
          <w:tab w:val="left" w:pos="440"/>
          <w:tab w:val="right" w:leader="dot" w:pos="9061"/>
        </w:tabs>
        <w:rPr>
          <w:noProof/>
          <w:lang w:eastAsia="pl-PL"/>
        </w:rPr>
      </w:pPr>
      <w:r>
        <w:fldChar w:fldCharType="begin"/>
      </w:r>
      <w:r>
        <w:instrText>HYPERLINK \l "_Toc302336518"</w:instrText>
      </w:r>
      <w:r>
        <w:fldChar w:fldCharType="separate"/>
      </w:r>
      <w:r w:rsidR="00E70A90" w:rsidRPr="00672AAC">
        <w:rPr>
          <w:rStyle w:val="Hipercze"/>
          <w:noProof/>
        </w:rPr>
        <w:t>5.</w:t>
      </w:r>
      <w:r w:rsidR="00E70A90">
        <w:rPr>
          <w:noProof/>
          <w:lang w:eastAsia="pl-PL"/>
        </w:rPr>
        <w:tab/>
      </w:r>
      <w:r w:rsidR="00E70A90" w:rsidRPr="00672AAC">
        <w:rPr>
          <w:rStyle w:val="Hipercze"/>
          <w:noProof/>
        </w:rPr>
        <w:t>Opis systemu</w:t>
      </w:r>
      <w:r w:rsidR="00E70A90">
        <w:rPr>
          <w:noProof/>
          <w:webHidden/>
        </w:rPr>
        <w:tab/>
      </w:r>
      <w:r>
        <w:rPr>
          <w:noProof/>
          <w:webHidden/>
        </w:rPr>
        <w:fldChar w:fldCharType="begin"/>
      </w:r>
      <w:r w:rsidR="00E70A90">
        <w:rPr>
          <w:noProof/>
          <w:webHidden/>
        </w:rPr>
        <w:instrText xml:space="preserve"> PAGEREF _Toc302336518 \h </w:instrText>
      </w:r>
      <w:r>
        <w:rPr>
          <w:noProof/>
          <w:webHidden/>
        </w:rPr>
      </w:r>
      <w:r>
        <w:rPr>
          <w:noProof/>
          <w:webHidden/>
        </w:rPr>
        <w:fldChar w:fldCharType="separate"/>
      </w:r>
      <w:ins w:id="42" w:author="Sebastian" w:date="2011-09-01T11:58:00Z">
        <w:r w:rsidR="001407C5">
          <w:rPr>
            <w:noProof/>
            <w:webHidden/>
          </w:rPr>
          <w:t>29</w:t>
        </w:r>
      </w:ins>
      <w:del w:id="43" w:author="Sebastian" w:date="2011-09-01T11:58:00Z">
        <w:r w:rsidR="00E70A90" w:rsidDel="001407C5">
          <w:rPr>
            <w:noProof/>
            <w:webHidden/>
          </w:rPr>
          <w:delText>33</w:delText>
        </w:r>
      </w:del>
      <w:r>
        <w:rPr>
          <w:noProof/>
          <w:webHidden/>
        </w:rPr>
        <w:fldChar w:fldCharType="end"/>
      </w:r>
      <w:r>
        <w:fldChar w:fldCharType="end"/>
      </w:r>
    </w:p>
    <w:p w:rsidR="00E70A90" w:rsidRDefault="00796063">
      <w:pPr>
        <w:pStyle w:val="Spistreci2"/>
        <w:tabs>
          <w:tab w:val="left" w:pos="880"/>
          <w:tab w:val="right" w:leader="dot" w:pos="9061"/>
        </w:tabs>
        <w:rPr>
          <w:noProof/>
          <w:lang w:eastAsia="pl-PL"/>
        </w:rPr>
      </w:pPr>
      <w:r>
        <w:fldChar w:fldCharType="begin"/>
      </w:r>
      <w:r>
        <w:instrText>HYPERLINK \l "_Toc302336519"</w:instrText>
      </w:r>
      <w:r>
        <w:fldChar w:fldCharType="separate"/>
      </w:r>
      <w:r w:rsidR="00E70A90" w:rsidRPr="00672AAC">
        <w:rPr>
          <w:rStyle w:val="Hipercze"/>
          <w:noProof/>
        </w:rPr>
        <w:t>5.1.</w:t>
      </w:r>
      <w:r w:rsidR="00E70A90">
        <w:rPr>
          <w:noProof/>
          <w:lang w:eastAsia="pl-PL"/>
        </w:rPr>
        <w:tab/>
      </w:r>
      <w:r w:rsidR="00E70A90" w:rsidRPr="00672AAC">
        <w:rPr>
          <w:rStyle w:val="Hipercze"/>
          <w:noProof/>
        </w:rPr>
        <w:t>Scenariusz użycia</w:t>
      </w:r>
      <w:r w:rsidR="00E70A90">
        <w:rPr>
          <w:noProof/>
          <w:webHidden/>
        </w:rPr>
        <w:tab/>
      </w:r>
      <w:r>
        <w:rPr>
          <w:noProof/>
          <w:webHidden/>
        </w:rPr>
        <w:fldChar w:fldCharType="begin"/>
      </w:r>
      <w:r w:rsidR="00E70A90">
        <w:rPr>
          <w:noProof/>
          <w:webHidden/>
        </w:rPr>
        <w:instrText xml:space="preserve"> PAGEREF _Toc302336519 \h </w:instrText>
      </w:r>
      <w:r>
        <w:rPr>
          <w:noProof/>
          <w:webHidden/>
        </w:rPr>
      </w:r>
      <w:r>
        <w:rPr>
          <w:noProof/>
          <w:webHidden/>
        </w:rPr>
        <w:fldChar w:fldCharType="separate"/>
      </w:r>
      <w:ins w:id="44" w:author="Sebastian" w:date="2011-09-01T11:58:00Z">
        <w:r w:rsidR="001407C5">
          <w:rPr>
            <w:noProof/>
            <w:webHidden/>
          </w:rPr>
          <w:t>29</w:t>
        </w:r>
      </w:ins>
      <w:del w:id="45" w:author="Sebastian" w:date="2011-09-01T11:58:00Z">
        <w:r w:rsidR="00E70A90" w:rsidDel="001407C5">
          <w:rPr>
            <w:noProof/>
            <w:webHidden/>
          </w:rPr>
          <w:delText>33</w:delText>
        </w:r>
      </w:del>
      <w:r>
        <w:rPr>
          <w:noProof/>
          <w:webHidden/>
        </w:rPr>
        <w:fldChar w:fldCharType="end"/>
      </w:r>
      <w:r>
        <w:fldChar w:fldCharType="end"/>
      </w:r>
    </w:p>
    <w:p w:rsidR="00E70A90" w:rsidRDefault="00796063">
      <w:pPr>
        <w:pStyle w:val="Spistreci2"/>
        <w:tabs>
          <w:tab w:val="left" w:pos="880"/>
          <w:tab w:val="right" w:leader="dot" w:pos="9061"/>
        </w:tabs>
        <w:rPr>
          <w:noProof/>
          <w:lang w:eastAsia="pl-PL"/>
        </w:rPr>
      </w:pPr>
      <w:r>
        <w:fldChar w:fldCharType="begin"/>
      </w:r>
      <w:r>
        <w:instrText>HYPERLINK \l "_Toc302336520"</w:instrText>
      </w:r>
      <w:r>
        <w:fldChar w:fldCharType="separate"/>
      </w:r>
      <w:r w:rsidR="00E70A90" w:rsidRPr="00672AAC">
        <w:rPr>
          <w:rStyle w:val="Hipercze"/>
          <w:noProof/>
        </w:rPr>
        <w:t>5.2.</w:t>
      </w:r>
      <w:r w:rsidR="00E70A90">
        <w:rPr>
          <w:noProof/>
          <w:lang w:eastAsia="pl-PL"/>
        </w:rPr>
        <w:tab/>
      </w:r>
      <w:r w:rsidR="00E70A90" w:rsidRPr="00672AAC">
        <w:rPr>
          <w:rStyle w:val="Hipercze"/>
          <w:noProof/>
        </w:rPr>
        <w:t>Baza danych</w:t>
      </w:r>
      <w:r w:rsidR="00E70A90">
        <w:rPr>
          <w:noProof/>
          <w:webHidden/>
        </w:rPr>
        <w:tab/>
      </w:r>
      <w:r>
        <w:rPr>
          <w:noProof/>
          <w:webHidden/>
        </w:rPr>
        <w:fldChar w:fldCharType="begin"/>
      </w:r>
      <w:r w:rsidR="00E70A90">
        <w:rPr>
          <w:noProof/>
          <w:webHidden/>
        </w:rPr>
        <w:instrText xml:space="preserve"> PAGEREF _Toc302336520 \h </w:instrText>
      </w:r>
      <w:r>
        <w:rPr>
          <w:noProof/>
          <w:webHidden/>
        </w:rPr>
      </w:r>
      <w:r>
        <w:rPr>
          <w:noProof/>
          <w:webHidden/>
        </w:rPr>
        <w:fldChar w:fldCharType="separate"/>
      </w:r>
      <w:ins w:id="46" w:author="Sebastian" w:date="2011-09-01T11:58:00Z">
        <w:r w:rsidR="001407C5">
          <w:rPr>
            <w:noProof/>
            <w:webHidden/>
          </w:rPr>
          <w:t>30</w:t>
        </w:r>
      </w:ins>
      <w:del w:id="47" w:author="Sebastian" w:date="2011-09-01T11:58:00Z">
        <w:r w:rsidR="00E70A90" w:rsidDel="001407C5">
          <w:rPr>
            <w:noProof/>
            <w:webHidden/>
          </w:rPr>
          <w:delText>34</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"_Toc302336521"</w:instrText>
      </w:r>
      <w:r>
        <w:fldChar w:fldCharType="separate"/>
      </w:r>
      <w:r w:rsidR="00E70A90" w:rsidRPr="00672AAC">
        <w:rPr>
          <w:rStyle w:val="Hipercze"/>
          <w:noProof/>
        </w:rPr>
        <w:t>5.2.1.</w:t>
      </w:r>
      <w:r w:rsidR="00E70A90">
        <w:rPr>
          <w:noProof/>
          <w:lang w:eastAsia="pl-PL"/>
        </w:rPr>
        <w:tab/>
      </w:r>
      <w:r w:rsidR="00E70A90" w:rsidRPr="00672AAC">
        <w:rPr>
          <w:rStyle w:val="Hipercze"/>
          <w:noProof/>
        </w:rPr>
        <w:t>Opis tabel</w:t>
      </w:r>
      <w:r w:rsidR="00E70A90">
        <w:rPr>
          <w:noProof/>
          <w:webHidden/>
        </w:rPr>
        <w:tab/>
      </w:r>
      <w:r>
        <w:rPr>
          <w:noProof/>
          <w:webHidden/>
        </w:rPr>
        <w:fldChar w:fldCharType="begin"/>
      </w:r>
      <w:r w:rsidR="00E70A90">
        <w:rPr>
          <w:noProof/>
          <w:webHidden/>
        </w:rPr>
        <w:instrText xml:space="preserve"> PAGEREF _Toc302336521 \h </w:instrText>
      </w:r>
      <w:r>
        <w:rPr>
          <w:noProof/>
          <w:webHidden/>
        </w:rPr>
      </w:r>
      <w:r>
        <w:rPr>
          <w:noProof/>
          <w:webHidden/>
        </w:rPr>
        <w:fldChar w:fldCharType="separate"/>
      </w:r>
      <w:ins w:id="48" w:author="Sebastian" w:date="2011-09-01T11:58:00Z">
        <w:r w:rsidR="001407C5">
          <w:rPr>
            <w:noProof/>
            <w:webHidden/>
          </w:rPr>
          <w:t>32</w:t>
        </w:r>
      </w:ins>
      <w:del w:id="49" w:author="Sebastian" w:date="2011-09-01T11:58:00Z">
        <w:r w:rsidR="00E70A90" w:rsidDel="001407C5">
          <w:rPr>
            <w:noProof/>
            <w:webHidden/>
          </w:rPr>
          <w:delText>36</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"_Toc302336522"</w:instrText>
      </w:r>
      <w:r>
        <w:fldChar w:fldCharType="separate"/>
      </w:r>
      <w:r w:rsidR="00E70A90" w:rsidRPr="00672AAC">
        <w:rPr>
          <w:rStyle w:val="Hipercze"/>
          <w:noProof/>
        </w:rPr>
        <w:t>5.2.2.</w:t>
      </w:r>
      <w:r w:rsidR="00E70A90">
        <w:rPr>
          <w:noProof/>
          <w:lang w:eastAsia="pl-PL"/>
        </w:rPr>
        <w:tab/>
      </w:r>
      <w:r w:rsidR="00E70A90" w:rsidRPr="00672AAC">
        <w:rPr>
          <w:rStyle w:val="Hipercze"/>
          <w:noProof/>
        </w:rPr>
        <w:t>Integralność danych</w:t>
      </w:r>
      <w:r w:rsidR="00E70A90">
        <w:rPr>
          <w:noProof/>
          <w:webHidden/>
        </w:rPr>
        <w:tab/>
      </w:r>
      <w:r>
        <w:rPr>
          <w:noProof/>
          <w:webHidden/>
        </w:rPr>
        <w:fldChar w:fldCharType="begin"/>
      </w:r>
      <w:r w:rsidR="00E70A90">
        <w:rPr>
          <w:noProof/>
          <w:webHidden/>
        </w:rPr>
        <w:instrText xml:space="preserve"> PAGEREF _Toc302336522 \h </w:instrText>
      </w:r>
      <w:r>
        <w:rPr>
          <w:noProof/>
          <w:webHidden/>
        </w:rPr>
      </w:r>
      <w:r>
        <w:rPr>
          <w:noProof/>
          <w:webHidden/>
        </w:rPr>
        <w:fldChar w:fldCharType="separate"/>
      </w:r>
      <w:ins w:id="50" w:author="Sebastian" w:date="2011-09-01T11:58:00Z">
        <w:r w:rsidR="001407C5">
          <w:rPr>
            <w:noProof/>
            <w:webHidden/>
          </w:rPr>
          <w:t>33</w:t>
        </w:r>
      </w:ins>
      <w:del w:id="51" w:author="Sebastian" w:date="2011-09-01T11:58:00Z">
        <w:r w:rsidR="00E70A90" w:rsidDel="001407C5">
          <w:rPr>
            <w:noProof/>
            <w:webHidden/>
          </w:rPr>
          <w:delText>37</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"_Toc302336523"</w:instrText>
      </w:r>
      <w:r>
        <w:fldChar w:fldCharType="separate"/>
      </w:r>
      <w:r w:rsidR="00E70A90" w:rsidRPr="00672AAC">
        <w:rPr>
          <w:rStyle w:val="Hipercze"/>
          <w:noProof/>
        </w:rPr>
        <w:t>5.2.3.</w:t>
      </w:r>
      <w:r w:rsidR="00E70A90">
        <w:rPr>
          <w:noProof/>
          <w:lang w:eastAsia="pl-PL"/>
        </w:rPr>
        <w:tab/>
      </w:r>
      <w:r w:rsidR="00E70A90" w:rsidRPr="00672AAC">
        <w:rPr>
          <w:rStyle w:val="Hipercze"/>
          <w:noProof/>
        </w:rPr>
        <w:t>Wyzwalacze i sekwencje</w:t>
      </w:r>
      <w:r w:rsidR="00E70A90">
        <w:rPr>
          <w:noProof/>
          <w:webHidden/>
        </w:rPr>
        <w:tab/>
      </w:r>
      <w:r>
        <w:rPr>
          <w:noProof/>
          <w:webHidden/>
        </w:rPr>
        <w:fldChar w:fldCharType="begin"/>
      </w:r>
      <w:r w:rsidR="00E70A90">
        <w:rPr>
          <w:noProof/>
          <w:webHidden/>
        </w:rPr>
        <w:instrText xml:space="preserve"> PAGEREF _Toc302336523 \h </w:instrText>
      </w:r>
      <w:r>
        <w:rPr>
          <w:noProof/>
          <w:webHidden/>
        </w:rPr>
      </w:r>
      <w:r>
        <w:rPr>
          <w:noProof/>
          <w:webHidden/>
        </w:rPr>
        <w:fldChar w:fldCharType="separate"/>
      </w:r>
      <w:ins w:id="52" w:author="Sebastian" w:date="2011-09-01T11:58:00Z">
        <w:r w:rsidR="001407C5">
          <w:rPr>
            <w:noProof/>
            <w:webHidden/>
          </w:rPr>
          <w:t>35</w:t>
        </w:r>
      </w:ins>
      <w:del w:id="53" w:author="Sebastian" w:date="2011-09-01T11:58:00Z">
        <w:r w:rsidR="00E70A90" w:rsidDel="001407C5">
          <w:rPr>
            <w:noProof/>
            <w:webHidden/>
          </w:rPr>
          <w:delText>38</w:delText>
        </w:r>
      </w:del>
      <w:r>
        <w:rPr>
          <w:noProof/>
          <w:webHidden/>
        </w:rPr>
        <w:fldChar w:fldCharType="end"/>
      </w:r>
      <w:r>
        <w:fldChar w:fldCharType="end"/>
      </w:r>
    </w:p>
    <w:p w:rsidR="00E70A90" w:rsidRDefault="00796063">
      <w:pPr>
        <w:pStyle w:val="Spistreci2"/>
        <w:tabs>
          <w:tab w:val="left" w:pos="880"/>
          <w:tab w:val="right" w:leader="dot" w:pos="9061"/>
        </w:tabs>
        <w:rPr>
          <w:noProof/>
          <w:lang w:eastAsia="pl-PL"/>
        </w:rPr>
      </w:pPr>
      <w:r>
        <w:fldChar w:fldCharType="begin"/>
      </w:r>
      <w:r>
        <w:instrText>HYPERLINK \l "_Toc302336524"</w:instrText>
      </w:r>
      <w:r>
        <w:fldChar w:fldCharType="separate"/>
      </w:r>
      <w:r w:rsidR="00E70A90" w:rsidRPr="00672AAC">
        <w:rPr>
          <w:rStyle w:val="Hipercze"/>
          <w:noProof/>
        </w:rPr>
        <w:t>5.3.</w:t>
      </w:r>
      <w:r w:rsidR="00E70A90">
        <w:rPr>
          <w:noProof/>
          <w:lang w:eastAsia="pl-PL"/>
        </w:rPr>
        <w:tab/>
      </w:r>
      <w:r w:rsidR="00E70A90" w:rsidRPr="00672AAC">
        <w:rPr>
          <w:rStyle w:val="Hipercze"/>
          <w:noProof/>
        </w:rPr>
        <w:t>Opis usługi sieciowej – Web Service</w:t>
      </w:r>
      <w:r w:rsidR="00E70A90">
        <w:rPr>
          <w:noProof/>
          <w:webHidden/>
        </w:rPr>
        <w:tab/>
      </w:r>
      <w:r>
        <w:rPr>
          <w:noProof/>
          <w:webHidden/>
        </w:rPr>
        <w:fldChar w:fldCharType="begin"/>
      </w:r>
      <w:r w:rsidR="00E70A90">
        <w:rPr>
          <w:noProof/>
          <w:webHidden/>
        </w:rPr>
        <w:instrText xml:space="preserve"> PAGEREF _Toc302336524 \h </w:instrText>
      </w:r>
      <w:r>
        <w:rPr>
          <w:noProof/>
          <w:webHidden/>
        </w:rPr>
      </w:r>
      <w:r>
        <w:rPr>
          <w:noProof/>
          <w:webHidden/>
        </w:rPr>
        <w:fldChar w:fldCharType="separate"/>
      </w:r>
      <w:ins w:id="54" w:author="Sebastian" w:date="2011-09-01T11:58:00Z">
        <w:r w:rsidR="001407C5">
          <w:rPr>
            <w:noProof/>
            <w:webHidden/>
          </w:rPr>
          <w:t>36</w:t>
        </w:r>
      </w:ins>
      <w:del w:id="55" w:author="Sebastian" w:date="2011-09-01T11:58:00Z">
        <w:r w:rsidR="00E70A90" w:rsidDel="001407C5">
          <w:rPr>
            <w:noProof/>
            <w:webHidden/>
          </w:rPr>
          <w:delText>39</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"_Toc302336525"</w:instrText>
      </w:r>
      <w:r>
        <w:fldChar w:fldCharType="separate"/>
      </w:r>
      <w:r w:rsidR="00E70A90" w:rsidRPr="00672AAC">
        <w:rPr>
          <w:rStyle w:val="Hipercze"/>
          <w:noProof/>
        </w:rPr>
        <w:t>5.3.1.</w:t>
      </w:r>
      <w:r w:rsidR="00E70A90">
        <w:rPr>
          <w:noProof/>
          <w:lang w:eastAsia="pl-PL"/>
        </w:rPr>
        <w:tab/>
      </w:r>
      <w:r w:rsidR="00E70A90" w:rsidRPr="00672AAC">
        <w:rPr>
          <w:rStyle w:val="Hipercze"/>
          <w:noProof/>
        </w:rPr>
        <w:t>Cel powstania</w:t>
      </w:r>
      <w:r w:rsidR="00E70A90">
        <w:rPr>
          <w:noProof/>
          <w:webHidden/>
        </w:rPr>
        <w:tab/>
      </w:r>
      <w:r>
        <w:rPr>
          <w:noProof/>
          <w:webHidden/>
        </w:rPr>
        <w:fldChar w:fldCharType="begin"/>
      </w:r>
      <w:r w:rsidR="00E70A90">
        <w:rPr>
          <w:noProof/>
          <w:webHidden/>
        </w:rPr>
        <w:instrText xml:space="preserve"> PAGEREF _Toc302336525 \h </w:instrText>
      </w:r>
      <w:r>
        <w:rPr>
          <w:noProof/>
          <w:webHidden/>
        </w:rPr>
      </w:r>
      <w:r>
        <w:rPr>
          <w:noProof/>
          <w:webHidden/>
        </w:rPr>
        <w:fldChar w:fldCharType="separate"/>
      </w:r>
      <w:ins w:id="56" w:author="Sebastian" w:date="2011-09-01T11:58:00Z">
        <w:r w:rsidR="001407C5">
          <w:rPr>
            <w:noProof/>
            <w:webHidden/>
          </w:rPr>
          <w:t>36</w:t>
        </w:r>
      </w:ins>
      <w:del w:id="57" w:author="Sebastian" w:date="2011-09-01T11:58:00Z">
        <w:r w:rsidR="00E70A90" w:rsidDel="001407C5">
          <w:rPr>
            <w:noProof/>
            <w:webHidden/>
          </w:rPr>
          <w:delText>39</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"_Toc302336526"</w:instrText>
      </w:r>
      <w:r>
        <w:fldChar w:fldCharType="separate"/>
      </w:r>
      <w:r w:rsidR="00E70A90" w:rsidRPr="00672AAC">
        <w:rPr>
          <w:rStyle w:val="Hipercze"/>
          <w:noProof/>
        </w:rPr>
        <w:t>5.3.2.</w:t>
      </w:r>
      <w:r w:rsidR="00E70A90">
        <w:rPr>
          <w:noProof/>
          <w:lang w:eastAsia="pl-PL"/>
        </w:rPr>
        <w:tab/>
      </w:r>
      <w:r w:rsidR="00E70A90" w:rsidRPr="00672AAC">
        <w:rPr>
          <w:rStyle w:val="Hipercze"/>
          <w:noProof/>
        </w:rPr>
        <w:t>Szczegóły implementacyjne</w:t>
      </w:r>
      <w:r w:rsidR="00E70A90">
        <w:rPr>
          <w:noProof/>
          <w:webHidden/>
        </w:rPr>
        <w:tab/>
      </w:r>
      <w:r>
        <w:rPr>
          <w:noProof/>
          <w:webHidden/>
        </w:rPr>
        <w:fldChar w:fldCharType="begin"/>
      </w:r>
      <w:r w:rsidR="00E70A90">
        <w:rPr>
          <w:noProof/>
          <w:webHidden/>
        </w:rPr>
        <w:instrText xml:space="preserve"> PAGEREF _Toc302336526 \h </w:instrText>
      </w:r>
      <w:r>
        <w:rPr>
          <w:noProof/>
          <w:webHidden/>
        </w:rPr>
      </w:r>
      <w:r>
        <w:rPr>
          <w:noProof/>
          <w:webHidden/>
        </w:rPr>
        <w:fldChar w:fldCharType="separate"/>
      </w:r>
      <w:ins w:id="58" w:author="Sebastian" w:date="2011-09-01T11:58:00Z">
        <w:r w:rsidR="001407C5">
          <w:rPr>
            <w:noProof/>
            <w:webHidden/>
          </w:rPr>
          <w:t>36</w:t>
        </w:r>
      </w:ins>
      <w:del w:id="59" w:author="Sebastian" w:date="2011-09-01T11:58:00Z">
        <w:r w:rsidR="00E70A90" w:rsidDel="001407C5">
          <w:rPr>
            <w:noProof/>
            <w:webHidden/>
          </w:rPr>
          <w:delText>39</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"_Toc302336527"</w:instrText>
      </w:r>
      <w:r>
        <w:fldChar w:fldCharType="separate"/>
      </w:r>
      <w:r w:rsidR="00E70A90" w:rsidRPr="00672AAC">
        <w:rPr>
          <w:rStyle w:val="Hipercze"/>
          <w:noProof/>
        </w:rPr>
        <w:t>5.3.3.</w:t>
      </w:r>
      <w:r w:rsidR="00E70A90">
        <w:rPr>
          <w:noProof/>
          <w:lang w:eastAsia="pl-PL"/>
        </w:rPr>
        <w:tab/>
      </w:r>
      <w:r w:rsidR="00E70A90" w:rsidRPr="00672AAC">
        <w:rPr>
          <w:rStyle w:val="Hipercze"/>
          <w:noProof/>
        </w:rPr>
        <w:t>Mechanizm uwierzytelnienia</w:t>
      </w:r>
      <w:r w:rsidR="00E70A90">
        <w:rPr>
          <w:noProof/>
          <w:webHidden/>
        </w:rPr>
        <w:tab/>
      </w:r>
      <w:r>
        <w:rPr>
          <w:noProof/>
          <w:webHidden/>
        </w:rPr>
        <w:fldChar w:fldCharType="begin"/>
      </w:r>
      <w:r w:rsidR="00E70A90">
        <w:rPr>
          <w:noProof/>
          <w:webHidden/>
        </w:rPr>
        <w:instrText xml:space="preserve"> PAGEREF _Toc302336527 \h </w:instrText>
      </w:r>
      <w:r>
        <w:rPr>
          <w:noProof/>
          <w:webHidden/>
        </w:rPr>
      </w:r>
      <w:r>
        <w:rPr>
          <w:noProof/>
          <w:webHidden/>
        </w:rPr>
        <w:fldChar w:fldCharType="separate"/>
      </w:r>
      <w:ins w:id="60" w:author="Sebastian" w:date="2011-09-01T11:58:00Z">
        <w:r w:rsidR="001407C5">
          <w:rPr>
            <w:noProof/>
            <w:webHidden/>
          </w:rPr>
          <w:t>39</w:t>
        </w:r>
      </w:ins>
      <w:del w:id="61" w:author="Sebastian" w:date="2011-09-01T11:58:00Z">
        <w:r w:rsidR="00E70A90" w:rsidDel="001407C5">
          <w:rPr>
            <w:noProof/>
            <w:webHidden/>
          </w:rPr>
          <w:delText>41</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"_Toc302336528"</w:instrText>
      </w:r>
      <w:r>
        <w:fldChar w:fldCharType="separate"/>
      </w:r>
      <w:r w:rsidR="00E70A90" w:rsidRPr="00672AAC">
        <w:rPr>
          <w:rStyle w:val="Hipercze"/>
          <w:noProof/>
        </w:rPr>
        <w:t>5.3.4.</w:t>
      </w:r>
      <w:r w:rsidR="00E70A90">
        <w:rPr>
          <w:noProof/>
          <w:lang w:eastAsia="pl-PL"/>
        </w:rPr>
        <w:tab/>
      </w:r>
      <w:r w:rsidR="00E70A90" w:rsidRPr="00672AAC">
        <w:rPr>
          <w:rStyle w:val="Hipercze"/>
          <w:noProof/>
        </w:rPr>
        <w:t>Mechanizm sprawdzania statusu zdarzenia</w:t>
      </w:r>
      <w:r w:rsidR="00E70A90">
        <w:rPr>
          <w:noProof/>
          <w:webHidden/>
        </w:rPr>
        <w:tab/>
      </w:r>
      <w:r>
        <w:rPr>
          <w:noProof/>
          <w:webHidden/>
        </w:rPr>
        <w:fldChar w:fldCharType="begin"/>
      </w:r>
      <w:r w:rsidR="00E70A90">
        <w:rPr>
          <w:noProof/>
          <w:webHidden/>
        </w:rPr>
        <w:instrText xml:space="preserve"> PAGEREF _Toc302336528 \h </w:instrText>
      </w:r>
      <w:r>
        <w:rPr>
          <w:noProof/>
          <w:webHidden/>
        </w:rPr>
      </w:r>
      <w:r>
        <w:rPr>
          <w:noProof/>
          <w:webHidden/>
        </w:rPr>
        <w:fldChar w:fldCharType="separate"/>
      </w:r>
      <w:ins w:id="62" w:author="Sebastian" w:date="2011-09-01T11:58:00Z">
        <w:r w:rsidR="001407C5">
          <w:rPr>
            <w:noProof/>
            <w:webHidden/>
          </w:rPr>
          <w:t>39</w:t>
        </w:r>
      </w:ins>
      <w:del w:id="63" w:author="Sebastian" w:date="2011-09-01T11:58:00Z">
        <w:r w:rsidR="00E70A90" w:rsidDel="001407C5">
          <w:rPr>
            <w:noProof/>
            <w:webHidden/>
          </w:rPr>
          <w:delText>41</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"_Toc302336529"</w:instrText>
      </w:r>
      <w:r>
        <w:fldChar w:fldCharType="separate"/>
      </w:r>
      <w:r w:rsidR="00E70A90" w:rsidRPr="00672AAC">
        <w:rPr>
          <w:rStyle w:val="Hipercze"/>
          <w:noProof/>
        </w:rPr>
        <w:t>5.3.5.</w:t>
      </w:r>
      <w:r w:rsidR="00E70A90">
        <w:rPr>
          <w:noProof/>
          <w:lang w:eastAsia="pl-PL"/>
        </w:rPr>
        <w:tab/>
      </w:r>
      <w:r w:rsidR="00E70A90" w:rsidRPr="00672AAC">
        <w:rPr>
          <w:rStyle w:val="Hipercze"/>
          <w:noProof/>
        </w:rPr>
        <w:t>Rejestracja nowego zdarzenia</w:t>
      </w:r>
      <w:r w:rsidR="00E70A90">
        <w:rPr>
          <w:noProof/>
          <w:webHidden/>
        </w:rPr>
        <w:tab/>
      </w:r>
      <w:r>
        <w:rPr>
          <w:noProof/>
          <w:webHidden/>
        </w:rPr>
        <w:fldChar w:fldCharType="begin"/>
      </w:r>
      <w:r w:rsidR="00E70A90">
        <w:rPr>
          <w:noProof/>
          <w:webHidden/>
        </w:rPr>
        <w:instrText xml:space="preserve"> PAGEREF _Toc302336529 \h </w:instrText>
      </w:r>
      <w:r>
        <w:rPr>
          <w:noProof/>
          <w:webHidden/>
        </w:rPr>
      </w:r>
      <w:r>
        <w:rPr>
          <w:noProof/>
          <w:webHidden/>
        </w:rPr>
        <w:fldChar w:fldCharType="separate"/>
      </w:r>
      <w:ins w:id="64" w:author="Sebastian" w:date="2011-09-01T11:58:00Z">
        <w:r w:rsidR="001407C5">
          <w:rPr>
            <w:noProof/>
            <w:webHidden/>
          </w:rPr>
          <w:t>40</w:t>
        </w:r>
      </w:ins>
      <w:del w:id="65" w:author="Sebastian" w:date="2011-09-01T11:58:00Z">
        <w:r w:rsidR="00E70A90" w:rsidDel="001407C5">
          <w:rPr>
            <w:noProof/>
            <w:webHidden/>
          </w:rPr>
          <w:delText>42</w:delText>
        </w:r>
      </w:del>
      <w:r>
        <w:rPr>
          <w:noProof/>
          <w:webHidden/>
        </w:rPr>
        <w:fldChar w:fldCharType="end"/>
      </w:r>
      <w:r>
        <w:fldChar w:fldCharType="end"/>
      </w:r>
    </w:p>
    <w:p w:rsidR="00E70A90" w:rsidRDefault="00796063">
      <w:pPr>
        <w:pStyle w:val="Spistreci3"/>
        <w:tabs>
          <w:tab w:val="right" w:leader="dot" w:pos="9061"/>
        </w:tabs>
        <w:rPr>
          <w:noProof/>
          <w:lang w:eastAsia="pl-PL"/>
        </w:rPr>
      </w:pPr>
      <w:r>
        <w:fldChar w:fldCharType="begin"/>
      </w:r>
      <w:r>
        <w:instrText>HYPERLINK \l "_Toc302336530"</w:instrText>
      </w:r>
      <w:r>
        <w:fldChar w:fldCharType="separate"/>
      </w:r>
      <w:r w:rsidR="00E70A90" w:rsidRPr="00672AAC">
        <w:rPr>
          <w:rStyle w:val="Hipercze"/>
          <w:noProof/>
        </w:rPr>
        <w:t>Wprowadzanie nowej lokalizacji i znacznika</w:t>
      </w:r>
      <w:r w:rsidR="00E70A90">
        <w:rPr>
          <w:noProof/>
          <w:webHidden/>
        </w:rPr>
        <w:tab/>
      </w:r>
      <w:r>
        <w:rPr>
          <w:noProof/>
          <w:webHidden/>
        </w:rPr>
        <w:fldChar w:fldCharType="begin"/>
      </w:r>
      <w:r w:rsidR="00E70A90">
        <w:rPr>
          <w:noProof/>
          <w:webHidden/>
        </w:rPr>
        <w:instrText xml:space="preserve"> PAGEREF _Toc302336530 \h </w:instrText>
      </w:r>
      <w:r>
        <w:rPr>
          <w:noProof/>
          <w:webHidden/>
        </w:rPr>
      </w:r>
      <w:r>
        <w:rPr>
          <w:noProof/>
          <w:webHidden/>
        </w:rPr>
        <w:fldChar w:fldCharType="separate"/>
      </w:r>
      <w:ins w:id="66" w:author="Sebastian" w:date="2011-09-01T11:58:00Z">
        <w:r w:rsidR="001407C5">
          <w:rPr>
            <w:noProof/>
            <w:webHidden/>
          </w:rPr>
          <w:t>42</w:t>
        </w:r>
      </w:ins>
      <w:del w:id="67" w:author="Sebastian" w:date="2011-09-01T11:58:00Z">
        <w:r w:rsidR="00E70A90" w:rsidDel="001407C5">
          <w:rPr>
            <w:noProof/>
            <w:webHidden/>
          </w:rPr>
          <w:delText>44</w:delText>
        </w:r>
      </w:del>
      <w:r>
        <w:rPr>
          <w:noProof/>
          <w:webHidden/>
        </w:rPr>
        <w:fldChar w:fldCharType="end"/>
      </w:r>
      <w:r>
        <w:fldChar w:fldCharType="end"/>
      </w:r>
    </w:p>
    <w:p w:rsidR="00452128" w:rsidRDefault="00452128">
      <w:pPr>
        <w:pStyle w:val="Spistreci2"/>
        <w:tabs>
          <w:tab w:val="left" w:pos="880"/>
          <w:tab w:val="right" w:leader="dot" w:pos="9061"/>
        </w:tabs>
        <w:rPr>
          <w:rStyle w:val="Hipercze"/>
          <w:noProof/>
        </w:rPr>
        <w:sectPr w:rsidR="00452128" w:rsidSect="00E47C83">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701" w:header="709" w:footer="709" w:gutter="0"/>
          <w:pgNumType w:start="6"/>
          <w:cols w:space="708"/>
          <w:titlePg/>
          <w:docGrid w:linePitch="360"/>
          <w:sectPrChange w:id="68" w:author="Sebastian" w:date="2011-09-01T11:21:00Z">
            <w:sectPr w:rsidR="00452128" w:rsidSect="00E47C83">
              <w:pgBorders w:display="firstPage" w:offsetFrom="page">
                <w:top w:val="single" w:sz="18" w:space="24" w:color="auto"/>
                <w:left w:val="single" w:sz="18" w:space="24" w:color="auto"/>
                <w:bottom w:val="single" w:sz="18" w:space="24" w:color="auto"/>
                <w:right w:val="single" w:sz="18" w:space="24" w:color="auto"/>
              </w:pgBorders>
            </w:sectPr>
          </w:sectPrChange>
        </w:sectPr>
      </w:pPr>
    </w:p>
    <w:p w:rsidR="00E70A90" w:rsidRDefault="00796063">
      <w:pPr>
        <w:pStyle w:val="Spistreci2"/>
        <w:tabs>
          <w:tab w:val="left" w:pos="880"/>
          <w:tab w:val="right" w:leader="dot" w:pos="9061"/>
        </w:tabs>
        <w:rPr>
          <w:noProof/>
          <w:lang w:eastAsia="pl-PL"/>
        </w:rPr>
      </w:pPr>
      <w:r>
        <w:lastRenderedPageBreak/>
        <w:fldChar w:fldCharType="begin"/>
      </w:r>
      <w:r w:rsidR="00C8434A">
        <w:instrText>HYPERLINK \l "_Toc302336531"</w:instrText>
      </w:r>
      <w:r>
        <w:fldChar w:fldCharType="separate"/>
      </w:r>
      <w:r w:rsidR="00E70A90" w:rsidRPr="00672AAC">
        <w:rPr>
          <w:rStyle w:val="Hipercze"/>
          <w:noProof/>
        </w:rPr>
        <w:t>5.4.</w:t>
      </w:r>
      <w:r w:rsidR="00E70A90">
        <w:rPr>
          <w:noProof/>
          <w:lang w:eastAsia="pl-PL"/>
        </w:rPr>
        <w:tab/>
      </w:r>
      <w:r w:rsidR="00E70A90" w:rsidRPr="00672AAC">
        <w:rPr>
          <w:rStyle w:val="Hipercze"/>
          <w:noProof/>
        </w:rPr>
        <w:t>Opis aplikacji klienckiej na telefon komórkowy</w:t>
      </w:r>
      <w:r w:rsidR="00E70A90">
        <w:rPr>
          <w:noProof/>
          <w:webHidden/>
        </w:rPr>
        <w:tab/>
      </w:r>
      <w:r>
        <w:rPr>
          <w:noProof/>
          <w:webHidden/>
        </w:rPr>
        <w:fldChar w:fldCharType="begin"/>
      </w:r>
      <w:r w:rsidR="00E70A90">
        <w:rPr>
          <w:noProof/>
          <w:webHidden/>
        </w:rPr>
        <w:instrText xml:space="preserve"> PAGEREF _Toc302336531 \h </w:instrText>
      </w:r>
      <w:r>
        <w:rPr>
          <w:noProof/>
          <w:webHidden/>
        </w:rPr>
      </w:r>
      <w:r>
        <w:rPr>
          <w:noProof/>
          <w:webHidden/>
        </w:rPr>
        <w:fldChar w:fldCharType="separate"/>
      </w:r>
      <w:ins w:id="69" w:author="Sebastian" w:date="2011-09-01T11:58:00Z">
        <w:r w:rsidR="001407C5">
          <w:rPr>
            <w:noProof/>
            <w:webHidden/>
          </w:rPr>
          <w:t>44</w:t>
        </w:r>
      </w:ins>
      <w:del w:id="70" w:author="Sebastian" w:date="2011-09-01T11:58:00Z">
        <w:r w:rsidR="00E70A90" w:rsidDel="001407C5">
          <w:rPr>
            <w:noProof/>
            <w:webHidden/>
          </w:rPr>
          <w:delText>46</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"_Toc302336532"</w:instrText>
      </w:r>
      <w:r>
        <w:fldChar w:fldCharType="separate"/>
      </w:r>
      <w:r w:rsidR="00E70A90" w:rsidRPr="00672AAC">
        <w:rPr>
          <w:rStyle w:val="Hipercze"/>
          <w:noProof/>
        </w:rPr>
        <w:t>5.4.1.</w:t>
      </w:r>
      <w:r w:rsidR="00E70A90">
        <w:rPr>
          <w:noProof/>
          <w:lang w:eastAsia="pl-PL"/>
        </w:rPr>
        <w:tab/>
      </w:r>
      <w:r w:rsidR="00E70A90" w:rsidRPr="00672AAC">
        <w:rPr>
          <w:rStyle w:val="Hipercze"/>
          <w:noProof/>
        </w:rPr>
        <w:t>Cel powstania</w:t>
      </w:r>
      <w:r w:rsidR="00E70A90">
        <w:rPr>
          <w:noProof/>
          <w:webHidden/>
        </w:rPr>
        <w:tab/>
      </w:r>
      <w:r>
        <w:rPr>
          <w:noProof/>
          <w:webHidden/>
        </w:rPr>
        <w:fldChar w:fldCharType="begin"/>
      </w:r>
      <w:r w:rsidR="00E70A90">
        <w:rPr>
          <w:noProof/>
          <w:webHidden/>
        </w:rPr>
        <w:instrText xml:space="preserve"> PAGEREF _Toc302336532 \h </w:instrText>
      </w:r>
      <w:r>
        <w:rPr>
          <w:noProof/>
          <w:webHidden/>
        </w:rPr>
      </w:r>
      <w:r>
        <w:rPr>
          <w:noProof/>
          <w:webHidden/>
        </w:rPr>
        <w:fldChar w:fldCharType="separate"/>
      </w:r>
      <w:ins w:id="71" w:author="Sebastian" w:date="2011-09-01T11:58:00Z">
        <w:r w:rsidR="001407C5">
          <w:rPr>
            <w:noProof/>
            <w:webHidden/>
          </w:rPr>
          <w:t>44</w:t>
        </w:r>
      </w:ins>
      <w:del w:id="72" w:author="Sebastian" w:date="2011-09-01T11:58:00Z">
        <w:r w:rsidR="00E70A90" w:rsidDel="001407C5">
          <w:rPr>
            <w:noProof/>
            <w:webHidden/>
          </w:rPr>
          <w:delText>46</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"_Toc302336533"</w:instrText>
      </w:r>
      <w:r>
        <w:fldChar w:fldCharType="separate"/>
      </w:r>
      <w:r w:rsidR="00E70A90" w:rsidRPr="00672AAC">
        <w:rPr>
          <w:rStyle w:val="Hipercze"/>
          <w:noProof/>
        </w:rPr>
        <w:t>5.4.2.</w:t>
      </w:r>
      <w:r w:rsidR="00E70A90">
        <w:rPr>
          <w:noProof/>
          <w:lang w:eastAsia="pl-PL"/>
        </w:rPr>
        <w:tab/>
      </w:r>
      <w:r w:rsidR="00E70A90" w:rsidRPr="00672AAC">
        <w:rPr>
          <w:rStyle w:val="Hipercze"/>
          <w:noProof/>
        </w:rPr>
        <w:t>Założenia</w:t>
      </w:r>
      <w:r w:rsidR="00E70A90">
        <w:rPr>
          <w:noProof/>
          <w:webHidden/>
        </w:rPr>
        <w:tab/>
      </w:r>
      <w:r>
        <w:rPr>
          <w:noProof/>
          <w:webHidden/>
        </w:rPr>
        <w:fldChar w:fldCharType="begin"/>
      </w:r>
      <w:r w:rsidR="00E70A90">
        <w:rPr>
          <w:noProof/>
          <w:webHidden/>
        </w:rPr>
        <w:instrText xml:space="preserve"> PAGEREF _Toc302336533 \h </w:instrText>
      </w:r>
      <w:r>
        <w:rPr>
          <w:noProof/>
          <w:webHidden/>
        </w:rPr>
      </w:r>
      <w:r>
        <w:rPr>
          <w:noProof/>
          <w:webHidden/>
        </w:rPr>
        <w:fldChar w:fldCharType="separate"/>
      </w:r>
      <w:ins w:id="73" w:author="Sebastian" w:date="2011-09-01T11:58:00Z">
        <w:r w:rsidR="001407C5">
          <w:rPr>
            <w:noProof/>
            <w:webHidden/>
          </w:rPr>
          <w:t>44</w:t>
        </w:r>
      </w:ins>
      <w:del w:id="74" w:author="Sebastian" w:date="2011-09-01T11:58:00Z">
        <w:r w:rsidR="00E70A90" w:rsidDel="001407C5">
          <w:rPr>
            <w:noProof/>
            <w:webHidden/>
          </w:rPr>
          <w:delText>46</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"_Toc302336534"</w:instrText>
      </w:r>
      <w:r>
        <w:fldChar w:fldCharType="separate"/>
      </w:r>
      <w:r w:rsidR="00E70A90" w:rsidRPr="00672AAC">
        <w:rPr>
          <w:rStyle w:val="Hipercze"/>
          <w:noProof/>
        </w:rPr>
        <w:t>5.4.3.</w:t>
      </w:r>
      <w:r w:rsidR="00E70A90">
        <w:rPr>
          <w:noProof/>
          <w:lang w:eastAsia="pl-PL"/>
        </w:rPr>
        <w:tab/>
      </w:r>
      <w:r w:rsidR="00E70A90" w:rsidRPr="00672AAC">
        <w:rPr>
          <w:rStyle w:val="Hipercze"/>
          <w:noProof/>
        </w:rPr>
        <w:t>Komunikacja pomiędzy usługą internetową a użytkownikiem aplikacji</w:t>
      </w:r>
      <w:r w:rsidR="00E70A90">
        <w:rPr>
          <w:noProof/>
          <w:webHidden/>
        </w:rPr>
        <w:tab/>
      </w:r>
      <w:r>
        <w:rPr>
          <w:noProof/>
          <w:webHidden/>
        </w:rPr>
        <w:fldChar w:fldCharType="begin"/>
      </w:r>
      <w:r w:rsidR="00E70A90">
        <w:rPr>
          <w:noProof/>
          <w:webHidden/>
        </w:rPr>
        <w:instrText xml:space="preserve"> PAGEREF _Toc302336534 \h </w:instrText>
      </w:r>
      <w:r>
        <w:rPr>
          <w:noProof/>
          <w:webHidden/>
        </w:rPr>
      </w:r>
      <w:r>
        <w:rPr>
          <w:noProof/>
          <w:webHidden/>
        </w:rPr>
        <w:fldChar w:fldCharType="separate"/>
      </w:r>
      <w:ins w:id="75" w:author="Sebastian" w:date="2011-09-01T11:58:00Z">
        <w:r w:rsidR="001407C5">
          <w:rPr>
            <w:noProof/>
            <w:webHidden/>
          </w:rPr>
          <w:t>45</w:t>
        </w:r>
      </w:ins>
      <w:del w:id="76" w:author="Sebastian" w:date="2011-09-01T11:58:00Z">
        <w:r w:rsidR="00E70A90" w:rsidDel="001407C5">
          <w:rPr>
            <w:noProof/>
            <w:webHidden/>
          </w:rPr>
          <w:delText>47</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"_Toc302336535"</w:instrText>
      </w:r>
      <w:r>
        <w:fldChar w:fldCharType="separate"/>
      </w:r>
      <w:r w:rsidR="00E70A90" w:rsidRPr="00672AAC">
        <w:rPr>
          <w:rStyle w:val="Hipercze"/>
          <w:noProof/>
        </w:rPr>
        <w:t>5.4.4.</w:t>
      </w:r>
      <w:r w:rsidR="00E70A90">
        <w:rPr>
          <w:noProof/>
          <w:lang w:eastAsia="pl-PL"/>
        </w:rPr>
        <w:tab/>
      </w:r>
      <w:r w:rsidR="00E70A90" w:rsidRPr="00672AAC">
        <w:rPr>
          <w:rStyle w:val="Hipercze"/>
          <w:noProof/>
        </w:rPr>
        <w:t>Tryby uruchomienia</w:t>
      </w:r>
      <w:r w:rsidR="00E70A90">
        <w:rPr>
          <w:noProof/>
          <w:webHidden/>
        </w:rPr>
        <w:tab/>
      </w:r>
      <w:r>
        <w:rPr>
          <w:noProof/>
          <w:webHidden/>
        </w:rPr>
        <w:fldChar w:fldCharType="begin"/>
      </w:r>
      <w:r w:rsidR="00E70A90">
        <w:rPr>
          <w:noProof/>
          <w:webHidden/>
        </w:rPr>
        <w:instrText xml:space="preserve"> PAGEREF _Toc302336535 \h </w:instrText>
      </w:r>
      <w:r>
        <w:rPr>
          <w:noProof/>
          <w:webHidden/>
        </w:rPr>
      </w:r>
      <w:r>
        <w:rPr>
          <w:noProof/>
          <w:webHidden/>
        </w:rPr>
        <w:fldChar w:fldCharType="separate"/>
      </w:r>
      <w:ins w:id="77" w:author="Sebastian" w:date="2011-09-01T11:58:00Z">
        <w:r w:rsidR="001407C5">
          <w:rPr>
            <w:noProof/>
            <w:webHidden/>
          </w:rPr>
          <w:t>45</w:t>
        </w:r>
      </w:ins>
      <w:del w:id="78" w:author="Sebastian" w:date="2011-09-01T11:58:00Z">
        <w:r w:rsidR="00E70A90" w:rsidDel="001407C5">
          <w:rPr>
            <w:noProof/>
            <w:webHidden/>
          </w:rPr>
          <w:delText>47</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"_Toc302336536"</w:instrText>
      </w:r>
      <w:r>
        <w:fldChar w:fldCharType="separate"/>
      </w:r>
      <w:r w:rsidR="00E70A90" w:rsidRPr="00672AAC">
        <w:rPr>
          <w:rStyle w:val="Hipercze"/>
          <w:noProof/>
        </w:rPr>
        <w:t>5.4.5.</w:t>
      </w:r>
      <w:r w:rsidR="00E70A90">
        <w:rPr>
          <w:noProof/>
          <w:lang w:eastAsia="pl-PL"/>
        </w:rPr>
        <w:tab/>
      </w:r>
      <w:r w:rsidR="00E70A90" w:rsidRPr="00672AAC">
        <w:rPr>
          <w:rStyle w:val="Hipercze"/>
          <w:noProof/>
        </w:rPr>
        <w:t>Odczyt znacznika</w:t>
      </w:r>
      <w:r w:rsidR="00E70A90">
        <w:rPr>
          <w:noProof/>
          <w:webHidden/>
        </w:rPr>
        <w:tab/>
      </w:r>
      <w:r>
        <w:rPr>
          <w:noProof/>
          <w:webHidden/>
        </w:rPr>
        <w:fldChar w:fldCharType="begin"/>
      </w:r>
      <w:r w:rsidR="00E70A90">
        <w:rPr>
          <w:noProof/>
          <w:webHidden/>
        </w:rPr>
        <w:instrText xml:space="preserve"> PAGEREF _Toc302336536 \h </w:instrText>
      </w:r>
      <w:r>
        <w:rPr>
          <w:noProof/>
          <w:webHidden/>
        </w:rPr>
      </w:r>
      <w:r>
        <w:rPr>
          <w:noProof/>
          <w:webHidden/>
        </w:rPr>
        <w:fldChar w:fldCharType="separate"/>
      </w:r>
      <w:ins w:id="79" w:author="Sebastian" w:date="2011-09-01T11:58:00Z">
        <w:r w:rsidR="001407C5">
          <w:rPr>
            <w:noProof/>
            <w:webHidden/>
          </w:rPr>
          <w:t>46</w:t>
        </w:r>
      </w:ins>
      <w:del w:id="80" w:author="Sebastian" w:date="2011-09-01T11:58:00Z">
        <w:r w:rsidR="00E70A90" w:rsidDel="001407C5">
          <w:rPr>
            <w:noProof/>
            <w:webHidden/>
          </w:rPr>
          <w:delText>48</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"_Toc302336537"</w:instrText>
      </w:r>
      <w:r>
        <w:fldChar w:fldCharType="separate"/>
      </w:r>
      <w:r w:rsidR="00E70A90" w:rsidRPr="00672AAC">
        <w:rPr>
          <w:rStyle w:val="Hipercze"/>
          <w:noProof/>
        </w:rPr>
        <w:t>5.4.6.</w:t>
      </w:r>
      <w:r w:rsidR="00E70A90">
        <w:rPr>
          <w:noProof/>
          <w:lang w:eastAsia="pl-PL"/>
        </w:rPr>
        <w:tab/>
      </w:r>
      <w:r w:rsidR="00E70A90" w:rsidRPr="00672AAC">
        <w:rPr>
          <w:rStyle w:val="Hipercze"/>
          <w:noProof/>
        </w:rPr>
        <w:t>Dobór aplikacji do obsługi znacznika</w:t>
      </w:r>
      <w:r w:rsidR="00E70A90">
        <w:rPr>
          <w:noProof/>
          <w:webHidden/>
        </w:rPr>
        <w:tab/>
      </w:r>
      <w:r>
        <w:rPr>
          <w:noProof/>
          <w:webHidden/>
        </w:rPr>
        <w:fldChar w:fldCharType="begin"/>
      </w:r>
      <w:r w:rsidR="00E70A90">
        <w:rPr>
          <w:noProof/>
          <w:webHidden/>
        </w:rPr>
        <w:instrText xml:space="preserve"> PAGEREF _Toc302336537 \h </w:instrText>
      </w:r>
      <w:r>
        <w:rPr>
          <w:noProof/>
          <w:webHidden/>
        </w:rPr>
      </w:r>
      <w:r>
        <w:rPr>
          <w:noProof/>
          <w:webHidden/>
        </w:rPr>
        <w:fldChar w:fldCharType="separate"/>
      </w:r>
      <w:ins w:id="81" w:author="Sebastian" w:date="2011-09-01T11:58:00Z">
        <w:r w:rsidR="001407C5">
          <w:rPr>
            <w:noProof/>
            <w:webHidden/>
          </w:rPr>
          <w:t>47</w:t>
        </w:r>
      </w:ins>
      <w:del w:id="82" w:author="Sebastian" w:date="2011-09-01T11:58:00Z">
        <w:r w:rsidR="00E70A90" w:rsidDel="001407C5">
          <w:rPr>
            <w:noProof/>
            <w:webHidden/>
          </w:rPr>
          <w:delText>49</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"_Toc302336538"</w:instrText>
      </w:r>
      <w:r>
        <w:fldChar w:fldCharType="separate"/>
      </w:r>
      <w:r w:rsidR="00E70A90" w:rsidRPr="00672AAC">
        <w:rPr>
          <w:rStyle w:val="Hipercze"/>
          <w:noProof/>
        </w:rPr>
        <w:t>5.4.7.</w:t>
      </w:r>
      <w:r w:rsidR="00E70A90">
        <w:rPr>
          <w:noProof/>
          <w:lang w:eastAsia="pl-PL"/>
        </w:rPr>
        <w:tab/>
      </w:r>
      <w:r w:rsidR="00E70A90" w:rsidRPr="00672AAC">
        <w:rPr>
          <w:rStyle w:val="Hipercze"/>
          <w:noProof/>
        </w:rPr>
        <w:t>Wprowadzenie danych i komunikacja z usługą internetową</w:t>
      </w:r>
      <w:r w:rsidR="00E70A90">
        <w:rPr>
          <w:noProof/>
          <w:webHidden/>
        </w:rPr>
        <w:tab/>
      </w:r>
      <w:r>
        <w:rPr>
          <w:noProof/>
          <w:webHidden/>
        </w:rPr>
        <w:fldChar w:fldCharType="begin"/>
      </w:r>
      <w:r w:rsidR="00E70A90">
        <w:rPr>
          <w:noProof/>
          <w:webHidden/>
        </w:rPr>
        <w:instrText xml:space="preserve"> PAGEREF _Toc302336538 \h </w:instrText>
      </w:r>
      <w:r>
        <w:rPr>
          <w:noProof/>
          <w:webHidden/>
        </w:rPr>
      </w:r>
      <w:r>
        <w:rPr>
          <w:noProof/>
          <w:webHidden/>
        </w:rPr>
        <w:fldChar w:fldCharType="separate"/>
      </w:r>
      <w:ins w:id="83" w:author="Sebastian" w:date="2011-09-01T11:58:00Z">
        <w:r w:rsidR="001407C5">
          <w:rPr>
            <w:noProof/>
            <w:webHidden/>
          </w:rPr>
          <w:t>48</w:t>
        </w:r>
      </w:ins>
      <w:del w:id="84" w:author="Sebastian" w:date="2011-09-01T11:58:00Z">
        <w:r w:rsidR="00E70A90" w:rsidDel="001407C5">
          <w:rPr>
            <w:noProof/>
            <w:webHidden/>
          </w:rPr>
          <w:delText>50</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"_Toc302336539"</w:instrText>
      </w:r>
      <w:r>
        <w:fldChar w:fldCharType="separate"/>
      </w:r>
      <w:r w:rsidR="00E70A90" w:rsidRPr="00672AAC">
        <w:rPr>
          <w:rStyle w:val="Hipercze"/>
          <w:noProof/>
        </w:rPr>
        <w:t>5.4.8.</w:t>
      </w:r>
      <w:r w:rsidR="00E70A90">
        <w:rPr>
          <w:noProof/>
          <w:lang w:eastAsia="pl-PL"/>
        </w:rPr>
        <w:tab/>
      </w:r>
      <w:r w:rsidR="00E70A90" w:rsidRPr="00672AAC">
        <w:rPr>
          <w:rStyle w:val="Hipercze"/>
          <w:noProof/>
        </w:rPr>
        <w:t>Działanie aplikacji</w:t>
      </w:r>
      <w:r w:rsidR="00E70A90">
        <w:rPr>
          <w:noProof/>
          <w:webHidden/>
        </w:rPr>
        <w:tab/>
      </w:r>
      <w:r>
        <w:rPr>
          <w:noProof/>
          <w:webHidden/>
        </w:rPr>
        <w:fldChar w:fldCharType="begin"/>
      </w:r>
      <w:r w:rsidR="00E70A90">
        <w:rPr>
          <w:noProof/>
          <w:webHidden/>
        </w:rPr>
        <w:instrText xml:space="preserve"> PAGEREF _Toc302336539 \h </w:instrText>
      </w:r>
      <w:r>
        <w:rPr>
          <w:noProof/>
          <w:webHidden/>
        </w:rPr>
      </w:r>
      <w:r>
        <w:rPr>
          <w:noProof/>
          <w:webHidden/>
        </w:rPr>
        <w:fldChar w:fldCharType="separate"/>
      </w:r>
      <w:ins w:id="85" w:author="Sebastian" w:date="2011-09-01T11:58:00Z">
        <w:r w:rsidR="001407C5">
          <w:rPr>
            <w:noProof/>
            <w:webHidden/>
          </w:rPr>
          <w:t>48</w:t>
        </w:r>
      </w:ins>
      <w:del w:id="86" w:author="Sebastian" w:date="2011-09-01T11:58:00Z">
        <w:r w:rsidR="00E70A90" w:rsidDel="001407C5">
          <w:rPr>
            <w:noProof/>
            <w:webHidden/>
          </w:rPr>
          <w:delText>50</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"_Toc302336540"</w:instrText>
      </w:r>
      <w:r>
        <w:fldChar w:fldCharType="separate"/>
      </w:r>
      <w:r w:rsidR="00E70A90" w:rsidRPr="00672AAC">
        <w:rPr>
          <w:rStyle w:val="Hipercze"/>
          <w:noProof/>
        </w:rPr>
        <w:t>5.4.9.</w:t>
      </w:r>
      <w:r w:rsidR="00E70A90">
        <w:rPr>
          <w:noProof/>
          <w:lang w:eastAsia="pl-PL"/>
        </w:rPr>
        <w:tab/>
      </w:r>
      <w:r w:rsidR="00E70A90" w:rsidRPr="00672AAC">
        <w:rPr>
          <w:rStyle w:val="Hipercze"/>
          <w:noProof/>
        </w:rPr>
        <w:t>Wpływ na zużycie baterii</w:t>
      </w:r>
      <w:r w:rsidR="00E70A90">
        <w:rPr>
          <w:noProof/>
          <w:webHidden/>
        </w:rPr>
        <w:tab/>
      </w:r>
      <w:r>
        <w:rPr>
          <w:noProof/>
          <w:webHidden/>
        </w:rPr>
        <w:fldChar w:fldCharType="begin"/>
      </w:r>
      <w:r w:rsidR="00E70A90">
        <w:rPr>
          <w:noProof/>
          <w:webHidden/>
        </w:rPr>
        <w:instrText xml:space="preserve"> PAGEREF _Toc302336540 \h </w:instrText>
      </w:r>
      <w:r>
        <w:rPr>
          <w:noProof/>
          <w:webHidden/>
        </w:rPr>
      </w:r>
      <w:r>
        <w:rPr>
          <w:noProof/>
          <w:webHidden/>
        </w:rPr>
        <w:fldChar w:fldCharType="separate"/>
      </w:r>
      <w:ins w:id="87" w:author="Sebastian" w:date="2011-09-01T11:58:00Z">
        <w:r w:rsidR="001407C5">
          <w:rPr>
            <w:noProof/>
            <w:webHidden/>
          </w:rPr>
          <w:t>50</w:t>
        </w:r>
      </w:ins>
      <w:del w:id="88" w:author="Sebastian" w:date="2011-09-01T11:58:00Z">
        <w:r w:rsidR="00E70A90" w:rsidDel="001407C5">
          <w:rPr>
            <w:noProof/>
            <w:webHidden/>
          </w:rPr>
          <w:delText>52</w:delText>
        </w:r>
      </w:del>
      <w:r>
        <w:rPr>
          <w:noProof/>
          <w:webHidden/>
        </w:rPr>
        <w:fldChar w:fldCharType="end"/>
      </w:r>
      <w:r>
        <w:fldChar w:fldCharType="end"/>
      </w:r>
    </w:p>
    <w:p w:rsidR="00E70A90" w:rsidRDefault="00796063">
      <w:pPr>
        <w:pStyle w:val="Spistreci2"/>
        <w:tabs>
          <w:tab w:val="left" w:pos="880"/>
          <w:tab w:val="right" w:leader="dot" w:pos="9061"/>
        </w:tabs>
        <w:rPr>
          <w:noProof/>
          <w:lang w:eastAsia="pl-PL"/>
        </w:rPr>
      </w:pPr>
      <w:r>
        <w:fldChar w:fldCharType="begin"/>
      </w:r>
      <w:r w:rsidR="00C8434A">
        <w:instrText>HYPERLINK \l "_Toc302336541"</w:instrText>
      </w:r>
      <w:r>
        <w:fldChar w:fldCharType="separate"/>
      </w:r>
      <w:r w:rsidR="00E70A90" w:rsidRPr="00672AAC">
        <w:rPr>
          <w:rStyle w:val="Hipercze"/>
          <w:noProof/>
        </w:rPr>
        <w:t>5.5.</w:t>
      </w:r>
      <w:r w:rsidR="00E70A90">
        <w:rPr>
          <w:noProof/>
          <w:lang w:eastAsia="pl-PL"/>
        </w:rPr>
        <w:tab/>
      </w:r>
      <w:r w:rsidR="00E70A90" w:rsidRPr="00672AAC">
        <w:rPr>
          <w:rStyle w:val="Hipercze"/>
          <w:noProof/>
        </w:rPr>
        <w:t>Opis aplikacji administracyjnej na telefon komórkowy</w:t>
      </w:r>
      <w:r w:rsidR="00E70A90">
        <w:rPr>
          <w:noProof/>
          <w:webHidden/>
        </w:rPr>
        <w:tab/>
      </w:r>
      <w:r>
        <w:rPr>
          <w:noProof/>
          <w:webHidden/>
        </w:rPr>
        <w:fldChar w:fldCharType="begin"/>
      </w:r>
      <w:r w:rsidR="00E70A90">
        <w:rPr>
          <w:noProof/>
          <w:webHidden/>
        </w:rPr>
        <w:instrText xml:space="preserve"> PAGEREF _Toc302336541 \h </w:instrText>
      </w:r>
      <w:r>
        <w:rPr>
          <w:noProof/>
          <w:webHidden/>
        </w:rPr>
      </w:r>
      <w:r>
        <w:rPr>
          <w:noProof/>
          <w:webHidden/>
        </w:rPr>
        <w:fldChar w:fldCharType="separate"/>
      </w:r>
      <w:ins w:id="89" w:author="Sebastian" w:date="2011-09-01T11:58:00Z">
        <w:r w:rsidR="001407C5">
          <w:rPr>
            <w:noProof/>
            <w:webHidden/>
          </w:rPr>
          <w:t>51</w:t>
        </w:r>
      </w:ins>
      <w:del w:id="90" w:author="Sebastian" w:date="2011-09-01T11:58:00Z">
        <w:r w:rsidR="00E70A90" w:rsidDel="001407C5">
          <w:rPr>
            <w:noProof/>
            <w:webHidden/>
          </w:rPr>
          <w:delText>53</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"_Toc302336542"</w:instrText>
      </w:r>
      <w:r>
        <w:fldChar w:fldCharType="separate"/>
      </w:r>
      <w:r w:rsidR="00E70A90" w:rsidRPr="00672AAC">
        <w:rPr>
          <w:rStyle w:val="Hipercze"/>
          <w:noProof/>
        </w:rPr>
        <w:t>5.5.1.</w:t>
      </w:r>
      <w:r w:rsidR="00E70A90">
        <w:rPr>
          <w:noProof/>
          <w:lang w:eastAsia="pl-PL"/>
        </w:rPr>
        <w:tab/>
      </w:r>
      <w:r w:rsidR="00E70A90" w:rsidRPr="00672AAC">
        <w:rPr>
          <w:rStyle w:val="Hipercze"/>
          <w:noProof/>
        </w:rPr>
        <w:t>Cel powstania</w:t>
      </w:r>
      <w:r w:rsidR="00E70A90">
        <w:rPr>
          <w:noProof/>
          <w:webHidden/>
        </w:rPr>
        <w:tab/>
      </w:r>
      <w:r>
        <w:rPr>
          <w:noProof/>
          <w:webHidden/>
        </w:rPr>
        <w:fldChar w:fldCharType="begin"/>
      </w:r>
      <w:r w:rsidR="00E70A90">
        <w:rPr>
          <w:noProof/>
          <w:webHidden/>
        </w:rPr>
        <w:instrText xml:space="preserve"> PAGEREF _Toc302336542 \h </w:instrText>
      </w:r>
      <w:r>
        <w:rPr>
          <w:noProof/>
          <w:webHidden/>
        </w:rPr>
      </w:r>
      <w:r>
        <w:rPr>
          <w:noProof/>
          <w:webHidden/>
        </w:rPr>
        <w:fldChar w:fldCharType="separate"/>
      </w:r>
      <w:ins w:id="91" w:author="Sebastian" w:date="2011-09-01T11:58:00Z">
        <w:r w:rsidR="001407C5">
          <w:rPr>
            <w:noProof/>
            <w:webHidden/>
          </w:rPr>
          <w:t>51</w:t>
        </w:r>
      </w:ins>
      <w:del w:id="92" w:author="Sebastian" w:date="2011-09-01T11:58:00Z">
        <w:r w:rsidR="00E70A90" w:rsidDel="001407C5">
          <w:rPr>
            <w:noProof/>
            <w:webHidden/>
          </w:rPr>
          <w:delText>53</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"_Toc302336543"</w:instrText>
      </w:r>
      <w:r>
        <w:fldChar w:fldCharType="separate"/>
      </w:r>
      <w:r w:rsidR="00E70A90" w:rsidRPr="00672AAC">
        <w:rPr>
          <w:rStyle w:val="Hipercze"/>
          <w:noProof/>
        </w:rPr>
        <w:t>5.5.2.</w:t>
      </w:r>
      <w:r w:rsidR="00E70A90">
        <w:rPr>
          <w:noProof/>
          <w:lang w:eastAsia="pl-PL"/>
        </w:rPr>
        <w:tab/>
      </w:r>
      <w:r w:rsidR="00E70A90" w:rsidRPr="00672AAC">
        <w:rPr>
          <w:rStyle w:val="Hipercze"/>
          <w:noProof/>
        </w:rPr>
        <w:t>Główne założenia</w:t>
      </w:r>
      <w:r w:rsidR="00E70A90">
        <w:rPr>
          <w:noProof/>
          <w:webHidden/>
        </w:rPr>
        <w:tab/>
      </w:r>
      <w:r>
        <w:rPr>
          <w:noProof/>
          <w:webHidden/>
        </w:rPr>
        <w:fldChar w:fldCharType="begin"/>
      </w:r>
      <w:r w:rsidR="00E70A90">
        <w:rPr>
          <w:noProof/>
          <w:webHidden/>
        </w:rPr>
        <w:instrText xml:space="preserve"> PAGEREF _Toc302336543 \h </w:instrText>
      </w:r>
      <w:r>
        <w:rPr>
          <w:noProof/>
          <w:webHidden/>
        </w:rPr>
      </w:r>
      <w:r>
        <w:rPr>
          <w:noProof/>
          <w:webHidden/>
        </w:rPr>
        <w:fldChar w:fldCharType="separate"/>
      </w:r>
      <w:ins w:id="93" w:author="Sebastian" w:date="2011-09-01T11:58:00Z">
        <w:r w:rsidR="001407C5">
          <w:rPr>
            <w:noProof/>
            <w:webHidden/>
          </w:rPr>
          <w:t>51</w:t>
        </w:r>
      </w:ins>
      <w:del w:id="94" w:author="Sebastian" w:date="2011-09-01T11:58:00Z">
        <w:r w:rsidR="00E70A90" w:rsidDel="001407C5">
          <w:rPr>
            <w:noProof/>
            <w:webHidden/>
          </w:rPr>
          <w:delText>53</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"_Toc302336544"</w:instrText>
      </w:r>
      <w:r>
        <w:fldChar w:fldCharType="separate"/>
      </w:r>
      <w:r w:rsidR="00E70A90" w:rsidRPr="00672AAC">
        <w:rPr>
          <w:rStyle w:val="Hipercze"/>
          <w:noProof/>
        </w:rPr>
        <w:t>5.5.3.</w:t>
      </w:r>
      <w:r w:rsidR="00E70A90">
        <w:rPr>
          <w:noProof/>
          <w:lang w:eastAsia="pl-PL"/>
        </w:rPr>
        <w:tab/>
      </w:r>
      <w:r w:rsidR="00E70A90" w:rsidRPr="00672AAC">
        <w:rPr>
          <w:rStyle w:val="Hipercze"/>
          <w:noProof/>
        </w:rPr>
        <w:t>Działanie aplikacji</w:t>
      </w:r>
      <w:r w:rsidR="00E70A90">
        <w:rPr>
          <w:noProof/>
          <w:webHidden/>
        </w:rPr>
        <w:tab/>
      </w:r>
      <w:r>
        <w:rPr>
          <w:noProof/>
          <w:webHidden/>
        </w:rPr>
        <w:fldChar w:fldCharType="begin"/>
      </w:r>
      <w:r w:rsidR="00E70A90">
        <w:rPr>
          <w:noProof/>
          <w:webHidden/>
        </w:rPr>
        <w:instrText xml:space="preserve"> PAGEREF _Toc302336544 \h </w:instrText>
      </w:r>
      <w:r>
        <w:rPr>
          <w:noProof/>
          <w:webHidden/>
        </w:rPr>
      </w:r>
      <w:r>
        <w:rPr>
          <w:noProof/>
          <w:webHidden/>
        </w:rPr>
        <w:fldChar w:fldCharType="separate"/>
      </w:r>
      <w:ins w:id="95" w:author="Sebastian" w:date="2011-09-01T11:58:00Z">
        <w:r w:rsidR="001407C5">
          <w:rPr>
            <w:noProof/>
            <w:webHidden/>
          </w:rPr>
          <w:t>51</w:t>
        </w:r>
      </w:ins>
      <w:del w:id="96" w:author="Sebastian" w:date="2011-09-01T11:58:00Z">
        <w:r w:rsidR="00E70A90" w:rsidDel="001407C5">
          <w:rPr>
            <w:noProof/>
            <w:webHidden/>
          </w:rPr>
          <w:delText>53</w:delText>
        </w:r>
      </w:del>
      <w:r>
        <w:rPr>
          <w:noProof/>
          <w:webHidden/>
        </w:rPr>
        <w:fldChar w:fldCharType="end"/>
      </w:r>
      <w:r>
        <w:fldChar w:fldCharType="end"/>
      </w:r>
    </w:p>
    <w:p w:rsidR="00E70A90" w:rsidRDefault="00796063">
      <w:pPr>
        <w:pStyle w:val="Spistreci2"/>
        <w:tabs>
          <w:tab w:val="left" w:pos="880"/>
          <w:tab w:val="right" w:leader="dot" w:pos="9061"/>
        </w:tabs>
        <w:rPr>
          <w:noProof/>
          <w:lang w:eastAsia="pl-PL"/>
        </w:rPr>
      </w:pPr>
      <w:r>
        <w:fldChar w:fldCharType="begin"/>
      </w:r>
      <w:r w:rsidR="00C8434A">
        <w:instrText>HYPERLINK \l "_Toc302336545"</w:instrText>
      </w:r>
      <w:r>
        <w:fldChar w:fldCharType="separate"/>
      </w:r>
      <w:r w:rsidR="00E70A90" w:rsidRPr="00672AAC">
        <w:rPr>
          <w:rStyle w:val="Hipercze"/>
          <w:noProof/>
        </w:rPr>
        <w:t>5.6.</w:t>
      </w:r>
      <w:r w:rsidR="00E70A90">
        <w:rPr>
          <w:noProof/>
          <w:lang w:eastAsia="pl-PL"/>
        </w:rPr>
        <w:tab/>
      </w:r>
      <w:r w:rsidR="00E70A90" w:rsidRPr="00672AAC">
        <w:rPr>
          <w:rStyle w:val="Hipercze"/>
          <w:noProof/>
        </w:rPr>
        <w:t>Opis panelu administracyjnego</w:t>
      </w:r>
      <w:r w:rsidR="00E70A90">
        <w:rPr>
          <w:noProof/>
          <w:webHidden/>
        </w:rPr>
        <w:tab/>
      </w:r>
      <w:r>
        <w:rPr>
          <w:noProof/>
          <w:webHidden/>
        </w:rPr>
        <w:fldChar w:fldCharType="begin"/>
      </w:r>
      <w:r w:rsidR="00E70A90">
        <w:rPr>
          <w:noProof/>
          <w:webHidden/>
        </w:rPr>
        <w:instrText xml:space="preserve"> PAGEREF _Toc302336545 \h </w:instrText>
      </w:r>
      <w:r>
        <w:rPr>
          <w:noProof/>
          <w:webHidden/>
        </w:rPr>
      </w:r>
      <w:r>
        <w:rPr>
          <w:noProof/>
          <w:webHidden/>
        </w:rPr>
        <w:fldChar w:fldCharType="separate"/>
      </w:r>
      <w:ins w:id="97" w:author="Sebastian" w:date="2011-09-01T11:58:00Z">
        <w:r w:rsidR="001407C5">
          <w:rPr>
            <w:noProof/>
            <w:webHidden/>
          </w:rPr>
          <w:t>54</w:t>
        </w:r>
      </w:ins>
      <w:del w:id="98" w:author="Sebastian" w:date="2011-09-01T11:58:00Z">
        <w:r w:rsidR="00E70A90" w:rsidDel="001407C5">
          <w:rPr>
            <w:noProof/>
            <w:webHidden/>
          </w:rPr>
          <w:delText>55</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"_Toc302336546"</w:instrText>
      </w:r>
      <w:r>
        <w:fldChar w:fldCharType="separate"/>
      </w:r>
      <w:r w:rsidR="00E70A90" w:rsidRPr="00672AAC">
        <w:rPr>
          <w:rStyle w:val="Hipercze"/>
          <w:noProof/>
        </w:rPr>
        <w:t>5.6.1.</w:t>
      </w:r>
      <w:r w:rsidR="00E70A90">
        <w:rPr>
          <w:noProof/>
          <w:lang w:eastAsia="pl-PL"/>
        </w:rPr>
        <w:tab/>
      </w:r>
      <w:r w:rsidR="00E70A90" w:rsidRPr="00672AAC">
        <w:rPr>
          <w:rStyle w:val="Hipercze"/>
          <w:noProof/>
        </w:rPr>
        <w:t>Cel powstania</w:t>
      </w:r>
      <w:r w:rsidR="00E70A90">
        <w:rPr>
          <w:noProof/>
          <w:webHidden/>
        </w:rPr>
        <w:tab/>
      </w:r>
      <w:r>
        <w:rPr>
          <w:noProof/>
          <w:webHidden/>
        </w:rPr>
        <w:fldChar w:fldCharType="begin"/>
      </w:r>
      <w:r w:rsidR="00E70A90">
        <w:rPr>
          <w:noProof/>
          <w:webHidden/>
        </w:rPr>
        <w:instrText xml:space="preserve"> PAGEREF _Toc302336546 \h </w:instrText>
      </w:r>
      <w:r>
        <w:rPr>
          <w:noProof/>
          <w:webHidden/>
        </w:rPr>
      </w:r>
      <w:r>
        <w:rPr>
          <w:noProof/>
          <w:webHidden/>
        </w:rPr>
        <w:fldChar w:fldCharType="separate"/>
      </w:r>
      <w:ins w:id="99" w:author="Sebastian" w:date="2011-09-01T11:58:00Z">
        <w:r w:rsidR="001407C5">
          <w:rPr>
            <w:noProof/>
            <w:webHidden/>
          </w:rPr>
          <w:t>54</w:t>
        </w:r>
      </w:ins>
      <w:del w:id="100" w:author="Sebastian" w:date="2011-09-01T11:58:00Z">
        <w:r w:rsidR="00E70A90" w:rsidDel="001407C5">
          <w:rPr>
            <w:noProof/>
            <w:webHidden/>
          </w:rPr>
          <w:delText>55</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"_Toc302336547"</w:instrText>
      </w:r>
      <w:r>
        <w:fldChar w:fldCharType="separate"/>
      </w:r>
      <w:r w:rsidR="00E70A90" w:rsidRPr="00672AAC">
        <w:rPr>
          <w:rStyle w:val="Hipercze"/>
          <w:noProof/>
        </w:rPr>
        <w:t>5.6.2.</w:t>
      </w:r>
      <w:r w:rsidR="00E70A90">
        <w:rPr>
          <w:noProof/>
          <w:lang w:eastAsia="pl-PL"/>
        </w:rPr>
        <w:tab/>
      </w:r>
      <w:r w:rsidR="00E70A90" w:rsidRPr="00672AAC">
        <w:rPr>
          <w:rStyle w:val="Hipercze"/>
          <w:noProof/>
        </w:rPr>
        <w:t>Szczegóły implementacyjne</w:t>
      </w:r>
      <w:r w:rsidR="00E70A90">
        <w:rPr>
          <w:noProof/>
          <w:webHidden/>
        </w:rPr>
        <w:tab/>
      </w:r>
      <w:r>
        <w:rPr>
          <w:noProof/>
          <w:webHidden/>
        </w:rPr>
        <w:fldChar w:fldCharType="begin"/>
      </w:r>
      <w:r w:rsidR="00E70A90">
        <w:rPr>
          <w:noProof/>
          <w:webHidden/>
        </w:rPr>
        <w:instrText xml:space="preserve"> PAGEREF _Toc302336547 \h </w:instrText>
      </w:r>
      <w:r>
        <w:rPr>
          <w:noProof/>
          <w:webHidden/>
        </w:rPr>
      </w:r>
      <w:r>
        <w:rPr>
          <w:noProof/>
          <w:webHidden/>
        </w:rPr>
        <w:fldChar w:fldCharType="separate"/>
      </w:r>
      <w:ins w:id="101" w:author="Sebastian" w:date="2011-09-01T11:58:00Z">
        <w:r w:rsidR="001407C5">
          <w:rPr>
            <w:noProof/>
            <w:webHidden/>
          </w:rPr>
          <w:t>54</w:t>
        </w:r>
      </w:ins>
      <w:del w:id="102" w:author="Sebastian" w:date="2011-09-01T11:58:00Z">
        <w:r w:rsidR="00E70A90" w:rsidDel="001407C5">
          <w:rPr>
            <w:noProof/>
            <w:webHidden/>
          </w:rPr>
          <w:delText>55</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"_Toc302336548"</w:instrText>
      </w:r>
      <w:r>
        <w:fldChar w:fldCharType="separate"/>
      </w:r>
      <w:r w:rsidR="00E70A90" w:rsidRPr="00672AAC">
        <w:rPr>
          <w:rStyle w:val="Hipercze"/>
          <w:noProof/>
        </w:rPr>
        <w:t>5.6.3.</w:t>
      </w:r>
      <w:r w:rsidR="00E70A90">
        <w:rPr>
          <w:noProof/>
          <w:lang w:eastAsia="pl-PL"/>
        </w:rPr>
        <w:tab/>
      </w:r>
      <w:r w:rsidR="00E70A90" w:rsidRPr="00672AAC">
        <w:rPr>
          <w:rStyle w:val="Hipercze"/>
          <w:noProof/>
        </w:rPr>
        <w:t>Warstwa biznesowa</w:t>
      </w:r>
      <w:r w:rsidR="00E70A90">
        <w:rPr>
          <w:noProof/>
          <w:webHidden/>
        </w:rPr>
        <w:tab/>
      </w:r>
      <w:r>
        <w:rPr>
          <w:noProof/>
          <w:webHidden/>
        </w:rPr>
        <w:fldChar w:fldCharType="begin"/>
      </w:r>
      <w:r w:rsidR="00E70A90">
        <w:rPr>
          <w:noProof/>
          <w:webHidden/>
        </w:rPr>
        <w:instrText xml:space="preserve"> PAGEREF _Toc302336548 \h </w:instrText>
      </w:r>
      <w:r>
        <w:rPr>
          <w:noProof/>
          <w:webHidden/>
        </w:rPr>
      </w:r>
      <w:r>
        <w:rPr>
          <w:noProof/>
          <w:webHidden/>
        </w:rPr>
        <w:fldChar w:fldCharType="separate"/>
      </w:r>
      <w:ins w:id="103" w:author="Sebastian" w:date="2011-09-01T11:58:00Z">
        <w:r w:rsidR="001407C5">
          <w:rPr>
            <w:noProof/>
            <w:webHidden/>
          </w:rPr>
          <w:t>55</w:t>
        </w:r>
      </w:ins>
      <w:del w:id="104" w:author="Sebastian" w:date="2011-09-01T11:58:00Z">
        <w:r w:rsidR="00E70A90" w:rsidDel="001407C5">
          <w:rPr>
            <w:noProof/>
            <w:webHidden/>
          </w:rPr>
          <w:delText>56</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"_Toc302336549"</w:instrText>
      </w:r>
      <w:r>
        <w:fldChar w:fldCharType="separate"/>
      </w:r>
      <w:r w:rsidR="00E70A90" w:rsidRPr="00672AAC">
        <w:rPr>
          <w:rStyle w:val="Hipercze"/>
          <w:noProof/>
        </w:rPr>
        <w:t>5.6.4.</w:t>
      </w:r>
      <w:r w:rsidR="00E70A90">
        <w:rPr>
          <w:noProof/>
          <w:lang w:eastAsia="pl-PL"/>
        </w:rPr>
        <w:tab/>
      </w:r>
      <w:r w:rsidR="00E70A90" w:rsidRPr="00672AAC">
        <w:rPr>
          <w:rStyle w:val="Hipercze"/>
          <w:noProof/>
        </w:rPr>
        <w:t>Warstwa modelu danych</w:t>
      </w:r>
      <w:r w:rsidR="00E70A90">
        <w:rPr>
          <w:noProof/>
          <w:webHidden/>
        </w:rPr>
        <w:tab/>
      </w:r>
      <w:r>
        <w:rPr>
          <w:noProof/>
          <w:webHidden/>
        </w:rPr>
        <w:fldChar w:fldCharType="begin"/>
      </w:r>
      <w:r w:rsidR="00E70A90">
        <w:rPr>
          <w:noProof/>
          <w:webHidden/>
        </w:rPr>
        <w:instrText xml:space="preserve"> PAGEREF _Toc302336549 \h </w:instrText>
      </w:r>
      <w:r>
        <w:rPr>
          <w:noProof/>
          <w:webHidden/>
        </w:rPr>
      </w:r>
      <w:r>
        <w:rPr>
          <w:noProof/>
          <w:webHidden/>
        </w:rPr>
        <w:fldChar w:fldCharType="separate"/>
      </w:r>
      <w:ins w:id="105" w:author="Sebastian" w:date="2011-09-01T11:58:00Z">
        <w:r w:rsidR="001407C5">
          <w:rPr>
            <w:noProof/>
            <w:webHidden/>
          </w:rPr>
          <w:t>56</w:t>
        </w:r>
      </w:ins>
      <w:del w:id="106" w:author="Sebastian" w:date="2011-09-01T11:58:00Z">
        <w:r w:rsidR="00E70A90" w:rsidDel="001407C5">
          <w:rPr>
            <w:noProof/>
            <w:webHidden/>
          </w:rPr>
          <w:delText>57</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"_Toc302336550"</w:instrText>
      </w:r>
      <w:r>
        <w:fldChar w:fldCharType="separate"/>
      </w:r>
      <w:r w:rsidR="00E70A90" w:rsidRPr="00672AAC">
        <w:rPr>
          <w:rStyle w:val="Hipercze"/>
          <w:noProof/>
        </w:rPr>
        <w:t>5.6.5.</w:t>
      </w:r>
      <w:r w:rsidR="00E70A90">
        <w:rPr>
          <w:noProof/>
          <w:lang w:eastAsia="pl-PL"/>
        </w:rPr>
        <w:tab/>
      </w:r>
      <w:r w:rsidR="00E70A90" w:rsidRPr="00672AAC">
        <w:rPr>
          <w:rStyle w:val="Hipercze"/>
          <w:noProof/>
        </w:rPr>
        <w:t>Warstwa prezentacji</w:t>
      </w:r>
      <w:r w:rsidR="00E70A90">
        <w:rPr>
          <w:noProof/>
          <w:webHidden/>
        </w:rPr>
        <w:tab/>
      </w:r>
      <w:r>
        <w:rPr>
          <w:noProof/>
          <w:webHidden/>
        </w:rPr>
        <w:fldChar w:fldCharType="begin"/>
      </w:r>
      <w:r w:rsidR="00E70A90">
        <w:rPr>
          <w:noProof/>
          <w:webHidden/>
        </w:rPr>
        <w:instrText xml:space="preserve"> PAGEREF _Toc302336550 \h </w:instrText>
      </w:r>
      <w:r>
        <w:rPr>
          <w:noProof/>
          <w:webHidden/>
        </w:rPr>
      </w:r>
      <w:r>
        <w:rPr>
          <w:noProof/>
          <w:webHidden/>
        </w:rPr>
        <w:fldChar w:fldCharType="separate"/>
      </w:r>
      <w:ins w:id="107" w:author="Sebastian" w:date="2011-09-01T11:58:00Z">
        <w:r w:rsidR="001407C5">
          <w:rPr>
            <w:noProof/>
            <w:webHidden/>
          </w:rPr>
          <w:t>56</w:t>
        </w:r>
      </w:ins>
      <w:del w:id="108" w:author="Sebastian" w:date="2011-09-01T11:58:00Z">
        <w:r w:rsidR="00E70A90" w:rsidDel="001407C5">
          <w:rPr>
            <w:noProof/>
            <w:webHidden/>
          </w:rPr>
          <w:delText>57</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"_Toc302336551"</w:instrText>
      </w:r>
      <w:r>
        <w:fldChar w:fldCharType="separate"/>
      </w:r>
      <w:r w:rsidR="00E70A90" w:rsidRPr="00672AAC">
        <w:rPr>
          <w:rStyle w:val="Hipercze"/>
          <w:noProof/>
        </w:rPr>
        <w:t>5.6.6.</w:t>
      </w:r>
      <w:r w:rsidR="00E70A90">
        <w:rPr>
          <w:noProof/>
          <w:lang w:eastAsia="pl-PL"/>
        </w:rPr>
        <w:tab/>
      </w:r>
      <w:r w:rsidR="00E70A90" w:rsidRPr="00672AAC">
        <w:rPr>
          <w:rStyle w:val="Hipercze"/>
          <w:noProof/>
        </w:rPr>
        <w:t>Budowa panelu administracyjnego</w:t>
      </w:r>
      <w:r w:rsidR="00E70A90">
        <w:rPr>
          <w:noProof/>
          <w:webHidden/>
        </w:rPr>
        <w:tab/>
      </w:r>
      <w:r>
        <w:rPr>
          <w:noProof/>
          <w:webHidden/>
        </w:rPr>
        <w:fldChar w:fldCharType="begin"/>
      </w:r>
      <w:r w:rsidR="00E70A90">
        <w:rPr>
          <w:noProof/>
          <w:webHidden/>
        </w:rPr>
        <w:instrText xml:space="preserve"> PAGEREF _Toc302336551 \h </w:instrText>
      </w:r>
      <w:r>
        <w:rPr>
          <w:noProof/>
          <w:webHidden/>
        </w:rPr>
      </w:r>
      <w:r>
        <w:rPr>
          <w:noProof/>
          <w:webHidden/>
        </w:rPr>
        <w:fldChar w:fldCharType="separate"/>
      </w:r>
      <w:ins w:id="109" w:author="Sebastian" w:date="2011-09-01T11:58:00Z">
        <w:r w:rsidR="001407C5">
          <w:rPr>
            <w:noProof/>
            <w:webHidden/>
          </w:rPr>
          <w:t>57</w:t>
        </w:r>
      </w:ins>
      <w:del w:id="110" w:author="Sebastian" w:date="2011-09-01T11:58:00Z">
        <w:r w:rsidR="00E70A90" w:rsidDel="001407C5">
          <w:rPr>
            <w:noProof/>
            <w:webHidden/>
          </w:rPr>
          <w:delText>58</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"_Toc302336552"</w:instrText>
      </w:r>
      <w:r>
        <w:fldChar w:fldCharType="separate"/>
      </w:r>
      <w:r w:rsidR="00E70A90" w:rsidRPr="00672AAC">
        <w:rPr>
          <w:rStyle w:val="Hipercze"/>
          <w:noProof/>
        </w:rPr>
        <w:t>5.6.7.</w:t>
      </w:r>
      <w:r w:rsidR="00E70A90">
        <w:rPr>
          <w:noProof/>
          <w:lang w:eastAsia="pl-PL"/>
        </w:rPr>
        <w:tab/>
      </w:r>
      <w:r w:rsidR="00E70A90" w:rsidRPr="00672AAC">
        <w:rPr>
          <w:rStyle w:val="Hipercze"/>
          <w:noProof/>
        </w:rPr>
        <w:t>Role użytkowników oraz zabezpieczenie portalu</w:t>
      </w:r>
      <w:r w:rsidR="00E70A90">
        <w:rPr>
          <w:noProof/>
          <w:webHidden/>
        </w:rPr>
        <w:tab/>
      </w:r>
      <w:r>
        <w:rPr>
          <w:noProof/>
          <w:webHidden/>
        </w:rPr>
        <w:fldChar w:fldCharType="begin"/>
      </w:r>
      <w:r w:rsidR="00E70A90">
        <w:rPr>
          <w:noProof/>
          <w:webHidden/>
        </w:rPr>
        <w:instrText xml:space="preserve"> PAGEREF _Toc302336552 \h </w:instrText>
      </w:r>
      <w:r>
        <w:rPr>
          <w:noProof/>
          <w:webHidden/>
        </w:rPr>
      </w:r>
      <w:r>
        <w:rPr>
          <w:noProof/>
          <w:webHidden/>
        </w:rPr>
        <w:fldChar w:fldCharType="separate"/>
      </w:r>
      <w:ins w:id="111" w:author="Sebastian" w:date="2011-09-01T11:58:00Z">
        <w:r w:rsidR="001407C5">
          <w:rPr>
            <w:noProof/>
            <w:webHidden/>
          </w:rPr>
          <w:t>58</w:t>
        </w:r>
      </w:ins>
      <w:del w:id="112" w:author="Sebastian" w:date="2011-09-01T11:58:00Z">
        <w:r w:rsidR="00E70A90" w:rsidDel="001407C5">
          <w:rPr>
            <w:noProof/>
            <w:webHidden/>
          </w:rPr>
          <w:delText>59</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"_Toc302336553"</w:instrText>
      </w:r>
      <w:r>
        <w:fldChar w:fldCharType="separate"/>
      </w:r>
      <w:r w:rsidR="00E70A90" w:rsidRPr="00672AAC">
        <w:rPr>
          <w:rStyle w:val="Hipercze"/>
          <w:noProof/>
        </w:rPr>
        <w:t>5.6.8.</w:t>
      </w:r>
      <w:r w:rsidR="00E70A90">
        <w:rPr>
          <w:noProof/>
          <w:lang w:eastAsia="pl-PL"/>
        </w:rPr>
        <w:tab/>
      </w:r>
      <w:r w:rsidR="00E70A90" w:rsidRPr="00672AAC">
        <w:rPr>
          <w:rStyle w:val="Hipercze"/>
          <w:noProof/>
        </w:rPr>
        <w:t>Opis zakładek</w:t>
      </w:r>
      <w:r w:rsidR="00E70A90">
        <w:rPr>
          <w:noProof/>
          <w:webHidden/>
        </w:rPr>
        <w:tab/>
      </w:r>
      <w:r>
        <w:rPr>
          <w:noProof/>
          <w:webHidden/>
        </w:rPr>
        <w:fldChar w:fldCharType="begin"/>
      </w:r>
      <w:r w:rsidR="00E70A90">
        <w:rPr>
          <w:noProof/>
          <w:webHidden/>
        </w:rPr>
        <w:instrText xml:space="preserve"> PAGEREF _Toc302336553 \h </w:instrText>
      </w:r>
      <w:r>
        <w:rPr>
          <w:noProof/>
          <w:webHidden/>
        </w:rPr>
      </w:r>
      <w:r>
        <w:rPr>
          <w:noProof/>
          <w:webHidden/>
        </w:rPr>
        <w:fldChar w:fldCharType="separate"/>
      </w:r>
      <w:ins w:id="113" w:author="Sebastian" w:date="2011-09-01T11:58:00Z">
        <w:r w:rsidR="001407C5">
          <w:rPr>
            <w:noProof/>
            <w:webHidden/>
          </w:rPr>
          <w:t>58</w:t>
        </w:r>
      </w:ins>
      <w:del w:id="114" w:author="Sebastian" w:date="2011-09-01T11:58:00Z">
        <w:r w:rsidR="00E70A90" w:rsidDel="001407C5">
          <w:rPr>
            <w:noProof/>
            <w:webHidden/>
          </w:rPr>
          <w:delText>59</w:delText>
        </w:r>
      </w:del>
      <w:r>
        <w:rPr>
          <w:noProof/>
          <w:webHidden/>
        </w:rPr>
        <w:fldChar w:fldCharType="end"/>
      </w:r>
      <w:r>
        <w:fldChar w:fldCharType="end"/>
      </w:r>
    </w:p>
    <w:p w:rsidR="00E70A90" w:rsidRDefault="00796063">
      <w:pPr>
        <w:pStyle w:val="Spistreci1"/>
        <w:tabs>
          <w:tab w:val="left" w:pos="440"/>
          <w:tab w:val="right" w:leader="dot" w:pos="9061"/>
        </w:tabs>
        <w:rPr>
          <w:noProof/>
          <w:lang w:eastAsia="pl-PL"/>
        </w:rPr>
      </w:pPr>
      <w:r>
        <w:fldChar w:fldCharType="begin"/>
      </w:r>
      <w:r w:rsidR="00C8434A">
        <w:instrText>HYPERLINK \l "_Toc302336554"</w:instrText>
      </w:r>
      <w:r>
        <w:fldChar w:fldCharType="separate"/>
      </w:r>
      <w:r w:rsidR="00E70A90" w:rsidRPr="00672AAC">
        <w:rPr>
          <w:rStyle w:val="Hipercze"/>
          <w:noProof/>
        </w:rPr>
        <w:t>6.</w:t>
      </w:r>
      <w:r w:rsidR="00E70A90">
        <w:rPr>
          <w:noProof/>
          <w:lang w:eastAsia="pl-PL"/>
        </w:rPr>
        <w:tab/>
      </w:r>
      <w:r w:rsidR="00E70A90" w:rsidRPr="00672AAC">
        <w:rPr>
          <w:rStyle w:val="Hipercze"/>
          <w:noProof/>
        </w:rPr>
        <w:t>Testy</w:t>
      </w:r>
      <w:r w:rsidR="00E70A90">
        <w:rPr>
          <w:noProof/>
          <w:webHidden/>
        </w:rPr>
        <w:tab/>
      </w:r>
      <w:r>
        <w:rPr>
          <w:noProof/>
          <w:webHidden/>
        </w:rPr>
        <w:fldChar w:fldCharType="begin"/>
      </w:r>
      <w:r w:rsidR="00E70A90">
        <w:rPr>
          <w:noProof/>
          <w:webHidden/>
        </w:rPr>
        <w:instrText xml:space="preserve"> PAGEREF _Toc302336554 \h </w:instrText>
      </w:r>
      <w:r>
        <w:rPr>
          <w:noProof/>
          <w:webHidden/>
        </w:rPr>
      </w:r>
      <w:r>
        <w:rPr>
          <w:noProof/>
          <w:webHidden/>
        </w:rPr>
        <w:fldChar w:fldCharType="separate"/>
      </w:r>
      <w:ins w:id="115" w:author="Sebastian" w:date="2011-09-01T11:58:00Z">
        <w:r w:rsidR="001407C5">
          <w:rPr>
            <w:noProof/>
            <w:webHidden/>
          </w:rPr>
          <w:t>62</w:t>
        </w:r>
      </w:ins>
      <w:del w:id="116" w:author="Sebastian" w:date="2011-09-01T11:58:00Z">
        <w:r w:rsidR="00E70A90" w:rsidDel="001407C5">
          <w:rPr>
            <w:noProof/>
            <w:webHidden/>
          </w:rPr>
          <w:delText>63</w:delText>
        </w:r>
      </w:del>
      <w:r>
        <w:rPr>
          <w:noProof/>
          <w:webHidden/>
        </w:rPr>
        <w:fldChar w:fldCharType="end"/>
      </w:r>
      <w:r>
        <w:fldChar w:fldCharType="end"/>
      </w:r>
    </w:p>
    <w:p w:rsidR="00E70A90" w:rsidRDefault="00796063">
      <w:pPr>
        <w:pStyle w:val="Spistreci1"/>
        <w:tabs>
          <w:tab w:val="left" w:pos="440"/>
          <w:tab w:val="right" w:leader="dot" w:pos="9061"/>
        </w:tabs>
        <w:rPr>
          <w:noProof/>
          <w:lang w:eastAsia="pl-PL"/>
        </w:rPr>
      </w:pPr>
      <w:r>
        <w:fldChar w:fldCharType="begin"/>
      </w:r>
      <w:r w:rsidR="00C8434A">
        <w:instrText>HYPERLINK \l "_Toc302336555"</w:instrText>
      </w:r>
      <w:r>
        <w:fldChar w:fldCharType="separate"/>
      </w:r>
      <w:r w:rsidR="00E70A90" w:rsidRPr="00672AAC">
        <w:rPr>
          <w:rStyle w:val="Hipercze"/>
          <w:noProof/>
        </w:rPr>
        <w:t>7.</w:t>
      </w:r>
      <w:r w:rsidR="00E70A90">
        <w:rPr>
          <w:noProof/>
          <w:lang w:eastAsia="pl-PL"/>
        </w:rPr>
        <w:tab/>
      </w:r>
      <w:r w:rsidR="00E70A90" w:rsidRPr="00672AAC">
        <w:rPr>
          <w:rStyle w:val="Hipercze"/>
          <w:noProof/>
        </w:rPr>
        <w:t>Korzyści płynące z naszego rozwiązania</w:t>
      </w:r>
      <w:r w:rsidR="00E70A90">
        <w:rPr>
          <w:noProof/>
          <w:webHidden/>
        </w:rPr>
        <w:tab/>
      </w:r>
      <w:r>
        <w:rPr>
          <w:noProof/>
          <w:webHidden/>
        </w:rPr>
        <w:fldChar w:fldCharType="begin"/>
      </w:r>
      <w:r w:rsidR="00E70A90">
        <w:rPr>
          <w:noProof/>
          <w:webHidden/>
        </w:rPr>
        <w:instrText xml:space="preserve"> PAGEREF _Toc302336555 \h </w:instrText>
      </w:r>
      <w:r>
        <w:rPr>
          <w:noProof/>
          <w:webHidden/>
        </w:rPr>
      </w:r>
      <w:r>
        <w:rPr>
          <w:noProof/>
          <w:webHidden/>
        </w:rPr>
        <w:fldChar w:fldCharType="separate"/>
      </w:r>
      <w:ins w:id="117" w:author="Sebastian" w:date="2011-09-01T11:58:00Z">
        <w:r w:rsidR="001407C5">
          <w:rPr>
            <w:noProof/>
            <w:webHidden/>
          </w:rPr>
          <w:t>63</w:t>
        </w:r>
      </w:ins>
      <w:del w:id="118" w:author="Sebastian" w:date="2011-09-01T11:58:00Z">
        <w:r w:rsidR="00E70A90" w:rsidDel="001407C5">
          <w:rPr>
            <w:noProof/>
            <w:webHidden/>
          </w:rPr>
          <w:delText>64</w:delText>
        </w:r>
      </w:del>
      <w:r>
        <w:rPr>
          <w:noProof/>
          <w:webHidden/>
        </w:rPr>
        <w:fldChar w:fldCharType="end"/>
      </w:r>
      <w:r>
        <w:fldChar w:fldCharType="end"/>
      </w:r>
    </w:p>
    <w:p w:rsidR="00E70A90" w:rsidRDefault="00796063">
      <w:pPr>
        <w:pStyle w:val="Spistreci1"/>
        <w:tabs>
          <w:tab w:val="left" w:pos="440"/>
          <w:tab w:val="right" w:leader="dot" w:pos="9061"/>
        </w:tabs>
        <w:rPr>
          <w:noProof/>
          <w:lang w:eastAsia="pl-PL"/>
        </w:rPr>
      </w:pPr>
      <w:r>
        <w:fldChar w:fldCharType="begin"/>
      </w:r>
      <w:r w:rsidR="00C8434A">
        <w:instrText>HYPERLINK \l "_Toc302336556"</w:instrText>
      </w:r>
      <w:r>
        <w:fldChar w:fldCharType="separate"/>
      </w:r>
      <w:r w:rsidR="00E70A90" w:rsidRPr="00672AAC">
        <w:rPr>
          <w:rStyle w:val="Hipercze"/>
          <w:noProof/>
        </w:rPr>
        <w:t>8.</w:t>
      </w:r>
      <w:r w:rsidR="00E70A90">
        <w:rPr>
          <w:noProof/>
          <w:lang w:eastAsia="pl-PL"/>
        </w:rPr>
        <w:tab/>
      </w:r>
      <w:r w:rsidR="00E70A90" w:rsidRPr="00672AAC">
        <w:rPr>
          <w:rStyle w:val="Hipercze"/>
          <w:noProof/>
        </w:rPr>
        <w:t>Podsumowanie</w:t>
      </w:r>
      <w:r w:rsidR="00E70A90">
        <w:rPr>
          <w:noProof/>
          <w:webHidden/>
        </w:rPr>
        <w:tab/>
      </w:r>
      <w:r>
        <w:rPr>
          <w:noProof/>
          <w:webHidden/>
        </w:rPr>
        <w:fldChar w:fldCharType="begin"/>
      </w:r>
      <w:r w:rsidR="00E70A90">
        <w:rPr>
          <w:noProof/>
          <w:webHidden/>
        </w:rPr>
        <w:instrText xml:space="preserve"> PAGEREF _Toc302336556 \h </w:instrText>
      </w:r>
      <w:r>
        <w:rPr>
          <w:noProof/>
          <w:webHidden/>
        </w:rPr>
      </w:r>
      <w:r>
        <w:rPr>
          <w:noProof/>
          <w:webHidden/>
        </w:rPr>
        <w:fldChar w:fldCharType="separate"/>
      </w:r>
      <w:ins w:id="119" w:author="Sebastian" w:date="2011-09-01T11:58:00Z">
        <w:r w:rsidR="001407C5">
          <w:rPr>
            <w:noProof/>
            <w:webHidden/>
          </w:rPr>
          <w:t>64</w:t>
        </w:r>
      </w:ins>
      <w:del w:id="120" w:author="Sebastian" w:date="2011-09-01T11:58:00Z">
        <w:r w:rsidR="00E70A90" w:rsidDel="001407C5">
          <w:rPr>
            <w:noProof/>
            <w:webHidden/>
          </w:rPr>
          <w:delText>65</w:delText>
        </w:r>
      </w:del>
      <w:r>
        <w:rPr>
          <w:noProof/>
          <w:webHidden/>
        </w:rPr>
        <w:fldChar w:fldCharType="end"/>
      </w:r>
      <w:r>
        <w:fldChar w:fldCharType="end"/>
      </w:r>
    </w:p>
    <w:p w:rsidR="00E70A90" w:rsidRDefault="00796063">
      <w:pPr>
        <w:pStyle w:val="Spistreci2"/>
        <w:tabs>
          <w:tab w:val="left" w:pos="880"/>
          <w:tab w:val="right" w:leader="dot" w:pos="9061"/>
        </w:tabs>
        <w:rPr>
          <w:noProof/>
          <w:lang w:eastAsia="pl-PL"/>
        </w:rPr>
      </w:pPr>
      <w:r>
        <w:fldChar w:fldCharType="begin"/>
      </w:r>
      <w:r w:rsidR="00C8434A">
        <w:instrText>HYPERLINK \l "_Toc302336557"</w:instrText>
      </w:r>
      <w:r>
        <w:fldChar w:fldCharType="separate"/>
      </w:r>
      <w:r w:rsidR="00E70A90" w:rsidRPr="00672AAC">
        <w:rPr>
          <w:rStyle w:val="Hipercze"/>
          <w:noProof/>
        </w:rPr>
        <w:t>8.1.</w:t>
      </w:r>
      <w:r w:rsidR="00E70A90">
        <w:rPr>
          <w:noProof/>
          <w:lang w:eastAsia="pl-PL"/>
        </w:rPr>
        <w:tab/>
      </w:r>
      <w:r w:rsidR="00E70A90" w:rsidRPr="00672AAC">
        <w:rPr>
          <w:rStyle w:val="Hipercze"/>
          <w:noProof/>
        </w:rPr>
        <w:t>Perspektywy rozwoju</w:t>
      </w:r>
      <w:r w:rsidR="00E70A90">
        <w:rPr>
          <w:noProof/>
          <w:webHidden/>
        </w:rPr>
        <w:tab/>
      </w:r>
      <w:r>
        <w:rPr>
          <w:noProof/>
          <w:webHidden/>
        </w:rPr>
        <w:fldChar w:fldCharType="begin"/>
      </w:r>
      <w:r w:rsidR="00E70A90">
        <w:rPr>
          <w:noProof/>
          <w:webHidden/>
        </w:rPr>
        <w:instrText xml:space="preserve"> PAGEREF _Toc302336557 \h </w:instrText>
      </w:r>
      <w:r>
        <w:rPr>
          <w:noProof/>
          <w:webHidden/>
        </w:rPr>
      </w:r>
      <w:r>
        <w:rPr>
          <w:noProof/>
          <w:webHidden/>
        </w:rPr>
        <w:fldChar w:fldCharType="separate"/>
      </w:r>
      <w:ins w:id="121" w:author="Sebastian" w:date="2011-09-01T11:58:00Z">
        <w:r w:rsidR="001407C5">
          <w:rPr>
            <w:noProof/>
            <w:webHidden/>
          </w:rPr>
          <w:t>64</w:t>
        </w:r>
      </w:ins>
      <w:del w:id="122" w:author="Sebastian" w:date="2011-09-01T11:58:00Z">
        <w:r w:rsidR="00E70A90" w:rsidDel="001407C5">
          <w:rPr>
            <w:noProof/>
            <w:webHidden/>
          </w:rPr>
          <w:delText>65</w:delText>
        </w:r>
      </w:del>
      <w:r>
        <w:rPr>
          <w:noProof/>
          <w:webHidden/>
        </w:rPr>
        <w:fldChar w:fldCharType="end"/>
      </w:r>
      <w:r>
        <w:fldChar w:fldCharType="end"/>
      </w:r>
    </w:p>
    <w:p w:rsidR="00E70A90" w:rsidRDefault="00796063">
      <w:pPr>
        <w:pStyle w:val="Spistreci2"/>
        <w:tabs>
          <w:tab w:val="left" w:pos="880"/>
          <w:tab w:val="right" w:leader="dot" w:pos="9061"/>
        </w:tabs>
        <w:rPr>
          <w:noProof/>
          <w:lang w:eastAsia="pl-PL"/>
        </w:rPr>
      </w:pPr>
      <w:r>
        <w:fldChar w:fldCharType="begin"/>
      </w:r>
      <w:r w:rsidR="00C8434A">
        <w:instrText>HYPERLINK \l "_Toc302336558"</w:instrText>
      </w:r>
      <w:r>
        <w:fldChar w:fldCharType="separate"/>
      </w:r>
      <w:r w:rsidR="00E70A90" w:rsidRPr="00672AAC">
        <w:rPr>
          <w:rStyle w:val="Hipercze"/>
          <w:noProof/>
        </w:rPr>
        <w:t>8.2.</w:t>
      </w:r>
      <w:r w:rsidR="00E70A90">
        <w:rPr>
          <w:noProof/>
          <w:lang w:eastAsia="pl-PL"/>
        </w:rPr>
        <w:tab/>
      </w:r>
      <w:r w:rsidR="00E70A90" w:rsidRPr="00672AAC">
        <w:rPr>
          <w:rStyle w:val="Hipercze"/>
          <w:noProof/>
        </w:rPr>
        <w:t>Wnioski</w:t>
      </w:r>
      <w:r w:rsidR="00E70A90">
        <w:rPr>
          <w:noProof/>
          <w:webHidden/>
        </w:rPr>
        <w:tab/>
      </w:r>
      <w:r>
        <w:rPr>
          <w:noProof/>
          <w:webHidden/>
        </w:rPr>
        <w:fldChar w:fldCharType="begin"/>
      </w:r>
      <w:r w:rsidR="00E70A90">
        <w:rPr>
          <w:noProof/>
          <w:webHidden/>
        </w:rPr>
        <w:instrText xml:space="preserve"> PAGEREF _Toc302336558 \h </w:instrText>
      </w:r>
      <w:r>
        <w:rPr>
          <w:noProof/>
          <w:webHidden/>
        </w:rPr>
      </w:r>
      <w:r>
        <w:rPr>
          <w:noProof/>
          <w:webHidden/>
        </w:rPr>
        <w:fldChar w:fldCharType="separate"/>
      </w:r>
      <w:ins w:id="123" w:author="Sebastian" w:date="2011-09-01T11:58:00Z">
        <w:r w:rsidR="001407C5">
          <w:rPr>
            <w:noProof/>
            <w:webHidden/>
          </w:rPr>
          <w:t>65</w:t>
        </w:r>
      </w:ins>
      <w:del w:id="124" w:author="Sebastian" w:date="2011-09-01T11:58:00Z">
        <w:r w:rsidR="00E70A90" w:rsidDel="001407C5">
          <w:rPr>
            <w:noProof/>
            <w:webHidden/>
          </w:rPr>
          <w:delText>66</w:delText>
        </w:r>
      </w:del>
      <w:r>
        <w:rPr>
          <w:noProof/>
          <w:webHidden/>
        </w:rPr>
        <w:fldChar w:fldCharType="end"/>
      </w:r>
      <w:r>
        <w:fldChar w:fldCharType="end"/>
      </w:r>
    </w:p>
    <w:p w:rsidR="00E70A90" w:rsidRDefault="00796063">
      <w:pPr>
        <w:pStyle w:val="Spistreci1"/>
        <w:tabs>
          <w:tab w:val="left" w:pos="440"/>
          <w:tab w:val="right" w:leader="dot" w:pos="9061"/>
        </w:tabs>
        <w:rPr>
          <w:noProof/>
          <w:lang w:eastAsia="pl-PL"/>
        </w:rPr>
      </w:pPr>
      <w:r>
        <w:fldChar w:fldCharType="begin"/>
      </w:r>
      <w:r w:rsidR="00C8434A">
        <w:instrText>HYPERLINK \l "_Toc302336559"</w:instrText>
      </w:r>
      <w:r>
        <w:fldChar w:fldCharType="separate"/>
      </w:r>
      <w:r w:rsidR="00E70A90" w:rsidRPr="00672AAC">
        <w:rPr>
          <w:rStyle w:val="Hipercze"/>
          <w:noProof/>
        </w:rPr>
        <w:t>9.</w:t>
      </w:r>
      <w:r w:rsidR="00E70A90">
        <w:rPr>
          <w:noProof/>
          <w:lang w:eastAsia="pl-PL"/>
        </w:rPr>
        <w:tab/>
      </w:r>
      <w:r w:rsidR="00E70A90" w:rsidRPr="00672AAC">
        <w:rPr>
          <w:rStyle w:val="Hipercze"/>
          <w:noProof/>
        </w:rPr>
        <w:t>Bibliografia</w:t>
      </w:r>
      <w:r w:rsidR="00E70A90">
        <w:rPr>
          <w:noProof/>
          <w:webHidden/>
        </w:rPr>
        <w:tab/>
      </w:r>
      <w:r>
        <w:rPr>
          <w:noProof/>
          <w:webHidden/>
        </w:rPr>
        <w:fldChar w:fldCharType="begin"/>
      </w:r>
      <w:r w:rsidR="00E70A90">
        <w:rPr>
          <w:noProof/>
          <w:webHidden/>
        </w:rPr>
        <w:instrText xml:space="preserve"> PAGEREF _Toc302336559 \h </w:instrText>
      </w:r>
      <w:r>
        <w:rPr>
          <w:noProof/>
          <w:webHidden/>
        </w:rPr>
      </w:r>
      <w:r>
        <w:rPr>
          <w:noProof/>
          <w:webHidden/>
        </w:rPr>
        <w:fldChar w:fldCharType="separate"/>
      </w:r>
      <w:ins w:id="125" w:author="Sebastian" w:date="2011-09-01T11:58:00Z">
        <w:r w:rsidR="001407C5">
          <w:rPr>
            <w:noProof/>
            <w:webHidden/>
          </w:rPr>
          <w:t>66</w:t>
        </w:r>
      </w:ins>
      <w:del w:id="126" w:author="Sebastian" w:date="2011-09-01T11:58:00Z">
        <w:r w:rsidR="00E70A90" w:rsidDel="001407C5">
          <w:rPr>
            <w:noProof/>
            <w:webHidden/>
          </w:rPr>
          <w:delText>67</w:delText>
        </w:r>
      </w:del>
      <w:r>
        <w:rPr>
          <w:noProof/>
          <w:webHidden/>
        </w:rPr>
        <w:fldChar w:fldCharType="end"/>
      </w:r>
      <w:r>
        <w:fldChar w:fldCharType="end"/>
      </w:r>
    </w:p>
    <w:p w:rsidR="00E70A90" w:rsidRDefault="00796063">
      <w:pPr>
        <w:pStyle w:val="Spistreci1"/>
        <w:tabs>
          <w:tab w:val="left" w:pos="660"/>
          <w:tab w:val="right" w:leader="dot" w:pos="9061"/>
        </w:tabs>
        <w:rPr>
          <w:noProof/>
          <w:lang w:eastAsia="pl-PL"/>
        </w:rPr>
      </w:pPr>
      <w:r>
        <w:fldChar w:fldCharType="begin"/>
      </w:r>
      <w:r w:rsidR="00C8434A">
        <w:instrText>HYPERLINK \l "_Toc302336560"</w:instrText>
      </w:r>
      <w:r>
        <w:fldChar w:fldCharType="separate"/>
      </w:r>
      <w:r w:rsidR="00E70A90" w:rsidRPr="00672AAC">
        <w:rPr>
          <w:rStyle w:val="Hipercze"/>
          <w:noProof/>
        </w:rPr>
        <w:t>10.</w:t>
      </w:r>
      <w:r w:rsidR="00E70A90">
        <w:rPr>
          <w:noProof/>
          <w:lang w:eastAsia="pl-PL"/>
        </w:rPr>
        <w:tab/>
      </w:r>
      <w:r w:rsidR="00E70A90" w:rsidRPr="00672AAC">
        <w:rPr>
          <w:rStyle w:val="Hipercze"/>
          <w:noProof/>
        </w:rPr>
        <w:t>ZałącznikI</w:t>
      </w:r>
      <w:r w:rsidR="00E70A90">
        <w:rPr>
          <w:noProof/>
          <w:webHidden/>
        </w:rPr>
        <w:tab/>
      </w:r>
      <w:r>
        <w:rPr>
          <w:noProof/>
          <w:webHidden/>
        </w:rPr>
        <w:fldChar w:fldCharType="begin"/>
      </w:r>
      <w:r w:rsidR="00E70A90">
        <w:rPr>
          <w:noProof/>
          <w:webHidden/>
        </w:rPr>
        <w:instrText xml:space="preserve"> PAGEREF _Toc302336560 \h </w:instrText>
      </w:r>
      <w:r>
        <w:rPr>
          <w:noProof/>
          <w:webHidden/>
        </w:rPr>
      </w:r>
      <w:r>
        <w:rPr>
          <w:noProof/>
          <w:webHidden/>
        </w:rPr>
        <w:fldChar w:fldCharType="separate"/>
      </w:r>
      <w:ins w:id="127" w:author="Sebastian" w:date="2011-09-01T11:58:00Z">
        <w:r w:rsidR="001407C5">
          <w:rPr>
            <w:noProof/>
            <w:webHidden/>
          </w:rPr>
          <w:t>67</w:t>
        </w:r>
      </w:ins>
      <w:del w:id="128" w:author="Sebastian" w:date="2011-09-01T11:58:00Z">
        <w:r w:rsidR="00E70A90" w:rsidDel="001407C5">
          <w:rPr>
            <w:noProof/>
            <w:webHidden/>
          </w:rPr>
          <w:delText>68</w:delText>
        </w:r>
      </w:del>
      <w:r>
        <w:rPr>
          <w:noProof/>
          <w:webHidden/>
        </w:rPr>
        <w:fldChar w:fldCharType="end"/>
      </w:r>
      <w:r>
        <w:fldChar w:fldCharType="end"/>
      </w:r>
    </w:p>
    <w:p w:rsidR="00E70A90" w:rsidRDefault="00796063">
      <w:pPr>
        <w:pStyle w:val="Spistreci2"/>
        <w:tabs>
          <w:tab w:val="left" w:pos="1100"/>
          <w:tab w:val="right" w:leader="dot" w:pos="9061"/>
        </w:tabs>
        <w:rPr>
          <w:noProof/>
          <w:lang w:eastAsia="pl-PL"/>
        </w:rPr>
      </w:pPr>
      <w:r>
        <w:fldChar w:fldCharType="begin"/>
      </w:r>
      <w:r w:rsidR="00C8434A">
        <w:instrText>HYPERLINK \l "_Toc302336561"</w:instrText>
      </w:r>
      <w:r>
        <w:fldChar w:fldCharType="separate"/>
      </w:r>
      <w:r w:rsidR="00E70A90" w:rsidRPr="00672AAC">
        <w:rPr>
          <w:rStyle w:val="Hipercze"/>
          <w:rFonts w:eastAsia="Times New Roman"/>
          <w:noProof/>
        </w:rPr>
        <w:t>10.1.</w:t>
      </w:r>
      <w:r w:rsidR="00E70A90">
        <w:rPr>
          <w:noProof/>
          <w:lang w:eastAsia="pl-PL"/>
        </w:rPr>
        <w:tab/>
      </w:r>
      <w:r w:rsidR="00E70A90" w:rsidRPr="00672AAC">
        <w:rPr>
          <w:rStyle w:val="Hipercze"/>
          <w:rFonts w:eastAsia="Times New Roman"/>
          <w:noProof/>
        </w:rPr>
        <w:t>Dodatek A</w:t>
      </w:r>
      <w:r w:rsidR="00E70A90">
        <w:rPr>
          <w:noProof/>
          <w:webHidden/>
        </w:rPr>
        <w:tab/>
      </w:r>
      <w:r>
        <w:rPr>
          <w:noProof/>
          <w:webHidden/>
        </w:rPr>
        <w:fldChar w:fldCharType="begin"/>
      </w:r>
      <w:r w:rsidR="00E70A90">
        <w:rPr>
          <w:noProof/>
          <w:webHidden/>
        </w:rPr>
        <w:instrText xml:space="preserve"> PAGEREF _Toc302336561 \h </w:instrText>
      </w:r>
      <w:r>
        <w:rPr>
          <w:noProof/>
          <w:webHidden/>
        </w:rPr>
      </w:r>
      <w:r>
        <w:rPr>
          <w:noProof/>
          <w:webHidden/>
        </w:rPr>
        <w:fldChar w:fldCharType="separate"/>
      </w:r>
      <w:ins w:id="129" w:author="Sebastian" w:date="2011-09-01T11:58:00Z">
        <w:r w:rsidR="001407C5">
          <w:rPr>
            <w:noProof/>
            <w:webHidden/>
          </w:rPr>
          <w:t>67</w:t>
        </w:r>
      </w:ins>
      <w:del w:id="130" w:author="Sebastian" w:date="2011-09-01T11:58:00Z">
        <w:r w:rsidR="00E70A90" w:rsidDel="001407C5">
          <w:rPr>
            <w:noProof/>
            <w:webHidden/>
          </w:rPr>
          <w:delText>68</w:delText>
        </w:r>
      </w:del>
      <w:r>
        <w:rPr>
          <w:noProof/>
          <w:webHidden/>
        </w:rPr>
        <w:fldChar w:fldCharType="end"/>
      </w:r>
      <w:r>
        <w:fldChar w:fldCharType="end"/>
      </w:r>
    </w:p>
    <w:p w:rsidR="0004443A" w:rsidRDefault="00796063" w:rsidP="00BA5189">
      <w:pPr>
        <w:pStyle w:val="NormalnyIn"/>
      </w:pPr>
      <w:r>
        <w:fldChar w:fldCharType="end"/>
      </w:r>
    </w:p>
    <w:p w:rsidR="0004443A" w:rsidRPr="0004443A" w:rsidRDefault="0004443A" w:rsidP="0004443A">
      <w:pPr>
        <w:pStyle w:val="Akapitzlist"/>
      </w:pPr>
    </w:p>
    <w:p w:rsidR="00554649" w:rsidRDefault="00554649" w:rsidP="00554649"/>
    <w:p w:rsidR="00C96632" w:rsidRDefault="00C96632">
      <w:pPr>
        <w:jc w:val="left"/>
      </w:pPr>
      <w:r>
        <w:br w:type="page"/>
      </w:r>
    </w:p>
    <w:p w:rsidR="0045473F" w:rsidRDefault="006069A2">
      <w:pPr>
        <w:jc w:val="left"/>
      </w:pPr>
      <w:r>
        <w:lastRenderedPageBreak/>
        <w:t>Wykaz używanych skrótów</w:t>
      </w:r>
      <w:r w:rsidR="0045473F">
        <w:t xml:space="preserve"> i pojęć</w:t>
      </w:r>
    </w:p>
    <w:p w:rsidR="0045473F" w:rsidRDefault="0045473F">
      <w:pPr>
        <w:jc w:val="left"/>
      </w:pPr>
    </w:p>
    <w:p w:rsidR="004A73A0" w:rsidRDefault="0045473F" w:rsidP="004A73A0">
      <w:pPr>
        <w:pStyle w:val="NormalnyIn"/>
      </w:pPr>
      <w:r>
        <w:t>Pracownik mobilny</w:t>
      </w:r>
      <w:ins w:id="131" w:author="Sebastian Łuczak" w:date="2011-08-31T20:28:00Z">
        <w:r w:rsidR="004A73A0">
          <w:t xml:space="preserve"> </w:t>
        </w:r>
      </w:ins>
      <w:moveToRangeStart w:id="132" w:author="Sebastian Łuczak" w:date="2011-08-31T20:28:00Z" w:name="move302585820"/>
      <w:moveTo w:id="133" w:author="Sebastian Łuczak" w:date="2011-08-31T20:28:00Z">
        <w:r w:rsidR="004A73A0">
          <w:t xml:space="preserve">Przez pojęcie pracownik mobilny rozumiemy osobę pracującą głównie poza siedzibą firmy, przemieszczającą się pomiędzy wieloma oddalonymi od siebie lokalizacjami. </w:t>
        </w:r>
      </w:moveTo>
    </w:p>
    <w:moveToRangeEnd w:id="132"/>
    <w:p w:rsidR="0045473F" w:rsidRDefault="000C1024">
      <w:pPr>
        <w:jc w:val="left"/>
        <w:rPr>
          <w:ins w:id="134" w:author="Sebastian Łuczak" w:date="2011-08-31T23:30:00Z"/>
        </w:rPr>
      </w:pPr>
      <w:ins w:id="135" w:author="Sebastian Łuczak" w:date="2011-08-31T23:30:00Z">
        <w:r>
          <w:t xml:space="preserve">Intencja </w:t>
        </w:r>
      </w:ins>
    </w:p>
    <w:p w:rsidR="000C1024" w:rsidRDefault="000C1024">
      <w:pPr>
        <w:jc w:val="left"/>
      </w:pPr>
      <w:ins w:id="136" w:author="Sebastian Łuczak" w:date="2011-08-31T23:30:00Z">
        <w:r>
          <w:t>akcja</w:t>
        </w:r>
      </w:ins>
    </w:p>
    <w:p w:rsidR="0045473F" w:rsidRDefault="0045473F">
      <w:pPr>
        <w:jc w:val="left"/>
      </w:pPr>
      <w:r>
        <w:t>Lokalizacja i urządzenie</w:t>
      </w:r>
    </w:p>
    <w:p w:rsidR="0045473F" w:rsidRDefault="0045473F">
      <w:pPr>
        <w:jc w:val="left"/>
      </w:pPr>
      <w:r>
        <w:t>Usługa sieciowa</w:t>
      </w:r>
    </w:p>
    <w:p w:rsidR="0045473F" w:rsidRDefault="0045473F">
      <w:pPr>
        <w:jc w:val="left"/>
      </w:pPr>
      <w:r>
        <w:t>Telefon, aparat, urządzenie mobilne</w:t>
      </w:r>
    </w:p>
    <w:p w:rsidR="0045473F" w:rsidRPr="00E85A6F" w:rsidRDefault="00796063">
      <w:pPr>
        <w:jc w:val="left"/>
      </w:pPr>
      <w:r w:rsidRPr="00E85A6F">
        <w:t>Unikatowy identyfikator</w:t>
      </w:r>
    </w:p>
    <w:p w:rsidR="0045473F" w:rsidRPr="008A15B2" w:rsidRDefault="00796063">
      <w:pPr>
        <w:jc w:val="left"/>
        <w:rPr>
          <w:lang w:val="en-US"/>
          <w:rPrChange w:id="137" w:author="Sebastian Łuczak" w:date="2011-08-31T23:45:00Z">
            <w:rPr/>
          </w:rPrChange>
        </w:rPr>
      </w:pPr>
      <w:proofErr w:type="spellStart"/>
      <w:r w:rsidRPr="00796063">
        <w:rPr>
          <w:lang w:val="en-US"/>
          <w:rPrChange w:id="138" w:author="Sebastian Łuczak" w:date="2011-08-31T23:45:00Z">
            <w:rPr/>
          </w:rPrChange>
        </w:rPr>
        <w:t>Znacznik</w:t>
      </w:r>
      <w:proofErr w:type="spellEnd"/>
    </w:p>
    <w:p w:rsidR="002737DF" w:rsidRPr="008A15B2" w:rsidRDefault="00796063">
      <w:pPr>
        <w:jc w:val="left"/>
        <w:rPr>
          <w:lang w:val="en-US"/>
          <w:rPrChange w:id="139" w:author="Sebastian Łuczak" w:date="2011-08-31T23:45:00Z">
            <w:rPr/>
          </w:rPrChange>
        </w:rPr>
      </w:pPr>
      <w:proofErr w:type="spellStart"/>
      <w:r w:rsidRPr="00796063">
        <w:rPr>
          <w:lang w:val="en-US"/>
          <w:rPrChange w:id="140" w:author="Sebastian Łuczak" w:date="2011-08-31T23:45:00Z">
            <w:rPr/>
          </w:rPrChange>
        </w:rPr>
        <w:t>RFiD</w:t>
      </w:r>
      <w:proofErr w:type="spellEnd"/>
    </w:p>
    <w:p w:rsidR="002737DF" w:rsidRPr="008A15B2" w:rsidRDefault="00796063">
      <w:pPr>
        <w:jc w:val="left"/>
        <w:rPr>
          <w:lang w:val="en-US"/>
          <w:rPrChange w:id="141" w:author="Sebastian Łuczak" w:date="2011-08-31T23:45:00Z">
            <w:rPr/>
          </w:rPrChange>
        </w:rPr>
      </w:pPr>
      <w:r w:rsidRPr="00796063">
        <w:rPr>
          <w:lang w:val="en-US"/>
          <w:rPrChange w:id="142" w:author="Sebastian Łuczak" w:date="2011-08-31T23:45:00Z">
            <w:rPr/>
          </w:rPrChange>
        </w:rPr>
        <w:t>NFC</w:t>
      </w:r>
    </w:p>
    <w:p w:rsidR="008A15B2" w:rsidRPr="00787048" w:rsidRDefault="008A15B2" w:rsidP="008A15B2">
      <w:pPr>
        <w:rPr>
          <w:ins w:id="143" w:author="Sebastian Łuczak" w:date="2011-08-31T23:45:00Z"/>
          <w:lang w:val="en-US"/>
        </w:rPr>
      </w:pPr>
      <w:ins w:id="144" w:author="Sebastian Łuczak" w:date="2011-08-31T23:45:00Z">
        <w:r w:rsidRPr="00770C5D">
          <w:rPr>
            <w:lang w:val="en-US"/>
          </w:rPr>
          <w:t>API – Application Programming I</w:t>
        </w:r>
        <w:r>
          <w:rPr>
            <w:lang w:val="en-US"/>
          </w:rPr>
          <w:t xml:space="preserve">nterface – </w:t>
        </w:r>
        <w:proofErr w:type="spellStart"/>
        <w:r>
          <w:rPr>
            <w:lang w:val="en-US"/>
          </w:rPr>
          <w:t>interfejsy</w:t>
        </w:r>
        <w:proofErr w:type="spellEnd"/>
        <w:r>
          <w:rPr>
            <w:lang w:val="en-US"/>
          </w:rPr>
          <w:t xml:space="preserve"> </w:t>
        </w:r>
        <w:proofErr w:type="spellStart"/>
        <w:r>
          <w:rPr>
            <w:lang w:val="en-US"/>
          </w:rPr>
          <w:t>programistyczne</w:t>
        </w:r>
        <w:proofErr w:type="spellEnd"/>
      </w:ins>
    </w:p>
    <w:p w:rsidR="008A15B2" w:rsidRPr="00787048" w:rsidRDefault="008A15B2" w:rsidP="008A15B2">
      <w:pPr>
        <w:rPr>
          <w:ins w:id="145" w:author="Sebastian Łuczak" w:date="2011-08-31T23:45:00Z"/>
          <w:lang w:val="en-US"/>
        </w:rPr>
      </w:pPr>
      <w:ins w:id="146" w:author="Sebastian Łuczak" w:date="2011-08-31T23:45:00Z">
        <w:r w:rsidRPr="00770C5D">
          <w:rPr>
            <w:lang w:val="en-US"/>
          </w:rPr>
          <w:t xml:space="preserve">NFC </w:t>
        </w:r>
        <w:r>
          <w:rPr>
            <w:lang w:val="en-US"/>
          </w:rPr>
          <w:t xml:space="preserve">– Near Field </w:t>
        </w:r>
        <w:proofErr w:type="spellStart"/>
        <w:r>
          <w:rPr>
            <w:lang w:val="en-US"/>
          </w:rPr>
          <w:t>Communucation</w:t>
        </w:r>
        <w:proofErr w:type="spellEnd"/>
      </w:ins>
    </w:p>
    <w:p w:rsidR="008A15B2" w:rsidRPr="008A15B2" w:rsidRDefault="00796063" w:rsidP="008A15B2">
      <w:pPr>
        <w:rPr>
          <w:ins w:id="147" w:author="Sebastian Łuczak" w:date="2011-08-31T23:45:00Z"/>
          <w:lang w:val="en-US"/>
          <w:rPrChange w:id="148" w:author="Sebastian Łuczak" w:date="2011-08-31T23:45:00Z">
            <w:rPr>
              <w:ins w:id="149" w:author="Sebastian Łuczak" w:date="2011-08-31T23:45:00Z"/>
            </w:rPr>
          </w:rPrChange>
        </w:rPr>
      </w:pPr>
      <w:proofErr w:type="spellStart"/>
      <w:ins w:id="150" w:author="Sebastian Łuczak" w:date="2011-08-31T23:45:00Z">
        <w:r w:rsidRPr="00796063">
          <w:rPr>
            <w:lang w:val="en-US"/>
            <w:rPrChange w:id="151" w:author="Sebastian Łuczak" w:date="2011-08-31T23:45:00Z">
              <w:rPr/>
            </w:rPrChange>
          </w:rPr>
          <w:t>RFiD</w:t>
        </w:r>
        <w:proofErr w:type="spellEnd"/>
        <w:r w:rsidRPr="00796063">
          <w:rPr>
            <w:lang w:val="en-US"/>
            <w:rPrChange w:id="152" w:author="Sebastian Łuczak" w:date="2011-08-31T23:45:00Z">
              <w:rPr/>
            </w:rPrChange>
          </w:rPr>
          <w:t xml:space="preserve"> – Radio Frequency Identification</w:t>
        </w:r>
      </w:ins>
    </w:p>
    <w:p w:rsidR="008A15B2" w:rsidRPr="00E85A6F" w:rsidRDefault="00796063" w:rsidP="008A15B2">
      <w:pPr>
        <w:rPr>
          <w:ins w:id="153" w:author="Sebastian Łuczak" w:date="2011-08-31T23:45:00Z"/>
        </w:rPr>
      </w:pPr>
      <w:ins w:id="154" w:author="Sebastian Łuczak" w:date="2011-08-31T23:45:00Z">
        <w:r w:rsidRPr="00E85A6F">
          <w:t xml:space="preserve">ORM – </w:t>
        </w:r>
        <w:proofErr w:type="spellStart"/>
        <w:r w:rsidRPr="00E85A6F">
          <w:t>Object-Realtional</w:t>
        </w:r>
        <w:proofErr w:type="spellEnd"/>
        <w:r w:rsidRPr="00E85A6F">
          <w:t xml:space="preserve"> </w:t>
        </w:r>
        <w:proofErr w:type="spellStart"/>
        <w:r w:rsidRPr="00E85A6F">
          <w:t>Mapping</w:t>
        </w:r>
        <w:proofErr w:type="spellEnd"/>
        <w:r w:rsidRPr="00E85A6F">
          <w:t xml:space="preserve"> – technika mapowania obiektów na encje bazy danych</w:t>
        </w:r>
      </w:ins>
    </w:p>
    <w:p w:rsidR="008A15B2" w:rsidRPr="00787048" w:rsidRDefault="008A15B2" w:rsidP="008A15B2">
      <w:pPr>
        <w:rPr>
          <w:ins w:id="155" w:author="Sebastian Łuczak" w:date="2011-08-31T23:45:00Z"/>
          <w:lang w:val="en-US"/>
        </w:rPr>
      </w:pPr>
      <w:ins w:id="156" w:author="Sebastian Łuczak" w:date="2011-08-31T23:45:00Z">
        <w:r w:rsidRPr="00770C5D">
          <w:rPr>
            <w:lang w:val="en-US"/>
          </w:rPr>
          <w:t>POJO</w:t>
        </w:r>
        <w:r>
          <w:rPr>
            <w:lang w:val="en-US"/>
          </w:rPr>
          <w:t xml:space="preserve"> – Plain Old Java Object – </w:t>
        </w:r>
        <w:proofErr w:type="spellStart"/>
        <w:r>
          <w:rPr>
            <w:lang w:val="en-US"/>
          </w:rPr>
          <w:t>obiekty</w:t>
        </w:r>
        <w:proofErr w:type="spellEnd"/>
        <w:r>
          <w:rPr>
            <w:lang w:val="en-US"/>
          </w:rPr>
          <w:t xml:space="preserve"> Java</w:t>
        </w:r>
      </w:ins>
    </w:p>
    <w:p w:rsidR="008A15B2" w:rsidRPr="00787048" w:rsidRDefault="008A15B2" w:rsidP="008A15B2">
      <w:pPr>
        <w:rPr>
          <w:ins w:id="157" w:author="Sebastian Łuczak" w:date="2011-08-31T23:45:00Z"/>
        </w:rPr>
      </w:pPr>
      <w:ins w:id="158" w:author="Sebastian Łuczak" w:date="2011-08-31T23:45:00Z">
        <w:r w:rsidRPr="00787048">
          <w:t>SQL</w:t>
        </w:r>
        <w:r w:rsidRPr="00770C5D">
          <w:t xml:space="preserve"> – </w:t>
        </w:r>
        <w:proofErr w:type="spellStart"/>
        <w:r w:rsidRPr="00770C5D">
          <w:t>Str</w:t>
        </w:r>
        <w:r w:rsidRPr="00787048">
          <w:t>uctured</w:t>
        </w:r>
        <w:proofErr w:type="spellEnd"/>
        <w:r w:rsidRPr="00787048">
          <w:t xml:space="preserve"> </w:t>
        </w:r>
        <w:proofErr w:type="spellStart"/>
        <w:r w:rsidRPr="00787048">
          <w:t>Query</w:t>
        </w:r>
        <w:proofErr w:type="spellEnd"/>
        <w:r w:rsidRPr="00787048">
          <w:t xml:space="preserve"> </w:t>
        </w:r>
        <w:proofErr w:type="spellStart"/>
        <w:r w:rsidRPr="00787048">
          <w:t>Languag</w:t>
        </w:r>
        <w:r w:rsidRPr="00770C5D">
          <w:t>e</w:t>
        </w:r>
        <w:proofErr w:type="spellEnd"/>
        <w:r w:rsidRPr="00770C5D">
          <w:t xml:space="preserve"> – język używany do tworzenia</w:t>
        </w:r>
        <w:r>
          <w:t xml:space="preserve"> zapytań do relacyjnych baz danych</w:t>
        </w:r>
      </w:ins>
    </w:p>
    <w:p w:rsidR="008A15B2" w:rsidRPr="00787048" w:rsidRDefault="008A15B2" w:rsidP="008A15B2">
      <w:pPr>
        <w:rPr>
          <w:ins w:id="159" w:author="Sebastian Łuczak" w:date="2011-08-31T23:45:00Z"/>
        </w:rPr>
      </w:pPr>
      <w:ins w:id="160" w:author="Sebastian Łuczak" w:date="2011-08-31T23:45:00Z">
        <w:r w:rsidRPr="00787048">
          <w:t>HQL</w:t>
        </w:r>
        <w:r w:rsidRPr="00770C5D">
          <w:t xml:space="preserve"> – Hibernate </w:t>
        </w:r>
        <w:proofErr w:type="spellStart"/>
        <w:r w:rsidRPr="00770C5D">
          <w:t>Query</w:t>
        </w:r>
        <w:proofErr w:type="spellEnd"/>
        <w:r w:rsidRPr="00770C5D">
          <w:t xml:space="preserve"> </w:t>
        </w:r>
        <w:proofErr w:type="spellStart"/>
        <w:r w:rsidRPr="00770C5D">
          <w:t>Language</w:t>
        </w:r>
        <w:proofErr w:type="spellEnd"/>
        <w:r w:rsidRPr="00770C5D">
          <w:t xml:space="preserve"> – język zapytań stworzony</w:t>
        </w:r>
        <w:r w:rsidRPr="00787048">
          <w:t xml:space="preserve"> specjalnie dla Framework Hibernate</w:t>
        </w:r>
      </w:ins>
    </w:p>
    <w:p w:rsidR="008A15B2" w:rsidRPr="00787048" w:rsidRDefault="008A15B2" w:rsidP="008A15B2">
      <w:pPr>
        <w:rPr>
          <w:ins w:id="161" w:author="Sebastian Łuczak" w:date="2011-08-31T23:45:00Z"/>
        </w:rPr>
      </w:pPr>
      <w:ins w:id="162" w:author="Sebastian Łuczak" w:date="2011-08-31T23:45:00Z">
        <w:r w:rsidRPr="00787048">
          <w:t>QBE</w:t>
        </w:r>
        <w:r w:rsidRPr="00770C5D">
          <w:t xml:space="preserve"> – </w:t>
        </w:r>
        <w:proofErr w:type="spellStart"/>
        <w:r w:rsidRPr="00770C5D">
          <w:t>Query</w:t>
        </w:r>
        <w:proofErr w:type="spellEnd"/>
        <w:r w:rsidRPr="00770C5D">
          <w:t xml:space="preserve"> By </w:t>
        </w:r>
        <w:proofErr w:type="spellStart"/>
        <w:r w:rsidRPr="00770C5D">
          <w:t>Example</w:t>
        </w:r>
        <w:proofErr w:type="spellEnd"/>
        <w:r w:rsidRPr="00770C5D">
          <w:t xml:space="preserve"> – technika tworzenia z</w:t>
        </w:r>
        <w:r>
          <w:t>apytań w Framework Hibernate</w:t>
        </w:r>
      </w:ins>
    </w:p>
    <w:p w:rsidR="008A15B2" w:rsidRPr="00787048" w:rsidRDefault="008A15B2" w:rsidP="008A15B2">
      <w:pPr>
        <w:rPr>
          <w:ins w:id="163" w:author="Sebastian Łuczak" w:date="2011-08-31T23:45:00Z"/>
        </w:rPr>
      </w:pPr>
      <w:ins w:id="164" w:author="Sebastian Łuczak" w:date="2011-08-31T23:45:00Z">
        <w:r w:rsidRPr="00787048">
          <w:t>JDBC</w:t>
        </w:r>
        <w:r w:rsidRPr="00770C5D">
          <w:t xml:space="preserve"> </w:t>
        </w:r>
        <w:r w:rsidRPr="00787048">
          <w:t>–</w:t>
        </w:r>
        <w:r w:rsidRPr="00770C5D">
          <w:t xml:space="preserve"> Ja</w:t>
        </w:r>
        <w:r w:rsidRPr="00787048">
          <w:t xml:space="preserve">va </w:t>
        </w:r>
        <w:proofErr w:type="spellStart"/>
        <w:r w:rsidRPr="00787048">
          <w:t>DataBase</w:t>
        </w:r>
        <w:proofErr w:type="spellEnd"/>
        <w:r w:rsidRPr="00787048">
          <w:t xml:space="preserve"> </w:t>
        </w:r>
        <w:proofErr w:type="spellStart"/>
        <w:r w:rsidRPr="00787048">
          <w:t>C</w:t>
        </w:r>
        <w:r w:rsidRPr="00770C5D">
          <w:t>onnectiovity</w:t>
        </w:r>
        <w:proofErr w:type="spellEnd"/>
        <w:r w:rsidRPr="00770C5D">
          <w:t xml:space="preserve"> – interfejs łączący program Java z bazą da</w:t>
        </w:r>
        <w:r>
          <w:t>nych</w:t>
        </w:r>
      </w:ins>
    </w:p>
    <w:p w:rsidR="008A15B2" w:rsidRPr="00787048" w:rsidRDefault="008A15B2" w:rsidP="008A15B2">
      <w:pPr>
        <w:rPr>
          <w:ins w:id="165" w:author="Sebastian Łuczak" w:date="2011-08-31T23:45:00Z"/>
        </w:rPr>
      </w:pPr>
      <w:ins w:id="166" w:author="Sebastian Łuczak" w:date="2011-08-31T23:45:00Z">
        <w:r w:rsidRPr="00787048">
          <w:t xml:space="preserve">MVC – </w:t>
        </w:r>
        <w:proofErr w:type="spellStart"/>
        <w:r w:rsidRPr="00787048">
          <w:t>Model-View-C</w:t>
        </w:r>
        <w:r w:rsidRPr="00770C5D">
          <w:t>ontrolle</w:t>
        </w:r>
        <w:proofErr w:type="spellEnd"/>
        <w:r w:rsidRPr="00770C5D">
          <w:t xml:space="preserve"> – </w:t>
        </w:r>
        <w:proofErr w:type="spellStart"/>
        <w:r w:rsidRPr="00770C5D">
          <w:t>wzrorzec</w:t>
        </w:r>
        <w:proofErr w:type="spellEnd"/>
        <w:r w:rsidRPr="00770C5D">
          <w:t xml:space="preserve"> projektowy </w:t>
        </w:r>
        <w:r>
          <w:t>Model – Widok - Kontroler</w:t>
        </w:r>
      </w:ins>
    </w:p>
    <w:p w:rsidR="008A15B2" w:rsidRPr="00787048" w:rsidRDefault="008A15B2" w:rsidP="008A15B2">
      <w:pPr>
        <w:rPr>
          <w:ins w:id="167" w:author="Sebastian Łuczak" w:date="2011-08-31T23:45:00Z"/>
        </w:rPr>
      </w:pPr>
      <w:ins w:id="168" w:author="Sebastian Łuczak" w:date="2011-08-31T23:45:00Z">
        <w:r w:rsidRPr="00787048">
          <w:t>JRE</w:t>
        </w:r>
        <w:r w:rsidRPr="00770C5D">
          <w:t xml:space="preserve"> – Java </w:t>
        </w:r>
        <w:proofErr w:type="spellStart"/>
        <w:r w:rsidRPr="00770C5D">
          <w:t>Runtime</w:t>
        </w:r>
        <w:proofErr w:type="spellEnd"/>
        <w:r w:rsidRPr="00770C5D">
          <w:t xml:space="preserve"> </w:t>
        </w:r>
        <w:proofErr w:type="spellStart"/>
        <w:r w:rsidRPr="00770C5D">
          <w:t>Enviroment</w:t>
        </w:r>
        <w:proofErr w:type="spellEnd"/>
        <w:r w:rsidRPr="00770C5D">
          <w:t xml:space="preserve"> – środowisko uruchom</w:t>
        </w:r>
        <w:r>
          <w:t>ieniowe programów Java</w:t>
        </w:r>
      </w:ins>
    </w:p>
    <w:p w:rsidR="008A15B2" w:rsidRPr="00787048" w:rsidRDefault="008A15B2" w:rsidP="008A15B2">
      <w:pPr>
        <w:rPr>
          <w:ins w:id="169" w:author="Sebastian Łuczak" w:date="2011-08-31T23:45:00Z"/>
          <w:lang w:val="en-US"/>
        </w:rPr>
      </w:pPr>
      <w:ins w:id="170" w:author="Sebastian Łuczak" w:date="2011-08-31T23:45:00Z">
        <w:r w:rsidRPr="00770C5D">
          <w:rPr>
            <w:lang w:val="en-US"/>
          </w:rPr>
          <w:t>JVM</w:t>
        </w:r>
        <w:r>
          <w:rPr>
            <w:lang w:val="en-US"/>
          </w:rPr>
          <w:t xml:space="preserve"> – Java Virtual Machine – </w:t>
        </w:r>
        <w:proofErr w:type="spellStart"/>
        <w:r>
          <w:rPr>
            <w:lang w:val="en-US"/>
          </w:rPr>
          <w:t>maszna</w:t>
        </w:r>
        <w:proofErr w:type="spellEnd"/>
        <w:r>
          <w:rPr>
            <w:lang w:val="en-US"/>
          </w:rPr>
          <w:t xml:space="preserve"> </w:t>
        </w:r>
        <w:proofErr w:type="spellStart"/>
        <w:r>
          <w:rPr>
            <w:lang w:val="en-US"/>
          </w:rPr>
          <w:t>wirtualna</w:t>
        </w:r>
        <w:proofErr w:type="spellEnd"/>
        <w:r>
          <w:rPr>
            <w:lang w:val="en-US"/>
          </w:rPr>
          <w:t xml:space="preserve"> Java</w:t>
        </w:r>
      </w:ins>
    </w:p>
    <w:p w:rsidR="008A15B2" w:rsidRPr="00787048" w:rsidRDefault="008A15B2" w:rsidP="008A15B2">
      <w:pPr>
        <w:rPr>
          <w:ins w:id="171" w:author="Sebastian Łuczak" w:date="2011-08-31T23:45:00Z"/>
          <w:lang w:val="en-US"/>
        </w:rPr>
      </w:pPr>
      <w:ins w:id="172" w:author="Sebastian Łuczak" w:date="2011-08-31T23:45:00Z">
        <w:r w:rsidRPr="00770C5D">
          <w:rPr>
            <w:lang w:val="en-US"/>
          </w:rPr>
          <w:t>J2EE</w:t>
        </w:r>
        <w:r>
          <w:rPr>
            <w:lang w:val="en-US"/>
          </w:rPr>
          <w:t xml:space="preserve"> – Java Enterprise Edition </w:t>
        </w:r>
      </w:ins>
    </w:p>
    <w:p w:rsidR="008A15B2" w:rsidRPr="00787048" w:rsidRDefault="008A15B2" w:rsidP="008A15B2">
      <w:pPr>
        <w:rPr>
          <w:ins w:id="173" w:author="Sebastian Łuczak" w:date="2011-08-31T23:45:00Z"/>
          <w:lang w:val="en-US"/>
        </w:rPr>
      </w:pPr>
      <w:ins w:id="174" w:author="Sebastian Łuczak" w:date="2011-08-31T23:45:00Z">
        <w:r w:rsidRPr="00770C5D">
          <w:rPr>
            <w:lang w:val="en-US"/>
          </w:rPr>
          <w:t>EJB</w:t>
        </w:r>
        <w:r>
          <w:rPr>
            <w:lang w:val="en-US"/>
          </w:rPr>
          <w:t xml:space="preserve"> – Enterprise Java Beans – </w:t>
        </w:r>
        <w:proofErr w:type="spellStart"/>
        <w:r>
          <w:rPr>
            <w:lang w:val="en-US"/>
          </w:rPr>
          <w:t>technologia</w:t>
        </w:r>
        <w:proofErr w:type="spellEnd"/>
        <w:r>
          <w:rPr>
            <w:lang w:val="en-US"/>
          </w:rPr>
          <w:t xml:space="preserve"> </w:t>
        </w:r>
        <w:proofErr w:type="spellStart"/>
        <w:r>
          <w:rPr>
            <w:lang w:val="en-US"/>
          </w:rPr>
          <w:t>programistyczna</w:t>
        </w:r>
        <w:proofErr w:type="spellEnd"/>
        <w:r>
          <w:rPr>
            <w:lang w:val="en-US"/>
          </w:rPr>
          <w:t xml:space="preserve"> Java</w:t>
        </w:r>
      </w:ins>
    </w:p>
    <w:p w:rsidR="008A15B2" w:rsidRPr="00787048" w:rsidRDefault="008A15B2" w:rsidP="008A15B2">
      <w:pPr>
        <w:rPr>
          <w:ins w:id="175" w:author="Sebastian Łuczak" w:date="2011-08-31T23:45:00Z"/>
          <w:lang w:val="en-US"/>
        </w:rPr>
      </w:pPr>
      <w:ins w:id="176" w:author="Sebastian Łuczak" w:date="2011-08-31T23:45:00Z">
        <w:r w:rsidRPr="00770C5D">
          <w:rPr>
            <w:lang w:val="en-US"/>
          </w:rPr>
          <w:t>JSP</w:t>
        </w:r>
        <w:r>
          <w:rPr>
            <w:lang w:val="en-US"/>
          </w:rPr>
          <w:t xml:space="preserve"> – Java Server Pages </w:t>
        </w:r>
      </w:ins>
    </w:p>
    <w:p w:rsidR="008A15B2" w:rsidRPr="00787048" w:rsidRDefault="008A15B2" w:rsidP="008A15B2">
      <w:pPr>
        <w:rPr>
          <w:ins w:id="177" w:author="Sebastian Łuczak" w:date="2011-08-31T23:45:00Z"/>
          <w:lang w:val="en-US"/>
        </w:rPr>
      </w:pPr>
      <w:ins w:id="178" w:author="Sebastian Łuczak" w:date="2011-08-31T23:45:00Z">
        <w:r w:rsidRPr="00770C5D">
          <w:rPr>
            <w:lang w:val="en-US"/>
          </w:rPr>
          <w:t>XML</w:t>
        </w:r>
        <w:r>
          <w:rPr>
            <w:lang w:val="en-US"/>
          </w:rPr>
          <w:t xml:space="preserve"> – </w:t>
        </w:r>
        <w:proofErr w:type="spellStart"/>
        <w:r>
          <w:rPr>
            <w:lang w:val="en-US"/>
          </w:rPr>
          <w:t>eXtesible</w:t>
        </w:r>
        <w:proofErr w:type="spellEnd"/>
        <w:r>
          <w:rPr>
            <w:lang w:val="en-US"/>
          </w:rPr>
          <w:t xml:space="preserve"> Markup Language </w:t>
        </w:r>
      </w:ins>
    </w:p>
    <w:p w:rsidR="008A15B2" w:rsidRPr="00787048" w:rsidRDefault="008A15B2" w:rsidP="008A15B2">
      <w:pPr>
        <w:rPr>
          <w:ins w:id="179" w:author="Sebastian Łuczak" w:date="2011-08-31T23:45:00Z"/>
        </w:rPr>
      </w:pPr>
      <w:ins w:id="180" w:author="Sebastian Łuczak" w:date="2011-08-31T23:45:00Z">
        <w:r w:rsidRPr="00787048">
          <w:t>HTML</w:t>
        </w:r>
        <w:r w:rsidRPr="00770C5D">
          <w:t xml:space="preserve"> – </w:t>
        </w:r>
        <w:proofErr w:type="spellStart"/>
        <w:r w:rsidRPr="00770C5D">
          <w:t>HiperText</w:t>
        </w:r>
        <w:proofErr w:type="spellEnd"/>
        <w:r w:rsidRPr="00770C5D">
          <w:t xml:space="preserve"> </w:t>
        </w:r>
        <w:proofErr w:type="spellStart"/>
        <w:r w:rsidRPr="00770C5D">
          <w:t>Markup</w:t>
        </w:r>
        <w:proofErr w:type="spellEnd"/>
        <w:r w:rsidRPr="00770C5D">
          <w:t xml:space="preserve"> </w:t>
        </w:r>
        <w:proofErr w:type="spellStart"/>
        <w:r w:rsidRPr="00770C5D">
          <w:t>Language</w:t>
        </w:r>
        <w:proofErr w:type="spellEnd"/>
        <w:r w:rsidRPr="00770C5D">
          <w:t xml:space="preserve"> – język tworzenia stron WWW </w:t>
        </w:r>
      </w:ins>
    </w:p>
    <w:p w:rsidR="008A15B2" w:rsidRPr="00787048" w:rsidRDefault="008A15B2" w:rsidP="008A15B2">
      <w:pPr>
        <w:rPr>
          <w:ins w:id="181" w:author="Sebastian Łuczak" w:date="2011-08-31T23:45:00Z"/>
          <w:lang w:val="en-US"/>
        </w:rPr>
      </w:pPr>
      <w:ins w:id="182" w:author="Sebastian Łuczak" w:date="2011-08-31T23:45:00Z">
        <w:r w:rsidRPr="00770C5D">
          <w:rPr>
            <w:lang w:val="en-US"/>
          </w:rPr>
          <w:t>WWW</w:t>
        </w:r>
        <w:r>
          <w:rPr>
            <w:lang w:val="en-US"/>
          </w:rPr>
          <w:t xml:space="preserve"> – World Wide Web</w:t>
        </w:r>
      </w:ins>
    </w:p>
    <w:p w:rsidR="008A15B2" w:rsidRPr="00787048" w:rsidRDefault="008A15B2" w:rsidP="008A15B2">
      <w:pPr>
        <w:rPr>
          <w:ins w:id="183" w:author="Sebastian Łuczak" w:date="2011-08-31T23:45:00Z"/>
          <w:lang w:val="en-US"/>
        </w:rPr>
      </w:pPr>
      <w:ins w:id="184" w:author="Sebastian Łuczak" w:date="2011-08-31T23:45:00Z">
        <w:r w:rsidRPr="00770C5D">
          <w:rPr>
            <w:lang w:val="en-US"/>
          </w:rPr>
          <w:t>CSS</w:t>
        </w:r>
        <w:r>
          <w:rPr>
            <w:lang w:val="en-US"/>
          </w:rPr>
          <w:t xml:space="preserve">  - </w:t>
        </w:r>
        <w:r w:rsidRPr="00770C5D">
          <w:rPr>
            <w:rStyle w:val="apple-style-span"/>
            <w:rFonts w:ascii="Arial" w:hAnsi="Arial" w:cs="Arial"/>
            <w:i/>
            <w:iCs/>
            <w:color w:val="000000"/>
            <w:shd w:val="clear" w:color="auto" w:fill="FFFFFF"/>
            <w:lang w:val="en-US"/>
          </w:rPr>
          <w:t>Cascading Style Sheets -</w:t>
        </w:r>
      </w:ins>
    </w:p>
    <w:p w:rsidR="008A15B2" w:rsidRPr="00787048" w:rsidRDefault="008A15B2" w:rsidP="008A15B2">
      <w:pPr>
        <w:rPr>
          <w:ins w:id="185" w:author="Sebastian Łuczak" w:date="2011-08-31T23:45:00Z"/>
          <w:lang w:val="en-US"/>
        </w:rPr>
      </w:pPr>
      <w:ins w:id="186" w:author="Sebastian Łuczak" w:date="2011-08-31T23:45:00Z">
        <w:r w:rsidRPr="00770C5D">
          <w:rPr>
            <w:lang w:val="en-US"/>
          </w:rPr>
          <w:t>REST</w:t>
        </w:r>
        <w:r>
          <w:rPr>
            <w:lang w:val="en-US"/>
          </w:rPr>
          <w:t xml:space="preserve"> – Representational State Transfer</w:t>
        </w:r>
      </w:ins>
    </w:p>
    <w:p w:rsidR="008A15B2" w:rsidRPr="00787048" w:rsidRDefault="008A15B2" w:rsidP="008A15B2">
      <w:pPr>
        <w:rPr>
          <w:ins w:id="187" w:author="Sebastian Łuczak" w:date="2011-08-31T23:45:00Z"/>
          <w:lang w:val="en-US"/>
        </w:rPr>
      </w:pPr>
      <w:ins w:id="188" w:author="Sebastian Łuczak" w:date="2011-08-31T23:45:00Z">
        <w:r w:rsidRPr="00770C5D">
          <w:rPr>
            <w:lang w:val="en-US"/>
          </w:rPr>
          <w:t>http</w:t>
        </w:r>
        <w:r>
          <w:rPr>
            <w:lang w:val="en-US"/>
          </w:rPr>
          <w:t xml:space="preserve"> – </w:t>
        </w:r>
        <w:proofErr w:type="spellStart"/>
        <w:r>
          <w:rPr>
            <w:lang w:val="en-US"/>
          </w:rPr>
          <w:t>HiperText</w:t>
        </w:r>
        <w:proofErr w:type="spellEnd"/>
        <w:r>
          <w:rPr>
            <w:lang w:val="en-US"/>
          </w:rPr>
          <w:t xml:space="preserve"> Transfer Protocol</w:t>
        </w:r>
      </w:ins>
    </w:p>
    <w:p w:rsidR="008A15B2" w:rsidRPr="00787048" w:rsidRDefault="008A15B2" w:rsidP="008A15B2">
      <w:pPr>
        <w:rPr>
          <w:ins w:id="189" w:author="Sebastian Łuczak" w:date="2011-08-31T23:45:00Z"/>
          <w:lang w:val="en-US"/>
        </w:rPr>
      </w:pPr>
      <w:ins w:id="190" w:author="Sebastian Łuczak" w:date="2011-08-31T23:45:00Z">
        <w:r w:rsidRPr="00770C5D">
          <w:rPr>
            <w:lang w:val="en-US"/>
          </w:rPr>
          <w:t>URI</w:t>
        </w:r>
        <w:r>
          <w:rPr>
            <w:lang w:val="en-US"/>
          </w:rPr>
          <w:t xml:space="preserve"> – Uniform Resource Identifier</w:t>
        </w:r>
      </w:ins>
    </w:p>
    <w:p w:rsidR="008A15B2" w:rsidRPr="004F6575" w:rsidRDefault="008A15B2" w:rsidP="008A15B2">
      <w:pPr>
        <w:rPr>
          <w:ins w:id="191" w:author="Sebastian Łuczak" w:date="2011-08-31T23:45:00Z"/>
          <w:lang w:val="en-US"/>
        </w:rPr>
      </w:pPr>
      <w:ins w:id="192" w:author="Sebastian Łuczak" w:date="2011-08-31T23:45:00Z">
        <w:r w:rsidRPr="004F6575">
          <w:rPr>
            <w:lang w:val="en-US"/>
          </w:rPr>
          <w:t>JSON</w:t>
        </w:r>
        <w:r>
          <w:rPr>
            <w:lang w:val="en-US"/>
          </w:rPr>
          <w:t xml:space="preserve"> – JavaScript Object Notation</w:t>
        </w:r>
      </w:ins>
    </w:p>
    <w:p w:rsidR="008A15B2" w:rsidRPr="004F6575" w:rsidRDefault="008A15B2" w:rsidP="008A15B2">
      <w:pPr>
        <w:rPr>
          <w:ins w:id="193" w:author="Sebastian Łuczak" w:date="2011-08-31T23:45:00Z"/>
          <w:lang w:val="en-US"/>
        </w:rPr>
      </w:pPr>
      <w:ins w:id="194" w:author="Sebastian Łuczak" w:date="2011-08-31T23:45:00Z">
        <w:r w:rsidRPr="004F6575">
          <w:rPr>
            <w:lang w:val="en-US"/>
          </w:rPr>
          <w:t>SOAP</w:t>
        </w:r>
        <w:r>
          <w:rPr>
            <w:lang w:val="en-US"/>
          </w:rPr>
          <w:t xml:space="preserve"> – Simple </w:t>
        </w:r>
        <w:proofErr w:type="spellStart"/>
        <w:r>
          <w:rPr>
            <w:lang w:val="en-US"/>
          </w:rPr>
          <w:t>Obcjec</w:t>
        </w:r>
        <w:proofErr w:type="spellEnd"/>
        <w:r>
          <w:rPr>
            <w:lang w:val="en-US"/>
          </w:rPr>
          <w:t xml:space="preserve"> Access Protocol</w:t>
        </w:r>
      </w:ins>
    </w:p>
    <w:p w:rsidR="008A15B2" w:rsidRPr="004F6575" w:rsidRDefault="008A15B2" w:rsidP="008A15B2">
      <w:pPr>
        <w:rPr>
          <w:ins w:id="195" w:author="Sebastian Łuczak" w:date="2011-08-31T23:45:00Z"/>
          <w:lang w:val="en-US"/>
        </w:rPr>
      </w:pPr>
      <w:ins w:id="196" w:author="Sebastian Łuczak" w:date="2011-08-31T23:45:00Z">
        <w:r w:rsidRPr="004F6575">
          <w:rPr>
            <w:lang w:val="en-US"/>
          </w:rPr>
          <w:t>JAX-RS</w:t>
        </w:r>
        <w:r>
          <w:rPr>
            <w:lang w:val="en-US"/>
          </w:rPr>
          <w:t xml:space="preserve"> – Java </w:t>
        </w:r>
        <w:proofErr w:type="spellStart"/>
        <w:r>
          <w:rPr>
            <w:lang w:val="en-US"/>
          </w:rPr>
          <w:t>Api</w:t>
        </w:r>
        <w:proofErr w:type="spellEnd"/>
        <w:r>
          <w:rPr>
            <w:lang w:val="en-US"/>
          </w:rPr>
          <w:t xml:space="preserve"> for </w:t>
        </w:r>
        <w:proofErr w:type="spellStart"/>
        <w:r>
          <w:rPr>
            <w:lang w:val="en-US"/>
          </w:rPr>
          <w:t>Restfull</w:t>
        </w:r>
        <w:proofErr w:type="spellEnd"/>
        <w:r>
          <w:rPr>
            <w:lang w:val="en-US"/>
          </w:rPr>
          <w:t xml:space="preserve"> Web Services</w:t>
        </w:r>
      </w:ins>
    </w:p>
    <w:p w:rsidR="008A15B2" w:rsidRPr="004F6575" w:rsidRDefault="008A15B2" w:rsidP="008A15B2">
      <w:pPr>
        <w:rPr>
          <w:ins w:id="197" w:author="Sebastian Łuczak" w:date="2011-08-31T23:45:00Z"/>
          <w:lang w:val="en-US"/>
        </w:rPr>
      </w:pPr>
      <w:ins w:id="198" w:author="Sebastian Łuczak" w:date="2011-08-31T23:45:00Z">
        <w:r w:rsidRPr="004F6575">
          <w:rPr>
            <w:lang w:val="en-US"/>
          </w:rPr>
          <w:t>IDE</w:t>
        </w:r>
        <w:r>
          <w:rPr>
            <w:lang w:val="en-US"/>
          </w:rPr>
          <w:t xml:space="preserve"> – Integrated Development </w:t>
        </w:r>
        <w:proofErr w:type="spellStart"/>
        <w:r>
          <w:rPr>
            <w:lang w:val="en-US"/>
          </w:rPr>
          <w:t>Enviroment</w:t>
        </w:r>
        <w:proofErr w:type="spellEnd"/>
      </w:ins>
    </w:p>
    <w:p w:rsidR="008A15B2" w:rsidRPr="004F6575" w:rsidRDefault="008A15B2" w:rsidP="008A15B2">
      <w:pPr>
        <w:rPr>
          <w:ins w:id="199" w:author="Sebastian Łuczak" w:date="2011-08-31T23:45:00Z"/>
          <w:lang w:val="en-US"/>
        </w:rPr>
      </w:pPr>
      <w:ins w:id="200" w:author="Sebastian Łuczak" w:date="2011-08-31T23:45:00Z">
        <w:r w:rsidRPr="004F6575">
          <w:rPr>
            <w:lang w:val="en-US"/>
          </w:rPr>
          <w:t>SDK</w:t>
        </w:r>
        <w:r>
          <w:rPr>
            <w:lang w:val="en-US"/>
          </w:rPr>
          <w:t xml:space="preserve"> – Software Development Kit</w:t>
        </w:r>
      </w:ins>
    </w:p>
    <w:p w:rsidR="008A15B2" w:rsidRPr="00787048" w:rsidRDefault="008A15B2" w:rsidP="008A15B2">
      <w:pPr>
        <w:rPr>
          <w:ins w:id="201" w:author="Sebastian Łuczak" w:date="2011-08-31T23:45:00Z"/>
          <w:lang w:val="en-US"/>
        </w:rPr>
      </w:pPr>
      <w:ins w:id="202" w:author="Sebastian Łuczak" w:date="2011-08-31T23:45:00Z">
        <w:r w:rsidRPr="00770C5D">
          <w:rPr>
            <w:lang w:val="en-US"/>
          </w:rPr>
          <w:t xml:space="preserve">SHA </w:t>
        </w:r>
        <w:r>
          <w:rPr>
            <w:lang w:val="en-US"/>
          </w:rPr>
          <w:t>–</w:t>
        </w:r>
        <w:r w:rsidRPr="00770C5D">
          <w:rPr>
            <w:lang w:val="en-US"/>
          </w:rPr>
          <w:t xml:space="preserve"> Secur</w:t>
        </w:r>
        <w:r>
          <w:rPr>
            <w:lang w:val="en-US"/>
          </w:rPr>
          <w:t xml:space="preserve">e Hash </w:t>
        </w:r>
        <w:proofErr w:type="spellStart"/>
        <w:r>
          <w:rPr>
            <w:lang w:val="en-US"/>
          </w:rPr>
          <w:t>Algoritm</w:t>
        </w:r>
        <w:proofErr w:type="spellEnd"/>
      </w:ins>
    </w:p>
    <w:p w:rsidR="008A15B2" w:rsidRPr="00787048" w:rsidRDefault="008A15B2" w:rsidP="008A15B2">
      <w:pPr>
        <w:rPr>
          <w:ins w:id="203" w:author="Sebastian Łuczak" w:date="2011-08-31T23:45:00Z"/>
          <w:lang w:val="en-US"/>
        </w:rPr>
      </w:pPr>
      <w:ins w:id="204" w:author="Sebastian Łuczak" w:date="2011-08-31T23:45:00Z">
        <w:r w:rsidRPr="00770C5D">
          <w:rPr>
            <w:lang w:val="en-US"/>
          </w:rPr>
          <w:t xml:space="preserve">DAO – Data </w:t>
        </w:r>
        <w:r>
          <w:rPr>
            <w:lang w:val="en-US"/>
          </w:rPr>
          <w:t>Access Object</w:t>
        </w:r>
      </w:ins>
    </w:p>
    <w:p w:rsidR="008A15B2" w:rsidRPr="00787048" w:rsidRDefault="008A15B2" w:rsidP="008A15B2">
      <w:pPr>
        <w:rPr>
          <w:ins w:id="205" w:author="Sebastian Łuczak" w:date="2011-08-31T23:45:00Z"/>
          <w:lang w:val="en-US"/>
        </w:rPr>
      </w:pPr>
      <w:ins w:id="206" w:author="Sebastian Łuczak" w:date="2011-08-31T23:45:00Z">
        <w:r w:rsidRPr="00770C5D">
          <w:rPr>
            <w:lang w:val="en-US"/>
          </w:rPr>
          <w:t xml:space="preserve">JSTL </w:t>
        </w:r>
        <w:r>
          <w:rPr>
            <w:lang w:val="en-US"/>
          </w:rPr>
          <w:t xml:space="preserve">– Java </w:t>
        </w:r>
        <w:proofErr w:type="spellStart"/>
        <w:r>
          <w:rPr>
            <w:lang w:val="en-US"/>
          </w:rPr>
          <w:t>Standart</w:t>
        </w:r>
        <w:proofErr w:type="spellEnd"/>
        <w:r>
          <w:rPr>
            <w:lang w:val="en-US"/>
          </w:rPr>
          <w:t xml:space="preserve"> Tag Library</w:t>
        </w:r>
      </w:ins>
    </w:p>
    <w:p w:rsidR="006069A2" w:rsidRDefault="006069A2">
      <w:pPr>
        <w:jc w:val="left"/>
        <w:rPr>
          <w:rFonts w:ascii="Times New Roman" w:eastAsiaTheme="majorEastAsia" w:hAnsi="Times New Roman" w:cstheme="majorBidi"/>
          <w:b/>
          <w:bCs/>
          <w:caps/>
          <w:sz w:val="32"/>
          <w:szCs w:val="28"/>
          <w:lang w:eastAsia="pl-PL"/>
        </w:rPr>
      </w:pPr>
      <w:r>
        <w:br w:type="page"/>
      </w:r>
    </w:p>
    <w:p w:rsidR="00554649" w:rsidRDefault="003D1A88" w:rsidP="00405483">
      <w:pPr>
        <w:pStyle w:val="Nagwek1"/>
      </w:pPr>
      <w:bookmarkStart w:id="207" w:name="_Toc302336497"/>
      <w:r>
        <w:lastRenderedPageBreak/>
        <w:t>Wstęp</w:t>
      </w:r>
      <w:bookmarkEnd w:id="207"/>
    </w:p>
    <w:p w:rsidR="003D1A88" w:rsidRDefault="003D1A88" w:rsidP="00554649"/>
    <w:p w:rsidR="00ED04F4" w:rsidRDefault="00ED04F4" w:rsidP="00554649"/>
    <w:p w:rsidR="00ED04F4" w:rsidRDefault="00ED04F4" w:rsidP="00554649"/>
    <w:p w:rsidR="00ED04F4" w:rsidRDefault="00ED04F4" w:rsidP="00554649"/>
    <w:p w:rsidR="00ED04F4" w:rsidRDefault="005C60FE" w:rsidP="00554649">
      <w:r>
        <w:t>Na koniec</w:t>
      </w:r>
    </w:p>
    <w:p w:rsidR="00ED04F4" w:rsidRDefault="00ED04F4" w:rsidP="00554649"/>
    <w:p w:rsidR="00ED04F4" w:rsidRPr="00554649" w:rsidRDefault="00ED04F4" w:rsidP="00554649"/>
    <w:p w:rsidR="00ED04F4" w:rsidRDefault="00ED04F4">
      <w:pPr>
        <w:jc w:val="left"/>
        <w:rPr>
          <w:rFonts w:ascii="Times New Roman" w:eastAsiaTheme="majorEastAsia" w:hAnsi="Times New Roman" w:cstheme="majorBidi"/>
          <w:b/>
          <w:bCs/>
          <w:caps/>
          <w:sz w:val="32"/>
          <w:szCs w:val="28"/>
          <w:lang w:eastAsia="pl-PL"/>
        </w:rPr>
      </w:pPr>
      <w:r>
        <w:br w:type="page"/>
      </w:r>
    </w:p>
    <w:p w:rsidR="00BF684D" w:rsidRDefault="00554649" w:rsidP="00D04494">
      <w:pPr>
        <w:pStyle w:val="Nagwek1"/>
      </w:pPr>
      <w:bookmarkStart w:id="208" w:name="_Toc302336498"/>
      <w:r>
        <w:lastRenderedPageBreak/>
        <w:t>Cel i zakres pracy</w:t>
      </w:r>
      <w:bookmarkEnd w:id="208"/>
    </w:p>
    <w:p w:rsidR="00554649" w:rsidRPr="00554649" w:rsidRDefault="00554649" w:rsidP="00554649"/>
    <w:p w:rsidR="00554649" w:rsidRDefault="0084468B" w:rsidP="0082106B">
      <w:pPr>
        <w:pStyle w:val="NormalnyIn"/>
        <w:ind w:firstLine="0"/>
      </w:pPr>
      <w:r>
        <w:t xml:space="preserve">Celem </w:t>
      </w:r>
      <w:r w:rsidR="00554649">
        <w:t xml:space="preserve">naszej </w:t>
      </w:r>
      <w:r>
        <w:t xml:space="preserve">pracy inżynierskiej jest </w:t>
      </w:r>
      <w:r w:rsidR="00554649">
        <w:t>zrealizowanie kompletnego i</w:t>
      </w:r>
      <w:r>
        <w:t xml:space="preserve"> nowatorskiego systemu kontroli czasu pracy pracowników mobilnych</w:t>
      </w:r>
      <w:r w:rsidR="00554649">
        <w:t xml:space="preserve">. Innowacyjne wykorzystanie </w:t>
      </w:r>
      <w:r w:rsidR="000C4D01">
        <w:t>wchodzącej na rynek</w:t>
      </w:r>
      <w:r w:rsidR="001870F4">
        <w:t xml:space="preserve"> konsumencki</w:t>
      </w:r>
      <w:r w:rsidR="000C4D01">
        <w:t xml:space="preserve"> </w:t>
      </w:r>
      <w:r w:rsidR="00554649">
        <w:t>technologii</w:t>
      </w:r>
      <w:r w:rsidR="001870F4">
        <w:t xml:space="preserve"> NFC (Near Field </w:t>
      </w:r>
      <w:proofErr w:type="spellStart"/>
      <w:r w:rsidR="001870F4">
        <w:t>Communication</w:t>
      </w:r>
      <w:proofErr w:type="spellEnd"/>
      <w:r w:rsidR="001870F4">
        <w:t>)</w:t>
      </w:r>
      <w:r w:rsidR="00554649">
        <w:t xml:space="preserve">, telefonii komórkowej oraz usług internetowych czyni nasze rozwiązanie unikalnym na rynku.  </w:t>
      </w:r>
    </w:p>
    <w:p w:rsidR="000C4D01" w:rsidRDefault="000C4D01" w:rsidP="00E83F6A">
      <w:pPr>
        <w:pStyle w:val="NormalnyIn"/>
      </w:pPr>
      <w:r>
        <w:t xml:space="preserve">Dzięki </w:t>
      </w:r>
      <w:ins w:id="209" w:author="Sebastian Łuczak" w:date="2011-08-31T19:55:00Z">
        <w:r w:rsidR="001870F4">
          <w:t xml:space="preserve">użyciu </w:t>
        </w:r>
      </w:ins>
      <w:proofErr w:type="spellStart"/>
      <w:r>
        <w:t>infrastrukturz</w:t>
      </w:r>
      <w:ins w:id="210" w:author="Sebastian Łuczak" w:date="2011-08-31T19:55:00Z">
        <w:r w:rsidR="001870F4">
          <w:t>y</w:t>
        </w:r>
      </w:ins>
      <w:proofErr w:type="spellEnd"/>
      <w:del w:id="211" w:author="Sebastian Łuczak" w:date="2011-08-31T19:55:00Z">
        <w:r w:rsidDel="001870F4">
          <w:delText>e</w:delText>
        </w:r>
      </w:del>
      <w:r>
        <w:t xml:space="preserve"> telefonii </w:t>
      </w:r>
      <w:r w:rsidR="0084468B">
        <w:t>3G</w:t>
      </w:r>
      <w:r>
        <w:t>, oraz złożone</w:t>
      </w:r>
      <w:ins w:id="212" w:author="Sebastian Łuczak" w:date="2011-08-31T19:55:00Z">
        <w:r w:rsidR="001870F4">
          <w:t>go</w:t>
        </w:r>
      </w:ins>
      <w:del w:id="213" w:author="Sebastian Łuczak" w:date="2011-08-31T19:55:00Z">
        <w:r w:rsidDel="001870F4">
          <w:delText>mu</w:delText>
        </w:r>
      </w:del>
      <w:r>
        <w:t xml:space="preserve"> system</w:t>
      </w:r>
      <w:ins w:id="214" w:author="Sebastian Łuczak" w:date="2011-08-31T19:55:00Z">
        <w:r w:rsidR="001870F4">
          <w:t>u</w:t>
        </w:r>
      </w:ins>
      <w:del w:id="215" w:author="Sebastian Łuczak" w:date="2011-08-31T19:55:00Z">
        <w:r w:rsidDel="001870F4">
          <w:delText>owi</w:delText>
        </w:r>
      </w:del>
      <w:r>
        <w:t xml:space="preserve"> monitorowania uzyskujemy pełną i pewną kontrolę nad czasem poświęconym przez pracownika na realizację powierzonych mu zadań.  </w:t>
      </w:r>
    </w:p>
    <w:p w:rsidR="000C4D01" w:rsidRDefault="0084468B" w:rsidP="000C4D01">
      <w:pPr>
        <w:pStyle w:val="NormalnyIn"/>
      </w:pPr>
      <w:r>
        <w:t xml:space="preserve">Kompletna realizacja </w:t>
      </w:r>
      <w:ins w:id="216" w:author="Sebastian Łuczak" w:date="2011-08-31T19:55:00Z">
        <w:r w:rsidR="001870F4">
          <w:t xml:space="preserve">projektu </w:t>
        </w:r>
      </w:ins>
      <w:r>
        <w:t>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Technologie użyte do wykonania pracy są powszechnie wykorzystywane do wytwarzania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w:t>
      </w:r>
      <w:proofErr w:type="spellStart"/>
      <w:r>
        <w:t>RFiD</w:t>
      </w:r>
      <w:proofErr w:type="spellEnd"/>
      <w:r>
        <w:t xml:space="preserve"> i kart zbliżeniowych, a także rozwiązaniem 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r w:rsidR="00E36F65">
        <w:t>na potrzeby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 </w:t>
      </w:r>
      <w:r w:rsidR="008E69FB">
        <w:t xml:space="preserve">oraz ich bezproblemowa instalacja u kontrahentów, nie wymagająca żadnych narzędzi i ingerencji w otoczenie, a także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wspólnie. Ze względu na modułowość zaprojektowanego przez nas rozwiązania, dokonaliśmy podziału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kolei aplikacje usługi internetowej oraz portalu administracyjnego Maciej Nowak.</w:t>
      </w:r>
      <w:ins w:id="217" w:author="Sebastian Łuczak" w:date="2011-08-31T19:58:00Z">
        <w:r w:rsidR="001870F4">
          <w:t xml:space="preserve"> Prace nad interfejsem portalu wykonane były wspólnie.</w:t>
        </w:r>
      </w:ins>
    </w:p>
    <w:p w:rsidR="008E69FB" w:rsidRPr="0027176B" w:rsidRDefault="008E69FB" w:rsidP="0027176B">
      <w:pPr>
        <w:pStyle w:val="NormalnyIn"/>
      </w:pPr>
      <w:r w:rsidRPr="0027176B">
        <w:t>W dalszej części pracy przedstawione zostaną</w:t>
      </w:r>
      <w:r w:rsidR="0027176B" w:rsidRPr="0027176B">
        <w:t xml:space="preserve"> </w:t>
      </w:r>
      <w:r w:rsidRPr="0027176B">
        <w:t xml:space="preserve"> nasze </w:t>
      </w:r>
      <w:del w:id="218" w:author="Sebastian Łuczak" w:date="2011-08-31T19:58:00Z">
        <w:r w:rsidRPr="0027176B" w:rsidDel="001870F4">
          <w:delText xml:space="preserve">rozwiązania </w:delText>
        </w:r>
      </w:del>
      <w:ins w:id="219" w:author="Sebastian Łuczak" w:date="2011-08-31T19:58:00Z">
        <w:r w:rsidR="001870F4">
          <w:t>ro</w:t>
        </w:r>
      </w:ins>
      <w:ins w:id="220" w:author="Sebastian Łuczak" w:date="2011-08-31T19:59:00Z">
        <w:r w:rsidR="001870F4">
          <w:t>zważania</w:t>
        </w:r>
      </w:ins>
      <w:ins w:id="221" w:author="Sebastian Łuczak" w:date="2011-08-31T19:58:00Z">
        <w:r w:rsidR="001870F4" w:rsidRPr="0027176B">
          <w:t xml:space="preserve"> </w:t>
        </w:r>
      </w:ins>
      <w:r w:rsidRPr="0027176B">
        <w:t>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w:t>
      </w:r>
      <w:del w:id="222" w:author="Sebastian Łuczak" w:date="2011-08-31T19:59:00Z">
        <w:r w:rsidR="0027176B" w:rsidDel="001870F4">
          <w:delText>a</w:delText>
        </w:r>
      </w:del>
      <w:r w:rsidR="0027176B">
        <w:t xml:space="preserve"> użycia kompletnego systemu</w:t>
      </w:r>
      <w:ins w:id="223" w:author="Sebastian Łuczak" w:date="2011-08-31T19:59:00Z">
        <w:r w:rsidR="001870F4">
          <w:t>, wraz z opisem zrealizowan</w:t>
        </w:r>
      </w:ins>
      <w:ins w:id="224" w:author="Sebastian Łuczak" w:date="2011-08-31T20:00:00Z">
        <w:r w:rsidR="001870F4">
          <w:t>ego oprogramowania</w:t>
        </w:r>
      </w:ins>
      <w:ins w:id="225" w:author="Sebastian Łuczak" w:date="2011-08-31T19:59:00Z">
        <w:r w:rsidR="001870F4">
          <w:t>.</w:t>
        </w:r>
      </w:ins>
      <w:del w:id="226" w:author="Sebastian Łuczak" w:date="2011-08-31T19:59:00Z">
        <w:r w:rsidR="0027176B" w:rsidDel="001870F4">
          <w:delText>.</w:delText>
        </w:r>
      </w:del>
    </w:p>
    <w:p w:rsidR="00554649" w:rsidRDefault="00554649" w:rsidP="00D04494">
      <w:pPr>
        <w:pStyle w:val="Nagwek2"/>
        <w:numPr>
          <w:ilvl w:val="0"/>
          <w:numId w:val="0"/>
        </w:numPr>
      </w:pPr>
    </w:p>
    <w:p w:rsidR="003D1A88" w:rsidRDefault="003D1A88">
      <w:pPr>
        <w:jc w:val="left"/>
        <w:rPr>
          <w:rFonts w:asciiTheme="majorHAnsi" w:eastAsiaTheme="majorEastAsia" w:hAnsiTheme="majorHAnsi" w:cstheme="majorBidi"/>
          <w:b/>
          <w:bCs/>
          <w:color w:val="4F81BD" w:themeColor="accent1"/>
          <w:sz w:val="26"/>
          <w:szCs w:val="26"/>
        </w:rPr>
      </w:pPr>
      <w:r>
        <w:br w:type="page"/>
      </w:r>
    </w:p>
    <w:p w:rsidR="00B138EA" w:rsidRDefault="00B138EA" w:rsidP="00B138EA">
      <w:pPr>
        <w:pStyle w:val="Nagwek1"/>
      </w:pPr>
      <w:bookmarkStart w:id="227" w:name="_Toc302291833"/>
      <w:bookmarkStart w:id="228" w:name="_Toc302336499"/>
      <w:r>
        <w:lastRenderedPageBreak/>
        <w:t>Wstęp teoretyczny</w:t>
      </w:r>
      <w:bookmarkEnd w:id="227"/>
      <w:bookmarkEnd w:id="228"/>
    </w:p>
    <w:p w:rsidR="008A15B2" w:rsidRDefault="00B138EA" w:rsidP="008A15B2">
      <w:pPr>
        <w:pStyle w:val="NormalnyIn"/>
        <w:ind w:firstLine="0"/>
        <w:rPr>
          <w:ins w:id="229" w:author="Sebastian Łuczak" w:date="2011-08-31T23:46:00Z"/>
        </w:rPr>
      </w:pPr>
      <w:r>
        <w:t xml:space="preserve">Rozpoczynając projekt spędziliśmy kilka miesięcy na porównywaniu przeróżnych technologii i doborze optymalnych do realizacji naszego systemu. Pierwsza faza obfitowała w </w:t>
      </w:r>
    </w:p>
    <w:p w:rsidR="008A15B2" w:rsidRDefault="008A15B2" w:rsidP="008A15B2">
      <w:pPr>
        <w:pStyle w:val="NormalnyIn"/>
        <w:ind w:firstLine="0"/>
        <w:rPr>
          <w:ins w:id="230" w:author="Sebastian Łuczak" w:date="2011-08-31T23:46:00Z"/>
        </w:rPr>
      </w:pPr>
      <w:ins w:id="231" w:author="Sebastian Łuczak" w:date="2011-08-31T23:46:00Z">
        <w:r>
          <w:t xml:space="preserve">liczne prototypy dzięki którym wyeliminowaliśmy błędne założenia i elementy nadmiarowe, </w:t>
        </w:r>
        <w:r w:rsidR="005221BC">
          <w:t>kt</w:t>
        </w:r>
        <w:r>
          <w:t>óre nie spełniały naszych oczekiwań, lub pogarszały efekt końcowy.</w:t>
        </w:r>
      </w:ins>
    </w:p>
    <w:p w:rsidR="00B138EA" w:rsidRDefault="00B138EA" w:rsidP="00B138EA">
      <w:pPr>
        <w:pStyle w:val="NormalnyIn"/>
        <w:ind w:firstLine="0"/>
      </w:pPr>
      <w:del w:id="232" w:author="Sebastian Łuczak" w:date="2011-08-31T23:46:00Z">
        <w:r w:rsidDel="008A15B2">
          <w:delText xml:space="preserve">drobne prototypy dzięki którym wyeliminowaliśmy błędne założenia i elementy nadmiarowe, które nie dawały oczekiwanych rezultatów, </w:delText>
        </w:r>
      </w:del>
      <w:del w:id="233" w:author="Sebastian Łuczak" w:date="2011-08-31T20:03:00Z">
        <w:r w:rsidDel="00611ADF">
          <w:delText xml:space="preserve">przy jednoczesnym </w:delText>
        </w:r>
      </w:del>
      <w:del w:id="234" w:author="Sebastian Łuczak" w:date="2011-08-31T23:46:00Z">
        <w:r w:rsidDel="008A15B2">
          <w:delText>pogarsza</w:delText>
        </w:r>
      </w:del>
      <w:del w:id="235" w:author="Sebastian Łuczak" w:date="2011-08-31T20:03:00Z">
        <w:r w:rsidDel="00611ADF">
          <w:delText>niu</w:delText>
        </w:r>
      </w:del>
      <w:del w:id="236" w:author="Sebastian Łuczak" w:date="2011-08-31T23:46:00Z">
        <w:r w:rsidDel="008A15B2">
          <w:delText xml:space="preserve"> </w:delText>
        </w:r>
      </w:del>
      <w:del w:id="237" w:author="Sebastian Łuczak" w:date="2011-08-31T20:03:00Z">
        <w:r w:rsidDel="00611ADF">
          <w:delText xml:space="preserve">jakości </w:delText>
        </w:r>
      </w:del>
      <w:del w:id="238" w:author="Sebastian Łuczak" w:date="2011-08-31T23:46:00Z">
        <w:r w:rsidDel="008A15B2">
          <w:delText>efektu końcowego.</w:delText>
        </w:r>
      </w:del>
    </w:p>
    <w:p w:rsidR="00B138EA" w:rsidRDefault="00B138EA" w:rsidP="008E4B35">
      <w:pPr>
        <w:pStyle w:val="NormalnyIn"/>
      </w:pPr>
      <w:r>
        <w:t>Pierwsze tygodnie implementacji stanowiły dowód, że gruntowne przygotowanie podłoża, ustalenie zbioru potrzebnych aplikacji i faza prototypowania były warte poświęconego czasu, gdyż dzięki temu, dysponując wszystkimi niezbędnymi narzędziami, mogliśmy zabrać się do konsekwentnego rozwoju projektu.</w:t>
      </w:r>
    </w:p>
    <w:p w:rsidR="00B138EA" w:rsidRDefault="00B138EA" w:rsidP="00B138EA">
      <w:pPr>
        <w:pStyle w:val="Nagwek2"/>
      </w:pPr>
      <w:bookmarkStart w:id="239" w:name="_Toc302291834"/>
      <w:bookmarkStart w:id="240" w:name="_Toc302336500"/>
      <w:r>
        <w:t>Opis technologii</w:t>
      </w:r>
      <w:bookmarkEnd w:id="239"/>
      <w:bookmarkEnd w:id="240"/>
      <w:r>
        <w:t xml:space="preserve"> </w:t>
      </w:r>
    </w:p>
    <w:p w:rsidR="00B138EA" w:rsidRDefault="00B138EA" w:rsidP="00B138EA">
      <w:pPr>
        <w:pStyle w:val="Nagwek3"/>
      </w:pPr>
      <w:bookmarkStart w:id="241" w:name="_Toc302336501"/>
      <w:r>
        <w:t xml:space="preserve">Near Field </w:t>
      </w:r>
      <w:proofErr w:type="spellStart"/>
      <w:r>
        <w:t>Communication</w:t>
      </w:r>
      <w:bookmarkEnd w:id="241"/>
      <w:proofErr w:type="spellEnd"/>
    </w:p>
    <w:p w:rsidR="00B138EA" w:rsidRDefault="00B138EA" w:rsidP="00B138EA">
      <w:pPr>
        <w:pStyle w:val="NormalnyIn"/>
        <w:ind w:firstLine="0"/>
      </w:pPr>
      <w:r>
        <w:t xml:space="preserve">Ponieważ od początku dążyliśmy do stworzenia systemu opartego na komunikacji zbliżeniowej, właśnie od niej rozpoczęliśmy </w:t>
      </w:r>
      <w:del w:id="242" w:author="Sebastian Łuczak" w:date="2011-08-31T20:04:00Z">
        <w:r w:rsidDel="00611ADF">
          <w:delText>poszukiwania technologii odpowiednich dla naszego rozwiązania</w:delText>
        </w:r>
      </w:del>
      <w:ins w:id="243" w:author="Sebastian Łuczak" w:date="2011-08-31T20:04:00Z">
        <w:r w:rsidR="00611ADF">
          <w:t>rozpoznanie</w:t>
        </w:r>
      </w:ins>
      <w:r>
        <w:t>. Komunikacja zbliżeniowa zapewnić nam miała dużą łatwość obsługi systemu przez użytkowników końcowych, dzięki czemu mogliby oni się</w:t>
      </w:r>
      <w:r w:rsidR="0045473F">
        <w:t xml:space="preserve"> również</w:t>
      </w:r>
      <w:r>
        <w:t xml:space="preserve"> łatwo przekonać do proponowanego rozwiązania.</w:t>
      </w:r>
    </w:p>
    <w:p w:rsidR="0045473F" w:rsidRDefault="00B138EA" w:rsidP="00B138EA">
      <w:pPr>
        <w:pStyle w:val="NormalnyIn"/>
        <w:ind w:firstLine="0"/>
      </w:pPr>
      <w:r>
        <w:tab/>
        <w:t xml:space="preserve">Jako że najbardziej znanym standardem takiej komunikacji jest </w:t>
      </w:r>
      <w:proofErr w:type="spellStart"/>
      <w:r>
        <w:t>RFiD</w:t>
      </w:r>
      <w:proofErr w:type="spellEnd"/>
      <w:r>
        <w:t>, początkowo rozważaliśmy właśnie tę technologię. Szybko jednak okazało się, że co prawda istnieją czytnik</w:t>
      </w:r>
      <w:r w:rsidR="00D720D0">
        <w:t>i przenośne, ale są one drogie,</w:t>
      </w:r>
      <w:r>
        <w:t xml:space="preserve"> relatywnie duże</w:t>
      </w:r>
      <w:r w:rsidR="00D720D0">
        <w:t xml:space="preserve"> i</w:t>
      </w:r>
      <w:r>
        <w:t xml:space="preserve"> nieporęczne. Nasze rozwiązanie miało pomagać pracodawcy i pracownikom, a nie utrudniać wykonywanie obowiązków i dodatkowo obciążać pracownika. </w:t>
      </w:r>
    </w:p>
    <w:p w:rsidR="00B138EA" w:rsidRDefault="00B138EA" w:rsidP="0045473F">
      <w:pPr>
        <w:pStyle w:val="NormalnyIn"/>
        <w:ind w:firstLine="708"/>
      </w:pPr>
      <w:r>
        <w:t xml:space="preserve">W dobie rozwoju funkcji oferowanych przez telefony komórkowe, wydało się nam dobrym pomysłem, żeby </w:t>
      </w:r>
      <w:del w:id="244" w:author="Sebastian Łuczak" w:date="2011-08-31T23:46:00Z">
        <w:r w:rsidDel="00466460">
          <w:delText xml:space="preserve">w jakiś sposób </w:delText>
        </w:r>
      </w:del>
      <w:r>
        <w:t xml:space="preserve">powiązać czytnik zbliżeniowy z takim właśnie urządzeniem. W ten sposób uzyskalibyśmy również łatwy i gotowy sposób transmisji danych oparty o istniejącą już infrastrukturę. Dodatkowo należy nadmienić, że grupa docelowa czyli pracownicy mobilni i tak </w:t>
      </w:r>
      <w:del w:id="245" w:author="Sebastian Łuczak" w:date="2011-08-31T20:04:00Z">
        <w:r w:rsidDel="00611ADF">
          <w:delText xml:space="preserve">są </w:delText>
        </w:r>
      </w:del>
      <w:ins w:id="246" w:author="Sebastian Łuczak" w:date="2011-08-31T20:04:00Z">
        <w:r w:rsidR="00611ADF">
          <w:t xml:space="preserve">jest </w:t>
        </w:r>
      </w:ins>
      <w:r>
        <w:t>zawsze wyposaż</w:t>
      </w:r>
      <w:ins w:id="247" w:author="Sebastian Łuczak" w:date="2011-08-31T20:04:00Z">
        <w:r w:rsidR="00611ADF">
          <w:t>ona</w:t>
        </w:r>
      </w:ins>
      <w:del w:id="248" w:author="Sebastian Łuczak" w:date="2011-08-31T20:04:00Z">
        <w:r w:rsidDel="00611ADF">
          <w:delText>eni</w:delText>
        </w:r>
      </w:del>
      <w:r>
        <w:t xml:space="preserve"> w telefony. Stwierdziliśmy, że dodanie jednej funkcji do już posiadanego urządzenia nie powinno być dla nich zbyt obciążające. Oczywiście zakładając, że interfejs użytkownika nie będzie wymagał od nich zbyt wielu </w:t>
      </w:r>
      <w:ins w:id="249" w:author="Sebastian Łuczak" w:date="2011-08-31T20:05:00Z">
        <w:r w:rsidR="00611ADF">
          <w:t xml:space="preserve">dodatkowych </w:t>
        </w:r>
      </w:ins>
      <w:del w:id="250" w:author="Sebastian Łuczak" w:date="2011-08-31T20:04:00Z">
        <w:r w:rsidDel="00611ADF">
          <w:delText>akcji</w:delText>
        </w:r>
      </w:del>
      <w:ins w:id="251" w:author="Sebastian Łuczak" w:date="2011-08-31T20:04:00Z">
        <w:r w:rsidR="00611ADF">
          <w:t>działań</w:t>
        </w:r>
      </w:ins>
      <w:r>
        <w:t>.</w:t>
      </w:r>
    </w:p>
    <w:p w:rsidR="00B138EA" w:rsidRDefault="00B138EA" w:rsidP="00B138EA">
      <w:pPr>
        <w:pStyle w:val="NormalnyIn"/>
        <w:ind w:firstLine="0"/>
      </w:pPr>
      <w:r>
        <w:lastRenderedPageBreak/>
        <w:tab/>
        <w:t xml:space="preserve">Łącząc te dwa fakty, czyli komunikację w oparciu o standard </w:t>
      </w:r>
      <w:proofErr w:type="spellStart"/>
      <w:r>
        <w:t>RFiD</w:t>
      </w:r>
      <w:proofErr w:type="spellEnd"/>
      <w:r>
        <w:t xml:space="preserve"> i telefonię komórkową, odkryliśmy istnienie organizacji NFC Forum</w:t>
      </w:r>
      <w:r w:rsidR="0005534C">
        <w:t xml:space="preserve"> sprawującej pieczę nad rozwojem i propagowaniem nowego standardu komunikacji zbliżeniowej</w:t>
      </w:r>
      <w:r w:rsidR="009A50A6">
        <w:t xml:space="preserve"> </w:t>
      </w:r>
      <w:sdt>
        <w:sdtPr>
          <w:id w:val="6238184"/>
          <w:citation/>
        </w:sdtPr>
        <w:sdtContent>
          <w:fldSimple w:instr=" CITATION NFC111 \l 1045 ">
            <w:r w:rsidR="00426962">
              <w:rPr>
                <w:noProof/>
              </w:rPr>
              <w:t>[1]</w:t>
            </w:r>
          </w:fldSimple>
        </w:sdtContent>
      </w:sdt>
      <w:r>
        <w:t xml:space="preserve">, a także </w:t>
      </w:r>
      <w:del w:id="252" w:author="Sebastian Łuczak" w:date="2011-08-31T20:05:00Z">
        <w:r w:rsidDel="00611ADF">
          <w:delText xml:space="preserve">prototypowych </w:delText>
        </w:r>
      </w:del>
      <w:ins w:id="253" w:author="Sebastian Łuczak" w:date="2011-08-31T20:05:00Z">
        <w:r w:rsidR="00611ADF">
          <w:t xml:space="preserve">prototypowe </w:t>
        </w:r>
      </w:ins>
      <w:del w:id="254" w:author="Sebastian Łuczak" w:date="2011-08-31T20:05:00Z">
        <w:r w:rsidDel="00611ADF">
          <w:delText xml:space="preserve">modeli </w:delText>
        </w:r>
      </w:del>
      <w:ins w:id="255" w:author="Sebastian Łuczak" w:date="2011-08-31T20:05:00Z">
        <w:r w:rsidR="00611ADF">
          <w:t xml:space="preserve">modele </w:t>
        </w:r>
      </w:ins>
      <w:r>
        <w:t xml:space="preserve">telefonów </w:t>
      </w:r>
      <w:del w:id="256" w:author="Sebastian Łuczak" w:date="2011-08-31T20:05:00Z">
        <w:r w:rsidDel="00611ADF">
          <w:delText xml:space="preserve">wyposażonych </w:delText>
        </w:r>
      </w:del>
      <w:ins w:id="257" w:author="Sebastian Łuczak" w:date="2011-08-31T20:05:00Z">
        <w:r w:rsidR="00611ADF">
          <w:t xml:space="preserve">wyposażone </w:t>
        </w:r>
      </w:ins>
      <w:r>
        <w:t xml:space="preserve">w moduły komunikacji Near Field </w:t>
      </w:r>
      <w:proofErr w:type="spellStart"/>
      <w:r>
        <w:t>Communication</w:t>
      </w:r>
      <w:proofErr w:type="spellEnd"/>
      <w:r>
        <w:t>.</w:t>
      </w:r>
    </w:p>
    <w:p w:rsidR="00B138EA" w:rsidRDefault="00B138EA" w:rsidP="00B138EA">
      <w:pPr>
        <w:pStyle w:val="NormalnyIn"/>
        <w:ind w:firstLine="0"/>
      </w:pPr>
      <w:r>
        <w:tab/>
        <w:t xml:space="preserve">Near Field </w:t>
      </w:r>
      <w:proofErr w:type="spellStart"/>
      <w:r>
        <w:t>Communication</w:t>
      </w:r>
      <w:proofErr w:type="spellEnd"/>
      <w:r w:rsidR="0005534C">
        <w:t xml:space="preserve"> (NFC)</w:t>
      </w:r>
      <w:r>
        <w:t xml:space="preserve"> stanowi grupę technologii krótkodystansowej </w:t>
      </w:r>
      <w:ins w:id="258" w:author="Sebastian Łuczak" w:date="2011-08-31T20:06:00Z">
        <w:r w:rsidR="00611ADF">
          <w:t xml:space="preserve">radiowej </w:t>
        </w:r>
      </w:ins>
      <w:r>
        <w:t xml:space="preserve">komunikacji zbliżeniowej, stworzonych głównie z myślą o urządzeniach przenośnych takich jak telefony komórkowe i tablety. Częstotliwość pracy wynosi 13.56 </w:t>
      </w:r>
      <w:proofErr w:type="spellStart"/>
      <w:r>
        <w:t>MHz</w:t>
      </w:r>
      <w:proofErr w:type="spellEnd"/>
      <w:r>
        <w:t xml:space="preserve">, jest zatem taka sama jak jedna z częstotliwości używanych przez </w:t>
      </w:r>
      <w:proofErr w:type="spellStart"/>
      <w:r>
        <w:t>RFiD</w:t>
      </w:r>
      <w:proofErr w:type="spellEnd"/>
      <w:r>
        <w:t xml:space="preserve">. Nie jest to przypadkowe, gdyż NFC jest w pełni kompatybilne z istniejącą już infrastrukturą </w:t>
      </w:r>
      <w:proofErr w:type="spellStart"/>
      <w:r>
        <w:t>RFiD</w:t>
      </w:r>
      <w:proofErr w:type="spellEnd"/>
      <w:r>
        <w:t xml:space="preserve"> opartą o tę częstotliwość, a korzenie </w:t>
      </w:r>
      <w:r w:rsidR="00196950">
        <w:t xml:space="preserve">nowego </w:t>
      </w:r>
      <w:r>
        <w:t xml:space="preserve">standardu leżą właśnie w </w:t>
      </w:r>
      <w:del w:id="259" w:author="Sebastian Łuczak" w:date="2011-08-31T20:06:00Z">
        <w:r w:rsidDel="00611ADF">
          <w:delText>tej technologii</w:delText>
        </w:r>
      </w:del>
      <w:proofErr w:type="spellStart"/>
      <w:ins w:id="260" w:author="Sebastian Łuczak" w:date="2011-08-31T20:06:00Z">
        <w:r w:rsidR="00611ADF">
          <w:t>RFiD</w:t>
        </w:r>
      </w:ins>
      <w:proofErr w:type="spellEnd"/>
      <w:r>
        <w:t>.</w:t>
      </w:r>
    </w:p>
    <w:p w:rsidR="00196950" w:rsidRDefault="00B138EA" w:rsidP="00B138EA">
      <w:pPr>
        <w:pStyle w:val="NormalnyIn"/>
        <w:ind w:firstLine="0"/>
      </w:pPr>
      <w:r>
        <w:tab/>
        <w:t>Komunikacja w NFC oparta jest o zjawisko indukcji magnetycznej powstałej pomiędzy dwiema antenami.</w:t>
      </w:r>
      <w:r w:rsidR="00196950">
        <w:t xml:space="preserve"> Odpowiednia modulacja tego pola pozwala na transmisję danych. Dopuszczalne prędkości zawierają się w zakresie od 106 </w:t>
      </w:r>
      <w:proofErr w:type="spellStart"/>
      <w:r w:rsidR="00196950">
        <w:t>kbit</w:t>
      </w:r>
      <w:proofErr w:type="spellEnd"/>
      <w:r w:rsidR="00196950">
        <w:t xml:space="preserve">/s do 424 </w:t>
      </w:r>
      <w:proofErr w:type="spellStart"/>
      <w:r w:rsidR="00196950">
        <w:t>kbis</w:t>
      </w:r>
      <w:proofErr w:type="spellEnd"/>
      <w:r w:rsidR="00196950">
        <w:t xml:space="preserve">/s. </w:t>
      </w:r>
    </w:p>
    <w:p w:rsidR="00196950" w:rsidRDefault="00196950" w:rsidP="00196950">
      <w:pPr>
        <w:pStyle w:val="NormalnyIn"/>
        <w:ind w:firstLine="708"/>
      </w:pPr>
      <w:r>
        <w:t xml:space="preserve">Transmisja zachodzić może w dwóch trybach, pasywnym i aktywnym. </w:t>
      </w:r>
    </w:p>
    <w:p w:rsidR="00B138EA" w:rsidRDefault="00196950" w:rsidP="00196950">
      <w:pPr>
        <w:pStyle w:val="NormalnyIn"/>
        <w:ind w:firstLine="708"/>
      </w:pPr>
      <w:r>
        <w:t>W trybie pasywnym urządzenie inicjujące komunikację wytwarza pole elektromagnetyczne, z kolei drugie urządzenie moduluje powstałe pole i w ten sposób transmituje dane. Korzystając z tego samego pola, uzyskuje również moc niezbędną do zasilenia swoich układów.</w:t>
      </w:r>
    </w:p>
    <w:p w:rsidR="00B138EA" w:rsidRDefault="00196950" w:rsidP="00196950">
      <w:pPr>
        <w:pStyle w:val="NormalnyIn"/>
        <w:ind w:firstLine="708"/>
      </w:pPr>
      <w:r>
        <w:t xml:space="preserve">Tryb aktywny oznacza, że oba urządzenia mają własne </w:t>
      </w:r>
      <w:del w:id="261" w:author="Sebastian Łuczak" w:date="2011-08-31T20:06:00Z">
        <w:r w:rsidDel="00611ADF">
          <w:delText xml:space="preserve">źródło </w:delText>
        </w:r>
      </w:del>
      <w:ins w:id="262" w:author="Sebastian Łuczak" w:date="2011-08-31T20:06:00Z">
        <w:r w:rsidR="00611ADF">
          <w:t xml:space="preserve">źródła </w:t>
        </w:r>
      </w:ins>
      <w:r w:rsidR="0065343C">
        <w:t xml:space="preserve">zasilania </w:t>
      </w:r>
      <w:r>
        <w:t>i wytwarzają swoje pola na zmianę w celu cyklicznego nasłuchiwania i modulacji pola drugiego urządzenia.</w:t>
      </w:r>
    </w:p>
    <w:p w:rsidR="00B138EA" w:rsidRDefault="005C60FE" w:rsidP="005C60FE">
      <w:pPr>
        <w:pStyle w:val="NormalnyIn"/>
        <w:ind w:firstLine="708"/>
      </w:pPr>
      <w:r>
        <w:t xml:space="preserve">Tryb pasywny opiera się głównie na </w:t>
      </w:r>
      <w:del w:id="263" w:author="Sebastian Łuczak" w:date="2011-08-31T20:06:00Z">
        <w:r w:rsidDel="00611ADF">
          <w:delText xml:space="preserve">stosowaniu </w:delText>
        </w:r>
      </w:del>
      <w:ins w:id="264" w:author="Sebastian Łuczak" w:date="2011-08-31T20:06:00Z">
        <w:r w:rsidR="00611ADF">
          <w:t xml:space="preserve">wykorzystywaniu </w:t>
        </w:r>
      </w:ins>
      <w:r>
        <w:t>urządzenia mobilnego</w:t>
      </w:r>
      <w:r w:rsidR="00894F1C">
        <w:t xml:space="preserve"> NFC</w:t>
      </w:r>
      <w:r>
        <w:t xml:space="preserve">, na przykład telefonu i pasywnego znacznika zgodnego z jednym z czterech typów wyspecyfikowanych przez standard. Dobór typu znacznika zależy ściśle od  jego przeznaczenia, gdyż typy </w:t>
      </w:r>
      <w:r w:rsidR="00894F1C">
        <w:t xml:space="preserve">te </w:t>
      </w:r>
      <w:r>
        <w:t xml:space="preserve">różnią się między sobą oferowanymi prędkościami </w:t>
      </w:r>
      <w:r w:rsidR="00894F1C">
        <w:t>odczytu, pojemnością, systemami zabezpieczeń, obecnością unikalnego identyfikatora oraz kosztem jednostkowym</w:t>
      </w:r>
      <w:r w:rsidR="000265F6">
        <w:t xml:space="preserve"> </w:t>
      </w:r>
      <w:sdt>
        <w:sdtPr>
          <w:id w:val="6238185"/>
          <w:citation/>
        </w:sdtPr>
        <w:sdtContent>
          <w:fldSimple w:instr=" CITATION Inn06 \l 1045 ">
            <w:r w:rsidR="00426962">
              <w:rPr>
                <w:noProof/>
              </w:rPr>
              <w:t>[2]</w:t>
            </w:r>
          </w:fldSimple>
        </w:sdtContent>
      </w:sdt>
      <w:r w:rsidR="00894F1C">
        <w:t>.</w:t>
      </w:r>
    </w:p>
    <w:p w:rsidR="000265F6" w:rsidRDefault="000265F6" w:rsidP="005C60FE">
      <w:pPr>
        <w:pStyle w:val="NormalnyIn"/>
        <w:ind w:firstLine="708"/>
      </w:pPr>
      <w:r>
        <w:t>Ostatecznie, ponieważ oferowane przez ten standard możliwości pokrywały się z naszymi oczekiwaniami, zdecydowaliśmy się na wykorzystanie w naszym systemie komunikacji NFC do rejestrowania realizacji zleceń przez pracowników.</w:t>
      </w: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0265F6" w:rsidRDefault="000265F6">
      <w:pPr>
        <w:jc w:val="left"/>
        <w:rPr>
          <w:rFonts w:ascii="Times New Roman" w:eastAsia="Times New Roman" w:hAnsi="Times New Roman"/>
          <w:sz w:val="24"/>
          <w:szCs w:val="24"/>
          <w:lang w:eastAsia="pl-PL"/>
        </w:rPr>
      </w:pPr>
      <w:r>
        <w:br w:type="page"/>
      </w:r>
    </w:p>
    <w:p w:rsidR="000265F6" w:rsidRDefault="000265F6" w:rsidP="000265F6">
      <w:pPr>
        <w:pStyle w:val="Nagwek3"/>
      </w:pPr>
      <w:bookmarkStart w:id="265" w:name="_Toc302291838"/>
      <w:bookmarkStart w:id="266" w:name="_Toc302336504"/>
      <w:r>
        <w:lastRenderedPageBreak/>
        <w:t xml:space="preserve">Znacznik NFC Forum </w:t>
      </w:r>
      <w:proofErr w:type="spellStart"/>
      <w:r>
        <w:t>Type</w:t>
      </w:r>
      <w:proofErr w:type="spellEnd"/>
      <w:r>
        <w:t xml:space="preserve"> 2 - </w:t>
      </w:r>
      <w:proofErr w:type="spellStart"/>
      <w:r>
        <w:t>Mifare</w:t>
      </w:r>
      <w:proofErr w:type="spellEnd"/>
      <w:r>
        <w:t xml:space="preserve"> </w:t>
      </w:r>
      <w:proofErr w:type="spellStart"/>
      <w:r>
        <w:t>Ultralight</w:t>
      </w:r>
      <w:bookmarkEnd w:id="265"/>
      <w:bookmarkEnd w:id="266"/>
      <w:proofErr w:type="spellEnd"/>
    </w:p>
    <w:p w:rsidR="000265F6" w:rsidRDefault="000265F6" w:rsidP="000265F6">
      <w:pPr>
        <w:pStyle w:val="NormalnyIn"/>
        <w:ind w:firstLine="0"/>
      </w:pPr>
      <w:r>
        <w:t xml:space="preserve">Jedną z kluczowych zalet prezentowanego systemu jest jego </w:t>
      </w:r>
      <w:ins w:id="267" w:author="Sebastian Łuczak" w:date="2011-08-31T20:07:00Z">
        <w:r w:rsidR="00611ADF">
          <w:t xml:space="preserve">niska </w:t>
        </w:r>
      </w:ins>
      <w:r>
        <w:t xml:space="preserve">cena wdrożeniowa i eksploatacyjna. Między innymi z tego powodu zdecydowaliśmy się na wykorzystanie niezwykle tanich (0.44$ za sztukę przy zakupie 1000-4999 sztuk </w:t>
      </w:r>
      <w:sdt>
        <w:sdtPr>
          <w:id w:val="6237143"/>
          <w:citation/>
        </w:sdtPr>
        <w:sdtContent>
          <w:fldSimple w:instr=" CITATION Str11 \l 1045 ">
            <w:r w:rsidR="00426962">
              <w:rPr>
                <w:noProof/>
              </w:rPr>
              <w:t>[3]</w:t>
            </w:r>
          </w:fldSimple>
        </w:sdtContent>
      </w:sdt>
      <w:del w:id="268" w:author="Sebastian Łuczak" w:date="2011-08-31T20:07:00Z">
        <w:r w:rsidDel="00611ADF">
          <w:delText xml:space="preserve"> </w:delText>
        </w:r>
      </w:del>
      <w:r>
        <w:t xml:space="preserve">) i prostych konstrukcyjnie znaczników NFC Forum </w:t>
      </w:r>
      <w:proofErr w:type="spellStart"/>
      <w:r>
        <w:t>Type</w:t>
      </w:r>
      <w:proofErr w:type="spellEnd"/>
      <w:r>
        <w:t xml:space="preserve"> 2 </w:t>
      </w:r>
      <w:proofErr w:type="spellStart"/>
      <w:r>
        <w:t>Mifare</w:t>
      </w:r>
      <w:proofErr w:type="spellEnd"/>
      <w:r>
        <w:t xml:space="preserve"> </w:t>
      </w:r>
      <w:proofErr w:type="spellStart"/>
      <w:r>
        <w:t>Ultralight</w:t>
      </w:r>
      <w:proofErr w:type="spellEnd"/>
      <w:r>
        <w:t xml:space="preserve"> w formie miękkiej nalepki, w której cały układ wprasowany jest w papier.</w:t>
      </w:r>
    </w:p>
    <w:p w:rsidR="000265F6" w:rsidRDefault="000265F6" w:rsidP="000265F6">
      <w:pPr>
        <w:pStyle w:val="NormalnyIn"/>
        <w:ind w:firstLine="0"/>
      </w:pPr>
      <w:r>
        <w:t xml:space="preserve">Znaczniki te cechują się pojemnością zaledwie 384 bitów dostępnych na dane użytkownika w trybie zapis/odczyt, wyposażone są w system unikania kolizji, oferują prędkość transmisji 106 </w:t>
      </w:r>
      <w:proofErr w:type="spellStart"/>
      <w:r>
        <w:t>kbit</w:t>
      </w:r>
      <w:proofErr w:type="spellEnd"/>
      <w:r>
        <w:t>/s, a także dostarczają możliwość jednokrotnego i nieodwracalnego zablokowania zapisu na znaczniku. Wadą tego rozwiązania jest jednak niemożność zmiany kodów dostępu do odczytu</w:t>
      </w:r>
      <w:ins w:id="269" w:author="Sebastian Łuczak" w:date="2011-08-31T20:07:00Z">
        <w:r w:rsidR="00611ADF">
          <w:t xml:space="preserve"> sektorów</w:t>
        </w:r>
      </w:ins>
      <w:r>
        <w:t xml:space="preserve">, przez co wszystko co jest zapisane na znaczniku, może być odczytane przez </w:t>
      </w:r>
      <w:ins w:id="270" w:author="Sebastian Łuczak" w:date="2011-08-31T20:08:00Z">
        <w:r w:rsidR="00611ADF">
          <w:t>czytnik</w:t>
        </w:r>
      </w:ins>
      <w:del w:id="271" w:author="Sebastian Łuczak" w:date="2011-08-31T20:08:00Z">
        <w:r w:rsidDel="00611ADF">
          <w:delText>urządzenie</w:delText>
        </w:r>
      </w:del>
      <w:del w:id="272" w:author="Sebastian Łuczak" w:date="2011-08-31T20:07:00Z">
        <w:r w:rsidDel="00611ADF">
          <w:delText xml:space="preserve"> </w:delText>
        </w:r>
      </w:del>
      <w:del w:id="273" w:author="Sebastian Łuczak" w:date="2011-08-31T20:08:00Z">
        <w:r w:rsidDel="00611ADF">
          <w:delText xml:space="preserve">zgodne </w:delText>
        </w:r>
      </w:del>
      <w:ins w:id="274" w:author="Sebastian Łuczak" w:date="2011-08-31T20:08:00Z">
        <w:r w:rsidR="00611ADF">
          <w:t xml:space="preserve"> zgodny </w:t>
        </w:r>
      </w:ins>
      <w:r>
        <w:t xml:space="preserve">ze standardem ISO/IEC 14443 </w:t>
      </w:r>
      <w:sdt>
        <w:sdtPr>
          <w:id w:val="6237135"/>
          <w:citation/>
        </w:sdtPr>
        <w:sdtContent>
          <w:fldSimple w:instr=" CITATION NXP10 \l 1045 ">
            <w:r w:rsidR="00426962">
              <w:rPr>
                <w:noProof/>
              </w:rPr>
              <w:t>[4]</w:t>
            </w:r>
          </w:fldSimple>
        </w:sdtContent>
      </w:sdt>
      <w:r>
        <w:t xml:space="preserve"> </w:t>
      </w:r>
      <w:sdt>
        <w:sdtPr>
          <w:id w:val="6237136"/>
          <w:citation/>
        </w:sdtPr>
        <w:sdtContent>
          <w:fldSimple w:instr=" CITATION Inn06 \l 1045 ">
            <w:r w:rsidR="00426962">
              <w:rPr>
                <w:noProof/>
              </w:rPr>
              <w:t>[2]</w:t>
            </w:r>
          </w:fldSimple>
        </w:sdtContent>
      </w:sdt>
      <w:r>
        <w:t>.</w:t>
      </w:r>
    </w:p>
    <w:p w:rsidR="000265F6" w:rsidRDefault="000265F6" w:rsidP="000265F6">
      <w:pPr>
        <w:pStyle w:val="NormalnyIn"/>
        <w:ind w:firstLine="0"/>
      </w:pPr>
      <w:r>
        <w:t xml:space="preserve">Cechą która stała się krytyczna dla naszego systemu okazał się fakt iż każdy znacznik posiada zapisany na 7 bajtach unikatowy numer seryjny, zwany dalej unikalnym identyfikatorem. </w:t>
      </w:r>
    </w:p>
    <w:p w:rsidR="000265F6" w:rsidRDefault="000265F6" w:rsidP="000265F6">
      <w:pPr>
        <w:pStyle w:val="NormalnyIn"/>
        <w:ind w:firstLine="0"/>
        <w:rPr>
          <w:b/>
        </w:rPr>
      </w:pPr>
      <w:r>
        <w:tab/>
        <w:t xml:space="preserve">Ostatecznie postanowiliśmy, że na znaczniku zapisywana będzie tylko nazwa systemu, a jedyną informacją odczytywaną ze znacznika będzie jego identyfikator, który w bazie danych powiązany będzie z kompletem potrzebnych informacji. Dokładny opis wspomnianych danych zawarty jest w rozdziale opisującym projekt bazy danych. </w:t>
      </w:r>
    </w:p>
    <w:p w:rsidR="000265F6" w:rsidRDefault="000265F6" w:rsidP="000265F6">
      <w:pPr>
        <w:pStyle w:val="NormalnyIn"/>
        <w:ind w:firstLine="0"/>
        <w:rPr>
          <w:b/>
        </w:rPr>
      </w:pPr>
      <w:r>
        <w:rPr>
          <w:b/>
          <w:noProof/>
        </w:rPr>
        <w:drawing>
          <wp:anchor distT="0" distB="0" distL="114300" distR="114300" simplePos="0" relativeHeight="251665408" behindDoc="0" locked="0" layoutInCell="1" allowOverlap="1">
            <wp:simplePos x="0" y="0"/>
            <wp:positionH relativeFrom="margin">
              <wp:posOffset>1329690</wp:posOffset>
            </wp:positionH>
            <wp:positionV relativeFrom="margin">
              <wp:posOffset>5166360</wp:posOffset>
            </wp:positionV>
            <wp:extent cx="2816860" cy="3133725"/>
            <wp:effectExtent l="19050" t="0" r="2540" b="0"/>
            <wp:wrapSquare wrapText="bothSides"/>
            <wp:docPr id="29"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6" cstate="print"/>
                    <a:stretch>
                      <a:fillRect/>
                    </a:stretch>
                  </pic:blipFill>
                  <pic:spPr>
                    <a:xfrm>
                      <a:off x="0" y="0"/>
                      <a:ext cx="2816860" cy="3133725"/>
                    </a:xfrm>
                    <a:prstGeom prst="rect">
                      <a:avLst/>
                    </a:prstGeom>
                  </pic:spPr>
                </pic:pic>
              </a:graphicData>
            </a:graphic>
          </wp:anchor>
        </w:drawing>
      </w:r>
    </w:p>
    <w:p w:rsidR="000265F6" w:rsidRDefault="00796063" w:rsidP="000265F6">
      <w:pPr>
        <w:jc w:val="left"/>
        <w:rPr>
          <w:rFonts w:ascii="Times New Roman" w:eastAsiaTheme="majorEastAsia" w:hAnsi="Times New Roman" w:cstheme="majorBidi"/>
          <w:b/>
          <w:bCs/>
          <w:sz w:val="24"/>
          <w:szCs w:val="24"/>
          <w:lang w:eastAsia="pl-PL"/>
        </w:rPr>
      </w:pPr>
      <w:r w:rsidRPr="00796063">
        <w:rPr>
          <w:noProof/>
        </w:rPr>
        <w:pict>
          <v:shape id="_x0000_s1056" type="#_x0000_t202" style="position:absolute;margin-left:116.55pt;margin-top:255.5pt;width:221.75pt;height:.05pt;z-index:251658240" stroked="f">
            <v:textbox style="mso-fit-shape-to-text:t" inset="0,0,0,0">
              <w:txbxContent>
                <w:p w:rsidR="007E0A32" w:rsidRPr="001F42B9" w:rsidRDefault="007E0A32" w:rsidP="000265F6">
                  <w:pPr>
                    <w:pStyle w:val="Legenda"/>
                    <w:rPr>
                      <w:noProof/>
                    </w:rPr>
                  </w:pPr>
                  <w:r>
                    <w:t xml:space="preserve">Rysunek </w:t>
                  </w:r>
                  <w:fldSimple w:instr=" SEQ Rysunek \* ARABIC ">
                    <w:r>
                      <w:rPr>
                        <w:noProof/>
                      </w:rPr>
                      <w:t>1</w:t>
                    </w:r>
                  </w:fldSimple>
                  <w:r>
                    <w:t xml:space="preserve"> DODAĆ PODPIS</w:t>
                  </w:r>
                </w:p>
              </w:txbxContent>
            </v:textbox>
            <w10:wrap type="square"/>
          </v:shape>
        </w:pict>
      </w:r>
      <w:r w:rsidR="000265F6">
        <w:br w:type="page"/>
      </w:r>
    </w:p>
    <w:p w:rsidR="00B138EA" w:rsidRDefault="00B138EA" w:rsidP="00B138EA">
      <w:pPr>
        <w:pStyle w:val="Nagwek3"/>
      </w:pPr>
      <w:bookmarkStart w:id="275" w:name="_Toc302291836"/>
      <w:bookmarkStart w:id="276" w:name="_Toc302336502"/>
      <w:r>
        <w:lastRenderedPageBreak/>
        <w:t>Android</w:t>
      </w:r>
      <w:bookmarkEnd w:id="275"/>
      <w:bookmarkEnd w:id="276"/>
    </w:p>
    <w:p w:rsidR="00B138EA" w:rsidRDefault="00B138EA" w:rsidP="00B138EA">
      <w:pPr>
        <w:pStyle w:val="NormalnyIn"/>
        <w:ind w:firstLine="0"/>
      </w:pPr>
      <w:del w:id="277" w:author="Sebastian Łuczak" w:date="2011-08-31T20:08:00Z">
        <w:r w:rsidDel="0044529A">
          <w:delText xml:space="preserve">Jednym z kluczowych czynników </w:delText>
        </w:r>
      </w:del>
      <w:ins w:id="278" w:author="Sebastian Łuczak" w:date="2011-08-31T20:08:00Z">
        <w:r w:rsidR="0044529A">
          <w:t xml:space="preserve">Kolejnym istotnym czynnikiem </w:t>
        </w:r>
      </w:ins>
      <w:r>
        <w:t xml:space="preserve">doboru technologii w której zrealizowana miała być część pracy zwana przez nas mobilną, była popularność danego rozwiązania na rynku konsumenckim tak, aby uzyskany system miał również zastosowanie pozanaukowe. Po zapoznaniu się z obecnym podziałem rynku okazało się, że 43,4% (Dane z Sierpnia 2011, </w:t>
      </w:r>
      <w:proofErr w:type="spellStart"/>
      <w:r>
        <w:t>Gartner</w:t>
      </w:r>
      <w:proofErr w:type="spellEnd"/>
      <w:sdt>
        <w:sdtPr>
          <w:id w:val="6237127"/>
          <w:citation/>
        </w:sdtPr>
        <w:sdtContent>
          <w:fldSimple w:instr=" CITATION Gar11 \l 1045 ">
            <w:r w:rsidR="00426962">
              <w:rPr>
                <w:noProof/>
              </w:rPr>
              <w:t xml:space="preserve"> [5]</w:t>
            </w:r>
          </w:fldSimple>
        </w:sdtContent>
      </w:sdt>
      <w:r w:rsidR="002A4963">
        <w:t xml:space="preserve"> </w:t>
      </w:r>
      <w:r>
        <w:t xml:space="preserve">) obecnie sprzedawanych urządzeń typu </w:t>
      </w:r>
      <w:proofErr w:type="spellStart"/>
      <w:r>
        <w:t>smartphone</w:t>
      </w:r>
      <w:proofErr w:type="spellEnd"/>
      <w:r>
        <w:t>, wyposażona jest w system</w:t>
      </w:r>
      <w:ins w:id="279" w:author="Sebastian Łuczak" w:date="2011-08-31T23:48:00Z">
        <w:r w:rsidR="00A83BD2">
          <w:t xml:space="preserve"> operacyjny</w:t>
        </w:r>
      </w:ins>
      <w:r>
        <w:t xml:space="preserve"> Android. Dodatkowo, po obserwacji dostępności terminali wyposażonych w system NFC, jasnym stało się, że również w tym wypadku system ten wiedzie prym, zarówno pod względem jakości dostarczonego API</w:t>
      </w:r>
      <w:del w:id="280" w:author="Sebastian Łuczak" w:date="2011-08-31T23:48:00Z">
        <w:r w:rsidDel="00A83BD2">
          <w:delText xml:space="preserve"> i</w:delText>
        </w:r>
      </w:del>
      <w:ins w:id="281" w:author="Sebastian Łuczak" w:date="2011-08-31T23:48:00Z">
        <w:r w:rsidR="00A83BD2">
          <w:t>,</w:t>
        </w:r>
      </w:ins>
      <w:r>
        <w:t xml:space="preserve"> uniwersalności, jak i liczby zapowiedzianych modeli wyposażonych w tę technologię.</w:t>
      </w:r>
    </w:p>
    <w:p w:rsidR="00B138EA" w:rsidRDefault="00B138EA" w:rsidP="00B138EA">
      <w:pPr>
        <w:pStyle w:val="NormalnyIn"/>
      </w:pPr>
      <w:r>
        <w:t xml:space="preserve">Konsekwencją popularności Androida jest duży dostęp do różnorodnych opracowań tematu rozwoju i pielęgnacji aplikacji pisanych z przeznaczeniem na ten system </w:t>
      </w:r>
      <w:del w:id="282" w:author="Sebastian Łuczak" w:date="2011-08-31T23:48:00Z">
        <w:r w:rsidDel="006258FA">
          <w:delText xml:space="preserve">i </w:delText>
        </w:r>
      </w:del>
      <w:ins w:id="283" w:author="Sebastian Łuczak" w:date="2011-08-31T23:48:00Z">
        <w:r w:rsidR="006258FA">
          <w:t xml:space="preserve">oraz </w:t>
        </w:r>
      </w:ins>
      <w:r>
        <w:t xml:space="preserve">ogromne wsparcie ze strony użytkowników </w:t>
      </w:r>
      <w:del w:id="284" w:author="Sebastian Łuczak" w:date="2011-08-31T23:48:00Z">
        <w:r w:rsidDel="006258FA">
          <w:delText xml:space="preserve">oraz </w:delText>
        </w:r>
      </w:del>
      <w:ins w:id="285" w:author="Sebastian Łuczak" w:date="2011-08-31T23:48:00Z">
        <w:r w:rsidR="006258FA">
          <w:t xml:space="preserve">jak i </w:t>
        </w:r>
      </w:ins>
      <w:r>
        <w:t>samych twórców systemu</w:t>
      </w:r>
      <w:del w:id="286" w:author="Sebastian Łuczak" w:date="2011-08-31T23:49:00Z">
        <w:r w:rsidDel="00E67B4F">
          <w:delText xml:space="preserve">, </w:delText>
        </w:r>
      </w:del>
      <w:ins w:id="287" w:author="Sebastian Łuczak" w:date="2011-08-31T23:49:00Z">
        <w:r w:rsidR="00E67B4F">
          <w:t xml:space="preserve">. </w:t>
        </w:r>
      </w:ins>
      <w:del w:id="288" w:author="Sebastian Łuczak" w:date="2011-08-31T23:49:00Z">
        <w:r w:rsidDel="00E67B4F">
          <w:delText xml:space="preserve">co </w:delText>
        </w:r>
      </w:del>
      <w:ins w:id="289" w:author="Sebastian Łuczak" w:date="2011-08-31T23:49:00Z">
        <w:r w:rsidR="00E67B4F">
          <w:t xml:space="preserve">To </w:t>
        </w:r>
      </w:ins>
      <w:r>
        <w:t xml:space="preserve">zaowocowało dostępnością wielu bibliotek rozszerzających </w:t>
      </w:r>
      <w:ins w:id="290" w:author="Sebastian Łuczak" w:date="2011-08-31T20:08:00Z">
        <w:r w:rsidR="0044529A">
          <w:t xml:space="preserve">jego </w:t>
        </w:r>
      </w:ins>
      <w:r>
        <w:t>możliwości programistyczne.</w:t>
      </w:r>
    </w:p>
    <w:p w:rsidR="00B138EA" w:rsidRDefault="00B138EA" w:rsidP="00B138EA">
      <w:pPr>
        <w:pStyle w:val="NormalnyIn"/>
      </w:pPr>
      <w:r>
        <w:t xml:space="preserve">Jako otwarta platforma Android daje programiście dostęp do obsługi praktycznie wszystkich podzespołów urządzenia i magazynów danych, </w:t>
      </w:r>
      <w:r w:rsidR="001A278E">
        <w:t>a</w:t>
      </w:r>
      <w:r>
        <w:t xml:space="preserve"> ścisłe wersjonowanie</w:t>
      </w:r>
      <w:ins w:id="291" w:author="Sebastian Łuczak" w:date="2011-08-31T20:09:00Z">
        <w:r w:rsidR="0044529A">
          <w:t xml:space="preserve"> kodu</w:t>
        </w:r>
      </w:ins>
      <w:r>
        <w:t xml:space="preserve"> daje gwarancję, że aplikacja napisana z przeznaczeniem na dane wydanie API, będzie działała tak samo na różnych modelach urządzeń przenośnych, spełniających wymogi zdefiniowane w pliku </w:t>
      </w:r>
      <w:proofErr w:type="spellStart"/>
      <w:r>
        <w:t>AndroidManifest.xml</w:t>
      </w:r>
      <w:proofErr w:type="spellEnd"/>
      <w:sdt>
        <w:sdtPr>
          <w:id w:val="6237128"/>
          <w:citation/>
        </w:sdtPr>
        <w:sdtContent>
          <w:fldSimple w:instr=" CITATION Has10 \l 1045 ">
            <w:r w:rsidR="00426962">
              <w:rPr>
                <w:noProof/>
              </w:rPr>
              <w:t xml:space="preserve"> [6]</w:t>
            </w:r>
          </w:fldSimple>
        </w:sdtContent>
      </w:sdt>
      <w:r>
        <w:t xml:space="preserve"> danej aplikacji. </w:t>
      </w:r>
    </w:p>
    <w:p w:rsidR="00B138EA" w:rsidRDefault="00B138EA" w:rsidP="00B138EA">
      <w:pPr>
        <w:pStyle w:val="NormalnyIn"/>
      </w:pPr>
      <w:r>
        <w:t xml:space="preserve">W pierwszej fazie projektowania aplikacji zmuszeni byliśmy do uwzględnienia faktu iż Android </w:t>
      </w:r>
      <w:proofErr w:type="spellStart"/>
      <w:r>
        <w:t>Gingerbread</w:t>
      </w:r>
      <w:proofErr w:type="spellEnd"/>
      <w:r>
        <w:t xml:space="preserve"> w wersji 2.3 nie dostarczał interfejsu programistycznego pozwalającego na pełną obsługę NFC. Dopiero</w:t>
      </w:r>
      <w:ins w:id="292" w:author="Sebastian Łuczak" w:date="2011-08-31T23:49:00Z">
        <w:r w:rsidR="004F4170">
          <w:t xml:space="preserve"> kolej</w:t>
        </w:r>
      </w:ins>
      <w:ins w:id="293" w:author="Sebastian Łuczak" w:date="2011-08-31T23:50:00Z">
        <w:r w:rsidR="004F4170">
          <w:t>ne</w:t>
        </w:r>
      </w:ins>
      <w:r>
        <w:t xml:space="preserve"> aktualizacje do systemu operacyjnego zniosły z telefonów sztuczne ograniczenia. W pierwszej wersji </w:t>
      </w:r>
      <w:proofErr w:type="spellStart"/>
      <w:r>
        <w:t>Gingerbread</w:t>
      </w:r>
      <w:proofErr w:type="spellEnd"/>
      <w:r>
        <w:t xml:space="preserve"> niemożliwe między innymi było zapisywanie informacji na znacznik NFC (tylko odczyt</w:t>
      </w:r>
      <w:del w:id="294" w:author="Sebastian Łuczak" w:date="2011-08-31T23:50:00Z">
        <w:r w:rsidDel="0030264E">
          <w:delText xml:space="preserve">), </w:delText>
        </w:r>
      </w:del>
      <w:ins w:id="295" w:author="Sebastian Łuczak" w:date="2011-08-31T23:50:00Z">
        <w:r w:rsidR="0030264E">
          <w:t xml:space="preserve">). </w:t>
        </w:r>
      </w:ins>
      <w:del w:id="296" w:author="Sebastian Łuczak" w:date="2011-08-31T23:50:00Z">
        <w:r w:rsidDel="0030264E">
          <w:delText xml:space="preserve">obsługiwana </w:delText>
        </w:r>
      </w:del>
      <w:ins w:id="297" w:author="Sebastian Łuczak" w:date="2011-08-31T23:50:00Z">
        <w:r w:rsidR="0030264E">
          <w:t xml:space="preserve">Obsługiwana </w:t>
        </w:r>
      </w:ins>
      <w:r>
        <w:t>była mniejsza liczba dostępnych typów znaczników i nie istniała możliwość obsłużenia zbliżonego do urządzenia  znacznika przez aplikację obecnie uruchomioną na pierwszym planie (system zawsze pytał się która aplikacja ma być wywołana dla danego znacznika)</w:t>
      </w:r>
      <w:r w:rsidR="00050AA9">
        <w:t xml:space="preserve"> </w:t>
      </w:r>
      <w:sdt>
        <w:sdtPr>
          <w:id w:val="6237129"/>
          <w:citation/>
        </w:sdtPr>
        <w:sdtContent>
          <w:fldSimple w:instr=" CITATION Med11 \l 1045 ">
            <w:r w:rsidR="00426962">
              <w:rPr>
                <w:noProof/>
              </w:rPr>
              <w:t>[7]</w:t>
            </w:r>
          </w:fldSimple>
        </w:sdtContent>
      </w:sdt>
      <w:ins w:id="298" w:author="Sebastian Łuczak" w:date="2011-08-31T20:09:00Z">
        <w:r w:rsidR="0044529A">
          <w:t xml:space="preserve"> w sposób automatyczny</w:t>
        </w:r>
      </w:ins>
      <w:r>
        <w:t>.</w:t>
      </w:r>
    </w:p>
    <w:p w:rsidR="00B138EA" w:rsidRDefault="00B138EA" w:rsidP="00B138EA">
      <w:pPr>
        <w:pStyle w:val="NormalnyIn"/>
      </w:pPr>
      <w:r>
        <w:t xml:space="preserve">Początkowy projekt aplikacji zakładał występowanie tych ograniczeń, szybko jednak okazało się, że w aktualizacji 2.3.3 </w:t>
      </w:r>
      <w:r w:rsidR="00050AA9">
        <w:t xml:space="preserve">(Luty 2011 </w:t>
      </w:r>
      <w:sdt>
        <w:sdtPr>
          <w:id w:val="6237130"/>
          <w:citation/>
        </w:sdtPr>
        <w:sdtContent>
          <w:ins w:id="299" w:author="Sebastian" w:date="2011-09-01T11:21:00Z">
            <w:r w:rsidR="00F51941">
              <w:fldChar w:fldCharType="begin"/>
            </w:r>
            <w:r w:rsidR="00F51941">
              <w:instrText xml:space="preserve"> CITATION Goo111 \l 1045  </w:instrText>
            </w:r>
          </w:ins>
          <w:r w:rsidR="00F51941">
            <w:fldChar w:fldCharType="separate"/>
          </w:r>
          <w:r w:rsidR="00426962">
            <w:rPr>
              <w:noProof/>
            </w:rPr>
            <w:t>[8]</w:t>
          </w:r>
          <w:ins w:id="300" w:author="Sebastian" w:date="2011-09-01T11:21:00Z">
            <w:r w:rsidR="00F51941">
              <w:fldChar w:fldCharType="end"/>
            </w:r>
          </w:ins>
          <w:del w:id="301" w:author="Sebastian" w:date="2011-09-01T11:21:00Z">
            <w:r w:rsidR="00796063" w:rsidDel="00F51941">
              <w:fldChar w:fldCharType="begin"/>
            </w:r>
            <w:r w:rsidR="00796063" w:rsidDel="00F51941">
              <w:delInstrText xml:space="preserve"> CITATION Goo111 \l 1045 </w:delInstrText>
            </w:r>
            <w:r w:rsidR="00796063" w:rsidDel="00F51941">
              <w:fldChar w:fldCharType="separate"/>
            </w:r>
            <w:r w:rsidR="00903DDF" w:rsidDel="00F51941">
              <w:rPr>
                <w:noProof/>
              </w:rPr>
              <w:delText>[8]</w:delText>
            </w:r>
            <w:r w:rsidR="00796063" w:rsidDel="00F51941">
              <w:fldChar w:fldCharType="end"/>
            </w:r>
          </w:del>
          <w:ins w:id="302" w:author="Sebastian" w:date="2011-09-01T11:21:00Z">
            <w:r w:rsidR="00F51941">
              <w:fldChar w:fldCharType="begin"/>
            </w:r>
            <w:r w:rsidR="00F51941">
              <w:instrText xml:space="preserve"> CITATION Goo111 \l 1045  </w:instrText>
            </w:r>
          </w:ins>
          <w:r w:rsidR="00F51941">
            <w:fldChar w:fldCharType="separate"/>
          </w:r>
          <w:r w:rsidR="00426962">
            <w:rPr>
              <w:noProof/>
            </w:rPr>
            <w:t xml:space="preserve"> [8]</w:t>
          </w:r>
          <w:ins w:id="303" w:author="Sebastian" w:date="2011-09-01T11:21:00Z">
            <w:r w:rsidR="00F51941">
              <w:fldChar w:fldCharType="end"/>
            </w:r>
          </w:ins>
        </w:sdtContent>
      </w:sdt>
      <w:del w:id="304" w:author="Sebastian Łuczak" w:date="2011-08-31T20:09:00Z">
        <w:r w:rsidR="00050AA9" w:rsidDel="0044529A">
          <w:delText xml:space="preserve"> </w:delText>
        </w:r>
      </w:del>
      <w:r w:rsidR="00050AA9">
        <w:t>)</w:t>
      </w:r>
      <w:r>
        <w:t xml:space="preserve"> wspomniane funkcje zostały dostarczone, a dostępne wcześniej API zmodyfikowane i w wielu przypadkach zauważalnie poprawione</w:t>
      </w:r>
      <w:ins w:id="305" w:author="Sebastian Łuczak" w:date="2011-08-31T20:09:00Z">
        <w:r w:rsidR="0044529A">
          <w:t xml:space="preserve"> </w:t>
        </w:r>
      </w:ins>
      <w:sdt>
        <w:sdtPr>
          <w:id w:val="6237132"/>
          <w:citation/>
        </w:sdtPr>
        <w:sdtContent>
          <w:ins w:id="306" w:author="Sebastian" w:date="2011-09-01T11:21:00Z">
            <w:r w:rsidR="00F51941">
              <w:fldChar w:fldCharType="begin"/>
            </w:r>
            <w:r w:rsidR="00F51941">
              <w:instrText xml:space="preserve"> CITATION Goo112 \l 1045  </w:instrText>
            </w:r>
          </w:ins>
          <w:r w:rsidR="00F51941">
            <w:fldChar w:fldCharType="separate"/>
          </w:r>
          <w:r w:rsidR="00426962">
            <w:rPr>
              <w:noProof/>
            </w:rPr>
            <w:t>[9]</w:t>
          </w:r>
          <w:ins w:id="307" w:author="Sebastian" w:date="2011-09-01T11:21:00Z">
            <w:r w:rsidR="00F51941">
              <w:fldChar w:fldCharType="end"/>
            </w:r>
          </w:ins>
          <w:del w:id="308" w:author="Sebastian" w:date="2011-09-01T11:20:00Z">
            <w:r w:rsidR="00796063" w:rsidDel="00F51941">
              <w:fldChar w:fldCharType="begin"/>
            </w:r>
            <w:r w:rsidR="00796063" w:rsidDel="00F51941">
              <w:delInstrText xml:space="preserve"> CITATION Goo112 \l 1045 </w:delInstrText>
            </w:r>
            <w:r w:rsidR="00796063" w:rsidDel="00F51941">
              <w:fldChar w:fldCharType="separate"/>
            </w:r>
            <w:r w:rsidR="00903DDF" w:rsidDel="00F51941">
              <w:rPr>
                <w:noProof/>
              </w:rPr>
              <w:delText>[9]</w:delText>
            </w:r>
            <w:r w:rsidR="00796063" w:rsidDel="00F51941">
              <w:fldChar w:fldCharType="end"/>
            </w:r>
          </w:del>
          <w:ins w:id="309" w:author="Sebastian" w:date="2011-09-01T11:21:00Z">
            <w:r w:rsidR="00F51941">
              <w:fldChar w:fldCharType="begin"/>
            </w:r>
            <w:r w:rsidR="00F51941">
              <w:instrText xml:space="preserve"> CITATION Goo112 \l 1045  </w:instrText>
            </w:r>
          </w:ins>
          <w:r w:rsidR="00F51941">
            <w:fldChar w:fldCharType="separate"/>
          </w:r>
          <w:r w:rsidR="00426962">
            <w:rPr>
              <w:noProof/>
            </w:rPr>
            <w:t xml:space="preserve"> [9]</w:t>
          </w:r>
          <w:ins w:id="310" w:author="Sebastian" w:date="2011-09-01T11:21:00Z">
            <w:r w:rsidR="00F51941">
              <w:fldChar w:fldCharType="end"/>
            </w:r>
            <w:r w:rsidR="00F51941">
              <w:fldChar w:fldCharType="begin"/>
            </w:r>
            <w:r w:rsidR="00F51941">
              <w:instrText xml:space="preserve"> CITATION Goo112 \l 1045  </w:instrText>
            </w:r>
          </w:ins>
          <w:r w:rsidR="00F51941">
            <w:fldChar w:fldCharType="separate"/>
          </w:r>
          <w:r w:rsidR="00426962">
            <w:rPr>
              <w:noProof/>
            </w:rPr>
            <w:t xml:space="preserve"> [9]</w:t>
          </w:r>
          <w:ins w:id="311" w:author="Sebastian" w:date="2011-09-01T11:21:00Z">
            <w:r w:rsidR="00F51941">
              <w:fldChar w:fldCharType="end"/>
            </w:r>
          </w:ins>
        </w:sdtContent>
      </w:sdt>
      <w:r>
        <w:t xml:space="preserve">. </w:t>
      </w:r>
    </w:p>
    <w:p w:rsidR="00B138EA" w:rsidRDefault="00B138EA" w:rsidP="00B138EA">
      <w:pPr>
        <w:pStyle w:val="NormalnyIn"/>
      </w:pPr>
      <w:r>
        <w:lastRenderedPageBreak/>
        <w:t>Jak jednak uczy doświadczenie, każde rozszerzenie może przynieść rezultat odwrotny do oczekiwanego, dlatego też poddaliśmy pod ostrożną rozwagę poszerzenie funkcji realizowanych przez terminal mobilny.</w:t>
      </w:r>
    </w:p>
    <w:p w:rsidR="001407C5" w:rsidRDefault="00B138EA" w:rsidP="00B138EA">
      <w:pPr>
        <w:pStyle w:val="NormalnyIn"/>
        <w:rPr>
          <w:ins w:id="312" w:author="Sebastian" w:date="2011-09-01T13:03:00Z"/>
        </w:rPr>
      </w:pPr>
      <w:r>
        <w:t xml:space="preserve">Po pierwszych prototypach wykorzystujących nowe możliwości, okazało się, że część zaproponowanych usprawnień może faktycznie pozytywnie wpłynąć na komfort użytkowania końcowej aplikacji, przyspieszając jej wywołanie i zapewniając reakcję tylko na znaczniki określonego typu. Chodzi tu o bibliotekę </w:t>
      </w:r>
      <w:proofErr w:type="spellStart"/>
      <w:r w:rsidR="00572132" w:rsidRPr="00572132">
        <w:rPr>
          <w:b/>
        </w:rPr>
        <w:t>android.</w:t>
      </w:r>
      <w:r w:rsidRPr="007548FB">
        <w:rPr>
          <w:b/>
        </w:rPr>
        <w:t>nfc.tech</w:t>
      </w:r>
      <w:proofErr w:type="spellEnd"/>
      <w:r>
        <w:t>, w oparciu o którą system dokonuje wstępnego doboru puli aplikacji zdolnych do obsłużenia danego znacznika</w:t>
      </w:r>
      <w:r w:rsidR="00572132">
        <w:t xml:space="preserve"> </w:t>
      </w:r>
      <w:sdt>
        <w:sdtPr>
          <w:id w:val="6237133"/>
          <w:citation/>
        </w:sdtPr>
        <w:sdtContent>
          <w:fldSimple w:instr=" CITATION Med11 \l 1045 ">
            <w:r w:rsidR="00426962">
              <w:rPr>
                <w:noProof/>
              </w:rPr>
              <w:t>[7]</w:t>
            </w:r>
          </w:fldSimple>
        </w:sdtContent>
      </w:sdt>
      <w:r>
        <w:t xml:space="preserve">. Dzięki </w:t>
      </w:r>
      <w:del w:id="313" w:author="Sebastian" w:date="2011-09-01T13:02:00Z">
        <w:r w:rsidDel="001407C5">
          <w:delText xml:space="preserve">temu </w:delText>
        </w:r>
      </w:del>
      <w:ins w:id="314" w:author="Sebastian" w:date="2011-09-01T13:02:00Z">
        <w:r w:rsidR="001407C5">
          <w:t xml:space="preserve">tej funkcji </w:t>
        </w:r>
      </w:ins>
      <w:del w:id="315" w:author="Sebastian" w:date="2011-09-01T13:02:00Z">
        <w:r w:rsidDel="001407C5">
          <w:delText xml:space="preserve">nasza </w:delText>
        </w:r>
      </w:del>
      <w:del w:id="316" w:author="Sebastian" w:date="2011-09-01T13:03:00Z">
        <w:r w:rsidDel="001407C5">
          <w:delText>aplikacja reaguje tylko na zbliżenie</w:delText>
        </w:r>
        <w:r w:rsidDel="001407C5">
          <w:delText xml:space="preserve"> do modelu </w:delText>
        </w:r>
        <w:r w:rsidDel="001407C5">
          <w:delText>znacznika Mifare Ultralight, a gdy jest aplikacją obecnie uruchomioną (pierwszego planu), przejmuje jego obsługę automatycznie, bez ingerencji ze strony użytkownika.</w:delText>
        </w:r>
      </w:del>
      <w:ins w:id="317" w:author="Sebastian" w:date="2011-09-01T13:03:00Z">
        <w:r w:rsidR="001407C5">
          <w:t xml:space="preserve">zdołałem doprowadzić do sytuacji w której </w:t>
        </w:r>
      </w:ins>
      <w:ins w:id="318" w:author="Sebastian" w:date="2011-09-01T13:04:00Z">
        <w:r w:rsidR="001407C5">
          <w:t xml:space="preserve">przy zbliżeniu do telefonu </w:t>
        </w:r>
      </w:ins>
      <w:ins w:id="319" w:author="Sebastian" w:date="2011-09-01T13:03:00Z">
        <w:r w:rsidR="001407C5">
          <w:t>znacznik</w:t>
        </w:r>
      </w:ins>
      <w:ins w:id="320" w:author="Sebastian" w:date="2011-09-01T13:04:00Z">
        <w:r w:rsidR="001407C5">
          <w:t>a</w:t>
        </w:r>
      </w:ins>
      <w:ins w:id="321" w:author="Sebastian" w:date="2011-09-01T13:03:00Z">
        <w:r w:rsidR="001407C5">
          <w:t xml:space="preserve"> zarejestrowan</w:t>
        </w:r>
      </w:ins>
      <w:ins w:id="322" w:author="Sebastian" w:date="2011-09-01T13:04:00Z">
        <w:r w:rsidR="001407C5">
          <w:t>ego</w:t>
        </w:r>
      </w:ins>
      <w:ins w:id="323" w:author="Sebastian" w:date="2011-09-01T13:03:00Z">
        <w:r w:rsidR="001407C5">
          <w:t xml:space="preserve"> przez naszą </w:t>
        </w:r>
      </w:ins>
      <w:ins w:id="324" w:author="Sebastian" w:date="2011-09-01T13:04:00Z">
        <w:r w:rsidR="001407C5">
          <w:t>aplikację administracyjną, aplikacja kli</w:t>
        </w:r>
      </w:ins>
      <w:ins w:id="325" w:author="Sebastian" w:date="2011-09-01T13:05:00Z">
        <w:r w:rsidR="001407C5">
          <w:t>encka uruchamia się automatycznie.</w:t>
        </w:r>
      </w:ins>
    </w:p>
    <w:p w:rsidR="00B138EA" w:rsidDel="001407C5" w:rsidRDefault="00B138EA" w:rsidP="00B138EA">
      <w:pPr>
        <w:pStyle w:val="NormalnyIn"/>
        <w:rPr>
          <w:del w:id="326" w:author="Sebastian" w:date="2011-09-01T13:03:00Z"/>
        </w:rPr>
      </w:pPr>
      <w:del w:id="327" w:author="Sebastian" w:date="2011-09-01T13:03:00Z">
        <w:r w:rsidDel="001407C5">
          <w:delText xml:space="preserve"> </w:delText>
        </w:r>
      </w:del>
    </w:p>
    <w:p w:rsidR="00B138EA" w:rsidRPr="00E963DF" w:rsidRDefault="00B138EA" w:rsidP="00B138EA">
      <w:pPr>
        <w:pStyle w:val="NormalnyIn"/>
      </w:pPr>
      <w:r>
        <w:t xml:space="preserve">Metoda </w:t>
      </w:r>
      <w:proofErr w:type="spellStart"/>
      <w:r>
        <w:t>enableForegroundDispatch</w:t>
      </w:r>
      <w:proofErr w:type="spellEnd"/>
      <w:r>
        <w:t xml:space="preserve">() która odpowiedzialna jest za przekazywanie intencji zawierającej w sobie dane odczytanego znacznika do obecnie wywołanej aplikacji nie jest jednak pozbawiona wad. W trakcie testów okazało się, że </w:t>
      </w:r>
      <w:del w:id="328" w:author="Sebastian Łuczak" w:date="2011-08-31T23:51:00Z">
        <w:r w:rsidDel="00C44AD5">
          <w:delText>w około</w:delText>
        </w:r>
        <w:r w:rsidRPr="00E963DF" w:rsidDel="00C44AD5">
          <w:rPr>
            <w:b/>
          </w:rPr>
          <w:delText xml:space="preserve"> </w:delText>
        </w:r>
        <w:r w:rsidRPr="00572132" w:rsidDel="00C44AD5">
          <w:delText>10%</w:delText>
        </w:r>
        <w:r w:rsidDel="00C44AD5">
          <w:rPr>
            <w:b/>
          </w:rPr>
          <w:delText xml:space="preserve"> </w:delText>
        </w:r>
        <w:r w:rsidDel="00C44AD5">
          <w:delText xml:space="preserve">przypadków </w:delText>
        </w:r>
      </w:del>
      <w:ins w:id="329" w:author="Sebastian Łuczak" w:date="2011-08-31T23:51:00Z">
        <w:r w:rsidR="00C44AD5">
          <w:t>nie zawsze</w:t>
        </w:r>
      </w:ins>
      <w:del w:id="330" w:author="Sebastian Łuczak" w:date="2011-08-31T23:51:00Z">
        <w:r w:rsidDel="00C44AD5">
          <w:delText>nie</w:delText>
        </w:r>
      </w:del>
      <w:r>
        <w:t xml:space="preserve"> zachowuje się ona zgodnie z założeniem i system pyta się użytkownika która aplikacja ma zostać wywołana, choć powinien przekazać dane do aplikacji pierwszego planu.</w:t>
      </w:r>
    </w:p>
    <w:p w:rsidR="00B138EA" w:rsidRDefault="00B138EA" w:rsidP="00B138EA">
      <w:pPr>
        <w:pStyle w:val="NormalnyIn"/>
      </w:pPr>
      <w:r>
        <w:t xml:space="preserve">Korzystając z systemu </w:t>
      </w:r>
      <w:proofErr w:type="spellStart"/>
      <w:r>
        <w:t>Andoid</w:t>
      </w:r>
      <w:proofErr w:type="spellEnd"/>
      <w:r>
        <w:t xml:space="preserve"> monitorowaliśmy również zużycie baterii przez moduł komunikacji NFC</w:t>
      </w:r>
      <w:ins w:id="331" w:author="Sebastian Łuczak" w:date="2011-08-31T20:10:00Z">
        <w:r w:rsidR="0044529A">
          <w:t xml:space="preserve"> i procesy aplikacji. Wyniki przedstawione zostały </w:t>
        </w:r>
      </w:ins>
      <w:ins w:id="332" w:author="Sebastian Łuczak" w:date="2011-08-31T20:11:00Z">
        <w:r w:rsidR="0044529A">
          <w:t>w dziale opisującym testy.</w:t>
        </w:r>
      </w:ins>
      <w:del w:id="333" w:author="Sebastian Łuczak" w:date="2011-08-31T20:10:00Z">
        <w:r w:rsidDel="0044529A">
          <w:delText>, jego poziom utrzymuje się poniżej jednego procenta całej konsumpcji</w:delText>
        </w:r>
      </w:del>
      <w:r>
        <w:t>.</w:t>
      </w:r>
    </w:p>
    <w:p w:rsidR="00B138EA" w:rsidRPr="0093678F" w:rsidRDefault="0074147F" w:rsidP="00B138EA">
      <w:pPr>
        <w:pStyle w:val="Nagwek3"/>
      </w:pPr>
      <w:bookmarkStart w:id="334" w:name="_Toc302291837"/>
      <w:bookmarkStart w:id="335" w:name="_Toc302336503"/>
      <w:r>
        <w:t>Google</w:t>
      </w:r>
      <w:r w:rsidR="00B138EA" w:rsidRPr="0093678F">
        <w:t xml:space="preserve"> NEXUS S</w:t>
      </w:r>
      <w:bookmarkEnd w:id="334"/>
      <w:bookmarkEnd w:id="335"/>
    </w:p>
    <w:p w:rsidR="00B138EA" w:rsidRDefault="00B138EA" w:rsidP="00B138EA">
      <w:pPr>
        <w:pStyle w:val="NormalnyIn"/>
        <w:ind w:firstLine="0"/>
      </w:pPr>
      <w:r>
        <w:t>Ponieważ pracownicy mobilni często wyposażeni są w</w:t>
      </w:r>
      <w:ins w:id="336" w:author="Sebastian Łuczak" w:date="2011-08-31T20:11:00Z">
        <w:r w:rsidR="0044529A">
          <w:t xml:space="preserve"> zaawansowane</w:t>
        </w:r>
      </w:ins>
      <w:r>
        <w:t xml:space="preserve"> urządzenia typu </w:t>
      </w:r>
      <w:proofErr w:type="spellStart"/>
      <w:r>
        <w:t>smartphone</w:t>
      </w:r>
      <w:proofErr w:type="spellEnd"/>
      <w:r>
        <w:t xml:space="preserve"> zapewnione przez pracodawców, stwierdziliśmy, że docelową platformą musi być właśnie rozwiązanie tego typu. W konsekwencji wyboru systemu operacyjnego Android i wymogu posiadania modułu NFC, dobór urządzenia na którym powstać </w:t>
      </w:r>
      <w:del w:id="337" w:author="Sebastian Łuczak" w:date="2011-08-31T23:52:00Z">
        <w:r w:rsidDel="008D45FF">
          <w:delText xml:space="preserve">miała </w:delText>
        </w:r>
      </w:del>
      <w:ins w:id="338" w:author="Sebastian Łuczak" w:date="2011-08-31T23:52:00Z">
        <w:r w:rsidR="008D45FF">
          <w:t xml:space="preserve">miały </w:t>
        </w:r>
      </w:ins>
      <w:del w:id="339" w:author="Sebastian Łuczak" w:date="2011-08-31T23:52:00Z">
        <w:r w:rsidDel="008D45FF">
          <w:delText xml:space="preserve">aplikacja </w:delText>
        </w:r>
      </w:del>
      <w:ins w:id="340" w:author="Sebastian Łuczak" w:date="2011-08-31T23:52:00Z">
        <w:r w:rsidR="008D45FF">
          <w:t xml:space="preserve">aplikacje </w:t>
        </w:r>
      </w:ins>
      <w:r>
        <w:t xml:space="preserve">był już w istotnym zakresie zdeterminowany. Krótkie rozeznanie rynku zakończyło się stwierdzeniem faktu – jedynym ówcześnie dostępnym telefonem spełniającym te wymagania </w:t>
      </w:r>
      <w:del w:id="341" w:author="Sebastian Łuczak" w:date="2011-08-31T20:12:00Z">
        <w:r w:rsidDel="0044529A">
          <w:delText xml:space="preserve">jest </w:delText>
        </w:r>
      </w:del>
      <w:ins w:id="342" w:author="Sebastian Łuczak" w:date="2011-08-31T20:12:00Z">
        <w:r w:rsidR="0044529A">
          <w:t xml:space="preserve">był </w:t>
        </w:r>
      </w:ins>
      <w:r>
        <w:t xml:space="preserve">Google Samsung </w:t>
      </w:r>
      <w:proofErr w:type="spellStart"/>
      <w:r>
        <w:t>Nexus</w:t>
      </w:r>
      <w:proofErr w:type="spellEnd"/>
      <w:r>
        <w:t xml:space="preserve"> S. Po oficjalnej aktualizacji oprogramowania do wersji Android 2.3.4, telefon spełnił wszystkie złożone w nim oczekiwania. </w:t>
      </w:r>
    </w:p>
    <w:p w:rsidR="005C7068" w:rsidRDefault="005C7068" w:rsidP="005C7068">
      <w:pPr>
        <w:pStyle w:val="Nagwek3"/>
      </w:pPr>
      <w:bookmarkStart w:id="343" w:name="_Toc302336505"/>
      <w:r>
        <w:lastRenderedPageBreak/>
        <w:t>H</w:t>
      </w:r>
      <w:r w:rsidR="002C326A">
        <w:t>ibernate 3</w:t>
      </w:r>
      <w:bookmarkEnd w:id="343"/>
      <w:r>
        <w:t xml:space="preserve"> </w:t>
      </w:r>
    </w:p>
    <w:p w:rsidR="00125841" w:rsidRDefault="0005352D" w:rsidP="0082106B">
      <w:pPr>
        <w:pStyle w:val="NormalnyIn"/>
        <w:ind w:firstLine="0"/>
        <w:rPr>
          <w:rStyle w:val="apple-converted-space"/>
          <w:szCs w:val="16"/>
          <w:shd w:val="clear" w:color="auto" w:fill="FFFFFF"/>
        </w:rPr>
      </w:pPr>
      <w:r w:rsidRPr="00125841">
        <w:t xml:space="preserve">Framework </w:t>
      </w:r>
      <w:r w:rsidR="00125841" w:rsidRPr="00125841">
        <w:t xml:space="preserve">Hibernate </w:t>
      </w:r>
      <w:r w:rsidR="003E1D17">
        <w:t>w wersji 3</w:t>
      </w:r>
      <w:r w:rsidR="00F45DC5">
        <w:t>,</w:t>
      </w:r>
      <w:r w:rsidR="003E1D17">
        <w:t xml:space="preserve"> </w:t>
      </w:r>
      <w:r w:rsidR="005C7068" w:rsidRPr="00125841">
        <w:t xml:space="preserve">jest </w:t>
      </w:r>
      <w:r w:rsidR="00125841" w:rsidRPr="00125841">
        <w:t xml:space="preserve"> </w:t>
      </w:r>
      <w:r w:rsidR="00125841" w:rsidRPr="00125841">
        <w:rPr>
          <w:rStyle w:val="apple-style-span"/>
          <w:szCs w:val="16"/>
          <w:shd w:val="clear" w:color="auto" w:fill="FFFFFF"/>
        </w:rPr>
        <w:t xml:space="preserve">najbardziej popularnym rozwiązaniem programistycznym oferowanym na zasadach </w:t>
      </w:r>
      <w:proofErr w:type="spellStart"/>
      <w:r w:rsidR="00125841" w:rsidRPr="00125841">
        <w:rPr>
          <w:rStyle w:val="apple-style-span"/>
          <w:szCs w:val="16"/>
          <w:shd w:val="clear" w:color="auto" w:fill="FFFFFF"/>
        </w:rPr>
        <w:t>open-source</w:t>
      </w:r>
      <w:proofErr w:type="spellEnd"/>
      <w:r w:rsidR="00125841" w:rsidRPr="00125841">
        <w:rPr>
          <w:rStyle w:val="apple-style-span"/>
          <w:szCs w:val="16"/>
          <w:shd w:val="clear" w:color="auto" w:fill="FFFFFF"/>
        </w:rPr>
        <w:t xml:space="preserve">, które realizuje podejście mapowania </w:t>
      </w:r>
      <w:r w:rsidR="00125841" w:rsidRPr="004C6799">
        <w:rPr>
          <w:rStyle w:val="apple-style-span"/>
          <w:szCs w:val="16"/>
          <w:shd w:val="clear" w:color="auto" w:fill="FFFFFF"/>
        </w:rPr>
        <w:t>obiektów na struktury danych składowanych w relacyjnych bazach danych (ang.</w:t>
      </w:r>
      <w:r w:rsidR="00125841" w:rsidRPr="004C6799">
        <w:rPr>
          <w:rStyle w:val="apple-converted-space"/>
          <w:szCs w:val="16"/>
          <w:shd w:val="clear" w:color="auto" w:fill="FFFFFF"/>
        </w:rPr>
        <w:t> </w:t>
      </w:r>
      <w:r w:rsidR="00125841" w:rsidRPr="004C6799">
        <w:rPr>
          <w:rStyle w:val="apple-style-span"/>
          <w:szCs w:val="16"/>
          <w:shd w:val="clear" w:color="auto" w:fill="FFFFFF"/>
        </w:rPr>
        <w:t xml:space="preserve">ORM = </w:t>
      </w:r>
      <w:proofErr w:type="spellStart"/>
      <w:r w:rsidR="00125841" w:rsidRPr="004C6799">
        <w:rPr>
          <w:rStyle w:val="apple-style-span"/>
          <w:szCs w:val="16"/>
          <w:shd w:val="clear" w:color="auto" w:fill="FFFFFF"/>
        </w:rPr>
        <w:t>Object-to-Relational</w:t>
      </w:r>
      <w:proofErr w:type="spellEnd"/>
      <w:r w:rsidR="00125841" w:rsidRPr="004C6799">
        <w:rPr>
          <w:rStyle w:val="apple-style-span"/>
          <w:szCs w:val="16"/>
          <w:shd w:val="clear" w:color="auto" w:fill="FFFFFF"/>
        </w:rPr>
        <w:t xml:space="preserve"> </w:t>
      </w:r>
      <w:proofErr w:type="spellStart"/>
      <w:r w:rsidR="00125841" w:rsidRPr="004C6799">
        <w:rPr>
          <w:rStyle w:val="apple-style-span"/>
          <w:szCs w:val="16"/>
          <w:shd w:val="clear" w:color="auto" w:fill="FFFFFF"/>
        </w:rPr>
        <w:t>Mapping</w:t>
      </w:r>
      <w:proofErr w:type="spellEnd"/>
      <w:r w:rsidR="00125841" w:rsidRPr="004C6799">
        <w:rPr>
          <w:rStyle w:val="apple-style-span"/>
          <w:szCs w:val="16"/>
          <w:shd w:val="clear" w:color="auto" w:fill="FFFFFF"/>
        </w:rPr>
        <w:t>).</w:t>
      </w:r>
      <w:r w:rsidR="00125841" w:rsidRPr="004C6799">
        <w:rPr>
          <w:rStyle w:val="apple-converted-space"/>
          <w:szCs w:val="16"/>
          <w:shd w:val="clear" w:color="auto" w:fill="FFFFFF"/>
        </w:rPr>
        <w:t> </w:t>
      </w:r>
      <w:r w:rsidR="00125841" w:rsidRPr="004C6799">
        <w:rPr>
          <w:rStyle w:val="apple-style-span"/>
          <w:szCs w:val="16"/>
          <w:shd w:val="clear" w:color="auto" w:fill="FFFFFF"/>
        </w:rPr>
        <w:t xml:space="preserve">Hibernate </w:t>
      </w:r>
      <w:del w:id="344" w:author="Sebastian Łuczak" w:date="2011-08-31T23:52:00Z">
        <w:r w:rsidR="004C6799" w:rsidRPr="004C6799" w:rsidDel="00D25B8F">
          <w:rPr>
            <w:rStyle w:val="apple-style-span"/>
            <w:szCs w:val="16"/>
            <w:shd w:val="clear" w:color="auto" w:fill="FFFFFF"/>
          </w:rPr>
          <w:delText xml:space="preserve">tłumaczy </w:delText>
        </w:r>
      </w:del>
      <w:ins w:id="345" w:author="Sebastian Łuczak" w:date="2011-08-31T23:52:00Z">
        <w:r w:rsidR="00D25B8F">
          <w:rPr>
            <w:rStyle w:val="apple-style-span"/>
            <w:szCs w:val="16"/>
            <w:shd w:val="clear" w:color="auto" w:fill="FFFFFF"/>
          </w:rPr>
          <w:t xml:space="preserve">ma za zadanie tłumaczyć </w:t>
        </w:r>
      </w:ins>
      <w:r w:rsidR="004C6799" w:rsidRPr="004C6799">
        <w:rPr>
          <w:rStyle w:val="apple-style-span"/>
          <w:szCs w:val="16"/>
          <w:shd w:val="clear" w:color="auto" w:fill="FFFFFF"/>
        </w:rPr>
        <w:t>dane</w:t>
      </w:r>
      <w:r w:rsidR="00125841" w:rsidRPr="004C6799">
        <w:rPr>
          <w:rStyle w:val="apple-style-span"/>
          <w:szCs w:val="16"/>
          <w:shd w:val="clear" w:color="auto" w:fill="FFFFFF"/>
        </w:rPr>
        <w:t xml:space="preserve"> </w:t>
      </w:r>
      <w:r w:rsidR="004C6799" w:rsidRPr="004C6799">
        <w:rPr>
          <w:rStyle w:val="apple-style-span"/>
          <w:szCs w:val="16"/>
          <w:shd w:val="clear" w:color="auto" w:fill="FFFFFF"/>
        </w:rPr>
        <w:t xml:space="preserve"> przechowywane </w:t>
      </w:r>
      <w:r w:rsidR="00125841" w:rsidRPr="004C6799">
        <w:rPr>
          <w:rStyle w:val="apple-style-span"/>
          <w:szCs w:val="16"/>
          <w:shd w:val="clear" w:color="auto" w:fill="FFFFFF"/>
        </w:rPr>
        <w:t xml:space="preserve">w postaci obiektów </w:t>
      </w:r>
      <w:r w:rsidR="0094194B" w:rsidRPr="004C6799">
        <w:rPr>
          <w:rStyle w:val="apple-style-span"/>
          <w:szCs w:val="16"/>
          <w:shd w:val="clear" w:color="auto" w:fill="FFFFFF"/>
        </w:rPr>
        <w:t>POJO (</w:t>
      </w:r>
      <w:r w:rsidR="0094194B">
        <w:rPr>
          <w:rStyle w:val="apple-style-span"/>
          <w:szCs w:val="16"/>
          <w:shd w:val="clear" w:color="auto" w:fill="FFFFFF"/>
        </w:rPr>
        <w:t xml:space="preserve">ang. </w:t>
      </w:r>
      <w:proofErr w:type="spellStart"/>
      <w:r w:rsidR="0094194B">
        <w:rPr>
          <w:rStyle w:val="apple-style-span"/>
          <w:szCs w:val="16"/>
          <w:shd w:val="clear" w:color="auto" w:fill="FFFFFF"/>
        </w:rPr>
        <w:t>Plain</w:t>
      </w:r>
      <w:proofErr w:type="spellEnd"/>
      <w:r w:rsidR="0094194B">
        <w:rPr>
          <w:rStyle w:val="apple-style-span"/>
          <w:szCs w:val="16"/>
          <w:shd w:val="clear" w:color="auto" w:fill="FFFFFF"/>
        </w:rPr>
        <w:t xml:space="preserve"> Old Java </w:t>
      </w:r>
      <w:proofErr w:type="spellStart"/>
      <w:r w:rsidR="0094194B">
        <w:rPr>
          <w:rStyle w:val="apple-style-span"/>
          <w:szCs w:val="16"/>
          <w:shd w:val="clear" w:color="auto" w:fill="FFFFFF"/>
        </w:rPr>
        <w:t>Object</w:t>
      </w:r>
      <w:proofErr w:type="spellEnd"/>
      <w:r w:rsidR="0094194B">
        <w:rPr>
          <w:rStyle w:val="apple-style-span"/>
          <w:szCs w:val="16"/>
          <w:shd w:val="clear" w:color="auto" w:fill="FFFFFF"/>
        </w:rPr>
        <w:t xml:space="preserve">) </w:t>
      </w:r>
      <w:r w:rsidR="00125841" w:rsidRPr="00125841">
        <w:rPr>
          <w:rStyle w:val="apple-style-span"/>
          <w:szCs w:val="16"/>
          <w:shd w:val="clear" w:color="auto" w:fill="FFFFFF"/>
        </w:rPr>
        <w:t>do postaci rekordów w bazie danych</w:t>
      </w:r>
      <w:r w:rsidR="00F45DC5">
        <w:rPr>
          <w:rStyle w:val="apple-style-span"/>
          <w:szCs w:val="16"/>
          <w:shd w:val="clear" w:color="auto" w:fill="FFFFFF"/>
        </w:rPr>
        <w:t>,</w:t>
      </w:r>
      <w:r w:rsidR="00125841" w:rsidRPr="00125841">
        <w:rPr>
          <w:rStyle w:val="apple-style-span"/>
          <w:szCs w:val="16"/>
          <w:shd w:val="clear" w:color="auto" w:fill="FFFFFF"/>
        </w:rPr>
        <w:t xml:space="preserve"> jak i odwrotnie.</w:t>
      </w:r>
      <w:r w:rsidR="00921871">
        <w:rPr>
          <w:rStyle w:val="apple-style-span"/>
          <w:szCs w:val="16"/>
          <w:shd w:val="clear" w:color="auto" w:fill="FFFFFF"/>
        </w:rPr>
        <w:t xml:space="preserve"> </w:t>
      </w:r>
      <w:r w:rsidR="004C2629">
        <w:rPr>
          <w:rStyle w:val="apple-style-span"/>
          <w:szCs w:val="16"/>
          <w:shd w:val="clear" w:color="auto" w:fill="FFFFFF"/>
        </w:rPr>
        <w:t xml:space="preserve">Umożliwia on zapisywanie oraz pobieranie obiektów Java bez konieczności pisania zapytań w języku SQL. </w:t>
      </w:r>
    </w:p>
    <w:p w:rsidR="00921871" w:rsidRDefault="00921871" w:rsidP="00125841">
      <w:pPr>
        <w:pStyle w:val="NormalnyIn"/>
        <w:rPr>
          <w:rStyle w:val="apple-converted-space"/>
          <w:szCs w:val="16"/>
          <w:shd w:val="clear" w:color="auto" w:fill="FFFFFF"/>
        </w:rPr>
      </w:pPr>
      <w:r>
        <w:rPr>
          <w:rStyle w:val="apple-converted-space"/>
          <w:szCs w:val="16"/>
          <w:shd w:val="clear" w:color="auto" w:fill="FFFFFF"/>
        </w:rPr>
        <w:t xml:space="preserve">Dzięki niewielkiemu nakładowi pracy potrzebnemu na konfigurację, możliwą zarówno za pośrednictwem plików </w:t>
      </w:r>
      <w:proofErr w:type="spellStart"/>
      <w:r>
        <w:rPr>
          <w:rStyle w:val="apple-converted-space"/>
          <w:szCs w:val="16"/>
          <w:shd w:val="clear" w:color="auto" w:fill="FFFFFF"/>
        </w:rPr>
        <w:t>xml</w:t>
      </w:r>
      <w:proofErr w:type="spellEnd"/>
      <w:r>
        <w:rPr>
          <w:rStyle w:val="apple-converted-space"/>
          <w:szCs w:val="16"/>
          <w:shd w:val="clear" w:color="auto" w:fill="FFFFFF"/>
        </w:rPr>
        <w:t xml:space="preserve"> jak i adnotacji zamieszczonych bezpośrednio w kodzie aplikacji</w:t>
      </w:r>
      <w:r w:rsidR="00F45DC5">
        <w:rPr>
          <w:rStyle w:val="apple-converted-space"/>
          <w:szCs w:val="16"/>
          <w:shd w:val="clear" w:color="auto" w:fill="FFFFFF"/>
        </w:rPr>
        <w:t>,</w:t>
      </w:r>
      <w:r>
        <w:rPr>
          <w:rStyle w:val="apple-converted-space"/>
          <w:szCs w:val="16"/>
          <w:shd w:val="clear" w:color="auto" w:fill="FFFFFF"/>
        </w:rPr>
        <w:t xml:space="preserve"> programista skupia się na logice wytwarzanego oprogramowania</w:t>
      </w:r>
      <w:r w:rsidR="00F45DC5">
        <w:rPr>
          <w:rStyle w:val="apple-converted-space"/>
          <w:szCs w:val="16"/>
          <w:shd w:val="clear" w:color="auto" w:fill="FFFFFF"/>
        </w:rPr>
        <w:t>,</w:t>
      </w:r>
      <w:r>
        <w:rPr>
          <w:rStyle w:val="apple-converted-space"/>
          <w:szCs w:val="16"/>
          <w:shd w:val="clear" w:color="auto" w:fill="FFFFFF"/>
        </w:rPr>
        <w:t xml:space="preserve"> </w:t>
      </w:r>
      <w:r w:rsidR="0094194B">
        <w:rPr>
          <w:rStyle w:val="apple-converted-space"/>
          <w:szCs w:val="16"/>
          <w:shd w:val="clear" w:color="auto" w:fill="FFFFFF"/>
        </w:rPr>
        <w:t>podczas gdy Hibernate</w:t>
      </w:r>
      <w:r w:rsidR="00211BAA">
        <w:rPr>
          <w:rStyle w:val="apple-converted-space"/>
          <w:szCs w:val="16"/>
          <w:shd w:val="clear" w:color="auto" w:fill="FFFFFF"/>
        </w:rPr>
        <w:t xml:space="preserve"> dba o zarządzanie sesją, </w:t>
      </w:r>
      <w:r w:rsidR="0094194B">
        <w:rPr>
          <w:rStyle w:val="apple-converted-space"/>
          <w:szCs w:val="16"/>
          <w:shd w:val="clear" w:color="auto" w:fill="FFFFFF"/>
        </w:rPr>
        <w:t xml:space="preserve">transakcjami </w:t>
      </w:r>
      <w:r w:rsidR="00211BAA">
        <w:rPr>
          <w:rStyle w:val="apple-converted-space"/>
          <w:szCs w:val="16"/>
          <w:shd w:val="clear" w:color="auto" w:fill="FFFFFF"/>
        </w:rPr>
        <w:t xml:space="preserve">oraz o </w:t>
      </w:r>
      <w:r>
        <w:rPr>
          <w:rStyle w:val="apple-converted-space"/>
          <w:szCs w:val="16"/>
          <w:shd w:val="clear" w:color="auto" w:fill="FFFFFF"/>
        </w:rPr>
        <w:t xml:space="preserve">poprawne </w:t>
      </w:r>
      <w:r w:rsidR="00211BAA">
        <w:rPr>
          <w:rStyle w:val="apple-converted-space"/>
          <w:szCs w:val="16"/>
          <w:shd w:val="clear" w:color="auto" w:fill="FFFFFF"/>
        </w:rPr>
        <w:t xml:space="preserve">przechowywaniu danych z obiektów w encjach bazy danych. </w:t>
      </w:r>
    </w:p>
    <w:p w:rsidR="004C2629" w:rsidRDefault="004C2629" w:rsidP="004C2629">
      <w:pPr>
        <w:pStyle w:val="NormalnyIn"/>
        <w:rPr>
          <w:rStyle w:val="apple-converted-space"/>
          <w:szCs w:val="16"/>
          <w:shd w:val="clear" w:color="auto" w:fill="FFFFFF"/>
        </w:rPr>
      </w:pPr>
      <w:r>
        <w:rPr>
          <w:rStyle w:val="apple-converted-space"/>
          <w:szCs w:val="16"/>
          <w:shd w:val="clear" w:color="auto" w:fill="FFFFFF"/>
        </w:rPr>
        <w:t>Ze względu na różnicę pomiędzy bazami danych</w:t>
      </w:r>
      <w:r w:rsidR="000370FC">
        <w:rPr>
          <w:rStyle w:val="apple-converted-space"/>
          <w:szCs w:val="16"/>
          <w:shd w:val="clear" w:color="auto" w:fill="FFFFFF"/>
        </w:rPr>
        <w:t>,</w:t>
      </w:r>
      <w:r>
        <w:rPr>
          <w:rStyle w:val="apple-converted-space"/>
          <w:szCs w:val="16"/>
          <w:shd w:val="clear" w:color="auto" w:fill="FFFFFF"/>
        </w:rPr>
        <w:t xml:space="preserve"> </w:t>
      </w:r>
      <w:ins w:id="346" w:author="Sebastian Łuczak" w:date="2011-08-31T23:52:00Z">
        <w:r w:rsidR="000D64C0">
          <w:rPr>
            <w:rStyle w:val="apple-converted-space"/>
            <w:szCs w:val="16"/>
            <w:shd w:val="clear" w:color="auto" w:fill="FFFFFF"/>
          </w:rPr>
          <w:t xml:space="preserve">Framework </w:t>
        </w:r>
      </w:ins>
      <w:r>
        <w:rPr>
          <w:rStyle w:val="apple-converted-space"/>
          <w:szCs w:val="16"/>
          <w:shd w:val="clear" w:color="auto" w:fill="FFFFFF"/>
        </w:rPr>
        <w:t>wprowadza mechanizm dialektów</w:t>
      </w:r>
      <w:r w:rsidR="00F45DC5">
        <w:rPr>
          <w:rStyle w:val="apple-converted-space"/>
          <w:szCs w:val="16"/>
          <w:shd w:val="clear" w:color="auto" w:fill="FFFFFF"/>
        </w:rPr>
        <w:t>,</w:t>
      </w:r>
      <w:r>
        <w:rPr>
          <w:rStyle w:val="apple-converted-space"/>
          <w:szCs w:val="16"/>
          <w:shd w:val="clear" w:color="auto" w:fill="FFFFFF"/>
        </w:rPr>
        <w:t xml:space="preserve"> który je usuwa oraz ukrywa przed programistą za </w:t>
      </w:r>
      <w:ins w:id="347" w:author="Sebastian Łuczak" w:date="2011-08-31T23:53:00Z">
        <w:r w:rsidR="000D64C0">
          <w:rPr>
            <w:rStyle w:val="apple-converted-space"/>
            <w:szCs w:val="16"/>
            <w:shd w:val="clear" w:color="auto" w:fill="FFFFFF"/>
          </w:rPr>
          <w:t xml:space="preserve">swoim </w:t>
        </w:r>
      </w:ins>
      <w:r>
        <w:rPr>
          <w:rStyle w:val="apple-converted-space"/>
          <w:szCs w:val="16"/>
          <w:shd w:val="clear" w:color="auto" w:fill="FFFFFF"/>
        </w:rPr>
        <w:t>interfejsem</w:t>
      </w:r>
      <w:del w:id="348" w:author="Sebastian Łuczak" w:date="2011-08-31T23:52:00Z">
        <w:r w:rsidDel="000D64C0">
          <w:rPr>
            <w:rStyle w:val="apple-converted-space"/>
            <w:szCs w:val="16"/>
            <w:shd w:val="clear" w:color="auto" w:fill="FFFFFF"/>
          </w:rPr>
          <w:delText xml:space="preserve"> Hibernate</w:delText>
        </w:r>
      </w:del>
      <w:r>
        <w:rPr>
          <w:rStyle w:val="apple-converted-space"/>
          <w:szCs w:val="16"/>
          <w:shd w:val="clear" w:color="auto" w:fill="FFFFFF"/>
        </w:rPr>
        <w:t xml:space="preserve">. </w:t>
      </w:r>
    </w:p>
    <w:p w:rsidR="00125841" w:rsidRPr="003E1D17" w:rsidRDefault="00125841" w:rsidP="0005352D">
      <w:pPr>
        <w:pStyle w:val="NormalnyIn"/>
      </w:pPr>
      <w:r>
        <w:t>Hi</w:t>
      </w:r>
      <w:r w:rsidR="00921871">
        <w:t xml:space="preserve">bernate udostępnia programistom bardzo szerokie API ułatwiające tworzenie zapytań, konstruowanie filtrów a także stronicowanie wyników pobieranych z bazy danych. </w:t>
      </w:r>
      <w:r w:rsidR="000370FC">
        <w:t>Dzięki</w:t>
      </w:r>
      <w:r w:rsidR="004C2629">
        <w:t xml:space="preserve"> takim udogodnieniom jak HQL (ang. </w:t>
      </w:r>
      <w:r w:rsidR="004C2629" w:rsidRPr="002B45BF">
        <w:t xml:space="preserve">Hibernate </w:t>
      </w:r>
      <w:proofErr w:type="spellStart"/>
      <w:r w:rsidR="004C2629" w:rsidRPr="002B45BF">
        <w:t>Query</w:t>
      </w:r>
      <w:proofErr w:type="spellEnd"/>
      <w:r w:rsidR="004C2629" w:rsidRPr="002B45BF">
        <w:t xml:space="preserve"> </w:t>
      </w:r>
      <w:proofErr w:type="spellStart"/>
      <w:r w:rsidR="004C2629" w:rsidRPr="002B45BF">
        <w:t>Language</w:t>
      </w:r>
      <w:proofErr w:type="spellEnd"/>
      <w:r w:rsidR="004C2629" w:rsidRPr="002B45BF">
        <w:t xml:space="preserve">), </w:t>
      </w:r>
      <w:r w:rsidR="003E1D17" w:rsidRPr="002B45BF">
        <w:t xml:space="preserve">QBE API (ang. </w:t>
      </w:r>
      <w:proofErr w:type="spellStart"/>
      <w:r w:rsidR="003E1D17" w:rsidRPr="003E1D17">
        <w:t>Query</w:t>
      </w:r>
      <w:proofErr w:type="spellEnd"/>
      <w:r w:rsidR="003E1D17" w:rsidRPr="003E1D17">
        <w:t xml:space="preserve"> By </w:t>
      </w:r>
      <w:proofErr w:type="spellStart"/>
      <w:r w:rsidR="003E1D17" w:rsidRPr="003E1D17">
        <w:t>Example</w:t>
      </w:r>
      <w:proofErr w:type="spellEnd"/>
      <w:r w:rsidR="003E1D17" w:rsidRPr="003E1D17">
        <w:t xml:space="preserve">) czy też </w:t>
      </w:r>
      <w:proofErr w:type="spellStart"/>
      <w:r w:rsidR="003E1D17" w:rsidRPr="003E1D17">
        <w:t>Criteria</w:t>
      </w:r>
      <w:proofErr w:type="spellEnd"/>
      <w:r w:rsidR="003E1D17" w:rsidRPr="003E1D17">
        <w:t xml:space="preserve"> API</w:t>
      </w:r>
      <w:r w:rsidR="000370FC">
        <w:t>,</w:t>
      </w:r>
      <w:r w:rsidR="003E1D17" w:rsidRPr="003E1D17">
        <w:t xml:space="preserve"> operacje na rekordach bazy danych stają się o wiele łatwiejsze w porównaniu do wykorzystywania standardowego połączenia z bazą danych JDBC (ang. </w:t>
      </w:r>
      <w:r w:rsidR="003E1D17">
        <w:t xml:space="preserve">Java </w:t>
      </w:r>
      <w:proofErr w:type="spellStart"/>
      <w:r w:rsidR="003E1D17">
        <w:t>DataBase</w:t>
      </w:r>
      <w:proofErr w:type="spellEnd"/>
      <w:r w:rsidR="003E1D17">
        <w:t xml:space="preserve"> </w:t>
      </w:r>
      <w:proofErr w:type="spellStart"/>
      <w:r w:rsidR="003E1D17">
        <w:t>Connectivity</w:t>
      </w:r>
      <w:proofErr w:type="spellEnd"/>
      <w:r w:rsidR="003E1D17">
        <w:t xml:space="preserve">). </w:t>
      </w:r>
    </w:p>
    <w:p w:rsidR="0082106B" w:rsidRDefault="00921871" w:rsidP="0005352D">
      <w:pPr>
        <w:pStyle w:val="NormalnyIn"/>
      </w:pPr>
      <w:r>
        <w:t xml:space="preserve">W </w:t>
      </w:r>
      <w:r w:rsidR="003E1D17">
        <w:t xml:space="preserve">stworzonym przez nas </w:t>
      </w:r>
      <w:r>
        <w:t>systemie</w:t>
      </w:r>
      <w:ins w:id="349" w:author="Sebastian Łuczak" w:date="2011-08-31T23:53:00Z">
        <w:r w:rsidR="006A6ABC">
          <w:t>,</w:t>
        </w:r>
      </w:ins>
      <w:r>
        <w:t xml:space="preserve"> </w:t>
      </w:r>
      <w:ins w:id="350" w:author="Sebastian Łuczak" w:date="2011-08-31T23:53:00Z">
        <w:r w:rsidR="006A6ABC">
          <w:t xml:space="preserve">Hibernate pełni </w:t>
        </w:r>
      </w:ins>
      <w:del w:id="351" w:author="Sebastian Łuczak" w:date="2011-08-31T23:53:00Z">
        <w:r w:rsidDel="006A6ABC">
          <w:delText xml:space="preserve">pełni on </w:delText>
        </w:r>
      </w:del>
      <w:del w:id="352" w:author="Sebastian Łuczak" w:date="2011-08-31T20:12:00Z">
        <w:r w:rsidDel="0044529A">
          <w:delText xml:space="preserve">rolę </w:delText>
        </w:r>
      </w:del>
      <w:ins w:id="353" w:author="Sebastian Łuczak" w:date="2011-08-31T20:12:00Z">
        <w:r w:rsidR="0044529A">
          <w:t xml:space="preserve">funkcję </w:t>
        </w:r>
      </w:ins>
      <w:r>
        <w:t>głównego ogniwa łączącego warstwy logiki biznesowej z warstwą modelu danych.</w:t>
      </w:r>
      <w:r w:rsidR="003E1D17">
        <w:t xml:space="preserve"> </w:t>
      </w:r>
      <w:del w:id="354" w:author="Sebastian Łuczak" w:date="2011-08-31T23:53:00Z">
        <w:r w:rsidDel="00B8439F">
          <w:delText xml:space="preserve"> </w:delText>
        </w:r>
      </w:del>
      <w:r w:rsidR="0093465E">
        <w:t xml:space="preserve">Wykorzystywany jest zarówno w aplikacji usługi sieciowej jak i aplikacji panelu administracyjnego. </w:t>
      </w:r>
    </w:p>
    <w:p w:rsidR="0082106B" w:rsidRDefault="0082106B">
      <w:pPr>
        <w:jc w:val="left"/>
        <w:rPr>
          <w:rFonts w:ascii="Times New Roman" w:eastAsia="Times New Roman" w:hAnsi="Times New Roman"/>
          <w:sz w:val="24"/>
          <w:szCs w:val="24"/>
          <w:lang w:eastAsia="pl-PL"/>
        </w:rPr>
      </w:pPr>
      <w:r>
        <w:br w:type="page"/>
      </w:r>
    </w:p>
    <w:p w:rsidR="00211BAA" w:rsidRDefault="00211BAA" w:rsidP="0082106B">
      <w:pPr>
        <w:pStyle w:val="Nagwek3"/>
      </w:pPr>
      <w:bookmarkStart w:id="355" w:name="_Toc302336506"/>
      <w:r>
        <w:lastRenderedPageBreak/>
        <w:t>Spring</w:t>
      </w:r>
      <w:r w:rsidR="00D65AAF">
        <w:t xml:space="preserve"> </w:t>
      </w:r>
      <w:r w:rsidR="002D0E7F">
        <w:t xml:space="preserve">Framework </w:t>
      </w:r>
      <w:r w:rsidR="00D65AAF">
        <w:t>3</w:t>
      </w:r>
      <w:bookmarkEnd w:id="355"/>
    </w:p>
    <w:p w:rsidR="00BD03C6" w:rsidRDefault="0086426F" w:rsidP="0082106B">
      <w:pPr>
        <w:pStyle w:val="NormalnyIn"/>
        <w:ind w:firstLine="0"/>
      </w:pPr>
      <w:r>
        <w:t xml:space="preserve">Kolejnym </w:t>
      </w:r>
      <w:proofErr w:type="spellStart"/>
      <w:r>
        <w:t>Frameworkiem</w:t>
      </w:r>
      <w:proofErr w:type="spellEnd"/>
      <w:r>
        <w:t xml:space="preserve"> wykorzystywanym w naszej pracy jest Spring</w:t>
      </w:r>
      <w:r w:rsidR="003E1D17">
        <w:t xml:space="preserve"> w wersji 3.0.1</w:t>
      </w:r>
      <w:r>
        <w:t xml:space="preserve">. </w:t>
      </w:r>
      <w:r w:rsidR="00B81D3B">
        <w:t>Stwarza on</w:t>
      </w:r>
      <w:r>
        <w:t xml:space="preserve"> środowisko</w:t>
      </w:r>
      <w:r w:rsidR="00B81D3B">
        <w:t>,</w:t>
      </w:r>
      <w:r>
        <w:t xml:space="preserve"> które łączy ze sobą w harmonijną całość liczne interfejsy API. </w:t>
      </w:r>
    </w:p>
    <w:p w:rsidR="00BD03C6" w:rsidRDefault="00BD03C6" w:rsidP="003E1D17">
      <w:pPr>
        <w:pStyle w:val="NormalnyIn"/>
      </w:pPr>
      <w:r>
        <w:t xml:space="preserve">Dzięki mechanizmowi wstrzykiwania zależności (ang. </w:t>
      </w:r>
      <w:proofErr w:type="spellStart"/>
      <w:r>
        <w:t>dependency</w:t>
      </w:r>
      <w:proofErr w:type="spellEnd"/>
      <w:r>
        <w:t xml:space="preserve"> </w:t>
      </w:r>
      <w:proofErr w:type="spellStart"/>
      <w:r>
        <w:t>injection</w:t>
      </w:r>
      <w:proofErr w:type="spellEnd"/>
      <w:del w:id="356" w:author="Sebastian Łuczak" w:date="2011-08-31T20:12:00Z">
        <w:r w:rsidDel="0044529A">
          <w:delText xml:space="preserve"> </w:delText>
        </w:r>
      </w:del>
      <w:r>
        <w:t>)</w:t>
      </w:r>
      <w:r w:rsidR="00B81D3B">
        <w:t>, Spring</w:t>
      </w:r>
      <w:r>
        <w:t xml:space="preserve"> udostępnia </w:t>
      </w:r>
      <w:r w:rsidR="00D65AAF">
        <w:t>cały szereg</w:t>
      </w:r>
      <w:r>
        <w:t xml:space="preserve"> klas opakowując</w:t>
      </w:r>
      <w:r w:rsidR="00D65AAF">
        <w:t>ych</w:t>
      </w:r>
      <w:r>
        <w:t xml:space="preserve"> popularne biblioteki Javy</w:t>
      </w:r>
      <w:r w:rsidR="00B81D3B">
        <w:t>,</w:t>
      </w:r>
      <w:r w:rsidR="00D65AAF">
        <w:t xml:space="preserve"> przez co</w:t>
      </w:r>
      <w:r>
        <w:t xml:space="preserve"> </w:t>
      </w:r>
      <w:r w:rsidR="00D65AAF">
        <w:t xml:space="preserve">ich użycie staje się znaczenie prostsze. </w:t>
      </w:r>
    </w:p>
    <w:p w:rsidR="00BD03C6" w:rsidRDefault="00B81D3B" w:rsidP="003E1D17">
      <w:pPr>
        <w:pStyle w:val="NormalnyIn"/>
      </w:pPr>
      <w:r>
        <w:t>Dodatkowo o</w:t>
      </w:r>
      <w:r w:rsidR="0086426F">
        <w:t>feruje wsparcie dla wszystkich elementów potrzebnych do stworzenia zarówno aplikacji desktopowej</w:t>
      </w:r>
      <w:r>
        <w:t>,</w:t>
      </w:r>
      <w:r w:rsidR="0086426F">
        <w:t xml:space="preserve"> jak i aplikac</w:t>
      </w:r>
      <w:r w:rsidR="00BD03C6">
        <w:t xml:space="preserve">ji internetowej. Implementuje </w:t>
      </w:r>
      <w:r w:rsidR="0086426F">
        <w:t>sprawdzone wzorce projektowe</w:t>
      </w:r>
      <w:r>
        <w:t>,</w:t>
      </w:r>
      <w:r w:rsidR="0086426F">
        <w:t xml:space="preserve"> a dzięki doskonale </w:t>
      </w:r>
      <w:r w:rsidR="003E1D17">
        <w:t>stworzonej dokumentacji</w:t>
      </w:r>
      <w:ins w:id="357" w:author="Sebastian Łuczak" w:date="2011-08-31T23:54:00Z">
        <w:r w:rsidR="00704C03">
          <w:t xml:space="preserve"> </w:t>
        </w:r>
      </w:ins>
      <w:customXmlInsRangeStart w:id="358" w:author="Sebastian Łuczak" w:date="2011-08-31T23:54:00Z"/>
      <w:sdt>
        <w:sdtPr>
          <w:id w:val="3570801"/>
          <w:citation/>
        </w:sdtPr>
        <w:sdtContent>
          <w:customXmlInsRangeEnd w:id="358"/>
          <w:ins w:id="359" w:author="Sebastian Łuczak" w:date="2011-08-31T23:54:00Z">
            <w:r w:rsidR="00796063">
              <w:fldChar w:fldCharType="begin"/>
            </w:r>
            <w:r w:rsidR="00704C03">
              <w:instrText xml:space="preserve"> CITATION sping_doc \l 1045 </w:instrText>
            </w:r>
          </w:ins>
          <w:r w:rsidR="00796063">
            <w:fldChar w:fldCharType="separate"/>
          </w:r>
          <w:r w:rsidR="00426962">
            <w:rPr>
              <w:noProof/>
            </w:rPr>
            <w:t>[10]</w:t>
          </w:r>
          <w:ins w:id="360" w:author="Sebastian Łuczak" w:date="2011-08-31T23:54:00Z">
            <w:r w:rsidR="00796063">
              <w:fldChar w:fldCharType="end"/>
            </w:r>
          </w:ins>
          <w:customXmlInsRangeStart w:id="361" w:author="Sebastian Łuczak" w:date="2011-08-31T23:54:00Z"/>
        </w:sdtContent>
      </w:sdt>
      <w:customXmlInsRangeEnd w:id="361"/>
      <w:r w:rsidR="003E1D17">
        <w:t xml:space="preserve"> ułatwia i promuje dobre praktyki programistyczne.</w:t>
      </w:r>
    </w:p>
    <w:p w:rsidR="0086426F" w:rsidRDefault="00B81D3B" w:rsidP="003E1D17">
      <w:pPr>
        <w:pStyle w:val="NormalnyIn"/>
      </w:pPr>
      <w:r>
        <w:t>W jego skład wchodzą</w:t>
      </w:r>
      <w:r w:rsidR="00BD03C6">
        <w:t xml:space="preserve"> również bardzo rozwinięte klasy wspierające integrację z innymi szkieletami aplikacyjnym takimi jak np. Hibernate czy też Log4j. </w:t>
      </w:r>
      <w:r w:rsidR="003E1D17">
        <w:t xml:space="preserve"> </w:t>
      </w:r>
    </w:p>
    <w:p w:rsidR="003E1D17" w:rsidRDefault="003E1D17" w:rsidP="003E1D17">
      <w:pPr>
        <w:pStyle w:val="NormalnyIn"/>
      </w:pPr>
      <w:r>
        <w:t>Spring</w:t>
      </w:r>
      <w:r w:rsidR="00B81D3B">
        <w:t>,</w:t>
      </w:r>
      <w:r>
        <w:t xml:space="preserve"> składa się z wielu niezależnych od siebie modułów</w:t>
      </w:r>
      <w:del w:id="362" w:author="Sebastian Łuczak" w:date="2011-08-31T23:55:00Z">
        <w:r w:rsidDel="00062823">
          <w:delText xml:space="preserve"> </w:delText>
        </w:r>
      </w:del>
      <w:ins w:id="363" w:author="Sebastian Łuczak" w:date="2011-08-31T23:55:00Z">
        <w:r w:rsidR="00062823">
          <w:t xml:space="preserve">, które mogą być stosowane niezależnie. Są nimi </w:t>
        </w:r>
      </w:ins>
      <w:r>
        <w:t>między innymi z pakietu Spring MVC oraz Spring Security</w:t>
      </w:r>
      <w:r w:rsidR="000370FC">
        <w:t>,</w:t>
      </w:r>
      <w:r>
        <w:t xml:space="preserve"> które wykorzystujemy w naszym systemie. </w:t>
      </w:r>
    </w:p>
    <w:p w:rsidR="00B21824" w:rsidRPr="00B21824" w:rsidRDefault="00B21824" w:rsidP="00B21824">
      <w:pPr>
        <w:pStyle w:val="NormalnyIn"/>
      </w:pPr>
      <w:r w:rsidRPr="00B21824">
        <w:t xml:space="preserve">Spring MVC (ang. Model – </w:t>
      </w:r>
      <w:proofErr w:type="spellStart"/>
      <w:r w:rsidRPr="00B21824">
        <w:t>View</w:t>
      </w:r>
      <w:proofErr w:type="spellEnd"/>
      <w:r w:rsidRPr="00B21824">
        <w:t xml:space="preserve"> – </w:t>
      </w:r>
      <w:proofErr w:type="spellStart"/>
      <w:r w:rsidRPr="00B21824">
        <w:t>Controller</w:t>
      </w:r>
      <w:proofErr w:type="spellEnd"/>
      <w:r w:rsidRPr="00B21824">
        <w:t xml:space="preserve"> ) jest </w:t>
      </w:r>
      <w:del w:id="364" w:author="Sebastian Łuczak" w:date="2011-08-31T20:13:00Z">
        <w:r w:rsidRPr="00B21824" w:rsidDel="00CC0A3B">
          <w:delText xml:space="preserve">to implementacja </w:delText>
        </w:r>
      </w:del>
      <w:ins w:id="365" w:author="Sebastian Łuczak" w:date="2011-08-31T20:13:00Z">
        <w:r w:rsidR="00CC0A3B">
          <w:t xml:space="preserve">jedną z implementacji </w:t>
        </w:r>
      </w:ins>
      <w:r w:rsidRPr="00B21824">
        <w:t>wzorca projektowego Model</w:t>
      </w:r>
      <w:ins w:id="366" w:author="Sebastian Łuczak" w:date="2011-08-31T20:13:00Z">
        <w:r w:rsidR="00CC0A3B">
          <w:t xml:space="preserve"> </w:t>
        </w:r>
      </w:ins>
      <w:del w:id="367" w:author="Sebastian Łuczak" w:date="2011-08-31T20:13:00Z">
        <w:r w:rsidRPr="00B21824" w:rsidDel="00CC0A3B">
          <w:delText>-</w:delText>
        </w:r>
      </w:del>
      <w:ins w:id="368" w:author="Sebastian Łuczak" w:date="2011-08-31T20:13:00Z">
        <w:r w:rsidR="00CC0A3B">
          <w:t xml:space="preserve">– </w:t>
        </w:r>
      </w:ins>
      <w:r w:rsidRPr="00B21824">
        <w:t>Widok</w:t>
      </w:r>
      <w:ins w:id="369" w:author="Sebastian Łuczak" w:date="2011-08-31T20:13:00Z">
        <w:r w:rsidR="00CC0A3B">
          <w:t xml:space="preserve"> </w:t>
        </w:r>
      </w:ins>
      <w:ins w:id="370" w:author="Sebastian Łuczak" w:date="2011-08-31T20:14:00Z">
        <w:r w:rsidR="00CC0A3B" w:rsidRPr="00B21824">
          <w:t>–</w:t>
        </w:r>
      </w:ins>
      <w:del w:id="371" w:author="Sebastian Łuczak" w:date="2011-08-31T20:14:00Z">
        <w:r w:rsidRPr="00B21824" w:rsidDel="00CC0A3B">
          <w:delText>-</w:delText>
        </w:r>
      </w:del>
      <w:ins w:id="372" w:author="Sebastian Łuczak" w:date="2011-08-31T20:13:00Z">
        <w:r w:rsidR="00CC0A3B">
          <w:t xml:space="preserve"> </w:t>
        </w:r>
      </w:ins>
      <w:r w:rsidRPr="00B21824">
        <w:t>Kontroler. Zakłada on</w:t>
      </w:r>
      <w:del w:id="373" w:author="Sebastian Łuczak" w:date="2011-08-31T20:13:00Z">
        <w:r w:rsidRPr="00B21824" w:rsidDel="00CC0A3B">
          <w:delText>,</w:delText>
        </w:r>
      </w:del>
      <w:r w:rsidRPr="00B21824">
        <w:t xml:space="preserve"> rozdzielenie warstwy modelu danych oraz logiki biznesowej od warstwy widoku, najczęściej stron </w:t>
      </w:r>
      <w:ins w:id="374" w:author="Sebastian Łuczak" w:date="2011-08-31T23:56:00Z">
        <w:r w:rsidR="00DD09DB" w:rsidRPr="00B21824">
          <w:t xml:space="preserve">JSP </w:t>
        </w:r>
        <w:r w:rsidR="00DD09DB">
          <w:t>odpowiedzialnych za wyświetlanie</w:t>
        </w:r>
        <w:r w:rsidR="00DD09DB" w:rsidRPr="00B21824">
          <w:t xml:space="preserve"> dan</w:t>
        </w:r>
        <w:r w:rsidR="00DD09DB">
          <w:t>ych</w:t>
        </w:r>
        <w:r w:rsidR="00DD09DB" w:rsidRPr="00B21824">
          <w:t>.</w:t>
        </w:r>
        <w:r w:rsidR="00DD09DB">
          <w:t xml:space="preserve"> Wg wzorca</w:t>
        </w:r>
        <w:r w:rsidR="00DD09DB" w:rsidRPr="00B21824">
          <w:t xml:space="preserve"> </w:t>
        </w:r>
        <w:r w:rsidR="00DD09DB">
          <w:t>w</w:t>
        </w:r>
        <w:r w:rsidR="00DD09DB" w:rsidRPr="00B21824">
          <w:t>arstwa</w:t>
        </w:r>
      </w:ins>
      <w:del w:id="375" w:author="Sebastian Łuczak" w:date="2011-08-31T23:56:00Z">
        <w:r w:rsidRPr="00B21824" w:rsidDel="00DD09DB">
          <w:delText>JSP pokazujących dane. Warstwa</w:delText>
        </w:r>
      </w:del>
      <w:r w:rsidRPr="00B21824">
        <w:t xml:space="preserve"> biznesowa powinna odwoływać się do danych wyłącz</w:t>
      </w:r>
      <w:del w:id="376" w:author="Sebastian Łuczak" w:date="2011-08-31T20:14:00Z">
        <w:r w:rsidRPr="00B21824" w:rsidDel="00CC0A3B">
          <w:delText>e</w:delText>
        </w:r>
      </w:del>
      <w:r w:rsidRPr="00B21824">
        <w:t xml:space="preserve">nie za pośrednictwem warstwy modelu danych. Dzięki takiemu rozwiązaniu warstwa biznesowa nie musi posiadać wiedzy o tym czy do </w:t>
      </w:r>
      <w:del w:id="377" w:author="Sebastian Łuczak" w:date="2011-08-31T20:14:00Z">
        <w:r w:rsidRPr="00B21824" w:rsidDel="00CC0A3B">
          <w:delText xml:space="preserve">składowanie </w:delText>
        </w:r>
      </w:del>
      <w:ins w:id="378" w:author="Sebastian Łuczak" w:date="2011-08-31T20:14:00Z">
        <w:r w:rsidR="00CC0A3B" w:rsidRPr="00B21824">
          <w:t>składowani</w:t>
        </w:r>
        <w:r w:rsidR="00CC0A3B">
          <w:t>a</w:t>
        </w:r>
        <w:r w:rsidR="00CC0A3B" w:rsidRPr="00B21824">
          <w:t xml:space="preserve"> </w:t>
        </w:r>
      </w:ins>
      <w:r w:rsidRPr="00B21824">
        <w:t xml:space="preserve">obiektów stosowana jest baza danych czy też system </w:t>
      </w:r>
      <w:del w:id="379" w:author="Sebastian Łuczak" w:date="2011-08-31T20:14:00Z">
        <w:r w:rsidRPr="00B21824" w:rsidDel="00CC0A3B">
          <w:delText>plikowy</w:delText>
        </w:r>
      </w:del>
      <w:ins w:id="380" w:author="Sebastian Łuczak" w:date="2011-08-31T20:14:00Z">
        <w:r w:rsidR="00CC0A3B" w:rsidRPr="00B21824">
          <w:t>plik</w:t>
        </w:r>
        <w:r w:rsidR="00CC0A3B">
          <w:t xml:space="preserve">ów </w:t>
        </w:r>
      </w:ins>
      <w:sdt>
        <w:sdtPr>
          <w:id w:val="6238177"/>
          <w:citation/>
        </w:sdtPr>
        <w:sdtContent>
          <w:fldSimple w:instr=" CITATION Nac08 \l 1045 ">
            <w:r w:rsidR="00426962">
              <w:rPr>
                <w:noProof/>
              </w:rPr>
              <w:t>[11]</w:t>
            </w:r>
          </w:fldSimple>
        </w:sdtContent>
      </w:sdt>
      <w:r w:rsidRPr="00B21824">
        <w:rPr>
          <w:color w:val="FF0000"/>
        </w:rPr>
        <w:t>.</w:t>
      </w:r>
      <w:r w:rsidRPr="00B21824">
        <w:t xml:space="preserve"> Przepływem pomiędzy tymi warstwami zarządza kontroler, który także otrzymuje dane wejściowe od użytkowników i zarządza generowaniem odpowiednich widoków. </w:t>
      </w:r>
    </w:p>
    <w:p w:rsidR="00D65AAF" w:rsidRDefault="00265BF9" w:rsidP="003E1D17">
      <w:pPr>
        <w:pStyle w:val="NormalnyIn"/>
      </w:pPr>
      <w:r>
        <w:t xml:space="preserve">Spring Security to </w:t>
      </w:r>
      <w:del w:id="381" w:author="Sebastian Łuczak" w:date="2011-08-31T20:15:00Z">
        <w:r w:rsidDel="00CC0A3B">
          <w:delText xml:space="preserve">kolejny </w:delText>
        </w:r>
      </w:del>
      <w:ins w:id="382" w:author="Sebastian Łuczak" w:date="2011-08-31T20:15:00Z">
        <w:r w:rsidR="00CC0A3B">
          <w:t xml:space="preserve">inny </w:t>
        </w:r>
      </w:ins>
      <w:r>
        <w:t xml:space="preserve">pakiet projektu Spring używany w naszym systemie. </w:t>
      </w:r>
      <w:r w:rsidR="00B81D3B">
        <w:t>Jego zadaniem</w:t>
      </w:r>
      <w:r>
        <w:t xml:space="preserve"> </w:t>
      </w:r>
      <w:r w:rsidR="00B81D3B">
        <w:t xml:space="preserve">jest </w:t>
      </w:r>
      <w:r>
        <w:t>zapewnienie bezpieczeństwa</w:t>
      </w:r>
      <w:r w:rsidR="00D65AAF">
        <w:t xml:space="preserve"> </w:t>
      </w:r>
      <w:r>
        <w:t>panelu administracyjnego. Dzięki  udogodnieniom</w:t>
      </w:r>
      <w:r w:rsidR="00B81D3B">
        <w:t xml:space="preserve"> </w:t>
      </w:r>
      <w:del w:id="383" w:author="Sebastian Łuczak" w:date="2011-08-31T20:15:00Z">
        <w:r w:rsidR="00B81D3B" w:rsidDel="00CC0A3B">
          <w:delText>pakietu</w:delText>
        </w:r>
        <w:r w:rsidDel="00CC0A3B">
          <w:delText xml:space="preserve"> </w:delText>
        </w:r>
      </w:del>
      <w:ins w:id="384" w:author="Sebastian Łuczak" w:date="2011-08-31T20:15:00Z">
        <w:r w:rsidR="00CC0A3B">
          <w:t xml:space="preserve">oferowanym przez ten pakiet, </w:t>
        </w:r>
      </w:ins>
      <w:r>
        <w:t>w</w:t>
      </w:r>
      <w:r w:rsidR="00D65AAF">
        <w:t xml:space="preserve"> łatwy sposób możemy kontrolować</w:t>
      </w:r>
      <w:r>
        <w:t xml:space="preserve"> dostę</w:t>
      </w:r>
      <w:r w:rsidR="00D65AAF">
        <w:t>p</w:t>
      </w:r>
      <w:r>
        <w:t xml:space="preserve"> użytkowników do konkretnych funkcjonalności portalu. </w:t>
      </w:r>
      <w:r w:rsidRPr="00265BF9">
        <w:t xml:space="preserve">Moduł </w:t>
      </w:r>
      <w:r w:rsidR="00D65AAF">
        <w:t>ten</w:t>
      </w:r>
      <w:del w:id="385" w:author="Sebastian Łuczak" w:date="2011-08-31T20:15:00Z">
        <w:r w:rsidR="00B81D3B" w:rsidDel="00CC0A3B">
          <w:delText>,</w:delText>
        </w:r>
      </w:del>
      <w:r w:rsidRPr="00265BF9">
        <w:t xml:space="preserve"> jest odpowiedzialny za </w:t>
      </w:r>
      <w:r w:rsidR="00D65AAF" w:rsidRPr="00265BF9">
        <w:t>uwierzytelnianie</w:t>
      </w:r>
      <w:r w:rsidRPr="00265BF9">
        <w:t xml:space="preserve"> użytkownik</w:t>
      </w:r>
      <w:r w:rsidR="00D65AAF">
        <w:t>ów a więc potwierdzenie ich</w:t>
      </w:r>
      <w:r w:rsidRPr="00265BF9">
        <w:t xml:space="preserve"> tożsamości oraz za autoryzację</w:t>
      </w:r>
      <w:r w:rsidR="00B81D3B">
        <w:t>,</w:t>
      </w:r>
      <w:r w:rsidRPr="00265BF9">
        <w:t xml:space="preserve"> </w:t>
      </w:r>
      <w:r>
        <w:t xml:space="preserve">czyli udzielenie bądź też pozbawienie dostępu do określonych części systemu. </w:t>
      </w:r>
    </w:p>
    <w:p w:rsidR="0082106B" w:rsidRDefault="00D65AAF" w:rsidP="003E1D17">
      <w:pPr>
        <w:pStyle w:val="NormalnyIn"/>
      </w:pPr>
      <w:r>
        <w:t>Dzięki swojemu zaawansowaniu wspiera on wiele metod uwierzytelnienia</w:t>
      </w:r>
      <w:r w:rsidR="00B81D3B">
        <w:t>,</w:t>
      </w:r>
      <w:r>
        <w:t xml:space="preserve"> takich jak na przykład LDAP czy też protokół </w:t>
      </w:r>
      <w:proofErr w:type="spellStart"/>
      <w:r>
        <w:t>Kerberos</w:t>
      </w:r>
      <w:proofErr w:type="spellEnd"/>
      <w:r>
        <w:t xml:space="preserve">. W naszym przypadku uwierzytelnianie </w:t>
      </w:r>
      <w:r>
        <w:lastRenderedPageBreak/>
        <w:t xml:space="preserve">użytkownika opiera się na sprawdzeniu jego danych z </w:t>
      </w:r>
      <w:r w:rsidR="00B81D3B">
        <w:t xml:space="preserve">informacjami </w:t>
      </w:r>
      <w:r>
        <w:t xml:space="preserve">zapisanymi w bazie danych. </w:t>
      </w:r>
    </w:p>
    <w:p w:rsidR="0082106B" w:rsidRDefault="0082106B">
      <w:pPr>
        <w:jc w:val="left"/>
        <w:rPr>
          <w:rFonts w:ascii="Times New Roman" w:eastAsia="Times New Roman" w:hAnsi="Times New Roman"/>
          <w:sz w:val="24"/>
          <w:szCs w:val="24"/>
          <w:lang w:eastAsia="pl-PL"/>
        </w:rPr>
      </w:pPr>
      <w:r>
        <w:br w:type="page"/>
      </w:r>
    </w:p>
    <w:p w:rsidR="00211BAA" w:rsidRDefault="00211BAA" w:rsidP="0082106B">
      <w:pPr>
        <w:pStyle w:val="Nagwek3"/>
      </w:pPr>
      <w:bookmarkStart w:id="386" w:name="_Toc302336507"/>
      <w:r>
        <w:lastRenderedPageBreak/>
        <w:t xml:space="preserve">Oracle 10g Express </w:t>
      </w:r>
      <w:proofErr w:type="spellStart"/>
      <w:r>
        <w:t>Edition</w:t>
      </w:r>
      <w:bookmarkEnd w:id="386"/>
      <w:proofErr w:type="spellEnd"/>
    </w:p>
    <w:p w:rsidR="00D65AAF" w:rsidRPr="00D65AAF" w:rsidRDefault="00D65AAF" w:rsidP="00D65AAF"/>
    <w:p w:rsidR="002C6967" w:rsidRDefault="00370D31" w:rsidP="0082106B">
      <w:pPr>
        <w:pStyle w:val="NormalnyIn"/>
        <w:ind w:firstLine="0"/>
      </w:pPr>
      <w:r>
        <w:t xml:space="preserve">W </w:t>
      </w:r>
      <w:del w:id="387" w:author="Sebastian Łuczak" w:date="2011-08-31T20:15:00Z">
        <w:r w:rsidDel="00CC0A3B">
          <w:delText xml:space="preserve">naszej </w:delText>
        </w:r>
      </w:del>
      <w:ins w:id="388" w:author="Sebastian Łuczak" w:date="2011-08-31T20:15:00Z">
        <w:r w:rsidR="00CC0A3B">
          <w:t xml:space="preserve">naszym </w:t>
        </w:r>
      </w:ins>
      <w:del w:id="389" w:author="Sebastian Łuczak" w:date="2011-08-31T20:16:00Z">
        <w:r w:rsidDel="00CC0A3B">
          <w:delText xml:space="preserve">pracy </w:delText>
        </w:r>
      </w:del>
      <w:ins w:id="390" w:author="Sebastian Łuczak" w:date="2011-08-31T20:16:00Z">
        <w:r w:rsidR="00CC0A3B">
          <w:t xml:space="preserve">projekcie </w:t>
        </w:r>
      </w:ins>
      <w:r>
        <w:t xml:space="preserve">zdecydowaliśmy się na wykorzystanie systemu zarządzania bazą danych Oracle w wersji 10g Express </w:t>
      </w:r>
      <w:proofErr w:type="spellStart"/>
      <w:r>
        <w:t>Edi</w:t>
      </w:r>
      <w:r w:rsidR="002C6967">
        <w:t>tion</w:t>
      </w:r>
      <w:proofErr w:type="spellEnd"/>
      <w:r w:rsidR="00B81D3B">
        <w:t>,</w:t>
      </w:r>
      <w:r w:rsidR="0093465E">
        <w:t xml:space="preserve"> stworzonego przez firmę Oracle Corporation</w:t>
      </w:r>
      <w:r w:rsidR="002C6967">
        <w:t>. Edycja XE</w:t>
      </w:r>
      <w:r w:rsidR="00B81D3B">
        <w:t xml:space="preserve">, </w:t>
      </w:r>
      <w:r w:rsidR="002C6967">
        <w:t xml:space="preserve">jest to darmowa </w:t>
      </w:r>
      <w:ins w:id="391" w:author="Sebastian Łuczak" w:date="2011-08-31T20:16:00Z">
        <w:r w:rsidR="00CC0A3B">
          <w:t>,</w:t>
        </w:r>
        <w:r w:rsidR="00CC0A3B" w:rsidRPr="00CC0A3B">
          <w:t xml:space="preserve"> </w:t>
        </w:r>
        <w:r w:rsidR="00CC0A3B">
          <w:t xml:space="preserve">lecz ograniczona funkcjonalnie </w:t>
        </w:r>
      </w:ins>
      <w:r w:rsidR="002C6967">
        <w:t xml:space="preserve">wersja </w:t>
      </w:r>
      <w:r w:rsidR="0093465E">
        <w:t xml:space="preserve">serwera bazodanowego </w:t>
      </w:r>
      <w:r w:rsidR="002C6967">
        <w:t>Oracle 10g</w:t>
      </w:r>
      <w:del w:id="392" w:author="Sebastian Łuczak" w:date="2011-08-31T20:16:00Z">
        <w:r w:rsidR="002C6967" w:rsidDel="00CC0A3B">
          <w:delText xml:space="preserve"> lecz </w:delText>
        </w:r>
        <w:r w:rsidDel="00CC0A3B">
          <w:delText xml:space="preserve">ograniczona </w:delText>
        </w:r>
        <w:r w:rsidR="0093465E" w:rsidDel="00CC0A3B">
          <w:delText>funkcjonalnie</w:delText>
        </w:r>
      </w:del>
      <w:r w:rsidR="0093465E">
        <w:t>.</w:t>
      </w:r>
      <w:r w:rsidR="002C6967">
        <w:t xml:space="preserve"> </w:t>
      </w:r>
      <w:r w:rsidR="0093465E">
        <w:t>N</w:t>
      </w:r>
      <w:r w:rsidR="002C6967">
        <w:t>ie jest</w:t>
      </w:r>
      <w:r w:rsidR="0093465E">
        <w:t xml:space="preserve"> ona</w:t>
      </w:r>
      <w:r w:rsidR="002C6967">
        <w:t xml:space="preserve"> w stanie obsłużyć więcej niż jednego procesora oraz więcej niż </w:t>
      </w:r>
      <w:commentRangeStart w:id="393"/>
      <w:r w:rsidR="002C6967">
        <w:t xml:space="preserve">4GB pamięci RAM. </w:t>
      </w:r>
      <w:commentRangeEnd w:id="393"/>
      <w:r w:rsidR="00CC0A3B">
        <w:rPr>
          <w:rStyle w:val="Odwoaniedokomentarza"/>
          <w:rFonts w:ascii="Calibri" w:eastAsia="Calibri" w:hAnsi="Calibri"/>
          <w:lang w:eastAsia="en-US"/>
        </w:rPr>
        <w:commentReference w:id="393"/>
      </w:r>
    </w:p>
    <w:p w:rsidR="002C6967" w:rsidRDefault="002C6967" w:rsidP="00211BAA">
      <w:pPr>
        <w:pStyle w:val="NormalnyIn"/>
      </w:pPr>
      <w:r>
        <w:t>Pomimo</w:t>
      </w:r>
      <w:r w:rsidR="0093465E">
        <w:t xml:space="preserve"> swoich ograniczeń</w:t>
      </w:r>
      <w:r w:rsidR="00B81D3B">
        <w:t>,</w:t>
      </w:r>
      <w:r w:rsidR="0093465E">
        <w:t xml:space="preserve"> serwer zachowuje</w:t>
      </w:r>
      <w:r>
        <w:t xml:space="preserve"> </w:t>
      </w:r>
      <w:del w:id="394" w:author="Sebastian Łuczak" w:date="2011-08-31T20:17:00Z">
        <w:r w:rsidDel="00CC0A3B">
          <w:delText xml:space="preserve">swoją </w:delText>
        </w:r>
      </w:del>
      <w:r>
        <w:t xml:space="preserve">wydajność oraz niezawodność. </w:t>
      </w:r>
      <w:r w:rsidR="00B81D3B">
        <w:t xml:space="preserve">Dzięki rozbudowanym możliwościom </w:t>
      </w:r>
      <w:r>
        <w:t xml:space="preserve">administracji oraz </w:t>
      </w:r>
      <w:r w:rsidR="00370D31">
        <w:t>programom pokrewnym</w:t>
      </w:r>
      <w:r w:rsidR="000370FC">
        <w:t>,</w:t>
      </w:r>
      <w:r w:rsidR="00370D31">
        <w:t xml:space="preserve"> takim jak Oracle SQL Developer czy też Oracle </w:t>
      </w:r>
      <w:proofErr w:type="spellStart"/>
      <w:r w:rsidR="00370D31">
        <w:t>Database</w:t>
      </w:r>
      <w:proofErr w:type="spellEnd"/>
      <w:r w:rsidR="00370D31">
        <w:t xml:space="preserve"> </w:t>
      </w:r>
      <w:proofErr w:type="spellStart"/>
      <w:r w:rsidR="00370D31">
        <w:t>Modeler</w:t>
      </w:r>
      <w:proofErr w:type="spellEnd"/>
      <w:r w:rsidR="00B81D3B">
        <w:t>,</w:t>
      </w:r>
      <w:r w:rsidR="00370D31">
        <w:t xml:space="preserve"> mieliśmy </w:t>
      </w:r>
      <w:r w:rsidR="00B81D3B">
        <w:t>szansę</w:t>
      </w:r>
      <w:r w:rsidR="00370D31">
        <w:t xml:space="preserve"> łatwego zbudowania</w:t>
      </w:r>
      <w:r>
        <w:t xml:space="preserve"> schematu bazy danych</w:t>
      </w:r>
      <w:r w:rsidR="000370FC">
        <w:t>,</w:t>
      </w:r>
      <w:r>
        <w:t xml:space="preserve"> a także jego</w:t>
      </w:r>
      <w:r w:rsidR="00FE449E">
        <w:t xml:space="preserve"> późniejszego</w:t>
      </w:r>
      <w:r>
        <w:t xml:space="preserve"> zaimplementowania. </w:t>
      </w:r>
    </w:p>
    <w:p w:rsidR="00211BAA" w:rsidRDefault="002C6967" w:rsidP="00211BAA">
      <w:pPr>
        <w:pStyle w:val="NormalnyIn"/>
      </w:pPr>
      <w:r>
        <w:t xml:space="preserve">Wybraliśmy </w:t>
      </w:r>
      <w:r w:rsidR="00B81D3B">
        <w:t xml:space="preserve">tę konkretną </w:t>
      </w:r>
      <w:r>
        <w:t>bazę danych firmy Oracle</w:t>
      </w:r>
      <w:r w:rsidR="000370FC">
        <w:t>,</w:t>
      </w:r>
      <w:r>
        <w:t xml:space="preserve"> ze względu na chęć stworzenia systemu opartego na profesjonalnych komponentach składowych.</w:t>
      </w:r>
      <w:r w:rsidR="00E83E2E">
        <w:t xml:space="preserve"> Jednym z jego atutów jest przenośność na różne platformy sprzętowe i systemowe.</w:t>
      </w:r>
      <w:r>
        <w:t xml:space="preserve"> </w:t>
      </w:r>
      <w:r w:rsidR="00E83E2E">
        <w:t xml:space="preserve">Według danych za rok 2011 </w:t>
      </w:r>
      <w:r w:rsidR="00B01635">
        <w:t xml:space="preserve">Oracle Corporation posiada </w:t>
      </w:r>
      <w:del w:id="395" w:author="Sebastian Łuczak" w:date="2011-08-31T23:57:00Z">
        <w:r w:rsidR="00B01635" w:rsidDel="00A93134">
          <w:delText>około</w:delText>
        </w:r>
        <w:r w:rsidR="00E83E2E" w:rsidDel="00A93134">
          <w:delText xml:space="preserve"> </w:delText>
        </w:r>
      </w:del>
      <w:ins w:id="396" w:author="Sebastian Łuczak" w:date="2011-08-31T23:57:00Z">
        <w:r w:rsidR="00A93134">
          <w:t xml:space="preserve">prawie </w:t>
        </w:r>
      </w:ins>
      <w:r w:rsidR="00E83E2E">
        <w:t>50% rynku baz danych na świecie</w:t>
      </w:r>
      <w:ins w:id="397" w:author="Sebastian Łuczak" w:date="2011-08-31T20:17:00Z">
        <w:r w:rsidR="00CC0A3B">
          <w:t xml:space="preserve"> </w:t>
        </w:r>
      </w:ins>
      <w:sdt>
        <w:sdtPr>
          <w:id w:val="12457032"/>
          <w:citation/>
        </w:sdtPr>
        <w:sdtContent>
          <w:fldSimple w:instr=" CITATION Mul11 \l 1045  ">
            <w:r w:rsidR="00426962">
              <w:rPr>
                <w:noProof/>
              </w:rPr>
              <w:t>[12]</w:t>
            </w:r>
          </w:fldSimple>
        </w:sdtContent>
      </w:sdt>
      <w:r w:rsidR="00E83E2E">
        <w:t xml:space="preserve">. </w:t>
      </w:r>
      <w:r w:rsidR="00FE449E">
        <w:t xml:space="preserve">Dzięki swojej popularności nie ma żadnych problemów w integracji bazy danych z </w:t>
      </w:r>
      <w:proofErr w:type="spellStart"/>
      <w:r w:rsidR="00FE449E">
        <w:t>frameworkiem</w:t>
      </w:r>
      <w:proofErr w:type="spellEnd"/>
      <w:r w:rsidR="00FE449E">
        <w:t xml:space="preserve"> Hibernate. </w:t>
      </w:r>
    </w:p>
    <w:p w:rsidR="002D0E7F" w:rsidRDefault="002D0E7F" w:rsidP="0082106B">
      <w:pPr>
        <w:pStyle w:val="Nagwek3"/>
      </w:pPr>
      <w:bookmarkStart w:id="398" w:name="_Toc302336508"/>
      <w:r>
        <w:t xml:space="preserve">Java </w:t>
      </w:r>
      <w:r w:rsidR="002C326A">
        <w:t xml:space="preserve">2 </w:t>
      </w:r>
      <w:proofErr w:type="spellStart"/>
      <w:r>
        <w:t>Enterprise</w:t>
      </w:r>
      <w:proofErr w:type="spellEnd"/>
      <w:r>
        <w:t xml:space="preserve"> </w:t>
      </w:r>
      <w:proofErr w:type="spellStart"/>
      <w:r>
        <w:t>Edition</w:t>
      </w:r>
      <w:bookmarkEnd w:id="398"/>
      <w:proofErr w:type="spellEnd"/>
      <w:r>
        <w:t xml:space="preserve"> </w:t>
      </w:r>
    </w:p>
    <w:p w:rsidR="001D673A" w:rsidRDefault="000171CD" w:rsidP="0082106B">
      <w:pPr>
        <w:pStyle w:val="NormalnyIn"/>
        <w:ind w:firstLine="0"/>
      </w:pPr>
      <w:r>
        <w:t>Java</w:t>
      </w:r>
      <w:r w:rsidR="00B81D3B">
        <w:t>,</w:t>
      </w:r>
      <w:r>
        <w:t xml:space="preserve"> jest </w:t>
      </w:r>
      <w:del w:id="399" w:author="Sebastian Łuczak" w:date="2011-08-31T20:17:00Z">
        <w:r w:rsidDel="00CC0A3B">
          <w:delText xml:space="preserve">to </w:delText>
        </w:r>
      </w:del>
      <w:r>
        <w:t>obiekto</w:t>
      </w:r>
      <w:r w:rsidR="001D673A">
        <w:t>wy</w:t>
      </w:r>
      <w:ins w:id="400" w:author="Sebastian Łuczak" w:date="2011-08-31T20:17:00Z">
        <w:r w:rsidR="00CC0A3B">
          <w:t>m</w:t>
        </w:r>
      </w:ins>
      <w:r w:rsidR="001D673A">
        <w:t xml:space="preserve"> język</w:t>
      </w:r>
      <w:ins w:id="401" w:author="Sebastian Łuczak" w:date="2011-08-31T20:17:00Z">
        <w:r w:rsidR="00CC0A3B">
          <w:t>iem</w:t>
        </w:r>
      </w:ins>
      <w:r w:rsidR="001D673A">
        <w:t xml:space="preserve"> </w:t>
      </w:r>
      <w:r w:rsidR="00B81D3B">
        <w:t>programowania</w:t>
      </w:r>
      <w:r w:rsidR="001D673A">
        <w:t xml:space="preserve"> udostępniony</w:t>
      </w:r>
      <w:ins w:id="402" w:author="Sebastian Łuczak" w:date="2011-08-31T20:17:00Z">
        <w:r w:rsidR="00CC0A3B">
          <w:t>m</w:t>
        </w:r>
      </w:ins>
      <w:r w:rsidR="001D673A">
        <w:t xml:space="preserve"> </w:t>
      </w:r>
      <w:r>
        <w:t xml:space="preserve">przez </w:t>
      </w:r>
      <w:r w:rsidR="001D673A">
        <w:t>firmę Sun Microsystems w 1995 roku. Dzi</w:t>
      </w:r>
      <w:r w:rsidR="00B81D3B">
        <w:t>ę</w:t>
      </w:r>
      <w:r w:rsidR="001D673A">
        <w:t>ki swojej prostocie</w:t>
      </w:r>
      <w:r w:rsidR="00B81D3B">
        <w:t>,</w:t>
      </w:r>
      <w:r w:rsidR="001D673A">
        <w:t xml:space="preserve"> a jednocześnie zaawansowanym możliwościom</w:t>
      </w:r>
      <w:r w:rsidR="00B81D3B">
        <w:t>,</w:t>
      </w:r>
      <w:r w:rsidR="001D673A">
        <w:t xml:space="preserve"> szybko zyskała miano jednego z najpopularniejszych języków programowania na świecie.</w:t>
      </w:r>
    </w:p>
    <w:p w:rsidR="001D673A" w:rsidRPr="001D673A" w:rsidRDefault="001D673A" w:rsidP="001D673A">
      <w:pPr>
        <w:pStyle w:val="NormalnyIn"/>
      </w:pPr>
      <w:r>
        <w:tab/>
        <w:t>Największą zaletą języka Java</w:t>
      </w:r>
      <w:r w:rsidR="00B81D3B">
        <w:t>,</w:t>
      </w:r>
      <w:r>
        <w:t xml:space="preserve"> jest jego niezależność od platformy sprzętowej. Programy stworzone w tym języku</w:t>
      </w:r>
      <w:r w:rsidR="00B81D3B">
        <w:t>,</w:t>
      </w:r>
      <w:r>
        <w:t xml:space="preserve"> można bez problemu uruchomić na wszystkich systemach operacyjnych np. Windows, Linux, Solaris. Jest to możliwe dzięki stworzeniu środowiska uruchomieniowego JRE (ang. Java </w:t>
      </w:r>
      <w:proofErr w:type="spellStart"/>
      <w:r>
        <w:t>Runtime</w:t>
      </w:r>
      <w:proofErr w:type="spellEnd"/>
      <w:r>
        <w:t xml:space="preserve"> </w:t>
      </w:r>
      <w:proofErr w:type="spellStart"/>
      <w:r>
        <w:t>Enviroment</w:t>
      </w:r>
      <w:proofErr w:type="spellEnd"/>
      <w:r>
        <w:t xml:space="preserve"> ), które składa się z wirtualnej maszyny Java JVM (ang. Java </w:t>
      </w:r>
      <w:proofErr w:type="spellStart"/>
      <w:r>
        <w:t>Virtual</w:t>
      </w:r>
      <w:proofErr w:type="spellEnd"/>
      <w:r>
        <w:t xml:space="preserve"> </w:t>
      </w:r>
      <w:proofErr w:type="spellStart"/>
      <w:r>
        <w:t>Machine</w:t>
      </w:r>
      <w:proofErr w:type="spellEnd"/>
      <w:r>
        <w:t xml:space="preserve"> ).</w:t>
      </w:r>
    </w:p>
    <w:p w:rsidR="002D0E7F" w:rsidRDefault="002D0E7F" w:rsidP="002D0E7F">
      <w:pPr>
        <w:pStyle w:val="NormalnyIn"/>
      </w:pPr>
      <w:r w:rsidRPr="001D673A">
        <w:tab/>
      </w:r>
      <w:r>
        <w:t>Java</w:t>
      </w:r>
      <w:r w:rsidR="002C326A">
        <w:t xml:space="preserve"> 2</w:t>
      </w:r>
      <w:r w:rsidR="00B81D3B">
        <w:t xml:space="preserve"> EE</w:t>
      </w:r>
      <w:r w:rsidR="000370FC">
        <w:t>,</w:t>
      </w:r>
      <w:r w:rsidR="00B81D3B">
        <w:t xml:space="preserve"> jest szeroko rozpowszechnioną oraz używaną platformą programistyczną</w:t>
      </w:r>
      <w:r w:rsidR="001D673A">
        <w:t xml:space="preserve"> opracowaną dla </w:t>
      </w:r>
      <w:r>
        <w:t>języka Java. Definiuje ona standardy oraz wzorce projektowe dla tworzenia oprogramowania opartego o wielowarstwową architekturę komponentową uruchamianego na serwerach aplikacyjnych.</w:t>
      </w:r>
      <w:r w:rsidR="002C326A">
        <w:t xml:space="preserve"> </w:t>
      </w:r>
      <w:r w:rsidR="00B21824" w:rsidRPr="00B21824">
        <w:t xml:space="preserve">Jest to rozwinięcie koncepcji </w:t>
      </w:r>
      <w:commentRangeStart w:id="403"/>
      <w:r w:rsidR="00B21824" w:rsidRPr="00B21824">
        <w:t>„napisz raz,</w:t>
      </w:r>
      <w:ins w:id="404" w:author="Sebastian Łuczak" w:date="2011-08-31T20:18:00Z">
        <w:r w:rsidR="00CC0A3B">
          <w:t xml:space="preserve"> a</w:t>
        </w:r>
      </w:ins>
      <w:r w:rsidR="00B21824" w:rsidRPr="00B21824">
        <w:t xml:space="preserve"> uruchomisz wszędzie”, </w:t>
      </w:r>
      <w:commentRangeEnd w:id="403"/>
      <w:r w:rsidR="00CC0A3B">
        <w:rPr>
          <w:rStyle w:val="Odwoaniedokomentarza"/>
          <w:rFonts w:ascii="Calibri" w:eastAsia="Calibri" w:hAnsi="Calibri"/>
          <w:lang w:eastAsia="en-US"/>
        </w:rPr>
        <w:commentReference w:id="403"/>
      </w:r>
      <w:r w:rsidR="00B21824" w:rsidRPr="00B21824">
        <w:t>obowiązującej w programowaniu aplikacji WWW</w:t>
      </w:r>
      <w:ins w:id="405" w:author="Sebastian Łuczak" w:date="2011-08-31T20:18:00Z">
        <w:r w:rsidR="00CC0A3B">
          <w:t xml:space="preserve"> </w:t>
        </w:r>
      </w:ins>
      <w:sdt>
        <w:sdtPr>
          <w:id w:val="6238179"/>
          <w:citation/>
        </w:sdtPr>
        <w:sdtContent>
          <w:fldSimple w:instr=" CITATION Nac08 \l 1045 ">
            <w:r w:rsidR="00426962">
              <w:rPr>
                <w:noProof/>
              </w:rPr>
              <w:t>[11]</w:t>
            </w:r>
          </w:fldSimple>
        </w:sdtContent>
      </w:sdt>
      <w:r w:rsidR="00E70A90">
        <w:rPr>
          <w:color w:val="FF0000"/>
        </w:rPr>
        <w:t>.</w:t>
      </w:r>
      <w:r w:rsidR="00B21824">
        <w:t xml:space="preserve"> </w:t>
      </w:r>
      <w:r w:rsidR="002C326A">
        <w:t xml:space="preserve">W jej skład wchodzą </w:t>
      </w:r>
      <w:del w:id="406" w:author="Sebastian Łuczak" w:date="2011-08-31T20:18:00Z">
        <w:r w:rsidR="002C326A" w:rsidDel="00CC0A3B">
          <w:delText>serwety</w:delText>
        </w:r>
      </w:del>
      <w:ins w:id="407" w:author="Sebastian Łuczak" w:date="2011-08-31T20:18:00Z">
        <w:r w:rsidR="00CC0A3B">
          <w:t>serwery</w:t>
        </w:r>
      </w:ins>
      <w:r w:rsidR="002C326A">
        <w:t xml:space="preserve">, </w:t>
      </w:r>
      <w:r w:rsidR="002C326A">
        <w:lastRenderedPageBreak/>
        <w:t xml:space="preserve">komponenty EJB (ang. </w:t>
      </w:r>
      <w:proofErr w:type="spellStart"/>
      <w:r w:rsidR="002C326A">
        <w:t>Enterprise</w:t>
      </w:r>
      <w:proofErr w:type="spellEnd"/>
      <w:r w:rsidR="002C326A">
        <w:t xml:space="preserve"> </w:t>
      </w:r>
      <w:proofErr w:type="spellStart"/>
      <w:r w:rsidR="002C326A">
        <w:t>JavaBeans</w:t>
      </w:r>
      <w:proofErr w:type="spellEnd"/>
      <w:r w:rsidR="002C326A">
        <w:t>), usługi Web Service, pliki JSP, XML oraz inne elementy ściśle związane z wytwarzaniem aplikacji WWW takie jak HTML</w:t>
      </w:r>
      <w:del w:id="408" w:author="Sebastian Łuczak" w:date="2011-08-31T20:18:00Z">
        <w:r w:rsidR="002C326A" w:rsidDel="00CC0A3B">
          <w:delText xml:space="preserve">, </w:delText>
        </w:r>
      </w:del>
      <w:ins w:id="409" w:author="Sebastian Łuczak" w:date="2011-08-31T20:18:00Z">
        <w:r w:rsidR="00CC0A3B">
          <w:t xml:space="preserve"> i </w:t>
        </w:r>
      </w:ins>
      <w:r w:rsidR="002C326A">
        <w:t xml:space="preserve">CSS.  </w:t>
      </w:r>
      <w:r>
        <w:t xml:space="preserve"> </w:t>
      </w:r>
    </w:p>
    <w:p w:rsidR="002D0E7F" w:rsidRDefault="002D0E7F" w:rsidP="002D0E7F">
      <w:pPr>
        <w:pStyle w:val="NormalnyIn"/>
      </w:pPr>
      <w:r>
        <w:t>Standard J</w:t>
      </w:r>
      <w:r w:rsidR="002C326A">
        <w:t>2</w:t>
      </w:r>
      <w:r>
        <w:t xml:space="preserve">EE obejmuje liczne interfejsy wspomagające programistę np. przy zapewnianiu bezpieczeństwa, definiowaniu interfejsu użytkownika czy też wysyłaniu poczty elektronicznej. </w:t>
      </w:r>
    </w:p>
    <w:p w:rsidR="00296627" w:rsidRDefault="00296627" w:rsidP="0082106B">
      <w:pPr>
        <w:pStyle w:val="Nagwek3"/>
      </w:pPr>
      <w:bookmarkStart w:id="410" w:name="_Toc302336509"/>
      <w:r>
        <w:t xml:space="preserve">Apache </w:t>
      </w:r>
      <w:proofErr w:type="spellStart"/>
      <w:r>
        <w:t>Tomcat</w:t>
      </w:r>
      <w:bookmarkEnd w:id="410"/>
      <w:proofErr w:type="spellEnd"/>
      <w:r>
        <w:t xml:space="preserve"> </w:t>
      </w:r>
      <w:r>
        <w:tab/>
      </w:r>
    </w:p>
    <w:p w:rsidR="00C05C81" w:rsidRDefault="00296627" w:rsidP="00C05C81">
      <w:pPr>
        <w:pStyle w:val="NormalnyIn"/>
        <w:ind w:firstLine="0"/>
        <w:rPr>
          <w:ins w:id="411" w:author="Sebastian Łuczak" w:date="2011-08-31T23:58:00Z"/>
        </w:rPr>
      </w:pPr>
      <w:r>
        <w:t xml:space="preserve">Nierozłącznym elementem aplikacji WWW jest serwer. W naszym </w:t>
      </w:r>
      <w:r w:rsidR="009C3FF7">
        <w:t>projekcie</w:t>
      </w:r>
      <w:r>
        <w:t xml:space="preserve"> wykorzystujemy darmową, rozpowszechnianą na zasadzie </w:t>
      </w:r>
      <w:proofErr w:type="spellStart"/>
      <w:r>
        <w:t>open-source</w:t>
      </w:r>
      <w:proofErr w:type="spellEnd"/>
      <w:r>
        <w:t xml:space="preserve"> </w:t>
      </w:r>
      <w:del w:id="412" w:author="Sebastian Łuczak" w:date="2011-08-31T20:19:00Z">
        <w:r w:rsidDel="00CC0A3B">
          <w:delText>implementacje</w:delText>
        </w:r>
        <w:r w:rsidR="005D3FA5" w:rsidDel="00CC0A3B">
          <w:delText xml:space="preserve"> </w:delText>
        </w:r>
        <w:r w:rsidDel="00CC0A3B">
          <w:delText xml:space="preserve"> </w:delText>
        </w:r>
      </w:del>
      <w:ins w:id="413" w:author="Sebastian Łuczak" w:date="2011-08-31T20:19:00Z">
        <w:r w:rsidR="00CC0A3B">
          <w:t xml:space="preserve">implementację </w:t>
        </w:r>
      </w:ins>
      <w:r>
        <w:t xml:space="preserve">Apache </w:t>
      </w:r>
      <w:proofErr w:type="spellStart"/>
      <w:r>
        <w:t>Tomcat</w:t>
      </w:r>
      <w:proofErr w:type="spellEnd"/>
      <w:r>
        <w:t xml:space="preserve"> 6.0.32. Jest to kontener aplikacji webowych </w:t>
      </w:r>
      <w:r w:rsidR="005D3FA5">
        <w:t xml:space="preserve">(ang. Web </w:t>
      </w:r>
      <w:proofErr w:type="spellStart"/>
      <w:r w:rsidR="005D3FA5">
        <w:t>container</w:t>
      </w:r>
      <w:proofErr w:type="spellEnd"/>
      <w:r w:rsidR="005D3FA5">
        <w:t xml:space="preserve">) </w:t>
      </w:r>
      <w:r>
        <w:t xml:space="preserve">będący serwerem, który umożliwia uruchamianie aplikacji internetowych wykonanych w technologiach Java </w:t>
      </w:r>
      <w:proofErr w:type="spellStart"/>
      <w:r>
        <w:t>servlets</w:t>
      </w:r>
      <w:proofErr w:type="spellEnd"/>
      <w:r>
        <w:t xml:space="preserve"> lub te</w:t>
      </w:r>
      <w:r w:rsidR="009C3FF7">
        <w:t xml:space="preserve">ż JSP (ang. Java Server </w:t>
      </w:r>
      <w:proofErr w:type="spellStart"/>
      <w:r w:rsidR="009C3FF7">
        <w:t>Pages</w:t>
      </w:r>
      <w:proofErr w:type="spellEnd"/>
      <w:r w:rsidR="009C3FF7">
        <w:t>).</w:t>
      </w:r>
      <w:r w:rsidR="002A727E">
        <w:t xml:space="preserve"> </w:t>
      </w:r>
      <w:ins w:id="414" w:author="Sebastian Łuczak" w:date="2011-08-31T23:58:00Z">
        <w:r w:rsidR="00C05C81">
          <w:t>Jest on w pełni kompatybilny z wymaganiami aplikacji opartych na J2EE.</w:t>
        </w:r>
      </w:ins>
    </w:p>
    <w:p w:rsidR="00296627" w:rsidRDefault="00296627" w:rsidP="0082106B">
      <w:pPr>
        <w:pStyle w:val="NormalnyIn"/>
        <w:ind w:firstLine="0"/>
      </w:pPr>
    </w:p>
    <w:p w:rsidR="00C138F3" w:rsidRDefault="002B45BF" w:rsidP="00C138F3">
      <w:pPr>
        <w:pStyle w:val="Nagwek3"/>
      </w:pPr>
      <w:bookmarkStart w:id="415" w:name="_Toc302336510"/>
      <w:r>
        <w:t>Architektura REST</w:t>
      </w:r>
      <w:bookmarkEnd w:id="415"/>
    </w:p>
    <w:p w:rsidR="00C138F3" w:rsidRDefault="00C138F3" w:rsidP="0082106B">
      <w:pPr>
        <w:pStyle w:val="NormalnyIn"/>
        <w:ind w:firstLine="0"/>
      </w:pPr>
      <w:r w:rsidRPr="00C138F3">
        <w:t xml:space="preserve">REST ( ang. </w:t>
      </w:r>
      <w:proofErr w:type="spellStart"/>
      <w:r w:rsidRPr="00C138F3">
        <w:t>Representational</w:t>
      </w:r>
      <w:proofErr w:type="spellEnd"/>
      <w:r w:rsidRPr="00C138F3">
        <w:t xml:space="preserve"> State Transfer ) jest </w:t>
      </w:r>
      <w:del w:id="416" w:author="Sebastian Łuczak" w:date="2011-08-31T20:19:00Z">
        <w:r w:rsidRPr="00C138F3" w:rsidDel="00CC0A3B">
          <w:delText xml:space="preserve">to </w:delText>
        </w:r>
      </w:del>
      <w:r w:rsidRPr="00C138F3">
        <w:t>wzor</w:t>
      </w:r>
      <w:del w:id="417" w:author="Sebastian Łuczak" w:date="2011-08-31T20:19:00Z">
        <w:r w:rsidRPr="00C138F3" w:rsidDel="00CC0A3B">
          <w:delText>ze</w:delText>
        </w:r>
      </w:del>
      <w:r w:rsidRPr="00C138F3">
        <w:t>c</w:t>
      </w:r>
      <w:ins w:id="418" w:author="Sebastian Łuczak" w:date="2011-08-31T20:19:00Z">
        <w:r w:rsidR="00CC0A3B">
          <w:t>em</w:t>
        </w:r>
      </w:ins>
      <w:r w:rsidRPr="00C138F3">
        <w:t xml:space="preserve"> </w:t>
      </w:r>
      <w:r>
        <w:t>architektoniczny</w:t>
      </w:r>
      <w:ins w:id="419" w:author="Sebastian Łuczak" w:date="2011-08-31T20:19:00Z">
        <w:r w:rsidR="00CC0A3B">
          <w:t>m</w:t>
        </w:r>
      </w:ins>
      <w:r>
        <w:t xml:space="preserve"> oparty</w:t>
      </w:r>
      <w:ins w:id="420" w:author="Sebastian Łuczak" w:date="2011-08-31T20:19:00Z">
        <w:r w:rsidR="00CC0A3B">
          <w:t>m</w:t>
        </w:r>
      </w:ins>
      <w:r>
        <w:t xml:space="preserve"> na standardzie aplikacji internetowych</w:t>
      </w:r>
      <w:r w:rsidR="00E603D8">
        <w:t xml:space="preserve"> tworzonych </w:t>
      </w:r>
      <w:r>
        <w:t>w</w:t>
      </w:r>
      <w:r w:rsidR="00E603D8">
        <w:t>e</w:t>
      </w:r>
      <w:r>
        <w:t>dług modelu klient-serwer</w:t>
      </w:r>
      <w:r w:rsidR="00C227F5">
        <w:t>,</w:t>
      </w:r>
      <w:r>
        <w:t xml:space="preserve"> </w:t>
      </w:r>
      <w:r w:rsidR="00E603D8">
        <w:t>komunikujących</w:t>
      </w:r>
      <w:r>
        <w:t xml:space="preserve"> się poprzez protokół HTTP. Wprowadza on szereg usprawnień i udogodnień mających na celu poprawienie wydajności, skalowalności oraz edycyjności usług internetowych (ang. Web Services). </w:t>
      </w:r>
    </w:p>
    <w:p w:rsidR="0071502F" w:rsidRDefault="00C138F3" w:rsidP="00A77C6A">
      <w:pPr>
        <w:pStyle w:val="NormalnyIn"/>
      </w:pPr>
      <w:r>
        <w:t>Podstawowym założeniem wspomnianej architektury</w:t>
      </w:r>
      <w:del w:id="421" w:author="Sebastian Łuczak" w:date="2011-08-31T20:19:00Z">
        <w:r w:rsidR="00C227F5" w:rsidDel="00CC0A3B">
          <w:delText>,</w:delText>
        </w:r>
      </w:del>
      <w:r>
        <w:t xml:space="preserve"> jest trak</w:t>
      </w:r>
      <w:r w:rsidR="00A77C6A">
        <w:t>towanie danych oraz funkcji</w:t>
      </w:r>
      <w:r>
        <w:t xml:space="preserve"> jako zasobów łatwo dostępnych poprzez identyfikatory URI (</w:t>
      </w:r>
      <w:proofErr w:type="spellStart"/>
      <w:r>
        <w:t>ang</w:t>
      </w:r>
      <w:proofErr w:type="spellEnd"/>
      <w:r>
        <w:t xml:space="preserve"> Uniform Resources </w:t>
      </w:r>
      <w:proofErr w:type="spellStart"/>
      <w:r>
        <w:t>Identifi</w:t>
      </w:r>
      <w:r w:rsidR="00D07A1D">
        <w:t>e</w:t>
      </w:r>
      <w:r>
        <w:t>rs</w:t>
      </w:r>
      <w:proofErr w:type="spellEnd"/>
      <w:r>
        <w:t>), będących najczęściej hiperłączami w sieci.</w:t>
      </w:r>
      <w:r w:rsidR="00D07A1D">
        <w:t xml:space="preserve"> </w:t>
      </w:r>
      <w:r w:rsidR="00B21824" w:rsidRPr="00B21824">
        <w:t>Serwer albo usługa WWW reaguje na żądania i dzięki mechanizmo</w:t>
      </w:r>
      <w:r w:rsidR="00B21824">
        <w:t xml:space="preserve">wi negocjacji zawartości (ang. </w:t>
      </w:r>
      <w:proofErr w:type="spellStart"/>
      <w:r w:rsidR="00B21824">
        <w:t>c</w:t>
      </w:r>
      <w:r w:rsidR="00B21824" w:rsidRPr="00B21824">
        <w:t>ontent</w:t>
      </w:r>
      <w:proofErr w:type="spellEnd"/>
      <w:r w:rsidR="00B21824" w:rsidRPr="00B21824">
        <w:t xml:space="preserve"> </w:t>
      </w:r>
      <w:proofErr w:type="spellStart"/>
      <w:r w:rsidR="00B21824" w:rsidRPr="00B21824">
        <w:t>negotiation</w:t>
      </w:r>
      <w:proofErr w:type="spellEnd"/>
      <w:r w:rsidR="00B21824" w:rsidRPr="00B21824">
        <w:t xml:space="preserve">) dobiera </w:t>
      </w:r>
      <w:r w:rsidR="00B21824">
        <w:t>możliwie najlepszą reprezentację</w:t>
      </w:r>
      <w:r w:rsidR="00B21824" w:rsidRPr="00B21824">
        <w:t xml:space="preserve"> danych spełniającą warunki żądania. Zaletą takiego rozwiązania jest możliwość  przesyłanie zasobów posiadających wiele różnych repr</w:t>
      </w:r>
      <w:r w:rsidR="00B21824">
        <w:t xml:space="preserve">ezentacji np. </w:t>
      </w:r>
      <w:proofErr w:type="spellStart"/>
      <w:ins w:id="422" w:author="Sebastian Łuczak" w:date="2011-08-31T20:20:00Z">
        <w:r w:rsidR="00CC0A3B">
          <w:t>plain-</w:t>
        </w:r>
      </w:ins>
      <w:r w:rsidR="00B21824">
        <w:t>text</w:t>
      </w:r>
      <w:proofErr w:type="spellEnd"/>
      <w:r w:rsidR="00B21824">
        <w:t xml:space="preserve">, </w:t>
      </w:r>
      <w:proofErr w:type="spellStart"/>
      <w:r w:rsidR="00B21824">
        <w:t>xml</w:t>
      </w:r>
      <w:proofErr w:type="spellEnd"/>
      <w:r w:rsidR="00B21824">
        <w:t xml:space="preserve">, </w:t>
      </w:r>
      <w:proofErr w:type="spellStart"/>
      <w:r w:rsidR="00B21824">
        <w:t>json</w:t>
      </w:r>
      <w:proofErr w:type="spellEnd"/>
      <w:r w:rsidR="00B21824">
        <w:t xml:space="preserve">. </w:t>
      </w:r>
      <w:r w:rsidR="00B21824" w:rsidRPr="00B21824">
        <w:t xml:space="preserve">Innym kluczowym pomysłem wykorzystywanym w architekturze REST jest pojęcie jednorodnego interfejsu (ang. uniform </w:t>
      </w:r>
      <w:proofErr w:type="spellStart"/>
      <w:r w:rsidR="00B21824" w:rsidRPr="00B21824">
        <w:t>interface</w:t>
      </w:r>
      <w:proofErr w:type="spellEnd"/>
      <w:r w:rsidR="00B21824" w:rsidRPr="00B21824">
        <w:t>), czyli standardowego zbioru metod wykorzystywanych do określonych czynności. W protokole HTTP najczęściej stosowane są metody PUT, GET, POST, DELETE odpowiadające operacjom CRUD – (</w:t>
      </w:r>
      <w:proofErr w:type="spellStart"/>
      <w:r w:rsidR="00B21824" w:rsidRPr="00B21824">
        <w:t>Create</w:t>
      </w:r>
      <w:proofErr w:type="spellEnd"/>
      <w:r w:rsidR="00B21824" w:rsidRPr="00B21824">
        <w:t xml:space="preserve">, </w:t>
      </w:r>
      <w:proofErr w:type="spellStart"/>
      <w:r w:rsidR="00B21824" w:rsidRPr="00B21824">
        <w:t>Retrieve</w:t>
      </w:r>
      <w:proofErr w:type="spellEnd"/>
      <w:r w:rsidR="00B21824" w:rsidRPr="00B21824">
        <w:t xml:space="preserve">, </w:t>
      </w:r>
      <w:proofErr w:type="spellStart"/>
      <w:r w:rsidR="00B21824" w:rsidRPr="00B21824">
        <w:t>Update</w:t>
      </w:r>
      <w:proofErr w:type="spellEnd"/>
      <w:r w:rsidR="00B21824" w:rsidRPr="00B21824">
        <w:t xml:space="preserve">, </w:t>
      </w:r>
      <w:proofErr w:type="spellStart"/>
      <w:r w:rsidR="00B21824" w:rsidRPr="00B21824">
        <w:t>Delete</w:t>
      </w:r>
      <w:proofErr w:type="spellEnd"/>
      <w:r w:rsidR="00B21824" w:rsidRPr="00B21824">
        <w:t xml:space="preserve"> ) znanym z baz danych </w:t>
      </w:r>
      <w:sdt>
        <w:sdtPr>
          <w:id w:val="6238183"/>
          <w:citation/>
        </w:sdtPr>
        <w:sdtContent>
          <w:fldSimple w:instr=" CITATION Nac08 \l 1045 ">
            <w:r w:rsidR="00426962">
              <w:rPr>
                <w:noProof/>
              </w:rPr>
              <w:t>[11]</w:t>
            </w:r>
          </w:fldSimple>
        </w:sdtContent>
      </w:sdt>
      <w:r w:rsidR="00B01635">
        <w:t>.</w:t>
      </w:r>
    </w:p>
    <w:p w:rsidR="00CC0A3B" w:rsidRDefault="00CC0A3B" w:rsidP="00CC0A3B">
      <w:pPr>
        <w:pStyle w:val="NormalnyIn"/>
      </w:pPr>
      <w:moveToRangeStart w:id="423" w:author="Sebastian Łuczak" w:date="2011-08-31T20:20:00Z" w:name="move302585359"/>
      <w:moveTo w:id="424" w:author="Sebastian Łuczak" w:date="2011-08-31T20:20:00Z">
        <w:r>
          <w:t xml:space="preserve">Udogodnienia te sprawiają, że aplikacje oparte na wzorcu REST stają się proste, lekkie, oraz bardzo wydajne. </w:t>
        </w:r>
      </w:moveTo>
    </w:p>
    <w:moveToRangeEnd w:id="423"/>
    <w:p w:rsidR="00D07A1D" w:rsidRPr="00A77C6A" w:rsidRDefault="0071502F" w:rsidP="00A77C6A">
      <w:pPr>
        <w:pStyle w:val="NormalnyIn"/>
      </w:pPr>
      <w:r>
        <w:lastRenderedPageBreak/>
        <w:t>Wzorzec REST jest</w:t>
      </w:r>
      <w:r w:rsidR="00D07A1D" w:rsidRPr="00A77C6A">
        <w:t xml:space="preserve"> alternatywą dla dobrze znanego standardu SOAP (ang. Simple </w:t>
      </w:r>
      <w:proofErr w:type="spellStart"/>
      <w:r w:rsidR="00D07A1D" w:rsidRPr="00A77C6A">
        <w:t>Object</w:t>
      </w:r>
      <w:proofErr w:type="spellEnd"/>
      <w:r w:rsidR="00D07A1D" w:rsidRPr="00A77C6A">
        <w:t xml:space="preserve"> Access </w:t>
      </w:r>
      <w:proofErr w:type="spellStart"/>
      <w:r w:rsidR="00D07A1D" w:rsidRPr="00A77C6A">
        <w:t>Protocol</w:t>
      </w:r>
      <w:proofErr w:type="spellEnd"/>
      <w:r w:rsidR="00D07A1D" w:rsidRPr="00A77C6A">
        <w:t xml:space="preserve"> )</w:t>
      </w:r>
      <w:r w:rsidR="00C227F5" w:rsidRPr="00A77C6A">
        <w:t>,</w:t>
      </w:r>
      <w:r w:rsidR="00D07A1D" w:rsidRPr="00A77C6A">
        <w:t xml:space="preserve"> </w:t>
      </w:r>
      <w:r w:rsidR="00020764" w:rsidRPr="00A77C6A">
        <w:t xml:space="preserve">oferującego cały wachlarz zaawansowanych możliwości, </w:t>
      </w:r>
      <w:r w:rsidR="00A77C6A">
        <w:t>będącego</w:t>
      </w:r>
      <w:r w:rsidR="00020764" w:rsidRPr="00A77C6A">
        <w:t xml:space="preserve"> neutralnym dla protokołów warstwy transportowej. Niestety</w:t>
      </w:r>
      <w:r w:rsidR="00C227F5" w:rsidRPr="00A77C6A">
        <w:t>,</w:t>
      </w:r>
      <w:r w:rsidR="00020764" w:rsidRPr="00A77C6A">
        <w:t xml:space="preserve"> główną wadą </w:t>
      </w:r>
      <w:r w:rsidR="00A77C6A">
        <w:t xml:space="preserve">standardu SOAP </w:t>
      </w:r>
      <w:r w:rsidR="00020764" w:rsidRPr="00A77C6A">
        <w:t>jest potrzeba zło</w:t>
      </w:r>
      <w:r w:rsidR="00317A4A">
        <w:t>żonej konfiguracji oraz opisu.</w:t>
      </w:r>
    </w:p>
    <w:p w:rsidR="00C138F3" w:rsidDel="00CC0A3B" w:rsidRDefault="00D07A1D" w:rsidP="00C138F3">
      <w:pPr>
        <w:pStyle w:val="NormalnyIn"/>
      </w:pPr>
      <w:moveFromRangeStart w:id="425" w:author="Sebastian Łuczak" w:date="2011-08-31T20:20:00Z" w:name="move302585359"/>
      <w:moveFrom w:id="426" w:author="Sebastian Łuczak" w:date="2011-08-31T20:20:00Z">
        <w:r w:rsidDel="00CC0A3B">
          <w:t xml:space="preserve">Udogodnienia te sprawiają, że </w:t>
        </w:r>
        <w:r w:rsidR="00C227F5" w:rsidDel="00CC0A3B">
          <w:t>aplikacje oparte na</w:t>
        </w:r>
        <w:r w:rsidR="00C138F3" w:rsidDel="00CC0A3B">
          <w:t xml:space="preserve"> wzorcu</w:t>
        </w:r>
        <w:r w:rsidR="00C227F5" w:rsidDel="00CC0A3B">
          <w:t xml:space="preserve"> REST</w:t>
        </w:r>
        <w:r w:rsidR="00C138F3" w:rsidDel="00CC0A3B">
          <w:t xml:space="preserve"> stają się proste, lekkie, oraz bardzo wydajne. </w:t>
        </w:r>
      </w:moveFrom>
    </w:p>
    <w:moveFromRangeEnd w:id="425"/>
    <w:p w:rsidR="00E603D8" w:rsidRDefault="00C227F5" w:rsidP="00C138F3">
      <w:pPr>
        <w:pStyle w:val="NormalnyIn"/>
      </w:pPr>
      <w:r>
        <w:t xml:space="preserve">Użyta architektura </w:t>
      </w:r>
      <w:r w:rsidR="00E603D8">
        <w:t>posiada wiele im</w:t>
      </w:r>
      <w:r w:rsidR="004C572A">
        <w:t>plementacji, jedną z nich jest p</w:t>
      </w:r>
      <w:r w:rsidR="00E603D8">
        <w:t xml:space="preserve">rojekt Jersey, wykorzystywany w naszej pracy do stworzenia usługi internetowej komunikującej się z telefonem komórkowym. </w:t>
      </w:r>
    </w:p>
    <w:p w:rsidR="00E7232E" w:rsidRDefault="00E603D8" w:rsidP="00E7232E">
      <w:pPr>
        <w:pStyle w:val="NormalnyIn"/>
      </w:pPr>
      <w:r>
        <w:t xml:space="preserve">Jersey jest wolno dostępną implementacją </w:t>
      </w:r>
      <w:proofErr w:type="spellStart"/>
      <w:r>
        <w:t>JAX-RS</w:t>
      </w:r>
      <w:proofErr w:type="spellEnd"/>
      <w:r>
        <w:t xml:space="preserve"> (ang. Java API for </w:t>
      </w:r>
      <w:proofErr w:type="spellStart"/>
      <w:r>
        <w:t>RESTful</w:t>
      </w:r>
      <w:proofErr w:type="spellEnd"/>
      <w:r>
        <w:t xml:space="preserve"> Web Services)</w:t>
      </w:r>
      <w:r w:rsidR="00C227F5">
        <w:t>,</w:t>
      </w:r>
      <w:r>
        <w:t xml:space="preserve"> udostępniającą mechanizm adnotacji, który to </w:t>
      </w:r>
      <w:r w:rsidR="00C227F5">
        <w:t>znacznie</w:t>
      </w:r>
      <w:r>
        <w:t xml:space="preserve"> ułatwia programistom tworzenie aplikacji. </w:t>
      </w:r>
    </w:p>
    <w:p w:rsidR="00A77C6A" w:rsidRPr="00E7232E" w:rsidRDefault="00A77C6A" w:rsidP="00E7232E">
      <w:pPr>
        <w:pStyle w:val="NormalnyIn"/>
      </w:pPr>
      <w:r>
        <w:t>Dodatkowym atutem przy wyborze tego wzorca jest fakt, iż współcześnie jest to niezwykle popularna architektura przy programowaniu aplikacji na system Android.</w:t>
      </w:r>
    </w:p>
    <w:p w:rsidR="00D07A1D" w:rsidRDefault="00D07A1D" w:rsidP="0082106B">
      <w:pPr>
        <w:pStyle w:val="Nagwek3"/>
        <w:rPr>
          <w:rStyle w:val="apple-style-span"/>
          <w:szCs w:val="16"/>
          <w:shd w:val="clear" w:color="auto" w:fill="FFFFFF"/>
        </w:rPr>
      </w:pPr>
      <w:bookmarkStart w:id="427" w:name="_Toc302336511"/>
      <w:r w:rsidRPr="00D07A1D">
        <w:t xml:space="preserve">JSON - </w:t>
      </w:r>
      <w:proofErr w:type="spellStart"/>
      <w:r w:rsidRPr="00D07A1D">
        <w:rPr>
          <w:rStyle w:val="apple-style-span"/>
          <w:szCs w:val="16"/>
          <w:shd w:val="clear" w:color="auto" w:fill="FFFFFF"/>
        </w:rPr>
        <w:t>JavaScript</w:t>
      </w:r>
      <w:proofErr w:type="spellEnd"/>
      <w:r w:rsidRPr="00D07A1D">
        <w:rPr>
          <w:rStyle w:val="apple-style-span"/>
          <w:szCs w:val="16"/>
          <w:shd w:val="clear" w:color="auto" w:fill="FFFFFF"/>
        </w:rPr>
        <w:t xml:space="preserve"> </w:t>
      </w:r>
      <w:proofErr w:type="spellStart"/>
      <w:r w:rsidRPr="00D07A1D">
        <w:rPr>
          <w:rStyle w:val="apple-style-span"/>
          <w:szCs w:val="16"/>
          <w:shd w:val="clear" w:color="auto" w:fill="FFFFFF"/>
        </w:rPr>
        <w:t>Object</w:t>
      </w:r>
      <w:proofErr w:type="spellEnd"/>
      <w:r w:rsidRPr="00D07A1D">
        <w:rPr>
          <w:rStyle w:val="apple-style-span"/>
          <w:szCs w:val="16"/>
          <w:shd w:val="clear" w:color="auto" w:fill="FFFFFF"/>
        </w:rPr>
        <w:t xml:space="preserve"> </w:t>
      </w:r>
      <w:proofErr w:type="spellStart"/>
      <w:r w:rsidRPr="00D07A1D">
        <w:rPr>
          <w:rStyle w:val="apple-style-span"/>
          <w:szCs w:val="16"/>
          <w:shd w:val="clear" w:color="auto" w:fill="FFFFFF"/>
        </w:rPr>
        <w:t>Notation</w:t>
      </w:r>
      <w:bookmarkEnd w:id="427"/>
      <w:proofErr w:type="spellEnd"/>
    </w:p>
    <w:p w:rsidR="00020764" w:rsidRPr="004843B4" w:rsidRDefault="00A77C6A" w:rsidP="0082106B">
      <w:pPr>
        <w:pStyle w:val="NormalnyIn"/>
        <w:ind w:firstLine="0"/>
      </w:pPr>
      <w:r>
        <w:t xml:space="preserve">Wybierając format danych zależało nam na prostocie, niezależności od platformy i </w:t>
      </w:r>
      <w:del w:id="428" w:author="Sebastian Łuczak" w:date="2011-08-31T20:20:00Z">
        <w:r w:rsidDel="00CC0A3B">
          <w:delText xml:space="preserve">prostoty </w:delText>
        </w:r>
      </w:del>
      <w:ins w:id="429" w:author="Sebastian Łuczak" w:date="2011-08-31T20:20:00Z">
        <w:r w:rsidR="00CC0A3B">
          <w:t>ła</w:t>
        </w:r>
      </w:ins>
      <w:ins w:id="430" w:author="Sebastian Łuczak" w:date="2011-08-31T20:21:00Z">
        <w:r w:rsidR="00CC0A3B">
          <w:t xml:space="preserve">twości </w:t>
        </w:r>
      </w:ins>
      <w:del w:id="431" w:author="Sebastian Łuczak" w:date="2011-08-31T20:21:00Z">
        <w:r w:rsidDel="00CC0A3B">
          <w:delText xml:space="preserve">przy wyszukiwaniu </w:delText>
        </w:r>
      </w:del>
      <w:ins w:id="432" w:author="Sebastian Łuczak" w:date="2011-08-31T20:21:00Z">
        <w:r w:rsidR="00CC0A3B">
          <w:t xml:space="preserve">wyszukiwania </w:t>
        </w:r>
      </w:ins>
      <w:r>
        <w:t xml:space="preserve">błędów. Ostatecznie zdecydowaliśmy się na format </w:t>
      </w:r>
      <w:r w:rsidR="00020764">
        <w:t>JSON</w:t>
      </w:r>
      <w:r>
        <w:t>.</w:t>
      </w:r>
      <w:r w:rsidR="00020764">
        <w:t xml:space="preserve"> </w:t>
      </w:r>
      <w:r>
        <w:t>J</w:t>
      </w:r>
      <w:r w:rsidR="00020764">
        <w:t>est to prosty format danych</w:t>
      </w:r>
      <w:r>
        <w:t xml:space="preserve"> służący do wymiany informacji</w:t>
      </w:r>
      <w:r w:rsidR="00020764">
        <w:t>, możliw</w:t>
      </w:r>
      <w:r>
        <w:t>y do odczytania przez człowieka</w:t>
      </w:r>
      <w:r w:rsidR="00020764">
        <w:t xml:space="preserve">. </w:t>
      </w:r>
      <w:r w:rsidR="004843B4">
        <w:t>Początkowo</w:t>
      </w:r>
      <w:r w:rsidR="000E7F93">
        <w:t>,</w:t>
      </w:r>
      <w:r w:rsidR="004843B4">
        <w:t xml:space="preserve"> został stworzony dla języka </w:t>
      </w:r>
      <w:proofErr w:type="spellStart"/>
      <w:r w:rsidR="004843B4">
        <w:t>JavaScript</w:t>
      </w:r>
      <w:proofErr w:type="spellEnd"/>
      <w:r w:rsidR="004843B4">
        <w:t xml:space="preserve"> lecz szybko stał się niezależnym formatem tekstowym posiadającym implementacje w wielu językach programowania</w:t>
      </w:r>
      <w:r>
        <w:t>,</w:t>
      </w:r>
      <w:r w:rsidR="004843B4">
        <w:t xml:space="preserve"> między innymi Java. Jego właści</w:t>
      </w:r>
      <w:r w:rsidR="000E7F93">
        <w:t>wości sprawiają, że staje się</w:t>
      </w:r>
      <w:r w:rsidR="004843B4">
        <w:t xml:space="preserve"> idealnym </w:t>
      </w:r>
      <w:r w:rsidR="004843B4" w:rsidRPr="004843B4">
        <w:t>narzędziem do transmisji uporządkowanych danych poprzez sieć</w:t>
      </w:r>
      <w:r>
        <w:t xml:space="preserve"> </w:t>
      </w:r>
      <w:sdt>
        <w:sdtPr>
          <w:id w:val="6237137"/>
          <w:citation/>
        </w:sdtPr>
        <w:sdtContent>
          <w:fldSimple w:instr=" CITATION Cro06 \l 1045 ">
            <w:r w:rsidR="00426962">
              <w:rPr>
                <w:noProof/>
              </w:rPr>
              <w:t>[13]</w:t>
            </w:r>
          </w:fldSimple>
        </w:sdtContent>
      </w:sdt>
      <w:r w:rsidR="004843B4" w:rsidRPr="004843B4">
        <w:t xml:space="preserve">. </w:t>
      </w:r>
    </w:p>
    <w:p w:rsidR="00C6562C" w:rsidRDefault="000E7F93" w:rsidP="00C6562C">
      <w:pPr>
        <w:pStyle w:val="NormalnyIn"/>
        <w:rPr>
          <w:szCs w:val="20"/>
          <w:shd w:val="clear" w:color="auto" w:fill="FFFFFF"/>
        </w:rPr>
      </w:pPr>
      <w:r>
        <w:t>JSON jest</w:t>
      </w:r>
      <w:r w:rsidR="004843B4" w:rsidRPr="004843B4">
        <w:t xml:space="preserve"> alternatywą dla powszechnie wykorzystywanego w Internecie języka XML (ang. </w:t>
      </w:r>
      <w:proofErr w:type="spellStart"/>
      <w:r w:rsidR="004843B4" w:rsidRPr="004843B4">
        <w:rPr>
          <w:szCs w:val="20"/>
          <w:shd w:val="clear" w:color="auto" w:fill="FFFFFF"/>
        </w:rPr>
        <w:t>eXtensible</w:t>
      </w:r>
      <w:proofErr w:type="spellEnd"/>
      <w:r w:rsidR="004843B4" w:rsidRPr="004843B4">
        <w:rPr>
          <w:szCs w:val="20"/>
          <w:shd w:val="clear" w:color="auto" w:fill="FFFFFF"/>
        </w:rPr>
        <w:t xml:space="preserve"> </w:t>
      </w:r>
      <w:proofErr w:type="spellStart"/>
      <w:r w:rsidR="004843B4" w:rsidRPr="004843B4">
        <w:rPr>
          <w:szCs w:val="20"/>
          <w:shd w:val="clear" w:color="auto" w:fill="FFFFFF"/>
        </w:rPr>
        <w:t>Markup</w:t>
      </w:r>
      <w:proofErr w:type="spellEnd"/>
      <w:r w:rsidR="004843B4" w:rsidRPr="004843B4">
        <w:rPr>
          <w:szCs w:val="20"/>
          <w:shd w:val="clear" w:color="auto" w:fill="FFFFFF"/>
        </w:rPr>
        <w:t xml:space="preserve"> </w:t>
      </w:r>
      <w:proofErr w:type="spellStart"/>
      <w:r w:rsidR="004843B4" w:rsidRPr="004843B4">
        <w:rPr>
          <w:szCs w:val="20"/>
          <w:shd w:val="clear" w:color="auto" w:fill="FFFFFF"/>
        </w:rPr>
        <w:t>Language</w:t>
      </w:r>
      <w:proofErr w:type="spellEnd"/>
      <w:del w:id="433" w:author="Sebastian Łuczak" w:date="2011-08-31T20:21:00Z">
        <w:r w:rsidR="004843B4" w:rsidRPr="004843B4" w:rsidDel="00CC0A3B">
          <w:rPr>
            <w:szCs w:val="20"/>
            <w:shd w:val="clear" w:color="auto" w:fill="FFFFFF"/>
          </w:rPr>
          <w:delText xml:space="preserve"> </w:delText>
        </w:r>
      </w:del>
      <w:r w:rsidR="004843B4" w:rsidRPr="004843B4">
        <w:rPr>
          <w:szCs w:val="20"/>
          <w:shd w:val="clear" w:color="auto" w:fill="FFFFFF"/>
        </w:rPr>
        <w:t>)</w:t>
      </w:r>
      <w:r w:rsidR="004843B4">
        <w:rPr>
          <w:szCs w:val="20"/>
          <w:shd w:val="clear" w:color="auto" w:fill="FFFFFF"/>
        </w:rPr>
        <w:t>, który wymaga</w:t>
      </w:r>
      <w:r>
        <w:rPr>
          <w:szCs w:val="20"/>
          <w:shd w:val="clear" w:color="auto" w:fill="FFFFFF"/>
        </w:rPr>
        <w:t xml:space="preserve"> znacznie</w:t>
      </w:r>
      <w:r w:rsidR="004843B4">
        <w:rPr>
          <w:szCs w:val="20"/>
          <w:shd w:val="clear" w:color="auto" w:fill="FFFFFF"/>
        </w:rPr>
        <w:t xml:space="preserve"> większych nakładów programistycznych – dodatkowe klasy i obiekty – przy przetwarzaniu danych. </w:t>
      </w:r>
    </w:p>
    <w:p w:rsidR="004C572A" w:rsidRDefault="004C572A" w:rsidP="004C572A">
      <w:pPr>
        <w:pStyle w:val="NormalnyIn"/>
        <w:rPr>
          <w:szCs w:val="20"/>
          <w:shd w:val="clear" w:color="auto" w:fill="FFFFFF"/>
        </w:rPr>
      </w:pPr>
      <w:r>
        <w:rPr>
          <w:szCs w:val="20"/>
          <w:shd w:val="clear" w:color="auto" w:fill="FFFFFF"/>
        </w:rPr>
        <w:t xml:space="preserve">W naszym systemie, po stronie usługi internetowej obsługą wiadomości w formacie JSON zajmuje się </w:t>
      </w:r>
      <w:ins w:id="434" w:author="Sebastian Łuczak" w:date="2011-08-31T23:59:00Z">
        <w:r w:rsidR="007E6EF2">
          <w:rPr>
            <w:szCs w:val="20"/>
            <w:shd w:val="clear" w:color="auto" w:fill="FFFFFF"/>
          </w:rPr>
          <w:t xml:space="preserve">Framework </w:t>
        </w:r>
      </w:ins>
      <w:r>
        <w:rPr>
          <w:szCs w:val="20"/>
          <w:shd w:val="clear" w:color="auto" w:fill="FFFFFF"/>
        </w:rPr>
        <w:t xml:space="preserve">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6237138"/>
          <w:citation/>
        </w:sdtPr>
        <w:sdtContent>
          <w:r w:rsidR="00796063">
            <w:rPr>
              <w:szCs w:val="20"/>
              <w:shd w:val="clear" w:color="auto" w:fill="FFFFFF"/>
            </w:rPr>
            <w:fldChar w:fldCharType="begin"/>
          </w:r>
          <w:r>
            <w:rPr>
              <w:szCs w:val="20"/>
              <w:shd w:val="clear" w:color="auto" w:fill="FFFFFF"/>
            </w:rPr>
            <w:instrText xml:space="preserve"> CITATION Sin11 \l 1045 </w:instrText>
          </w:r>
          <w:r w:rsidR="00796063">
            <w:rPr>
              <w:szCs w:val="20"/>
              <w:shd w:val="clear" w:color="auto" w:fill="FFFFFF"/>
            </w:rPr>
            <w:fldChar w:fldCharType="separate"/>
          </w:r>
          <w:r w:rsidR="00426962" w:rsidRPr="00426962">
            <w:rPr>
              <w:noProof/>
              <w:szCs w:val="20"/>
              <w:shd w:val="clear" w:color="auto" w:fill="FFFFFF"/>
            </w:rPr>
            <w:t>[14]</w:t>
          </w:r>
          <w:r w:rsidR="00796063">
            <w:rPr>
              <w:szCs w:val="20"/>
              <w:shd w:val="clear" w:color="auto" w:fill="FFFFFF"/>
            </w:rPr>
            <w:fldChar w:fldCharType="end"/>
          </w:r>
        </w:sdtContent>
      </w:sdt>
      <w:r>
        <w:rPr>
          <w:szCs w:val="20"/>
          <w:shd w:val="clear" w:color="auto" w:fill="FFFFFF"/>
        </w:rPr>
        <w:t>.</w:t>
      </w:r>
    </w:p>
    <w:p w:rsidR="004843B4" w:rsidRPr="00245935" w:rsidRDefault="004843B4" w:rsidP="004843B4">
      <w:pPr>
        <w:pStyle w:val="NormalnyIn"/>
        <w:rPr>
          <w:shd w:val="clear" w:color="auto" w:fill="FFFFFF"/>
        </w:rPr>
      </w:pPr>
      <w:r>
        <w:rPr>
          <w:szCs w:val="20"/>
          <w:shd w:val="clear" w:color="auto" w:fill="FFFFFF"/>
        </w:rPr>
        <w:t>Poniżej</w:t>
      </w:r>
      <w:r w:rsidR="000E7F93">
        <w:rPr>
          <w:szCs w:val="20"/>
          <w:shd w:val="clear" w:color="auto" w:fill="FFFFFF"/>
        </w:rPr>
        <w:t>,</w:t>
      </w:r>
      <w:r w:rsidR="00D97606">
        <w:rPr>
          <w:szCs w:val="20"/>
          <w:shd w:val="clear" w:color="auto" w:fill="FFFFFF"/>
        </w:rPr>
        <w:t xml:space="preserve"> prezentujemy</w:t>
      </w:r>
      <w:r>
        <w:rPr>
          <w:szCs w:val="20"/>
          <w:shd w:val="clear" w:color="auto" w:fill="FFFFFF"/>
        </w:rPr>
        <w:t xml:space="preserve"> przykładowy format danych</w:t>
      </w:r>
      <w:r w:rsidR="000E7F93">
        <w:rPr>
          <w:szCs w:val="20"/>
          <w:shd w:val="clear" w:color="auto" w:fill="FFFFFF"/>
        </w:rPr>
        <w:t>,</w:t>
      </w:r>
      <w:r>
        <w:rPr>
          <w:szCs w:val="20"/>
          <w:shd w:val="clear" w:color="auto" w:fill="FFFFFF"/>
        </w:rPr>
        <w:t xml:space="preserve"> przesyłany w naszym systemie </w:t>
      </w:r>
      <w:r w:rsidRPr="00245935">
        <w:rPr>
          <w:shd w:val="clear" w:color="auto" w:fill="FFFFFF"/>
        </w:rPr>
        <w:t xml:space="preserve">pomiędzy telefonem komórkowym a usługą sieciową. </w:t>
      </w:r>
    </w:p>
    <w:p w:rsidR="004843B4" w:rsidRPr="004C6799" w:rsidRDefault="00E94DDA" w:rsidP="004843B4">
      <w:pPr>
        <w:pStyle w:val="NormalnyIn"/>
        <w:rPr>
          <w:rFonts w:ascii="Courier New" w:hAnsi="Courier New" w:cs="Courier New"/>
          <w:sz w:val="22"/>
          <w:szCs w:val="22"/>
          <w:shd w:val="clear" w:color="auto" w:fill="FFFFFF"/>
        </w:rPr>
      </w:pPr>
      <w:r>
        <w:rPr>
          <w:rFonts w:ascii="Courier New" w:hAnsi="Courier New" w:cs="Courier New"/>
          <w:sz w:val="22"/>
          <w:szCs w:val="22"/>
          <w:shd w:val="clear" w:color="auto" w:fill="FFFFFF"/>
        </w:rPr>
        <w:t>//Instancja klasy</w:t>
      </w:r>
      <w:r w:rsidR="004843B4" w:rsidRPr="004C6799">
        <w:rPr>
          <w:rFonts w:ascii="Courier New" w:hAnsi="Courier New" w:cs="Courier New"/>
          <w:sz w:val="22"/>
          <w:szCs w:val="22"/>
          <w:shd w:val="clear" w:color="auto" w:fill="FFFFFF"/>
        </w:rPr>
        <w:t xml:space="preserve"> </w:t>
      </w:r>
      <w:proofErr w:type="spellStart"/>
      <w:r w:rsidR="004843B4" w:rsidRPr="004C6799">
        <w:rPr>
          <w:rFonts w:ascii="Courier New" w:hAnsi="Courier New" w:cs="Courier New"/>
          <w:sz w:val="22"/>
          <w:szCs w:val="22"/>
          <w:shd w:val="clear" w:color="auto" w:fill="FFFFFF"/>
        </w:rPr>
        <w:t>CResponse</w:t>
      </w:r>
      <w:proofErr w:type="spellEnd"/>
      <w:r w:rsidR="000171CD" w:rsidRPr="004C6799">
        <w:rPr>
          <w:rFonts w:ascii="Courier New" w:hAnsi="Courier New" w:cs="Courier New"/>
          <w:sz w:val="22"/>
          <w:szCs w:val="22"/>
          <w:shd w:val="clear" w:color="auto" w:fill="FFFFFF"/>
        </w:rPr>
        <w:t xml:space="preserve"> zapisana w notacji JSON</w:t>
      </w:r>
      <w:r w:rsidR="004843B4" w:rsidRPr="004C6799">
        <w:rPr>
          <w:rFonts w:ascii="Courier New" w:hAnsi="Courier New" w:cs="Courier New"/>
          <w:sz w:val="22"/>
          <w:szCs w:val="22"/>
          <w:shd w:val="clear" w:color="auto" w:fill="FFFFFF"/>
        </w:rPr>
        <w:t>:</w:t>
      </w:r>
    </w:p>
    <w:p w:rsidR="000171CD" w:rsidRPr="004C6799" w:rsidRDefault="004843B4" w:rsidP="000171CD">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w:t>
      </w:r>
    </w:p>
    <w:p w:rsidR="004843B4" w:rsidRPr="004C6799" w:rsidRDefault="000171CD" w:rsidP="000171CD">
      <w:pPr>
        <w:pStyle w:val="NormalnyIn"/>
        <w:ind w:left="708" w:firstLine="0"/>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lastRenderedPageBreak/>
        <w:t xml:space="preserve"> </w:t>
      </w:r>
      <w:r w:rsidR="004843B4" w:rsidRPr="004C6799">
        <w:rPr>
          <w:rFonts w:ascii="Courier New" w:hAnsi="Courier New" w:cs="Courier New"/>
          <w:sz w:val="22"/>
          <w:szCs w:val="22"/>
          <w:shd w:val="clear" w:color="auto" w:fill="FFFFFF"/>
          <w:lang w:val="en-US"/>
        </w:rPr>
        <w:t>„STATUS” : „EVENT_STATUS_CREATED”,</w:t>
      </w:r>
    </w:p>
    <w:p w:rsidR="004843B4" w:rsidRPr="004C6799" w:rsidRDefault="004843B4" w:rsidP="004843B4">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„MESSAGE” : „</w:t>
      </w:r>
      <w:proofErr w:type="spellStart"/>
      <w:r w:rsidRPr="004C6799">
        <w:rPr>
          <w:rFonts w:ascii="Courier New" w:hAnsi="Courier New" w:cs="Courier New"/>
          <w:sz w:val="22"/>
          <w:szCs w:val="22"/>
          <w:shd w:val="clear" w:color="auto" w:fill="FFFFFF"/>
          <w:lang w:val="en-US"/>
        </w:rPr>
        <w:t>przykładowa</w:t>
      </w:r>
      <w:proofErr w:type="spellEnd"/>
      <w:r w:rsidRPr="004C6799">
        <w:rPr>
          <w:rFonts w:ascii="Courier New" w:hAnsi="Courier New" w:cs="Courier New"/>
          <w:sz w:val="22"/>
          <w:szCs w:val="22"/>
          <w:shd w:val="clear" w:color="auto" w:fill="FFFFFF"/>
          <w:lang w:val="en-US"/>
        </w:rPr>
        <w:t xml:space="preserve"> </w:t>
      </w:r>
      <w:proofErr w:type="spellStart"/>
      <w:r w:rsidRPr="004C6799">
        <w:rPr>
          <w:rFonts w:ascii="Courier New" w:hAnsi="Courier New" w:cs="Courier New"/>
          <w:sz w:val="22"/>
          <w:szCs w:val="22"/>
          <w:shd w:val="clear" w:color="auto" w:fill="FFFFFF"/>
          <w:lang w:val="en-US"/>
        </w:rPr>
        <w:t>wiadomość</w:t>
      </w:r>
      <w:proofErr w:type="spellEnd"/>
      <w:r w:rsidRPr="004C6799">
        <w:rPr>
          <w:rFonts w:ascii="Courier New" w:hAnsi="Courier New" w:cs="Courier New"/>
          <w:sz w:val="22"/>
          <w:szCs w:val="22"/>
          <w:shd w:val="clear" w:color="auto" w:fill="FFFFFF"/>
          <w:lang w:val="en-US"/>
        </w:rPr>
        <w:t>”,</w:t>
      </w:r>
    </w:p>
    <w:p w:rsidR="004843B4" w:rsidRPr="004C6799" w:rsidRDefault="004843B4" w:rsidP="004843B4">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lang w:val="en-US"/>
        </w:rPr>
        <w:t xml:space="preserve">  </w:t>
      </w:r>
      <w:r w:rsidRPr="004C6799">
        <w:rPr>
          <w:rFonts w:ascii="Courier New" w:hAnsi="Courier New" w:cs="Courier New"/>
          <w:sz w:val="22"/>
          <w:szCs w:val="22"/>
          <w:shd w:val="clear" w:color="auto" w:fill="FFFFFF"/>
        </w:rPr>
        <w:t xml:space="preserve">„TOKEN”: „2cabeae9a6c1febc74f2f8d9af6391104952445f” </w:t>
      </w:r>
    </w:p>
    <w:p w:rsidR="00C6562C" w:rsidRPr="004C6799" w:rsidRDefault="004843B4" w:rsidP="00C6562C">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rPr>
        <w:t>}</w:t>
      </w:r>
    </w:p>
    <w:p w:rsidR="00B138EA" w:rsidRPr="00C6524B" w:rsidRDefault="00B138EA" w:rsidP="00B138EA">
      <w:pPr>
        <w:pStyle w:val="Nagwek3"/>
      </w:pPr>
      <w:bookmarkStart w:id="435" w:name="_Toc302291847"/>
      <w:bookmarkStart w:id="436" w:name="_Toc302336512"/>
      <w:r>
        <w:t xml:space="preserve">System kontroli wersji </w:t>
      </w:r>
      <w:proofErr w:type="spellStart"/>
      <w:r>
        <w:t>Subversion</w:t>
      </w:r>
      <w:proofErr w:type="spellEnd"/>
      <w:r>
        <w:t xml:space="preserve"> </w:t>
      </w:r>
      <w:bookmarkEnd w:id="435"/>
      <w:r>
        <w:t>1.6</w:t>
      </w:r>
      <w:bookmarkEnd w:id="436"/>
      <w:r>
        <w:t xml:space="preserve"> </w:t>
      </w:r>
    </w:p>
    <w:p w:rsidR="00B138EA" w:rsidRDefault="00B138EA" w:rsidP="00B138EA">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B138EA" w:rsidRDefault="00B138EA" w:rsidP="00B138EA">
      <w:pPr>
        <w:pStyle w:val="NormalnyIn"/>
        <w:ind w:firstLine="0"/>
      </w:pPr>
      <w:r>
        <w:tab/>
        <w:t xml:space="preserve">W procesie rozwoju naszego projektu zdecydowaliśmy się na darmowe, sprawdzone rozwiązanie w postaci repozytorium </w:t>
      </w:r>
      <w:proofErr w:type="spellStart"/>
      <w:r>
        <w:t>Subversion</w:t>
      </w:r>
      <w:proofErr w:type="spellEnd"/>
      <w:r>
        <w:t xml:space="preserve"> 1.6. Dzięki temu uzyskaliśmy łatwy sposób na współdzielenie kodu aplikacji i nanoszenie </w:t>
      </w:r>
      <w:r w:rsidR="00E94DDA">
        <w:t xml:space="preserve">zmian </w:t>
      </w:r>
      <w:r>
        <w:t>przez dwie osoby w tym samym momencie, jednocześnie zachowując porządek i możliwość wycofania modyfikacji w sytuacji gdy nie przyniosły one oczekiwanych efektów.</w:t>
      </w:r>
    </w:p>
    <w:p w:rsidR="00B138EA" w:rsidRDefault="00B138EA" w:rsidP="00B138EA">
      <w:pPr>
        <w:pStyle w:val="NormalnyIn"/>
        <w:ind w:firstLine="0"/>
      </w:pPr>
      <w:del w:id="437" w:author="Sebastian Łuczak" w:date="2011-08-31T20:22:00Z">
        <w:r w:rsidDel="00CC0A3B">
          <w:delText xml:space="preserve">Rozwiązanie </w:delText>
        </w:r>
      </w:del>
      <w:proofErr w:type="spellStart"/>
      <w:ins w:id="438" w:author="Sebastian Łuczak" w:date="2011-08-31T20:22:00Z">
        <w:r w:rsidR="00CC0A3B">
          <w:t>Subversion</w:t>
        </w:r>
        <w:proofErr w:type="spellEnd"/>
        <w:r w:rsidR="00CC0A3B">
          <w:t xml:space="preserve"> to rozwiązanie</w:t>
        </w:r>
      </w:ins>
      <w:del w:id="439" w:author="Sebastian Łuczak" w:date="2011-08-31T20:22:00Z">
        <w:r w:rsidDel="00CC0A3B">
          <w:delText>to,</w:delText>
        </w:r>
      </w:del>
      <w:r>
        <w:t xml:space="preserve"> oparte o architekturę klient-serwer</w:t>
      </w:r>
      <w:r w:rsidR="00E94DDA">
        <w:rPr>
          <w:b/>
        </w:rPr>
        <w:t xml:space="preserve"> </w:t>
      </w:r>
      <w:sdt>
        <w:sdtPr>
          <w:rPr>
            <w:b/>
          </w:rPr>
          <w:id w:val="6237139"/>
          <w:citation/>
        </w:sdtPr>
        <w:sdtContent>
          <w:r w:rsidR="00796063">
            <w:rPr>
              <w:b/>
            </w:rPr>
            <w:fldChar w:fldCharType="begin"/>
          </w:r>
          <w:r w:rsidR="00E94DDA">
            <w:rPr>
              <w:b/>
            </w:rPr>
            <w:instrText xml:space="preserve"> CITATION Col11 \l 1045 </w:instrText>
          </w:r>
          <w:r w:rsidR="00796063">
            <w:rPr>
              <w:b/>
            </w:rPr>
            <w:fldChar w:fldCharType="separate"/>
          </w:r>
          <w:r w:rsidR="00426962">
            <w:rPr>
              <w:noProof/>
            </w:rPr>
            <w:t>[15]</w:t>
          </w:r>
          <w:r w:rsidR="00796063">
            <w:rPr>
              <w:b/>
            </w:rPr>
            <w:fldChar w:fldCharType="end"/>
          </w:r>
        </w:sdtContent>
      </w:sdt>
      <w:r>
        <w:t>,</w:t>
      </w:r>
      <w:ins w:id="440" w:author="Sebastian Łuczak" w:date="2011-08-31T20:22:00Z">
        <w:r w:rsidR="00CC0A3B">
          <w:t xml:space="preserve"> które</w:t>
        </w:r>
      </w:ins>
      <w:r>
        <w:t xml:space="preserve"> do bezproblemowej i szybkiej pracy wymaga </w:t>
      </w:r>
      <w:del w:id="441" w:author="Sebastian Łuczak" w:date="2011-08-31T20:22:00Z">
        <w:r w:rsidDel="00CC0A3B">
          <w:delText xml:space="preserve">jednak </w:delText>
        </w:r>
      </w:del>
      <w:r>
        <w:t xml:space="preserve">hostingu o dużej gwarantowanej przepustowości. Z tego powodu zdecydowaliśmy się na skorzystanie z usługi </w:t>
      </w:r>
      <w:r w:rsidRPr="00E94DDA">
        <w:rPr>
          <w:i/>
        </w:rPr>
        <w:t>code.google.com</w:t>
      </w:r>
      <w:r>
        <w:t>, która prócz innych rozwiązań ułatwiających prowadzenie projektu, udostępnia również repoz</w:t>
      </w:r>
      <w:r w:rsidR="00E94DDA">
        <w:t xml:space="preserve">ytorium </w:t>
      </w:r>
      <w:proofErr w:type="spellStart"/>
      <w:r w:rsidR="00E94DDA">
        <w:t>Subversion</w:t>
      </w:r>
      <w:proofErr w:type="spellEnd"/>
      <w:r w:rsidR="00E94DDA">
        <w:t xml:space="preserve"> w wersji 1.6</w:t>
      </w:r>
      <w:r>
        <w:t>.</w:t>
      </w:r>
    </w:p>
    <w:p w:rsidR="00C66935" w:rsidRDefault="00C66935" w:rsidP="00C66935">
      <w:pPr>
        <w:pStyle w:val="Nagwek3"/>
      </w:pPr>
      <w:bookmarkStart w:id="442" w:name="_Toc302336513"/>
      <w:bookmarkStart w:id="443" w:name="_Toc302291846"/>
      <w:proofErr w:type="spellStart"/>
      <w:r w:rsidRPr="00D95E8C">
        <w:t>Eclipse</w:t>
      </w:r>
      <w:proofErr w:type="spellEnd"/>
      <w:r w:rsidRPr="00D95E8C">
        <w:t xml:space="preserve"> SDK 3.</w:t>
      </w:r>
      <w:r>
        <w:t>6.2</w:t>
      </w:r>
      <w:r w:rsidRPr="00D95E8C">
        <w:t xml:space="preserve"> + </w:t>
      </w:r>
      <w:r>
        <w:t>Java EE</w:t>
      </w:r>
      <w:bookmarkEnd w:id="442"/>
    </w:p>
    <w:p w:rsidR="00C66935" w:rsidRDefault="00C66935" w:rsidP="00C66935">
      <w:pPr>
        <w:pStyle w:val="NormalnyIn"/>
        <w:ind w:firstLine="0"/>
      </w:pPr>
      <w:r>
        <w:t xml:space="preserve">Środowisko programistyczne </w:t>
      </w:r>
      <w:proofErr w:type="spellStart"/>
      <w:r>
        <w:t>Eclipse</w:t>
      </w:r>
      <w:proofErr w:type="spellEnd"/>
      <w:del w:id="444" w:author="Sebastian Łuczak" w:date="2011-08-31T20:23:00Z">
        <w:r w:rsidDel="00CC0A3B">
          <w:delText>,</w:delText>
        </w:r>
      </w:del>
      <w:r>
        <w:t xml:space="preserve"> powstało w wyniku </w:t>
      </w:r>
      <w:del w:id="445" w:author="Sebastian Łuczak" w:date="2011-08-31T23:59:00Z">
        <w:r w:rsidDel="00DF7306">
          <w:delText>coraz większego</w:delText>
        </w:r>
      </w:del>
      <w:ins w:id="446" w:author="Sebastian Łuczak" w:date="2011-08-31T23:59:00Z">
        <w:r w:rsidR="00DF7306">
          <w:t>narastającego</w:t>
        </w:r>
      </w:ins>
      <w:r>
        <w:t xml:space="preserve"> zapotrzebowania programistów na narzędzia wspomagające ich </w:t>
      </w:r>
      <w:del w:id="447" w:author="Sebastian Łuczak" w:date="2011-08-31T20:23:00Z">
        <w:r w:rsidDel="00CC0A3B">
          <w:delText xml:space="preserve">prace </w:delText>
        </w:r>
      </w:del>
      <w:ins w:id="448" w:author="Sebastian Łuczak" w:date="2011-08-31T20:23:00Z">
        <w:r w:rsidR="00CC0A3B">
          <w:t xml:space="preserve">pracę </w:t>
        </w:r>
      </w:ins>
      <w:r>
        <w:t xml:space="preserve">przy tworzeniu coraz to bardziej zaawansowanego oprogramowania. Z biegiem czasu, </w:t>
      </w:r>
      <w:proofErr w:type="spellStart"/>
      <w:r>
        <w:t>Eclipse</w:t>
      </w:r>
      <w:proofErr w:type="spellEnd"/>
      <w:r>
        <w:t xml:space="preserve"> stał się najpopularniejszym narzędziem pracy developerów na całym świecie. </w:t>
      </w:r>
    </w:p>
    <w:p w:rsidR="00C66935" w:rsidRDefault="00C66935" w:rsidP="00C66935">
      <w:pPr>
        <w:pStyle w:val="NormalnyIn"/>
      </w:pPr>
      <w:r>
        <w:tab/>
        <w:t xml:space="preserve">Projekt </w:t>
      </w:r>
      <w:proofErr w:type="spellStart"/>
      <w:r>
        <w:t>Eclipse</w:t>
      </w:r>
      <w:proofErr w:type="spellEnd"/>
      <w:del w:id="449" w:author="Sebastian Łuczak" w:date="2011-08-31T20:23:00Z">
        <w:r w:rsidR="00F9025B" w:rsidDel="00CC0A3B">
          <w:delText>,</w:delText>
        </w:r>
      </w:del>
      <w:r>
        <w:t xml:space="preserve"> stworzony prze firmę IBM w 2001 roku, w 2004 został udostępniony na zasadzie wolnego oprogramowania. Obecnie</w:t>
      </w:r>
      <w:del w:id="450" w:author="Sebastian Łuczak" w:date="2011-08-31T20:23:00Z">
        <w:r w:rsidDel="009B1224">
          <w:delText>,</w:delText>
        </w:r>
      </w:del>
      <w:r>
        <w:t xml:space="preserve"> jest to platforma wpierająca najpopularniejsze języki programowania. Dzięki możliwościom rozszerzenia </w:t>
      </w:r>
      <w:del w:id="451" w:author="Sebastian Łuczak" w:date="2011-08-31T20:23:00Z">
        <w:r w:rsidDel="009B1224">
          <w:delText xml:space="preserve">jego </w:delText>
        </w:r>
      </w:del>
      <w:ins w:id="452" w:author="Sebastian Łuczak" w:date="2011-08-31T20:23:00Z">
        <w:r w:rsidR="009B1224">
          <w:t xml:space="preserve">jej </w:t>
        </w:r>
      </w:ins>
      <w:r>
        <w:t>funkcjonalności, za pomocą l</w:t>
      </w:r>
      <w:r w:rsidR="00F9025B">
        <w:t xml:space="preserve">icznych wtyczek (ang. </w:t>
      </w:r>
      <w:proofErr w:type="spellStart"/>
      <w:r w:rsidR="00F9025B">
        <w:t>Plug-ins</w:t>
      </w:r>
      <w:proofErr w:type="spellEnd"/>
      <w:r w:rsidR="00F9025B">
        <w:t>)</w:t>
      </w:r>
      <w:r>
        <w:t xml:space="preserve"> możliwa jest łatwa współpraca z wieloma </w:t>
      </w:r>
      <w:r w:rsidR="00F9025B">
        <w:t>szkieletami programistycznymi</w:t>
      </w:r>
      <w:r>
        <w:t xml:space="preserve">. </w:t>
      </w:r>
    </w:p>
    <w:p w:rsidR="00C66935" w:rsidRDefault="009B1224" w:rsidP="00C66935">
      <w:pPr>
        <w:pStyle w:val="NormalnyIn"/>
      </w:pPr>
      <w:ins w:id="453" w:author="Sebastian Łuczak" w:date="2011-08-31T20:23:00Z">
        <w:r>
          <w:t>Przy rozwoju aplikacji s</w:t>
        </w:r>
      </w:ins>
      <w:ins w:id="454" w:author="Sebastian Łuczak" w:date="2011-08-31T20:24:00Z">
        <w:r>
          <w:t xml:space="preserve">tacjonarnych </w:t>
        </w:r>
      </w:ins>
      <w:del w:id="455" w:author="Sebastian Łuczak" w:date="2011-08-31T20:24:00Z">
        <w:r w:rsidR="00C66935" w:rsidDel="009B1224">
          <w:delText xml:space="preserve">Zdecydowałem </w:delText>
        </w:r>
      </w:del>
      <w:ins w:id="456" w:author="Sebastian Łuczak" w:date="2011-08-31T20:24:00Z">
        <w:r>
          <w:t xml:space="preserve">zdecydowałem </w:t>
        </w:r>
      </w:ins>
      <w:r w:rsidR="00C66935">
        <w:t>się na wykorzystanie tego środowiska ze względu na</w:t>
      </w:r>
      <w:r w:rsidR="00C6562C">
        <w:t xml:space="preserve"> możliwość wykorzystania zawartej w nim</w:t>
      </w:r>
      <w:r w:rsidR="00C66935">
        <w:t xml:space="preserve"> platformy Web </w:t>
      </w:r>
      <w:proofErr w:type="spellStart"/>
      <w:r w:rsidR="00C66935">
        <w:t>Tool</w:t>
      </w:r>
      <w:r w:rsidR="00C6562C">
        <w:t>s</w:t>
      </w:r>
      <w:proofErr w:type="spellEnd"/>
      <w:r w:rsidR="00C6562C">
        <w:t xml:space="preserve"> Platform. Projekt ten promuje zasadę neutralności wobec producentów i pozwala na realizowanie aplikacji dla wielu różnych serwerów aplikacyjnych. Dzięki takiemu </w:t>
      </w:r>
      <w:r w:rsidR="00C6562C">
        <w:lastRenderedPageBreak/>
        <w:t>podejściu możliwe jest dogłębne przetestowani</w:t>
      </w:r>
      <w:ins w:id="457" w:author="Sebastian Łuczak" w:date="2011-08-31T20:24:00Z">
        <w:r>
          <w:t>e</w:t>
        </w:r>
      </w:ins>
      <w:del w:id="458" w:author="Sebastian Łuczak" w:date="2011-08-31T20:24:00Z">
        <w:r w:rsidR="00C6562C" w:rsidDel="009B1224">
          <w:delText>a</w:delText>
        </w:r>
      </w:del>
      <w:r w:rsidR="00C6562C">
        <w:t xml:space="preserve"> aplikacji na różnych środowiskach oraz zgodność ze standardem i przenośność pomiędzy nimi. </w:t>
      </w:r>
    </w:p>
    <w:p w:rsidR="00B138EA" w:rsidRPr="00D95E8C" w:rsidRDefault="00B138EA" w:rsidP="00B138EA">
      <w:pPr>
        <w:pStyle w:val="Nagwek3"/>
      </w:pPr>
      <w:bookmarkStart w:id="459" w:name="_Toc302336514"/>
      <w:proofErr w:type="spellStart"/>
      <w:r w:rsidRPr="00D95E8C">
        <w:t>Eclipse</w:t>
      </w:r>
      <w:proofErr w:type="spellEnd"/>
      <w:r w:rsidRPr="00D95E8C">
        <w:t xml:space="preserve"> </w:t>
      </w:r>
      <w:bookmarkEnd w:id="443"/>
      <w:r w:rsidRPr="00D95E8C">
        <w:t>SDK 3.</w:t>
      </w:r>
      <w:r>
        <w:t>6.2</w:t>
      </w:r>
      <w:r w:rsidRPr="00D95E8C">
        <w:t xml:space="preserve"> + Android SDK</w:t>
      </w:r>
      <w:bookmarkEnd w:id="459"/>
    </w:p>
    <w:p w:rsidR="00B138EA" w:rsidRDefault="00B138EA" w:rsidP="00B138EA">
      <w:pPr>
        <w:pStyle w:val="NormalnyIn"/>
        <w:ind w:firstLine="0"/>
      </w:pPr>
      <w:r>
        <w:t>Ponieważ programowanie na system Android wymaga jednoczesnej edycji wielu plików źródłowych i zasobów zapisanych w formacie .</w:t>
      </w:r>
      <w:proofErr w:type="spellStart"/>
      <w:r>
        <w:t>xml</w:t>
      </w:r>
      <w:proofErr w:type="spellEnd"/>
      <w:r>
        <w:t xml:space="preserve">, a dodatkowo </w:t>
      </w:r>
      <w:del w:id="460" w:author="Sebastian Łuczak" w:date="2011-08-31T20:24:00Z">
        <w:r w:rsidDel="009B1224">
          <w:delText>wymaga korzystania z</w:delText>
        </w:r>
      </w:del>
      <w:ins w:id="461" w:author="Sebastian Łuczak" w:date="2011-08-31T20:24:00Z">
        <w:r w:rsidR="009B1224">
          <w:t>używania</w:t>
        </w:r>
      </w:ins>
      <w:r>
        <w:t xml:space="preserve"> automatycznie generowanej klasy R (</w:t>
      </w:r>
      <w:proofErr w:type="spellStart"/>
      <w:r>
        <w:t>Resource</w:t>
      </w:r>
      <w:proofErr w:type="spellEnd"/>
      <w:r>
        <w:t>)</w:t>
      </w:r>
      <w:r w:rsidR="00F9025B">
        <w:t xml:space="preserve"> </w:t>
      </w:r>
      <w:sdt>
        <w:sdtPr>
          <w:id w:val="6237140"/>
          <w:citation/>
        </w:sdtPr>
        <w:sdtContent>
          <w:ins w:id="462" w:author="Sebastian" w:date="2011-09-01T11:21:00Z">
            <w:r w:rsidR="00F51941">
              <w:fldChar w:fldCharType="begin"/>
            </w:r>
            <w:r w:rsidR="00F51941">
              <w:instrText xml:space="preserve"> CITATION Goo111 \l 1045  </w:instrText>
            </w:r>
          </w:ins>
          <w:r w:rsidR="00F51941">
            <w:fldChar w:fldCharType="separate"/>
          </w:r>
          <w:r w:rsidR="00426962">
            <w:rPr>
              <w:noProof/>
            </w:rPr>
            <w:t>[8]</w:t>
          </w:r>
          <w:ins w:id="463" w:author="Sebastian" w:date="2011-09-01T11:21:00Z">
            <w:r w:rsidR="00F51941">
              <w:fldChar w:fldCharType="end"/>
            </w:r>
          </w:ins>
          <w:del w:id="464" w:author="Sebastian" w:date="2011-09-01T11:21:00Z">
            <w:r w:rsidR="00796063" w:rsidDel="00F51941">
              <w:fldChar w:fldCharType="begin"/>
            </w:r>
            <w:r w:rsidR="00796063" w:rsidDel="00F51941">
              <w:delInstrText xml:space="preserve"> CITATION Goo111 \l 1045 </w:delInstrText>
            </w:r>
            <w:r w:rsidR="00796063" w:rsidDel="00F51941">
              <w:fldChar w:fldCharType="separate"/>
            </w:r>
            <w:r w:rsidR="00903DDF" w:rsidDel="00F51941">
              <w:rPr>
                <w:noProof/>
              </w:rPr>
              <w:delText>[8]</w:delText>
            </w:r>
            <w:r w:rsidR="00796063" w:rsidDel="00F51941">
              <w:fldChar w:fldCharType="end"/>
            </w:r>
          </w:del>
          <w:ins w:id="465" w:author="Sebastian" w:date="2011-09-01T11:21:00Z">
            <w:r w:rsidR="00F51941">
              <w:fldChar w:fldCharType="begin"/>
            </w:r>
            <w:r w:rsidR="00F51941">
              <w:instrText xml:space="preserve"> CITATION Goo111 \l 1045  </w:instrText>
            </w:r>
          </w:ins>
          <w:r w:rsidR="00F51941">
            <w:fldChar w:fldCharType="separate"/>
          </w:r>
          <w:r w:rsidR="00426962">
            <w:rPr>
              <w:noProof/>
            </w:rPr>
            <w:t xml:space="preserve"> [8]</w:t>
          </w:r>
          <w:ins w:id="466" w:author="Sebastian" w:date="2011-09-01T11:21:00Z">
            <w:r w:rsidR="00F51941">
              <w:fldChar w:fldCharType="end"/>
            </w:r>
          </w:ins>
        </w:sdtContent>
      </w:sdt>
      <w:r>
        <w:t xml:space="preserve">, korzystanie z samego </w:t>
      </w:r>
      <w:proofErr w:type="spellStart"/>
      <w:r>
        <w:t>Source</w:t>
      </w:r>
      <w:proofErr w:type="spellEnd"/>
      <w:r>
        <w:t xml:space="preserve"> Development Kit dostarczonego przez Google jest bardzo uciążliwe. W celu usprawnienia pracy nad aplikacjami mobilnymi </w:t>
      </w:r>
      <w:r w:rsidR="00F9025B">
        <w:t>użyłem</w:t>
      </w:r>
      <w:r>
        <w:t xml:space="preserve"> zintegrowanego środowiska programistycznego (IDE – </w:t>
      </w:r>
      <w:proofErr w:type="spellStart"/>
      <w:r>
        <w:t>Integrated</w:t>
      </w:r>
      <w:proofErr w:type="spellEnd"/>
      <w:r>
        <w:t xml:space="preserve"> Development Environment</w:t>
      </w:r>
      <w:r w:rsidRPr="00D95E8C">
        <w:rPr>
          <w:b/>
        </w:rPr>
        <w:t>)</w:t>
      </w:r>
      <w:r>
        <w:t xml:space="preserve"> </w:t>
      </w:r>
      <w:proofErr w:type="spellStart"/>
      <w:r>
        <w:t>Eclipse</w:t>
      </w:r>
      <w:proofErr w:type="spellEnd"/>
      <w:r>
        <w:t xml:space="preserve"> SDK 3.6.2 połączonego ze wspomnianym zestawem narzędzi Android SDK.</w:t>
      </w:r>
    </w:p>
    <w:p w:rsidR="00B138EA" w:rsidRDefault="00B138EA" w:rsidP="00B138EA">
      <w:pPr>
        <w:pStyle w:val="NormalnyIn"/>
        <w:ind w:firstLine="0"/>
      </w:pPr>
      <w:r>
        <w:tab/>
        <w:t>Dzięki temu</w:t>
      </w:r>
      <w:r w:rsidR="003B10C3">
        <w:t xml:space="preserve"> połączeniu</w:t>
      </w:r>
      <w:r>
        <w:t xml:space="preserve"> uzyskałem dostęp do złożonej aplikacji typu </w:t>
      </w:r>
      <w:proofErr w:type="spellStart"/>
      <w:r>
        <w:t>debugger</w:t>
      </w:r>
      <w:proofErr w:type="spellEnd"/>
      <w:r>
        <w:t>, możliwości wglądu w wydruki konsoli systemu Android</w:t>
      </w:r>
      <w:ins w:id="467" w:author="Sebastian Łuczak" w:date="2011-08-31T20:25:00Z">
        <w:r w:rsidR="009B1224">
          <w:t xml:space="preserve"> poprzez narzędzie </w:t>
        </w:r>
        <w:proofErr w:type="spellStart"/>
        <w:r w:rsidR="009B1224">
          <w:t>LogCat</w:t>
        </w:r>
      </w:ins>
      <w:proofErr w:type="spellEnd"/>
      <w:r>
        <w:t>, a praca z kodem źródłowym została znacznie przyspieszona dzięki narzędziom podpowiadania składni</w:t>
      </w:r>
      <w:r w:rsidR="003B10C3">
        <w:t xml:space="preserve"> </w:t>
      </w:r>
      <w:sdt>
        <w:sdtPr>
          <w:id w:val="6237141"/>
          <w:citation/>
        </w:sdtPr>
        <w:sdtContent>
          <w:fldSimple w:instr=" CITATION Med11 \l 1045 ">
            <w:r w:rsidR="00426962">
              <w:rPr>
                <w:noProof/>
              </w:rPr>
              <w:t>[7]</w:t>
            </w:r>
          </w:fldSimple>
        </w:sdtContent>
      </w:sdt>
      <w:r>
        <w:t>.</w:t>
      </w:r>
    </w:p>
    <w:p w:rsidR="009001C6" w:rsidRDefault="00B138EA" w:rsidP="00C6562C">
      <w:pPr>
        <w:pStyle w:val="NormalnyIn"/>
        <w:ind w:firstLine="0"/>
      </w:pPr>
      <w:r>
        <w:tab/>
        <w:t xml:space="preserve">Dodatkowa integracja z klientem </w:t>
      </w:r>
      <w:proofErr w:type="spellStart"/>
      <w:r>
        <w:t>Subversion</w:t>
      </w:r>
      <w:proofErr w:type="spellEnd"/>
      <w:r>
        <w:t xml:space="preserve"> pozwoliła przy pomocy jednego narzędzia realizować wszystkie potrzebne działania.</w:t>
      </w:r>
    </w:p>
    <w:p w:rsidR="009001C6" w:rsidRDefault="009001C6" w:rsidP="00764D0D"/>
    <w:p w:rsidR="009001C6" w:rsidRDefault="009001C6" w:rsidP="00764D0D"/>
    <w:p w:rsidR="0082106B" w:rsidRDefault="0082106B" w:rsidP="00764D0D"/>
    <w:p w:rsidR="00C66935" w:rsidRDefault="00C66935">
      <w:pPr>
        <w:jc w:val="left"/>
        <w:rPr>
          <w:rFonts w:ascii="Times New Roman" w:eastAsiaTheme="majorEastAsia" w:hAnsi="Times New Roman" w:cstheme="majorBidi"/>
          <w:b/>
          <w:bCs/>
          <w:caps/>
          <w:sz w:val="32"/>
          <w:szCs w:val="28"/>
          <w:lang w:eastAsia="pl-PL"/>
        </w:rPr>
      </w:pPr>
      <w:r>
        <w:br w:type="page"/>
      </w:r>
    </w:p>
    <w:p w:rsidR="001C38B6" w:rsidRPr="001C38B6" w:rsidRDefault="001C38B6" w:rsidP="001C38B6">
      <w:pPr>
        <w:pStyle w:val="Nagwek1"/>
      </w:pPr>
      <w:bookmarkStart w:id="468" w:name="_Toc302336515"/>
      <w:r w:rsidRPr="001C38B6">
        <w:lastRenderedPageBreak/>
        <w:t xml:space="preserve">Koncepcja </w:t>
      </w:r>
      <w:r w:rsidR="0082106B">
        <w:t>Pracy</w:t>
      </w:r>
      <w:bookmarkEnd w:id="468"/>
    </w:p>
    <w:p w:rsidR="001C38B6" w:rsidRDefault="001C38B6">
      <w:pPr>
        <w:jc w:val="left"/>
      </w:pPr>
    </w:p>
    <w:p w:rsidR="001C38B6" w:rsidRDefault="001C38B6" w:rsidP="00405739">
      <w:pPr>
        <w:pStyle w:val="Nagwek2"/>
      </w:pPr>
      <w:bookmarkStart w:id="469" w:name="_Toc302336516"/>
      <w:r>
        <w:t>Wstęp</w:t>
      </w:r>
      <w:bookmarkEnd w:id="469"/>
    </w:p>
    <w:p w:rsidR="003B10C3" w:rsidRDefault="001C38B6" w:rsidP="0082106B">
      <w:pPr>
        <w:pStyle w:val="NormalnyIn"/>
        <w:ind w:firstLine="0"/>
      </w:pPr>
      <w:r>
        <w:t>W poniższym rozdziale</w:t>
      </w:r>
      <w:del w:id="470" w:author="Sebastian Łuczak" w:date="2011-08-31T20:26:00Z">
        <w:r w:rsidR="00C227F5" w:rsidDel="0075610F">
          <w:delText>,</w:delText>
        </w:r>
      </w:del>
      <w:r>
        <w:t xml:space="preserve"> postaramy się przybliżyć główne założenia</w:t>
      </w:r>
      <w:r w:rsidR="00A360D7">
        <w:t xml:space="preserve"> oraz</w:t>
      </w:r>
      <w:r>
        <w:t xml:space="preserve"> </w:t>
      </w:r>
      <w:r w:rsidR="00A360D7">
        <w:t xml:space="preserve">budowę wymyślonego i zaprojektowanego przez nas systemu.  </w:t>
      </w:r>
    </w:p>
    <w:p w:rsidR="009F0F70" w:rsidDel="001407C5" w:rsidRDefault="003B10C3" w:rsidP="001407C5">
      <w:pPr>
        <w:pStyle w:val="NormalnyIn"/>
        <w:rPr>
          <w:del w:id="471" w:author="Sebastian" w:date="2011-09-01T13:08:00Z"/>
        </w:rPr>
      </w:pPr>
      <w:r>
        <w:t xml:space="preserve">Głównym </w:t>
      </w:r>
      <w:del w:id="472" w:author="Sebastian Łuczak" w:date="2011-08-31T20:26:00Z">
        <w:r w:rsidDel="0075610F">
          <w:delText xml:space="preserve">jego </w:delText>
        </w:r>
      </w:del>
      <w:r w:rsidR="00A360D7">
        <w:t>zadanie</w:t>
      </w:r>
      <w:r w:rsidR="00C227F5">
        <w:t xml:space="preserve">m </w:t>
      </w:r>
      <w:ins w:id="473" w:author="Sebastian Łuczak" w:date="2011-08-31T20:27:00Z">
        <w:r w:rsidR="0075610F">
          <w:t xml:space="preserve">przezeń </w:t>
        </w:r>
      </w:ins>
      <w:ins w:id="474" w:author="Sebastian Łuczak" w:date="2011-08-31T20:26:00Z">
        <w:r w:rsidR="0075610F">
          <w:t>reali</w:t>
        </w:r>
      </w:ins>
      <w:ins w:id="475" w:author="Sebastian Łuczak" w:date="2011-08-31T20:27:00Z">
        <w:r w:rsidR="0075610F">
          <w:t xml:space="preserve">zowanym </w:t>
        </w:r>
      </w:ins>
      <w:r w:rsidR="00C227F5">
        <w:t>jest ułatwienie nadzoru</w:t>
      </w:r>
      <w:r w:rsidR="00A360D7">
        <w:t xml:space="preserve"> nad pracownikami mobilnymi</w:t>
      </w:r>
      <w:r w:rsidR="00C227F5">
        <w:t>,</w:t>
      </w:r>
      <w:ins w:id="476" w:author="Sebastian" w:date="2011-09-01T13:07:00Z">
        <w:r w:rsidR="001407C5">
          <w:t xml:space="preserve"> głównie poprzez umożliwienie</w:t>
        </w:r>
      </w:ins>
      <w:del w:id="477" w:author="Sebastian" w:date="2011-09-01T13:07:00Z">
        <w:r w:rsidR="00A360D7" w:rsidDel="001407C5">
          <w:delText xml:space="preserve"> jednocześnie umożliwiając</w:delText>
        </w:r>
      </w:del>
      <w:r w:rsidR="00A360D7">
        <w:t xml:space="preserve"> rzetelne</w:t>
      </w:r>
      <w:ins w:id="478" w:author="Sebastian" w:date="2011-09-01T13:07:00Z">
        <w:r w:rsidR="001407C5">
          <w:t>go</w:t>
        </w:r>
      </w:ins>
      <w:r w:rsidR="00A360D7">
        <w:t xml:space="preserve"> rozliczeni</w:t>
      </w:r>
      <w:ins w:id="479" w:author="Sebastian" w:date="2011-09-01T13:07:00Z">
        <w:r w:rsidR="001407C5">
          <w:t>a</w:t>
        </w:r>
      </w:ins>
      <w:del w:id="480" w:author="Sebastian" w:date="2011-09-01T13:07:00Z">
        <w:r w:rsidR="00A360D7" w:rsidDel="001407C5">
          <w:delText>e</w:delText>
        </w:r>
      </w:del>
      <w:r w:rsidR="00A360D7">
        <w:t xml:space="preserve"> ich czasu pracy</w:t>
      </w:r>
      <w:ins w:id="481" w:author="Sebastian" w:date="2011-09-01T13:07:00Z">
        <w:r w:rsidR="001407C5">
          <w:t>.</w:t>
        </w:r>
      </w:ins>
      <w:r w:rsidR="009F0F70">
        <w:t xml:space="preserve"> </w:t>
      </w:r>
      <w:del w:id="482" w:author="Sebastian" w:date="2011-09-01T13:07:00Z">
        <w:r w:rsidR="009F0F70" w:rsidDel="001407C5">
          <w:delText>i u</w:delText>
        </w:r>
      </w:del>
      <w:ins w:id="483" w:author="Sebastian" w:date="2011-09-01T13:07:00Z">
        <w:r w:rsidR="001407C5">
          <w:t xml:space="preserve">Celem  </w:t>
        </w:r>
        <w:proofErr w:type="spellStart"/>
        <w:r w:rsidR="001407C5">
          <w:t>pobocznym</w:t>
        </w:r>
      </w:ins>
      <w:del w:id="484" w:author="Sebastian" w:date="2011-09-01T13:07:00Z">
        <w:r w:rsidR="009F0F70" w:rsidDel="001407C5">
          <w:delText xml:space="preserve">nikając </w:delText>
        </w:r>
      </w:del>
      <w:del w:id="485" w:author="Sebastian" w:date="2011-09-01T13:08:00Z">
        <w:r w:rsidR="009F0F70" w:rsidDel="001407C5">
          <w:delText xml:space="preserve">wymuszania </w:delText>
        </w:r>
      </w:del>
      <w:ins w:id="486" w:author="Sebastian" w:date="2011-09-01T13:08:00Z">
        <w:r w:rsidR="001407C5">
          <w:t>było</w:t>
        </w:r>
        <w:proofErr w:type="spellEnd"/>
        <w:r w:rsidR="001407C5">
          <w:t xml:space="preserve"> maksymalne możliwe uproszczenie interfejsu użytkownika tak, aby </w:t>
        </w:r>
      </w:ins>
      <w:ins w:id="487" w:author="Sebastian" w:date="2011-09-01T13:09:00Z">
        <w:r w:rsidR="007E0A32">
          <w:t xml:space="preserve">system </w:t>
        </w:r>
      </w:ins>
      <w:ins w:id="488" w:author="Sebastian" w:date="2011-09-01T13:08:00Z">
        <w:r w:rsidR="001407C5">
          <w:t>nie był</w:t>
        </w:r>
      </w:ins>
      <w:ins w:id="489" w:author="Sebastian" w:date="2011-09-01T13:09:00Z">
        <w:r w:rsidR="007E0A32">
          <w:t xml:space="preserve"> </w:t>
        </w:r>
      </w:ins>
      <w:ins w:id="490" w:author="Sebastian" w:date="2011-09-01T13:08:00Z">
        <w:r w:rsidR="001407C5">
          <w:t>uciążliw</w:t>
        </w:r>
      </w:ins>
      <w:ins w:id="491" w:author="Sebastian" w:date="2011-09-01T13:09:00Z">
        <w:r w:rsidR="007E0A32">
          <w:t>y</w:t>
        </w:r>
      </w:ins>
      <w:ins w:id="492" w:author="Sebastian" w:date="2011-09-01T13:08:00Z">
        <w:r w:rsidR="001407C5">
          <w:t xml:space="preserve"> dla pracowników mobilnych.</w:t>
        </w:r>
      </w:ins>
      <w:del w:id="493" w:author="Sebastian" w:date="2011-09-01T13:08:00Z">
        <w:r w:rsidR="009F0F70" w:rsidDel="001407C5">
          <w:delText>na nich wykonywania dodatkowych czynności</w:delText>
        </w:r>
        <w:r w:rsidR="00A360D7" w:rsidDel="001407C5">
          <w:delText xml:space="preserve">. </w:delText>
        </w:r>
      </w:del>
    </w:p>
    <w:p w:rsidR="003B10C3" w:rsidDel="004A73A0" w:rsidRDefault="004A73A0" w:rsidP="001407C5">
      <w:pPr>
        <w:pStyle w:val="NormalnyIn"/>
      </w:pPr>
      <w:ins w:id="494" w:author="Sebastian Łuczak" w:date="2011-08-31T20:27:00Z">
        <w:r w:rsidDel="004A73A0">
          <w:t xml:space="preserve"> </w:t>
        </w:r>
      </w:ins>
      <w:moveFromRangeStart w:id="495" w:author="Sebastian Łuczak" w:date="2011-08-31T20:28:00Z" w:name="move302585820"/>
      <w:moveFrom w:id="496" w:author="Sebastian Łuczak" w:date="2011-08-31T20:28:00Z">
        <w:r w:rsidR="003B10C3" w:rsidDel="004A73A0">
          <w:t xml:space="preserve">Przez pojęcie pracownik mobilny rozumiemy osobę pracującą głównie poza siedzibą firmy, przemieszczającą się pomiędzy wieloma oddalonymi od siebie lokalizacjami. </w:t>
        </w:r>
      </w:moveFrom>
    </w:p>
    <w:moveFromRangeEnd w:id="495"/>
    <w:p w:rsidR="003B10C3" w:rsidRDefault="00A360D7" w:rsidP="003B10C3">
      <w:pPr>
        <w:pStyle w:val="NormalnyIn"/>
      </w:pPr>
      <w:r>
        <w:t>W naszym rozwiązaniu dokonaliśmy odwrócenia klasycznego scenariusza</w:t>
      </w:r>
      <w:r w:rsidR="003B10C3">
        <w:t xml:space="preserve"> kontroli czasu pracy</w:t>
      </w:r>
      <w:r w:rsidR="00C227F5">
        <w:t>,</w:t>
      </w:r>
      <w:r>
        <w:t xml:space="preserve"> w którym czytnik </w:t>
      </w:r>
      <w:proofErr w:type="spellStart"/>
      <w:r>
        <w:t>RFiD</w:t>
      </w:r>
      <w:proofErr w:type="spellEnd"/>
      <w:r>
        <w:t xml:space="preserve"> ulokowany jest na stałe w ścianie lub bramce</w:t>
      </w:r>
      <w:r w:rsidR="003B10C3">
        <w:t xml:space="preserve"> wejściowej do obszaru roboczego</w:t>
      </w:r>
      <w:r>
        <w:t xml:space="preserve">, a </w:t>
      </w:r>
      <w:r w:rsidR="003B10C3">
        <w:t>pracownik</w:t>
      </w:r>
      <w:r>
        <w:t xml:space="preserve"> posiada kartę </w:t>
      </w:r>
      <w:proofErr w:type="spellStart"/>
      <w:r>
        <w:t>RFiD</w:t>
      </w:r>
      <w:proofErr w:type="spellEnd"/>
      <w:r>
        <w:t>.</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r w:rsidR="00A360D7">
        <w:t>mówimy o stałej lokalizacji pracowników i ich dużej liczbie</w:t>
      </w:r>
      <w:r w:rsidR="003B10C3">
        <w:t xml:space="preserve"> – biurach, serwisach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3B10C3">
        <w:t>dostarczającą pożądane dane</w:t>
      </w:r>
      <w:r w:rsidR="00A360D7">
        <w:t>.</w:t>
      </w:r>
    </w:p>
    <w:p w:rsidR="001F4A28" w:rsidRDefault="00A360D7" w:rsidP="00A360D7">
      <w:pPr>
        <w:pStyle w:val="NormalnyIn"/>
        <w:rPr>
          <w:ins w:id="497" w:author="Sebastian Łuczak" w:date="2011-08-31T20:29:00Z"/>
        </w:rPr>
      </w:pPr>
      <w:r>
        <w:t xml:space="preserve">W </w:t>
      </w:r>
      <w:r w:rsidR="003B10C3">
        <w:t>scenariuszu przez nas proponowanym</w:t>
      </w:r>
      <w:r>
        <w:t xml:space="preserve"> czytnikiem jest telefon, a zatem urządzenie w które </w:t>
      </w:r>
      <w:ins w:id="498" w:author="Sebastian Łuczak" w:date="2011-09-01T00:30:00Z">
        <w:r w:rsidR="006B023F">
          <w:t xml:space="preserve">w dzisiejszych czasach </w:t>
        </w:r>
      </w:ins>
      <w:del w:id="499" w:author="Sebastian Łuczak" w:date="2011-09-01T00:30:00Z">
        <w:r w:rsidDel="006B023F">
          <w:delText xml:space="preserve">z powodów cywilizacyjnych </w:delText>
        </w:r>
      </w:del>
      <w:r>
        <w:t xml:space="preserve">każdy pracownik </w:t>
      </w:r>
      <w:r w:rsidR="003B10C3">
        <w:t>mobilny</w:t>
      </w:r>
      <w:r>
        <w:t xml:space="preserve"> jest wyposażony</w:t>
      </w:r>
      <w:r w:rsidR="003B10C3">
        <w:t>.</w:t>
      </w:r>
      <w:r>
        <w:t xml:space="preserve"> </w:t>
      </w:r>
      <w:r w:rsidR="003B10C3">
        <w:t>N</w:t>
      </w:r>
      <w:r>
        <w:t xml:space="preserve">ie ma </w:t>
      </w:r>
      <w:r w:rsidR="003B10C3">
        <w:t xml:space="preserve">zatem </w:t>
      </w:r>
      <w:r>
        <w:t>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w:t>
      </w:r>
      <w:ins w:id="500" w:author="Sebastian Łuczak" w:date="2011-08-31T20:28:00Z">
        <w:r w:rsidR="00A4683B">
          <w:t xml:space="preserve">sprzętowy </w:t>
        </w:r>
      </w:ins>
      <w:r w:rsidR="003B10C3">
        <w:t xml:space="preserve">element systemu, czyli znaczniki </w:t>
      </w:r>
      <w:r w:rsidR="00C44863">
        <w:t>komunikacji zbliżeniowej</w:t>
      </w:r>
      <w:r>
        <w:t xml:space="preserve"> rozmieszczane na każdym z serwisowanych urządzeń</w:t>
      </w:r>
      <w:r w:rsidR="00C44863">
        <w:t>,</w:t>
      </w:r>
      <w:r w:rsidR="003B10C3">
        <w:t xml:space="preserve"> odznaczają się z </w:t>
      </w:r>
      <w:r w:rsidR="00AA138F">
        <w:t>kolei niezwykle niską ceną (0.44</w:t>
      </w:r>
      <w:r w:rsidR="003B10C3">
        <w:t xml:space="preserve">$ za sztukę przy </w:t>
      </w:r>
      <w:r w:rsidR="00AA138F">
        <w:t>zakupie 1000-</w:t>
      </w:r>
      <w:r w:rsidR="00C44863">
        <w:t>4999</w:t>
      </w:r>
      <w:r w:rsidR="00AA138F">
        <w:t xml:space="preserve"> sztuk </w:t>
      </w:r>
      <w:sdt>
        <w:sdtPr>
          <w:id w:val="6237142"/>
          <w:citation/>
        </w:sdtPr>
        <w:sdtContent>
          <w:fldSimple w:instr=" CITATION Str11 \l 1045 ">
            <w:r w:rsidR="00426962">
              <w:rPr>
                <w:noProof/>
              </w:rPr>
              <w:t>[3]</w:t>
            </w:r>
          </w:fldSimple>
        </w:sdtContent>
      </w:sdt>
      <w:del w:id="501" w:author="Sebastian Łuczak" w:date="2011-08-31T20:28:00Z">
        <w:r w:rsidR="00AA138F" w:rsidDel="00A4683B">
          <w:delText xml:space="preserve"> </w:delText>
        </w:r>
      </w:del>
      <w:r w:rsidR="003B10C3">
        <w:t>).</w:t>
      </w:r>
      <w:r w:rsidR="003D4D93">
        <w:t xml:space="preserve"> Ostatni element generujący dodatkowe koszty, czyli kablową infrastrukturę, zastępujemy z kolei wykorzystywaniem gotowej infrastruktury sieci komórkowej i jej technikach pakietowej transmisji danych. </w:t>
      </w:r>
      <w:r w:rsidR="0085109C">
        <w:t xml:space="preserve">Dzięki temu </w:t>
      </w:r>
      <w:r w:rsidR="00F67A8C">
        <w:t xml:space="preserve">drastycznie zmieniamy rozkład kosztów i istotnie </w:t>
      </w:r>
      <w:r w:rsidR="001F4A28">
        <w:t xml:space="preserve">je obniżamy, jednocześnie osiągając efekt niedostępny </w:t>
      </w:r>
      <w:r w:rsidR="001F4A28">
        <w:lastRenderedPageBreak/>
        <w:t>wcześniej, czyli możliwość precyzyjnego określenia czasu pracy pracowników rozproszonych poza siedzibą firmy.</w:t>
      </w:r>
    </w:p>
    <w:p w:rsidR="00A4683B" w:rsidRDefault="00A4683B" w:rsidP="00A360D7">
      <w:pPr>
        <w:pStyle w:val="NormalnyIn"/>
      </w:pPr>
      <w:commentRangeStart w:id="502"/>
      <w:ins w:id="503" w:author="Sebastian Łuczak" w:date="2011-08-31T20:29:00Z">
        <w:r>
          <w:t>CO Z OPRORGRAMOWANIEM??</w:t>
        </w:r>
        <w:commentRangeEnd w:id="502"/>
        <w:r>
          <w:rPr>
            <w:rStyle w:val="Odwoaniedokomentarza"/>
            <w:rFonts w:ascii="Calibri" w:eastAsia="Calibri" w:hAnsi="Calibri"/>
            <w:lang w:eastAsia="en-US"/>
          </w:rPr>
          <w:commentReference w:id="502"/>
        </w:r>
      </w:ins>
    </w:p>
    <w:p w:rsidR="00A360D7" w:rsidRDefault="00A360D7" w:rsidP="00A360D7">
      <w:pPr>
        <w:pStyle w:val="NormalnyIn"/>
      </w:pPr>
      <w:r>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A360D7" w:rsidP="00A360D7">
      <w:pPr>
        <w:pStyle w:val="NormalnyIn"/>
      </w:pPr>
      <w:r>
        <w:t>Oczywiście zauważalną wadą zaproponowanego rozwiązania</w:t>
      </w:r>
      <w:r w:rsidR="00C227F5">
        <w:t>,</w:t>
      </w:r>
      <w:r>
        <w:t xml:space="preserve"> jest wrażliwość na dostępno</w:t>
      </w:r>
      <w:r w:rsidR="00C227F5">
        <w:t>ść usług transmisji danych. N</w:t>
      </w:r>
      <w:r w:rsidR="00886677">
        <w:t>iestety</w:t>
      </w:r>
      <w:r>
        <w:t xml:space="preserve"> wprowadzenie opcji pracy w trybie </w:t>
      </w:r>
      <w:proofErr w:type="spellStart"/>
      <w:r>
        <w:t>offline</w:t>
      </w:r>
      <w:proofErr w:type="spellEnd"/>
      <w:r>
        <w:t xml:space="preserve"> mogłoby spowodować ogromną wrażliwość na przekłamanie danych docierających do bazy, a raczej celową modyfikację daty systemowej przez użytkowników. Co prawda baza przechowuje dla każdego wpisu zarówno znacznik czasowy terminala użytkownika jak i se</w:t>
      </w:r>
      <w:r w:rsidR="00886677">
        <w:t>rwera obsługującego zdarzenie. J</w:t>
      </w:r>
      <w:r>
        <w:t xml:space="preserve">ednak zakładając działanie w trybie </w:t>
      </w:r>
      <w:proofErr w:type="spellStart"/>
      <w:r>
        <w:t>offline</w:t>
      </w:r>
      <w:proofErr w:type="spellEnd"/>
      <w:r>
        <w:t xml:space="preserve"> i kolejkowanie wysyłania danych do serwera, użytkownik mógłby celowo emulować przebywanie poza zasięgiem sieci tak, aby zamaskować opóźnione rozpoczęcie lub zakończenie realizacji zlecenia.</w:t>
      </w:r>
    </w:p>
    <w:p w:rsidR="00405739" w:rsidRDefault="00405739" w:rsidP="00405739">
      <w:pPr>
        <w:pStyle w:val="Nagwek2"/>
      </w:pPr>
      <w:bookmarkStart w:id="504" w:name="_Toc302336517"/>
      <w:r>
        <w:t>Założenia i budowa systemu</w:t>
      </w:r>
      <w:bookmarkEnd w:id="504"/>
    </w:p>
    <w:p w:rsidR="00405739" w:rsidRDefault="00405739" w:rsidP="009B35F9">
      <w:pPr>
        <w:pStyle w:val="NormalnyIn"/>
        <w:ind w:firstLine="0"/>
      </w:pPr>
      <w:r>
        <w:t xml:space="preserve">System składa się z dwóch aplikacji stacjonarnych, dwóch mobilnych oraz bazy danych. Aplikacje mobilne komunikują się z usługą internetową za pośrednictwem protokołu HTTP i poprzez wymianę </w:t>
      </w:r>
      <w:ins w:id="505" w:author="Sebastian Łuczak" w:date="2011-08-31T20:30:00Z">
        <w:r w:rsidR="00A4683B">
          <w:t xml:space="preserve">w formacie JSON </w:t>
        </w:r>
      </w:ins>
      <w:r>
        <w:t>zapytań</w:t>
      </w:r>
      <w:r w:rsidR="001F4A28">
        <w:t xml:space="preserve"> </w:t>
      </w:r>
      <w:ins w:id="506" w:author="Sebastian Łuczak" w:date="2011-08-31T20:30:00Z">
        <w:r w:rsidR="00A4683B">
          <w:t xml:space="preserve">i odpowiedzi </w:t>
        </w:r>
      </w:ins>
      <w:r>
        <w:t>POST</w:t>
      </w:r>
      <w:del w:id="507" w:author="Sebastian Łuczak" w:date="2011-08-31T20:30:00Z">
        <w:r w:rsidDel="00A4683B">
          <w:delText xml:space="preserve"> </w:delText>
        </w:r>
        <w:r w:rsidR="001F4A28" w:rsidDel="00A4683B">
          <w:delText>i odpowiedzi</w:delText>
        </w:r>
      </w:del>
      <w:del w:id="508" w:author="Sebastian Łuczak" w:date="2011-08-31T20:29:00Z">
        <w:r w:rsidR="001F4A28" w:rsidDel="00A4683B">
          <w:delText xml:space="preserve"> </w:delText>
        </w:r>
        <w:r w:rsidDel="00A4683B">
          <w:delText>w formacie JSON</w:delText>
        </w:r>
      </w:del>
      <w:r>
        <w:t xml:space="preserve">.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9445B1" w:rsidRDefault="009445B1"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9445B1" w:rsidRPr="009001C6" w:rsidRDefault="009445B1" w:rsidP="00405739">
      <w:pPr>
        <w:pStyle w:val="NormalnyIn"/>
      </w:pPr>
      <w:r w:rsidRPr="009445B1">
        <w:rPr>
          <w:highlight w:val="green"/>
        </w:rPr>
        <w:t>// to do obrazek</w:t>
      </w:r>
    </w:p>
    <w:p w:rsidR="00A360D7" w:rsidRDefault="00A360D7">
      <w:pPr>
        <w:jc w:val="left"/>
        <w:rPr>
          <w:rFonts w:ascii="Times New Roman" w:eastAsia="Times New Roman" w:hAnsi="Times New Roman"/>
          <w:sz w:val="24"/>
          <w:szCs w:val="24"/>
          <w:lang w:eastAsia="pl-PL"/>
        </w:rPr>
      </w:pPr>
    </w:p>
    <w:p w:rsidR="009B35F9" w:rsidRDefault="009B35F9">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br w:type="page"/>
      </w:r>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lastRenderedPageBreak/>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C6562C">
        <w:t xml:space="preserve"> -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w:t>
      </w:r>
      <w:ins w:id="509" w:author="Sebastian Łuczak" w:date="2011-08-31T20:30:00Z">
        <w:r w:rsidR="00BB107A">
          <w:t xml:space="preserve">telefonu </w:t>
        </w:r>
      </w:ins>
      <w:r w:rsidR="00130E4A">
        <w:t xml:space="preserve">której </w:t>
      </w:r>
      <w:del w:id="510" w:author="Sebastian Łuczak" w:date="2011-08-31T20:30:00Z">
        <w:r w:rsidR="00130E4A" w:rsidDel="00BB107A">
          <w:delText xml:space="preserve">telefonu </w:delText>
        </w:r>
      </w:del>
      <w:r w:rsidR="00130E4A">
        <w:t xml:space="preserve">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Jednocześnie</w:t>
      </w:r>
      <w:del w:id="511" w:author="Sebastian Łuczak" w:date="2011-08-31T20:30:00Z">
        <w:r w:rsidR="00886677" w:rsidDel="00BB107A">
          <w:delText>,</w:delText>
        </w:r>
      </w:del>
      <w:r w:rsidR="00130E4A" w:rsidRPr="00AD6FC8">
        <w:t xml:space="preserve"> jest to zabezpieczenie przed błędami</w:t>
      </w:r>
      <w:ins w:id="512" w:author="Sebastian Łuczak" w:date="2011-08-31T20:31:00Z">
        <w:r w:rsidR="00BB107A">
          <w:t xml:space="preserve"> o naturze</w:t>
        </w:r>
      </w:ins>
      <w:r w:rsidR="00130E4A" w:rsidRPr="00AD6FC8">
        <w:t xml:space="preserve"> ludzki</w:t>
      </w:r>
      <w:ins w:id="513" w:author="Sebastian Łuczak" w:date="2011-08-31T20:31:00Z">
        <w:r w:rsidR="00BB107A">
          <w:t>ej</w:t>
        </w:r>
      </w:ins>
      <w:del w:id="514" w:author="Sebastian Łuczak" w:date="2011-08-31T20:31:00Z">
        <w:r w:rsidR="00130E4A" w:rsidRPr="00AD6FC8" w:rsidDel="00BB107A">
          <w:delText>mi</w:delText>
        </w:r>
      </w:del>
      <w:r w:rsidR="00130E4A" w:rsidRPr="00AD6FC8">
        <w:t xml:space="preserve">. </w:t>
      </w:r>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ins w:id="515" w:author="Sebastian Łuczak" w:date="2011-09-01T00:32:00Z">
        <w:r w:rsidR="00CD48E8">
          <w:t xml:space="preserve"> </w:t>
        </w:r>
      </w:ins>
      <w:del w:id="516" w:author="Sebastian Łuczak" w:date="2011-08-31T20:31:00Z">
        <w:r w:rsidR="00886677" w:rsidDel="00BB107A">
          <w:delText>,</w:delText>
        </w:r>
      </w:del>
      <w:del w:id="517" w:author="Sebastian Łuczak" w:date="2011-09-01T00:32:00Z">
        <w:r w:rsidR="0027176B" w:rsidDel="00CD48E8">
          <w:delText xml:space="preserve"> </w:delText>
        </w:r>
      </w:del>
      <w:ins w:id="518" w:author="Sebastian Łuczak" w:date="2011-09-01T00:31:00Z">
        <w:r w:rsidR="00CD48E8">
          <w:t>który nie został jeszcze wprowadzony do systemu.</w:t>
        </w:r>
      </w:ins>
      <w:del w:id="519" w:author="Sebastian Łuczak" w:date="2011-09-01T00:31:00Z">
        <w:r w:rsidR="0027176B" w:rsidDel="00CD48E8">
          <w:delText>nie</w:delText>
        </w:r>
        <w:r w:rsidR="00AD6FC8" w:rsidDel="00CD48E8">
          <w:delText xml:space="preserve"> wprowadzon</w:delText>
        </w:r>
        <w:r w:rsidR="0027176B" w:rsidDel="00CD48E8">
          <w:delText>ego</w:delText>
        </w:r>
        <w:r w:rsidR="00AD6FC8" w:rsidDel="00CD48E8">
          <w:delText xml:space="preserve"> do systemu.</w:delText>
        </w:r>
      </w:del>
      <w:r w:rsidR="00AD6FC8">
        <w:t xml:space="preserve">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27176B">
        <w:t xml:space="preserve"> - s</w:t>
      </w:r>
      <w:r w:rsidR="00AD6FC8">
        <w:t xml:space="preserve">ystem posiada rozbudowany moduł uwierzytelniający użytkowników. Stworzone zostały trzy kategorie dostępu. Każdy użytkownik posiadający login i hasło </w:t>
      </w:r>
      <w:ins w:id="520" w:author="Sebastian Łuczak" w:date="2011-08-31T20:31:00Z">
        <w:r w:rsidR="00BB107A">
          <w:t xml:space="preserve">posiada </w:t>
        </w:r>
      </w:ins>
      <w:r w:rsidR="00AD6FC8">
        <w:t xml:space="preserve">również </w:t>
      </w:r>
      <w:del w:id="521" w:author="Sebastian Łuczak" w:date="2011-08-31T20:31:00Z">
        <w:r w:rsidR="00AD6FC8" w:rsidDel="00BB107A">
          <w:delText xml:space="preserve">posiada </w:delText>
        </w:r>
      </w:del>
      <w:r w:rsidR="00AD6FC8">
        <w:t xml:space="preserve">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proofErr w:type="spellStart"/>
      <w:r w:rsidRPr="00AD6FC8">
        <w:t>ROLE_USER</w:t>
      </w:r>
      <w:proofErr w:type="spellEnd"/>
      <w:r w:rsidRPr="00AD6FC8">
        <w:t xml:space="preserve"> –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proofErr w:type="spellStart"/>
      <w:r w:rsidRPr="00AD6FC8">
        <w:t>ROLE_SUPER_USER</w:t>
      </w:r>
      <w:proofErr w:type="spellEnd"/>
      <w:r w:rsidRPr="00AD6FC8">
        <w:t xml:space="preserve">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proofErr w:type="spellStart"/>
      <w:r w:rsidRPr="00AD6FC8">
        <w:t>ROLE_ADMIN</w:t>
      </w:r>
      <w:proofErr w:type="spellEnd"/>
      <w:r w:rsidRPr="00AD6FC8">
        <w:t xml:space="preserve">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Pr="00AD6FC8" w:rsidRDefault="0027176B" w:rsidP="0027176B">
      <w:pPr>
        <w:pStyle w:val="NormalnyIn"/>
        <w:ind w:left="1080" w:firstLine="0"/>
      </w:pPr>
    </w:p>
    <w:p w:rsidR="009B35F9" w:rsidRDefault="009B35F9">
      <w:pPr>
        <w:jc w:val="left"/>
        <w:rPr>
          <w:rFonts w:ascii="Times New Roman" w:eastAsia="Times New Roman" w:hAnsi="Times New Roman"/>
          <w:sz w:val="24"/>
          <w:szCs w:val="24"/>
          <w:lang w:eastAsia="pl-PL"/>
        </w:rPr>
      </w:pPr>
      <w:r>
        <w:br w:type="page"/>
      </w:r>
    </w:p>
    <w:p w:rsidR="00130E4A" w:rsidRDefault="00130E4A" w:rsidP="00E26979">
      <w:pPr>
        <w:pStyle w:val="NormalnyIn"/>
        <w:numPr>
          <w:ilvl w:val="0"/>
          <w:numId w:val="33"/>
        </w:numPr>
      </w:pPr>
      <w:r>
        <w:lastRenderedPageBreak/>
        <w:t>Nie może być sytuacji</w:t>
      </w:r>
      <w:r w:rsidR="00886677">
        <w:t>,</w:t>
      </w:r>
      <w:r w:rsidR="0027176B">
        <w:t xml:space="preserve"> w której na ten sam znacznik </w:t>
      </w:r>
      <w:r>
        <w:t>są stworzone dwa zdarzenia o statusie utworzone/rozpoczęte</w:t>
      </w:r>
      <w:r w:rsidR="0027176B">
        <w:t xml:space="preserve"> - j</w:t>
      </w:r>
      <w:r w:rsidR="00E26979">
        <w:t xml:space="preserve">est to spowodowane maksymalnym uproszczeniem 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27176B">
        <w:t xml:space="preserve"> - p</w:t>
      </w:r>
      <w:r w:rsidR="00E26979">
        <w:t>rzyjmujemy, że 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 -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27176B">
        <w:t xml:space="preserve"> - s</w:t>
      </w:r>
      <w:r>
        <w:t xml:space="preserve">ystem nie dokonuje zapisu informacji charakterystycznych dla lokalizacji na znaczniku w celu uniknięcia rozproszenia i ujawnienia danych. </w:t>
      </w:r>
    </w:p>
    <w:p w:rsidR="001C38B6" w:rsidRDefault="00BB107A">
      <w:pPr>
        <w:jc w:val="left"/>
      </w:pPr>
      <w:ins w:id="522" w:author="Sebastian Łuczak" w:date="2011-08-31T20:32:00Z">
        <w:r>
          <w:t>Wszystkie te założenia zostały zaimplementowane w kodzie i logika aplikacji pilnuje aby ich przestrzegać.</w:t>
        </w:r>
      </w:ins>
    </w:p>
    <w:p w:rsidR="0082106B" w:rsidRDefault="0082106B">
      <w:pPr>
        <w:jc w:val="left"/>
      </w:pPr>
      <w:r>
        <w:br w:type="page"/>
      </w:r>
    </w:p>
    <w:p w:rsidR="0082106B" w:rsidRDefault="0082106B" w:rsidP="0082106B">
      <w:pPr>
        <w:pStyle w:val="Nagwek1"/>
      </w:pPr>
      <w:bookmarkStart w:id="523" w:name="_Toc302336518"/>
      <w:r>
        <w:lastRenderedPageBreak/>
        <w:t>Opis systemu</w:t>
      </w:r>
      <w:bookmarkEnd w:id="523"/>
    </w:p>
    <w:p w:rsidR="0082106B" w:rsidRDefault="0082106B" w:rsidP="0082106B">
      <w:pPr>
        <w:pStyle w:val="Nagwek2"/>
      </w:pPr>
      <w:bookmarkStart w:id="524" w:name="_Toc302336519"/>
      <w:r>
        <w:t>Scenariusz użycia</w:t>
      </w:r>
      <w:bookmarkEnd w:id="524"/>
    </w:p>
    <w:p w:rsidR="0082106B" w:rsidRDefault="0082106B" w:rsidP="0082106B"/>
    <w:p w:rsidR="00A253C4" w:rsidRDefault="0082106B" w:rsidP="0082106B">
      <w:pPr>
        <w:pStyle w:val="NormalnyIn"/>
        <w:ind w:firstLine="0"/>
        <w:rPr>
          <w:ins w:id="525" w:author="Sebastian Łuczak" w:date="2011-08-31T20:33:00Z"/>
        </w:rPr>
      </w:pPr>
      <w:r>
        <w:t>Aplikacja może znaleźć zastosowanie w firmach zajmujących się serwisowaniem urządzeń położonych w różnych zewnętrznych lokalizacjach należących do zewnętrznych kontrah</w:t>
      </w:r>
      <w:r w:rsidR="00886677">
        <w:t xml:space="preserve">entów. </w:t>
      </w:r>
    </w:p>
    <w:p w:rsidR="00A55E3E" w:rsidRDefault="00886677">
      <w:pPr>
        <w:pStyle w:val="NormalnyIn"/>
        <w:pPrChange w:id="526" w:author="Sebastian Łuczak" w:date="2011-08-31T20:33:00Z">
          <w:pPr>
            <w:pStyle w:val="NormalnyIn"/>
            <w:ind w:firstLine="0"/>
          </w:pPr>
        </w:pPrChange>
      </w:pPr>
      <w:r>
        <w:t>Przypuśćmy sytuację</w:t>
      </w:r>
      <w:r w:rsidR="00A6721C">
        <w:t xml:space="preserve"> w której </w:t>
      </w:r>
      <w:r w:rsidR="0082106B">
        <w:t xml:space="preserve">firma </w:t>
      </w:r>
      <w:r w:rsidR="00EA3D56">
        <w:t>X</w:t>
      </w:r>
      <w:r w:rsidR="00A6721C">
        <w:t xml:space="preserve"> </w:t>
      </w:r>
      <w:r w:rsidR="0082106B">
        <w:t xml:space="preserve">zajmuję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w:t>
      </w:r>
      <w:del w:id="527" w:author="Sebastian Łuczak" w:date="2011-09-01T00:32:00Z">
        <w:r w:rsidDel="002E061E">
          <w:delText xml:space="preserve">internetowej </w:delText>
        </w:r>
      </w:del>
      <w:ins w:id="528" w:author="Sebastian Łuczak" w:date="2011-09-01T00:32:00Z">
        <w:r w:rsidR="002E061E">
          <w:t xml:space="preserve">sieciowej </w:t>
        </w:r>
      </w:ins>
      <w:r>
        <w:t>i portalu informacyjnego i wprowadza dane pracowników do bazy. Do pracowników przypisuje urządzenia mobilne</w:t>
      </w:r>
      <w:r w:rsidR="004F009F">
        <w:t>,</w:t>
      </w:r>
      <w:r>
        <w:t xml:space="preserve"> definiując numery IMSI i IMEI. Każdy pracownik posiada również identyfikator i hasło do systemu</w:t>
      </w:r>
      <w:ins w:id="529" w:author="Sebastian Łuczak" w:date="2011-08-31T20:33:00Z">
        <w:r w:rsidR="00A51646">
          <w:t xml:space="preserve"> oraz przydzieloną rolę</w:t>
        </w:r>
      </w:ins>
      <w:del w:id="530" w:author="Sebastian Łuczak" w:date="2011-08-31T20:33:00Z">
        <w:r w:rsidDel="00F025EA">
          <w:delText>.</w:delText>
        </w:r>
      </w:del>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ins w:id="531" w:author="Sebastian Łuczak" w:date="2011-08-31T20:34:00Z">
        <w:r w:rsidR="00062358">
          <w:t xml:space="preserve"> które ma być serwisowane</w:t>
        </w:r>
      </w:ins>
      <w:r w:rsidR="00886677">
        <w:t>,</w:t>
      </w:r>
      <w:r>
        <w:t xml:space="preserve"> na obudowie którego umieszczana jest naklejka ze znacznikiem</w:t>
      </w:r>
      <w:r w:rsidR="00691CA4">
        <w:t xml:space="preserve"> </w:t>
      </w:r>
      <w:proofErr w:type="spellStart"/>
      <w:r w:rsidR="00691CA4">
        <w:t>Mifare</w:t>
      </w:r>
      <w:proofErr w:type="spellEnd"/>
      <w:r w:rsidR="00691CA4">
        <w:t xml:space="preserve"> </w:t>
      </w:r>
      <w:proofErr w:type="spellStart"/>
      <w:r w:rsidR="00691CA4">
        <w:t>Ultralight</w:t>
      </w:r>
      <w:proofErr w:type="spellEnd"/>
      <w:r>
        <w:t xml:space="preserve"> i ewentualnym logiem </w:t>
      </w:r>
      <w:del w:id="532" w:author="Sebastian Łuczak" w:date="2011-08-31T20:35:00Z">
        <w:r w:rsidDel="00062358">
          <w:delText xml:space="preserve">naszej </w:delText>
        </w:r>
      </w:del>
      <w:r>
        <w:t xml:space="preserve">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w:t>
      </w:r>
      <w:del w:id="533" w:author="Sebastian Łuczak" w:date="2011-08-31T20:35:00Z">
        <w:r w:rsidDel="00062358">
          <w:delText>operator</w:delText>
        </w:r>
      </w:del>
      <w:ins w:id="534" w:author="Sebastian Łuczak" w:date="2011-08-31T20:36:00Z">
        <w:r w:rsidR="00062358">
          <w:t xml:space="preserve">operator </w:t>
        </w:r>
      </w:ins>
      <w:ins w:id="535" w:author="Sebastian Łuczak" w:date="2011-08-31T20:37:00Z">
        <w:r w:rsidR="00062358">
          <w:t>– osoba</w:t>
        </w:r>
      </w:ins>
      <w:ins w:id="536" w:author="Sebastian Łuczak" w:date="2011-08-31T20:35:00Z">
        <w:r w:rsidR="00062358">
          <w:t xml:space="preserve"> posiadająca uprawnienia super </w:t>
        </w:r>
        <w:proofErr w:type="spellStart"/>
        <w:r w:rsidR="00062358">
          <w:t>user</w:t>
        </w:r>
      </w:ins>
      <w:proofErr w:type="spellEnd"/>
      <w:r>
        <w:t>)</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lastRenderedPageBreak/>
        <w:t>Telefon sygnalizuje pomyślne zakończenie pracy i przełącza się w tryb oczekiwania na następne działanie.</w:t>
      </w:r>
    </w:p>
    <w:p w:rsidR="0082106B" w:rsidDel="00062358" w:rsidRDefault="0082106B" w:rsidP="0082106B">
      <w:pPr>
        <w:pStyle w:val="NormalnyIn"/>
        <w:rPr>
          <w:del w:id="537" w:author="Sebastian Łuczak" w:date="2011-08-31T20:36:00Z"/>
        </w:rPr>
      </w:pPr>
      <w:del w:id="538" w:author="Sebastian Łuczak" w:date="2011-08-31T20:36:00Z">
        <w:r w:rsidDel="00062358">
          <w:delText>Istotnym jest zaznaczenie tego, że w jednym momencie dany pracownik może realizować tylko jedno zgłoszen</w:delText>
        </w:r>
        <w:r w:rsidR="00886677" w:rsidDel="00062358">
          <w:delText>ie. Informacja ta jest przekazywana w postaci czytelnego komunikatu, skierowanego bezpośrednio do pracownika podczas próby rozpoczęcia kolejnego zlecenia.</w:delText>
        </w:r>
      </w:del>
    </w:p>
    <w:p w:rsidR="0082106B" w:rsidRPr="009001C6" w:rsidRDefault="0082106B" w:rsidP="0082106B">
      <w:pPr>
        <w:pStyle w:val="NormalnyIn"/>
      </w:pPr>
      <w:r>
        <w:t>Pracodawca</w:t>
      </w:r>
      <w:ins w:id="539" w:author="Sebastian Łuczak" w:date="2011-08-31T20:37:00Z">
        <w:r w:rsidR="00062358">
          <w:t>,</w:t>
        </w:r>
      </w:ins>
      <w:r>
        <w:t xml:space="preserve"> </w:t>
      </w:r>
      <w:del w:id="540" w:author="Sebastian Łuczak" w:date="2011-08-31T20:37:00Z">
        <w:r w:rsidDel="00062358">
          <w:delText xml:space="preserve">lub </w:delText>
        </w:r>
      </w:del>
      <w:r>
        <w:t xml:space="preserve">operator </w:t>
      </w:r>
      <w:ins w:id="541" w:author="Sebastian Łuczak" w:date="2011-08-31T20:37:00Z">
        <w:r w:rsidR="00062358">
          <w:t xml:space="preserve">lub administrator </w:t>
        </w:r>
      </w:ins>
      <w:r>
        <w:t>mo</w:t>
      </w:r>
      <w:ins w:id="542" w:author="Sebastian Łuczak" w:date="2011-08-31T20:37:00Z">
        <w:r w:rsidR="00062358">
          <w:t>że</w:t>
        </w:r>
      </w:ins>
      <w:del w:id="543" w:author="Sebastian Łuczak" w:date="2011-08-31T20:37:00Z">
        <w:r w:rsidDel="00062358">
          <w:delText>gą</w:delText>
        </w:r>
      </w:del>
      <w:r>
        <w:t xml:space="preserve"> sprawdzić w panelu administracyjnym stany realizacji wszystkich zleceń oraz czas jaki został poświęcony na realizację konkretnej czynności</w:t>
      </w:r>
      <w:ins w:id="544" w:author="Sebastian Łuczak" w:date="2011-08-31T20:37:00Z">
        <w:r w:rsidR="00062358">
          <w:t xml:space="preserve"> przez danego pracownika.</w:t>
        </w:r>
      </w:ins>
      <w:del w:id="545" w:author="Sebastian Łuczak" w:date="2011-08-31T20:37:00Z">
        <w:r w:rsidDel="00062358">
          <w:delText>.</w:delText>
        </w:r>
      </w:del>
    </w:p>
    <w:p w:rsidR="00465A01" w:rsidRDefault="0082106B" w:rsidP="00465A01">
      <w:pPr>
        <w:pStyle w:val="Nagwek2"/>
        <w:rPr>
          <w:ins w:id="546" w:author="Sebastian Łuczak" w:date="2011-08-31T20:37:00Z"/>
        </w:rPr>
      </w:pPr>
      <w:bookmarkStart w:id="547" w:name="_Toc302336520"/>
      <w:r>
        <w:t xml:space="preserve">Baza </w:t>
      </w:r>
      <w:r w:rsidR="00465A01">
        <w:t>danych</w:t>
      </w:r>
      <w:bookmarkEnd w:id="547"/>
    </w:p>
    <w:p w:rsidR="00A55E3E" w:rsidRDefault="00062358">
      <w:pPr>
        <w:pStyle w:val="Nagwek3"/>
        <w:pPrChange w:id="548" w:author="Sebastian Łuczak" w:date="2011-08-31T20:38:00Z">
          <w:pPr>
            <w:pStyle w:val="Nagwek2"/>
          </w:pPr>
        </w:pPrChange>
      </w:pPr>
      <w:ins w:id="549" w:author="Sebastian Łuczak" w:date="2011-08-31T20:38:00Z">
        <w:r>
          <w:t xml:space="preserve"> Cel powstania</w:t>
        </w:r>
      </w:ins>
    </w:p>
    <w:p w:rsidR="00062358" w:rsidRDefault="00E35B76" w:rsidP="0082106B">
      <w:pPr>
        <w:pStyle w:val="NormalnyIn"/>
        <w:ind w:firstLine="0"/>
        <w:rPr>
          <w:ins w:id="550" w:author="Sebastian Łuczak" w:date="2011-08-31T20:38:00Z"/>
        </w:rPr>
      </w:pPr>
      <w:r>
        <w:t>Baza danych</w:t>
      </w:r>
      <w:del w:id="551" w:author="Sebastian Łuczak" w:date="2011-08-31T20:38:00Z">
        <w:r w:rsidR="00C16F70" w:rsidDel="00062358">
          <w:delText>,</w:delText>
        </w:r>
      </w:del>
      <w:r>
        <w:t xml:space="preserve"> jest podstawowym elementem opracowanego przez nas 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w:t>
      </w:r>
    </w:p>
    <w:p w:rsidR="00A55E3E" w:rsidRDefault="00062358">
      <w:pPr>
        <w:pStyle w:val="Nagwek3"/>
        <w:pPrChange w:id="552" w:author="Sebastian Łuczak" w:date="2011-08-31T20:38:00Z">
          <w:pPr>
            <w:pStyle w:val="NormalnyIn"/>
            <w:ind w:firstLine="0"/>
          </w:pPr>
        </w:pPrChange>
      </w:pPr>
      <w:ins w:id="553" w:author="Sebastian Łuczak" w:date="2011-08-31T20:38:00Z">
        <w:r>
          <w:t>Szczegóły implementacji</w:t>
        </w:r>
      </w:ins>
      <w:r w:rsidR="0074625B">
        <w:t xml:space="preserve"> </w:t>
      </w:r>
    </w:p>
    <w:p w:rsidR="00A55E3E" w:rsidRDefault="00E35B76">
      <w:pPr>
        <w:pStyle w:val="NormalnyIn"/>
        <w:ind w:firstLine="0"/>
        <w:pPrChange w:id="554" w:author="Sebastian Łuczak" w:date="2011-08-31T20:38:00Z">
          <w:pPr>
            <w:pStyle w:val="NormalnyIn"/>
          </w:pPr>
        </w:pPrChange>
      </w:pPr>
      <w:del w:id="555" w:author="Sebastian Łuczak" w:date="2011-08-31T20:38:00Z">
        <w:r w:rsidDel="00062358">
          <w:delText xml:space="preserve">Została ona </w:delText>
        </w:r>
      </w:del>
      <w:ins w:id="556" w:author="Sebastian Łuczak" w:date="2011-08-31T20:38:00Z">
        <w:r w:rsidR="00062358">
          <w:t xml:space="preserve">Baza została </w:t>
        </w:r>
      </w:ins>
      <w:r>
        <w:t>stworzona w języku SQL</w:t>
      </w:r>
      <w:del w:id="557" w:author="Sebastian Łuczak" w:date="2011-08-31T20:39:00Z">
        <w:r w:rsidR="00C16F70" w:rsidDel="000B2C9A">
          <w:delText>,</w:delText>
        </w:r>
      </w:del>
      <w:r>
        <w:t xml:space="preserve"> na serwerze Oracle 10g Express </w:t>
      </w:r>
      <w:proofErr w:type="spellStart"/>
      <w:r>
        <w:t>Edition</w:t>
      </w:r>
      <w:proofErr w:type="spellEnd"/>
      <w:r w:rsidR="00131EC8">
        <w:t xml:space="preserve"> w oparciu o relacyjny model danych</w:t>
      </w:r>
      <w:r>
        <w:t>.</w:t>
      </w:r>
      <w:r w:rsidR="007C6995">
        <w:t xml:space="preserve"> </w:t>
      </w:r>
      <w:r w:rsidR="007C6995" w:rsidRPr="007C6995">
        <w:t xml:space="preserve">Twórcą tego modelu jest Edgar Frank </w:t>
      </w:r>
      <w:proofErr w:type="spellStart"/>
      <w:r w:rsidR="007C6995" w:rsidRPr="007C6995">
        <w:t>Codd</w:t>
      </w:r>
      <w:proofErr w:type="spellEnd"/>
      <w:r w:rsidR="007C6995" w:rsidRPr="007C6995">
        <w:t xml:space="preserve">, który w swojej publikacji A </w:t>
      </w:r>
      <w:proofErr w:type="spellStart"/>
      <w:r w:rsidR="007C6995" w:rsidRPr="007C6995">
        <w:t>Relational</w:t>
      </w:r>
      <w:proofErr w:type="spellEnd"/>
      <w:r w:rsidR="007C6995" w:rsidRPr="007C6995">
        <w:t xml:space="preserve"> Model of Data for </w:t>
      </w:r>
      <w:proofErr w:type="spellStart"/>
      <w:r w:rsidR="007C6995" w:rsidRPr="007C6995">
        <w:t>Large</w:t>
      </w:r>
      <w:proofErr w:type="spellEnd"/>
      <w:r w:rsidR="007C6995" w:rsidRPr="007C6995">
        <w:t xml:space="preserve"> </w:t>
      </w:r>
      <w:proofErr w:type="spellStart"/>
      <w:r w:rsidR="007C6995" w:rsidRPr="007C6995">
        <w:t>Shared</w:t>
      </w:r>
      <w:proofErr w:type="spellEnd"/>
      <w:r w:rsidR="007C6995" w:rsidRPr="007C6995">
        <w:t xml:space="preserve"> Data Banks</w:t>
      </w:r>
      <w:r w:rsidR="00E7232E">
        <w:t xml:space="preserve"> </w:t>
      </w:r>
      <w:sdt>
        <w:sdtPr>
          <w:id w:val="12457113"/>
          <w:citation/>
        </w:sdtPr>
        <w:sdtContent>
          <w:fldSimple w:instr=" CITATION EdgarFrankCodd \l 1045 ">
            <w:r w:rsidR="00426962">
              <w:rPr>
                <w:noProof/>
              </w:rPr>
              <w:t>[16]</w:t>
            </w:r>
          </w:fldSimple>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ins w:id="558" w:author="Sebastian Łuczak" w:date="2011-08-31T20:39:00Z">
        <w:r w:rsidR="000B2C9A">
          <w:t xml:space="preserve">one </w:t>
        </w:r>
      </w:ins>
      <w:r w:rsidR="007C6995">
        <w:t xml:space="preserve">zbiorem rekordów o ustalonej i identycznej strukturze wewnętrznej. Każda z nich posiada nazwę, nagłówek oraz zbiór atrybutów, zawartością relacji </w:t>
      </w:r>
      <w:ins w:id="559" w:author="Sebastian Łuczak" w:date="2011-08-31T20:40:00Z">
        <w:r w:rsidR="007062B9">
          <w:t xml:space="preserve">są </w:t>
        </w:r>
      </w:ins>
      <w:r w:rsidR="007C6995">
        <w:t xml:space="preserve">z </w:t>
      </w:r>
      <w:proofErr w:type="spellStart"/>
      <w:r w:rsidR="007C6995">
        <w:t>kolei</w:t>
      </w:r>
      <w:del w:id="560" w:author="Sebastian Łuczak" w:date="2011-08-31T20:40:00Z">
        <w:r w:rsidR="007C6995" w:rsidDel="007062B9">
          <w:delText xml:space="preserve"> są </w:delText>
        </w:r>
      </w:del>
      <w:r w:rsidR="007C6995">
        <w:t>kro</w:t>
      </w:r>
      <w:r w:rsidR="00C16F70">
        <w:t>t</w:t>
      </w:r>
      <w:r w:rsidR="007C6995">
        <w:t>ki</w:t>
      </w:r>
      <w:proofErr w:type="spellEnd"/>
      <w:r w:rsidR="007C6995">
        <w:t>. Krotka jest jednoznacznie identyfikowana przez klucz główny</w:t>
      </w:r>
      <w:ins w:id="561" w:author="Sebastian Łuczak" w:date="2011-09-01T00:38:00Z">
        <w:r w:rsidR="002E061E">
          <w:t xml:space="preserve"> (ang. </w:t>
        </w:r>
        <w:proofErr w:type="spellStart"/>
        <w:r w:rsidR="002E061E">
          <w:t>Primary</w:t>
        </w:r>
        <w:proofErr w:type="spellEnd"/>
        <w:r w:rsidR="002E061E">
          <w:t xml:space="preserve"> </w:t>
        </w:r>
        <w:proofErr w:type="spellStart"/>
        <w:r w:rsidR="002E061E">
          <w:t>Key</w:t>
        </w:r>
        <w:proofErr w:type="spellEnd"/>
        <w:r w:rsidR="002E061E">
          <w:t xml:space="preserve">) </w:t>
        </w:r>
      </w:ins>
      <w:r w:rsidR="007C6995">
        <w:t xml:space="preserve"> będący unikatową wartością.</w:t>
      </w:r>
    </w:p>
    <w:p w:rsidR="007C6995" w:rsidRDefault="002119B5" w:rsidP="00847CA5">
      <w:pPr>
        <w:pStyle w:val="NormalnyIn"/>
      </w:pPr>
      <w:r>
        <w:t>Ważnym elementem przedstawianego modelu</w:t>
      </w:r>
      <w:r w:rsidR="00C16F70">
        <w:t>,</w:t>
      </w:r>
      <w:r>
        <w:t xml:space="preserve"> jest klucz obcy (ang. Foreign </w:t>
      </w:r>
      <w:proofErr w:type="spellStart"/>
      <w:r>
        <w:t>key</w:t>
      </w:r>
      <w:proofErr w:type="spellEnd"/>
      <w:r>
        <w:t xml:space="preserve">),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lastRenderedPageBreak/>
        <w:t xml:space="preserve">Językiem służącym do tworzenia zapytań oraz struktury bazy danych jest SQL (ang.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p w:rsidR="00465A01" w:rsidRDefault="00E35B76" w:rsidP="00847CA5">
      <w:pPr>
        <w:pStyle w:val="NormalnyIn"/>
      </w:pPr>
      <w:r>
        <w:t>Dzięki zaawansowanym możliwościom bazy danych Oracle</w:t>
      </w:r>
      <w:r w:rsidR="00C16F70">
        <w:t>,</w:t>
      </w:r>
      <w:r>
        <w:t xml:space="preserve"> stworzyłem mechanizmy zabezpieczające bazę przed wprowadzeniem błędnych danych, danych niezgodnych z przyjętymi założeniami oraz powtarzających się rekordów. </w:t>
      </w:r>
    </w:p>
    <w:p w:rsidR="00E35B76" w:rsidRPr="00465A01" w:rsidRDefault="00847CA5" w:rsidP="00847CA5">
      <w:pPr>
        <w:pStyle w:val="NormalnyIn"/>
      </w:pPr>
      <w:r>
        <w:tab/>
        <w:t xml:space="preserve">Na rysunku </w:t>
      </w:r>
      <w:r w:rsidRPr="00847CA5">
        <w:rPr>
          <w:highlight w:val="green"/>
        </w:rPr>
        <w:t>…</w:t>
      </w:r>
      <w:r>
        <w:t xml:space="preserve"> został przedstawiony schemat użytej w systemie bazy danych. </w:t>
      </w:r>
    </w:p>
    <w:p w:rsidR="00FC5679" w:rsidRDefault="00134211" w:rsidP="00134211">
      <w:pPr>
        <w:ind w:left="-1440"/>
      </w:pPr>
      <w:r>
        <w:rPr>
          <w:noProof/>
          <w:lang w:eastAsia="pl-PL"/>
        </w:rPr>
        <w:lastRenderedPageBreak/>
        <w:drawing>
          <wp:inline distT="0" distB="0" distL="0" distR="0">
            <wp:extent cx="7054610" cy="7686136"/>
            <wp:effectExtent l="19050" t="0" r="0"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18" cstate="print"/>
                    <a:stretch>
                      <a:fillRect/>
                    </a:stretch>
                  </pic:blipFill>
                  <pic:spPr>
                    <a:xfrm>
                      <a:off x="0" y="0"/>
                      <a:ext cx="7068381" cy="7701140"/>
                    </a:xfrm>
                    <a:prstGeom prst="rect">
                      <a:avLst/>
                    </a:prstGeom>
                  </pic:spPr>
                </pic:pic>
              </a:graphicData>
            </a:graphic>
          </wp:inline>
        </w:drawing>
      </w:r>
    </w:p>
    <w:p w:rsidR="00FC5679" w:rsidRDefault="00FC5679" w:rsidP="00FC5679"/>
    <w:p w:rsidR="00FC5679" w:rsidRPr="000171CD" w:rsidRDefault="000171CD" w:rsidP="000171CD">
      <w:pPr>
        <w:pStyle w:val="Bezodstpw"/>
        <w:jc w:val="center"/>
        <w:rPr>
          <w:rFonts w:ascii="Times New Roman" w:hAnsi="Times New Roman"/>
          <w:i/>
          <w:sz w:val="24"/>
          <w:szCs w:val="24"/>
        </w:rPr>
      </w:pPr>
      <w:r w:rsidRPr="000171CD">
        <w:rPr>
          <w:rFonts w:ascii="Times New Roman" w:hAnsi="Times New Roman"/>
          <w:i/>
          <w:sz w:val="24"/>
          <w:szCs w:val="24"/>
        </w:rPr>
        <w:t xml:space="preserve">Rysunek </w:t>
      </w:r>
      <w:r w:rsidRPr="000171CD">
        <w:rPr>
          <w:rFonts w:ascii="Times New Roman" w:hAnsi="Times New Roman"/>
          <w:i/>
          <w:sz w:val="24"/>
          <w:szCs w:val="24"/>
          <w:highlight w:val="green"/>
        </w:rPr>
        <w:t>…</w:t>
      </w:r>
      <w:r w:rsidRPr="000171CD">
        <w:rPr>
          <w:rFonts w:ascii="Times New Roman" w:hAnsi="Times New Roman"/>
          <w:i/>
          <w:sz w:val="24"/>
          <w:szCs w:val="24"/>
        </w:rPr>
        <w:t>Schemat stworzonej bazy danych</w:t>
      </w:r>
    </w:p>
    <w:p w:rsidR="00FC5679" w:rsidRDefault="00FC5679" w:rsidP="00FC5679"/>
    <w:p w:rsidR="00FC5679" w:rsidRDefault="00FC5679" w:rsidP="00FC5679"/>
    <w:p w:rsidR="00FC5679" w:rsidRDefault="00FC5679" w:rsidP="00FC5679"/>
    <w:p w:rsidR="00FC5679" w:rsidRDefault="00FC5679" w:rsidP="00FC5679"/>
    <w:p w:rsidR="00FC5679" w:rsidRDefault="00FC5679" w:rsidP="00FC5679"/>
    <w:p w:rsidR="00FC5679" w:rsidRDefault="00FC5679" w:rsidP="00FC5679"/>
    <w:p w:rsidR="00134211" w:rsidRDefault="00847CA5" w:rsidP="00134211">
      <w:pPr>
        <w:pStyle w:val="Nagwek3"/>
        <w:rPr>
          <w:noProof/>
        </w:rPr>
      </w:pPr>
      <w:r w:rsidRPr="00AC4B25">
        <w:rPr>
          <w:noProof/>
        </w:rPr>
        <w:lastRenderedPageBreak/>
        <w:t xml:space="preserve">  </w:t>
      </w:r>
      <w:bookmarkStart w:id="562" w:name="_Toc302336521"/>
      <w:r w:rsidR="00CB27C6" w:rsidRPr="00AC4B25">
        <w:rPr>
          <w:noProof/>
        </w:rPr>
        <w:t>Opis tabel</w:t>
      </w:r>
      <w:bookmarkEnd w:id="562"/>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 ich pól został zamieszczony w </w:t>
      </w:r>
      <w:r w:rsidRPr="00444C00">
        <w:t>dodatku A</w:t>
      </w:r>
      <w:r w:rsidR="00444C00">
        <w:t>.</w:t>
      </w:r>
    </w:p>
    <w:p w:rsidR="00752657" w:rsidRDefault="00CB27C6" w:rsidP="00E7232E">
      <w:pPr>
        <w:pStyle w:val="NormalnyIn"/>
      </w:pPr>
      <w:r w:rsidRPr="00AC4B25">
        <w:t xml:space="preserve">Tabela </w:t>
      </w:r>
      <w:proofErr w:type="spellStart"/>
      <w:r w:rsidRPr="000E7F93">
        <w:rPr>
          <w:i/>
        </w:rPr>
        <w:t>users</w:t>
      </w:r>
      <w:proofErr w:type="spellEnd"/>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 xml:space="preserve">(ang. </w:t>
      </w:r>
      <w:proofErr w:type="spellStart"/>
      <w:r w:rsidR="000E7F93">
        <w:t>Secure</w:t>
      </w:r>
      <w:proofErr w:type="spellEnd"/>
      <w:r w:rsidR="000E7F93">
        <w:t xml:space="preserve"> </w:t>
      </w:r>
      <w:proofErr w:type="spellStart"/>
      <w:r w:rsidR="000E7F93">
        <w:t>Hash</w:t>
      </w:r>
      <w:proofErr w:type="spellEnd"/>
      <w:r w:rsidR="000E7F93">
        <w:t xml:space="preserve"> </w:t>
      </w:r>
      <w:proofErr w:type="spellStart"/>
      <w:r w:rsidR="000E7F93">
        <w:t>Algorithm</w:t>
      </w:r>
      <w:proofErr w:type="spellEnd"/>
      <w:r w:rsidR="000E7F93">
        <w:t>)</w:t>
      </w:r>
      <w:r w:rsidR="00752657">
        <w:t xml:space="preserve">, datę zarejestrowania oraz to czy </w:t>
      </w:r>
      <w:r w:rsidR="000E7F93">
        <w:t xml:space="preserve">użytkownik </w:t>
      </w:r>
      <w:r w:rsidR="00752657">
        <w:t xml:space="preserve">jest aktywny czy też nie. </w:t>
      </w:r>
    </w:p>
    <w:p w:rsidR="00752657" w:rsidRDefault="00752657" w:rsidP="00E7232E">
      <w:pPr>
        <w:pStyle w:val="NormalnyIn"/>
      </w:pPr>
      <w:r>
        <w:t xml:space="preserve">Tabela </w:t>
      </w:r>
      <w:proofErr w:type="spellStart"/>
      <w:r w:rsidRPr="000E7F93">
        <w:rPr>
          <w:i/>
        </w:rPr>
        <w:t>user_privileges</w:t>
      </w:r>
      <w:proofErr w:type="spellEnd"/>
      <w:r w:rsidR="00947535">
        <w:t xml:space="preserve">, </w:t>
      </w:r>
      <w:r>
        <w:t>przechowuje identyfikator użytkownika</w:t>
      </w:r>
      <w:r w:rsidR="000E7F93">
        <w:t>,</w:t>
      </w:r>
      <w:r>
        <w:t xml:space="preserve"> będący kluczem obcym z tabeli </w:t>
      </w:r>
      <w:proofErr w:type="spellStart"/>
      <w:r w:rsidRPr="000E7F93">
        <w:rPr>
          <w:i/>
        </w:rPr>
        <w:t>users</w:t>
      </w:r>
      <w:proofErr w:type="spellEnd"/>
      <w:r>
        <w:t xml:space="preserve"> oraz rolę przypisaną do użytkownika. Relacja pomiędzy tabelą </w:t>
      </w:r>
      <w:proofErr w:type="spellStart"/>
      <w:r w:rsidRPr="000E7F93">
        <w:rPr>
          <w:i/>
        </w:rPr>
        <w:t>users</w:t>
      </w:r>
      <w:proofErr w:type="spellEnd"/>
      <w:r>
        <w:t xml:space="preserve"> a </w:t>
      </w:r>
      <w:proofErr w:type="spellStart"/>
      <w:r w:rsidRPr="000E7F93">
        <w:rPr>
          <w:i/>
        </w:rPr>
        <w:t>user_privileges</w:t>
      </w:r>
      <w:proofErr w:type="spellEnd"/>
      <w:r>
        <w:t xml:space="preserve"> jest relacją 1 do 1</w:t>
      </w:r>
      <w:r w:rsidR="000E7F93">
        <w:t>,</w:t>
      </w:r>
      <w:r>
        <w:t xml:space="preserve"> a więc tylko jedna rola może zostać przypisana danemu użytkownikowi. </w:t>
      </w:r>
      <w:r w:rsidR="0074625B">
        <w:t>W tabeli</w:t>
      </w:r>
      <w:r w:rsidR="000E7F93">
        <w:t>,</w:t>
      </w:r>
      <w:r w:rsidR="0074625B">
        <w:t xml:space="preserve">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proofErr w:type="spellStart"/>
      <w:r w:rsidRPr="000E7F93">
        <w:rPr>
          <w:i/>
        </w:rPr>
        <w:t>employee</w:t>
      </w:r>
      <w:proofErr w:type="spellEnd"/>
      <w:r w:rsidR="000E7F93" w:rsidRPr="000E7F93">
        <w:t>,</w:t>
      </w:r>
      <w:r w:rsidR="00947535">
        <w:t xml:space="preserve"> jest główną ta</w:t>
      </w:r>
      <w:r>
        <w:t>b</w:t>
      </w:r>
      <w:r w:rsidR="00947535">
        <w:t>e</w:t>
      </w:r>
      <w:r>
        <w:t>lą przechowującą informacje szczegółowe na temat pracowników zarejestrowanych w systemie. Zawiera on</w:t>
      </w:r>
      <w:ins w:id="563" w:author="Sebastian Łuczak" w:date="2011-08-31T23:04:00Z">
        <w:r w:rsidR="00B8503E">
          <w:t>a</w:t>
        </w:r>
      </w:ins>
      <w:r>
        <w:t xml:space="preserve"> identyfikator użytkownika</w:t>
      </w:r>
      <w:r w:rsidR="000E7F93">
        <w:t>,</w:t>
      </w:r>
      <w:r>
        <w:t xml:space="preserve"> będący kluczem obcym pozwalający na określenie </w:t>
      </w:r>
      <w:proofErr w:type="spellStart"/>
      <w:r>
        <w:t>loginu</w:t>
      </w:r>
      <w:proofErr w:type="spellEnd"/>
      <w:r>
        <w:t xml:space="preserve"> i hasła danego pracownika. Relacja pomiędzy </w:t>
      </w:r>
      <w:r w:rsidR="00FC5679">
        <w:t xml:space="preserve">tabelą </w:t>
      </w:r>
      <w:proofErr w:type="spellStart"/>
      <w:r w:rsidR="00FC5679" w:rsidRPr="000E7F93">
        <w:rPr>
          <w:i/>
        </w:rPr>
        <w:t>users</w:t>
      </w:r>
      <w:proofErr w:type="spellEnd"/>
      <w:r w:rsidR="00FC5679">
        <w:t xml:space="preserve"> a </w:t>
      </w:r>
      <w:proofErr w:type="spellStart"/>
      <w:r w:rsidR="00FC5679" w:rsidRPr="000E7F93">
        <w:rPr>
          <w:i/>
        </w:rPr>
        <w:t>employee</w:t>
      </w:r>
      <w:proofErr w:type="spellEnd"/>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proofErr w:type="spellStart"/>
      <w:r w:rsidRPr="000E7F93">
        <w:rPr>
          <w:i/>
        </w:rPr>
        <w:t>employee</w:t>
      </w:r>
      <w:proofErr w:type="spellEnd"/>
      <w:r>
        <w:t xml:space="preserve"> </w:t>
      </w:r>
      <w:r w:rsidR="00FC5679">
        <w:t>w relacji wiele do jednego</w:t>
      </w:r>
      <w:r w:rsidR="000E7F93">
        <w:t>,</w:t>
      </w:r>
      <w:r w:rsidR="00FC5679">
        <w:t xml:space="preserve"> </w:t>
      </w:r>
      <w:r>
        <w:t>dzięki któremu możliwy jest mechaniz</w:t>
      </w:r>
      <w:r w:rsidR="00FC5679">
        <w:t>m przypisania urządzenia do danego pracownika. Pracownik</w:t>
      </w:r>
      <w:r w:rsidR="000E7F93">
        <w:t>,</w:t>
      </w:r>
      <w:r w:rsidR="00FC5679">
        <w:t xml:space="preserve"> może posiadać wiele urządzeń ale już konkretne urządzenie</w:t>
      </w:r>
      <w:r w:rsidR="000E7F93">
        <w:t>,</w:t>
      </w:r>
      <w:r w:rsidR="00FC5679">
        <w:t xml:space="preserve"> może zostać przypisane tylko jednemu pracownikowi. Każde urządzenie zarejestrowane w systemie</w:t>
      </w:r>
      <w:del w:id="564" w:author="Sebastian Łuczak" w:date="2011-08-31T23:04:00Z">
        <w:r w:rsidR="000E7F93" w:rsidDel="00B8503E">
          <w:delText>,</w:delText>
        </w:r>
      </w:del>
      <w:r w:rsidR="00FC5679">
        <w:t xml:space="preserve"> musi posiadać </w:t>
      </w:r>
      <w:r w:rsidR="000F366F">
        <w:t>stat</w:t>
      </w:r>
      <w:r w:rsidR="00E7232E">
        <w:t>us zgodny z przyjętą konwencją.</w:t>
      </w:r>
    </w:p>
    <w:p w:rsidR="00FC5679" w:rsidRDefault="00FC5679" w:rsidP="00E7232E">
      <w:pPr>
        <w:pStyle w:val="NormalnyIn"/>
      </w:pPr>
      <w:r>
        <w:t xml:space="preserve">Tabela </w:t>
      </w:r>
      <w:proofErr w:type="spellStart"/>
      <w:r w:rsidRPr="000E7F93">
        <w:rPr>
          <w:i/>
        </w:rPr>
        <w:t>events</w:t>
      </w:r>
      <w:proofErr w:type="spellEnd"/>
      <w:r>
        <w:t xml:space="preserve"> zawiera dane opisujące zdarzenia rejestrowane przez usługę sieciową lub panel administracyjny. Każde zdarzenie obowiązkowo musi posiadać status, datę utworzenia, identyfikator </w:t>
      </w:r>
      <w:ins w:id="565" w:author="Sebastian Łuczak" w:date="2011-09-01T00:39:00Z">
        <w:r w:rsidR="00906073">
          <w:t>znacznika przypisany do danej</w:t>
        </w:r>
      </w:ins>
      <w:del w:id="566" w:author="Sebastian Łuczak" w:date="2011-08-31T23:04:00Z">
        <w:r w:rsidDel="00B8503E">
          <w:delText xml:space="preserve">Tagu </w:delText>
        </w:r>
      </w:del>
      <w:del w:id="567" w:author="Sebastian Łuczak" w:date="2011-09-01T00:39:00Z">
        <w:r w:rsidDel="00906073">
          <w:delText>dla</w:delText>
        </w:r>
      </w:del>
      <w:r>
        <w:t xml:space="preserve"> lokalizacji oraz identyfikator użytkownika</w:t>
      </w:r>
      <w:r w:rsidR="000E7F93">
        <w:t>,</w:t>
      </w:r>
      <w:r>
        <w:t xml:space="preserve"> który zarejestrował dane zdarzenie. Tabela </w:t>
      </w:r>
      <w:proofErr w:type="spellStart"/>
      <w:r w:rsidRPr="000E7F93">
        <w:t>events</w:t>
      </w:r>
      <w:proofErr w:type="spellEnd"/>
      <w:r w:rsidR="000E7F93">
        <w:rPr>
          <w:i/>
        </w:rPr>
        <w:t>,</w:t>
      </w:r>
      <w:r>
        <w:t xml:space="preserve"> posiada trzy klucze obce, dwa do tabeli </w:t>
      </w:r>
      <w:proofErr w:type="spellStart"/>
      <w:r w:rsidRPr="000E7F93">
        <w:rPr>
          <w:i/>
        </w:rPr>
        <w:t>users</w:t>
      </w:r>
      <w:proofErr w:type="spellEnd"/>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w:t>
      </w:r>
      <w:del w:id="568" w:author="Sebastian Łuczak" w:date="2011-08-31T23:04:00Z">
        <w:r w:rsidR="000E7F93" w:rsidDel="00B8503E">
          <w:delText>,</w:delText>
        </w:r>
      </w:del>
      <w:r>
        <w:t xml:space="preserve"> jest identyfikator lokalizacji na którą zarejestrowane jest zdarzenie.  </w:t>
      </w:r>
    </w:p>
    <w:p w:rsidR="006C2DB7" w:rsidRDefault="00FC5679" w:rsidP="00E7232E">
      <w:pPr>
        <w:pStyle w:val="NormalnyIn"/>
      </w:pPr>
      <w:r>
        <w:t xml:space="preserve">Tabela </w:t>
      </w:r>
      <w:proofErr w:type="spellStart"/>
      <w:r w:rsidRPr="000E7F93">
        <w:rPr>
          <w:i/>
        </w:rPr>
        <w:t>locations</w:t>
      </w:r>
      <w:proofErr w:type="spellEnd"/>
      <w:r>
        <w:t xml:space="preserve"> jest miejscem</w:t>
      </w:r>
      <w:r w:rsidR="000E7F93">
        <w:t>,</w:t>
      </w:r>
      <w:r>
        <w:t xml:space="preserve"> w którym przechowywane </w:t>
      </w:r>
      <w:proofErr w:type="spellStart"/>
      <w:r>
        <w:t>sa</w:t>
      </w:r>
      <w:proofErr w:type="spellEnd"/>
      <w:r>
        <w:t xml:space="preserve"> dane jednoznacznie wiążące </w:t>
      </w:r>
      <w:r w:rsidR="006C2DB7">
        <w:t xml:space="preserve">unikalny </w:t>
      </w:r>
      <w:r>
        <w:t xml:space="preserve">identyfikator </w:t>
      </w:r>
      <w:del w:id="569" w:author="Sebastian Łuczak" w:date="2011-08-31T23:05:00Z">
        <w:r w:rsidDel="00B8503E">
          <w:delText>Tagu</w:delText>
        </w:r>
      </w:del>
      <w:ins w:id="570" w:author="Sebastian Łuczak" w:date="2011-08-31T23:05:00Z">
        <w:r w:rsidR="00B8503E">
          <w:t>znacznika</w:t>
        </w:r>
      </w:ins>
      <w:r>
        <w:t xml:space="preserve">, nazwę lokalizacji oraz numer seryjny </w:t>
      </w:r>
      <w:r w:rsidR="008B040E">
        <w:t>urządzenia</w:t>
      </w:r>
      <w:r>
        <w:t xml:space="preserve">. </w:t>
      </w:r>
      <w:r w:rsidR="006C2DB7">
        <w:t>Każda lokalizacja</w:t>
      </w:r>
      <w:del w:id="571" w:author="Sebastian Łuczak" w:date="2011-08-31T23:05:00Z">
        <w:r w:rsidR="008B040E" w:rsidDel="00B8503E">
          <w:delText>,</w:delText>
        </w:r>
      </w:del>
      <w:r w:rsidR="006C2DB7">
        <w:t xml:space="preserve"> jest powiązana w relacji jeden do wielu z tabelą </w:t>
      </w:r>
      <w:r w:rsidR="006C2DB7" w:rsidRPr="008B040E">
        <w:rPr>
          <w:i/>
        </w:rPr>
        <w:t>company</w:t>
      </w:r>
      <w:r w:rsidR="006C2DB7">
        <w:t xml:space="preserve">. Oznacza to, że każda lokalizacja jest jednoznacznie powiązana z firmą, jednocześnie na daną firmę może zostać zarejestrowane wiele lokalizacji. </w:t>
      </w:r>
    </w:p>
    <w:p w:rsidR="00073C2B" w:rsidRDefault="006C2DB7" w:rsidP="007A5DDC">
      <w:pPr>
        <w:pStyle w:val="NormalnyIn"/>
      </w:pPr>
      <w:r>
        <w:lastRenderedPageBreak/>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y kontrahent</w:t>
      </w:r>
      <w:del w:id="572" w:author="Sebastian Łuczak" w:date="2011-08-31T23:06:00Z">
        <w:r w:rsidR="008B040E" w:rsidDel="00B8503E">
          <w:delText>,</w:delText>
        </w:r>
      </w:del>
      <w:r w:rsidR="00255736">
        <w:t xml:space="preserve"> </w:t>
      </w:r>
      <w:r w:rsidR="008B040E">
        <w:t>jest jednoznacznie określony</w:t>
      </w:r>
      <w:r>
        <w:t xml:space="preserve"> za pomocą numeru NIP. </w:t>
      </w:r>
    </w:p>
    <w:p w:rsidR="00E35B76" w:rsidRDefault="00134211" w:rsidP="0082106B">
      <w:pPr>
        <w:pStyle w:val="Nagwek3"/>
      </w:pPr>
      <w:bookmarkStart w:id="573" w:name="_Toc302336522"/>
      <w:r>
        <w:t>Integralność danych</w:t>
      </w:r>
      <w:bookmarkEnd w:id="573"/>
    </w:p>
    <w:p w:rsidR="0019095B" w:rsidRDefault="00134211" w:rsidP="0082106B">
      <w:pPr>
        <w:pStyle w:val="NormalnyIn"/>
        <w:ind w:firstLine="0"/>
      </w:pPr>
      <w:r>
        <w:t>W celu zapewnienia spójności i integralności danych przechowywanych w baz</w:t>
      </w:r>
      <w:r w:rsidR="0019095B">
        <w:t xml:space="preserve">ie stworzyłem szereg ograniczeń, tak aby niemożliwe było stworzenie rekordów z błędnymi wpisami. </w:t>
      </w:r>
    </w:p>
    <w:p w:rsidR="001955C6" w:rsidRDefault="001955C6" w:rsidP="00073C2B">
      <w:pPr>
        <w:pStyle w:val="NormalnyIn"/>
      </w:pPr>
      <w:r>
        <w:t xml:space="preserve">Za pomocą klauzuli </w:t>
      </w:r>
      <w:proofErr w:type="spellStart"/>
      <w:r w:rsidRPr="003E02C1">
        <w:rPr>
          <w:i/>
        </w:rPr>
        <w:t>check</w:t>
      </w:r>
      <w:proofErr w:type="spellEnd"/>
      <w:r w:rsidR="003E02C1">
        <w:rPr>
          <w:i/>
        </w:rPr>
        <w:t>,</w:t>
      </w:r>
      <w:r>
        <w:t xml:space="preserve"> założonej na tabelach </w:t>
      </w:r>
      <w:proofErr w:type="spellStart"/>
      <w:r w:rsidRPr="003E02C1">
        <w:rPr>
          <w:i/>
        </w:rPr>
        <w:t>events</w:t>
      </w:r>
      <w:proofErr w:type="spellEnd"/>
      <w:r>
        <w:t xml:space="preserve">, </w:t>
      </w:r>
      <w:r w:rsidRPr="003E02C1">
        <w:rPr>
          <w:i/>
        </w:rPr>
        <w:t>devices</w:t>
      </w:r>
      <w:r>
        <w:t xml:space="preserve"> oraz </w:t>
      </w:r>
      <w:proofErr w:type="spellStart"/>
      <w:r w:rsidRPr="003E02C1">
        <w:rPr>
          <w:i/>
        </w:rPr>
        <w:t>locations</w:t>
      </w:r>
      <w:proofErr w:type="spellEnd"/>
      <w:r>
        <w:t xml:space="preserve"> sprawdzam 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proofErr w:type="spellStart"/>
            <w:r w:rsidRPr="00073C2B">
              <w:t>LOCATION_STATUS_INACTIVE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EVENT_STATUS_STARTED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EVENT_STATUS_SUSPENDED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EVENT_STATUS_FINISHED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EVENT_STATUS_CLOSED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nieaktywne</w:t>
            </w:r>
          </w:p>
        </w:tc>
      </w:tr>
    </w:tbl>
    <w:p w:rsidR="000F366F" w:rsidRPr="000171CD" w:rsidRDefault="000F366F" w:rsidP="000171CD">
      <w:pPr>
        <w:pStyle w:val="NormalnyIn"/>
        <w:jc w:val="center"/>
        <w:rPr>
          <w:i/>
        </w:rPr>
      </w:pPr>
      <w:r w:rsidRPr="000171CD">
        <w:rPr>
          <w:i/>
        </w:rPr>
        <w:t xml:space="preserve">Tabela </w:t>
      </w:r>
      <w:r w:rsidRPr="000171CD">
        <w:rPr>
          <w:i/>
          <w:highlight w:val="green"/>
        </w:rPr>
        <w:t>…</w:t>
      </w:r>
      <w:r w:rsidR="000171CD">
        <w:rPr>
          <w:i/>
        </w:rPr>
        <w:t>Lista używanych statusów obiektów</w:t>
      </w:r>
    </w:p>
    <w:p w:rsidR="001955C6" w:rsidRPr="00073C2B" w:rsidRDefault="001955C6" w:rsidP="00073C2B">
      <w:pPr>
        <w:pStyle w:val="NormalnyIn"/>
      </w:pPr>
      <w:r w:rsidRPr="00073C2B">
        <w:t>Dodatkowo</w:t>
      </w:r>
      <w:r w:rsidR="003E02C1">
        <w:t>,</w:t>
      </w:r>
      <w:r w:rsidRPr="00073C2B">
        <w:t xml:space="preserve"> stworzyłem mechanizm </w:t>
      </w:r>
      <w:r w:rsidR="009A7986" w:rsidRPr="00073C2B">
        <w:t xml:space="preserve">obejmujący tabelę </w:t>
      </w:r>
      <w:proofErr w:type="spellStart"/>
      <w:r w:rsidR="009A7986" w:rsidRPr="003E02C1">
        <w:rPr>
          <w:i/>
        </w:rPr>
        <w:t>events</w:t>
      </w:r>
      <w:proofErr w:type="spellEnd"/>
      <w:r w:rsidR="009A7986" w:rsidRPr="00073C2B">
        <w:t>, niepozwalający na zamieszczenie w</w:t>
      </w:r>
      <w:r w:rsidR="00073C2B" w:rsidRPr="00073C2B">
        <w:t xml:space="preserve"> niej dwóch wpisów z tym samym </w:t>
      </w:r>
      <w:proofErr w:type="spellStart"/>
      <w:r w:rsidR="00073C2B" w:rsidRPr="00073C2B">
        <w:t>TAG_</w:t>
      </w:r>
      <w:r w:rsidR="009A7986" w:rsidRPr="00073C2B">
        <w:t>ID</w:t>
      </w:r>
      <w:proofErr w:type="spellEnd"/>
      <w:r w:rsidR="009A7986" w:rsidRPr="00073C2B">
        <w:t xml:space="preserve"> </w:t>
      </w:r>
      <w:r w:rsidR="00073C2B" w:rsidRPr="00073C2B">
        <w:t xml:space="preserve">będących </w:t>
      </w:r>
      <w:r w:rsidR="009A7986" w:rsidRPr="00073C2B">
        <w:t xml:space="preserve">w statusie </w:t>
      </w:r>
      <w:proofErr w:type="spellStart"/>
      <w:ins w:id="574" w:author="Sebastian Łuczak" w:date="2011-09-01T00:39:00Z">
        <w:r w:rsidR="00E81751">
          <w:t>EVENT_STATUS_STARTED</w:t>
        </w:r>
        <w:proofErr w:type="spellEnd"/>
        <w:r w:rsidR="00E81751" w:rsidRPr="00073C2B">
          <w:t xml:space="preserve"> lub </w:t>
        </w:r>
        <w:proofErr w:type="spellStart"/>
        <w:r w:rsidR="00E81751">
          <w:t>EVENT_STATUS_CREATED</w:t>
        </w:r>
      </w:ins>
      <w:proofErr w:type="spellEnd"/>
      <w:del w:id="575" w:author="Sebastian Łuczak" w:date="2011-09-01T00:39:00Z">
        <w:r w:rsidR="009A7986" w:rsidRPr="00073C2B" w:rsidDel="00E81751">
          <w:delText>started lub created</w:delText>
        </w:r>
      </w:del>
      <w:r w:rsidR="009A7986" w:rsidRPr="00073C2B">
        <w:t>. Poniż</w:t>
      </w:r>
      <w:r w:rsidR="003E02C1">
        <w:t>sz</w:t>
      </w:r>
      <w:r w:rsidR="009A7986" w:rsidRPr="00073C2B">
        <w:t>y diagram pokazuje jakie sytuacje nie mogą mieć miejsca:</w:t>
      </w:r>
    </w:p>
    <w:p w:rsidR="009A7986" w:rsidRDefault="009A7986" w:rsidP="00073C2B"/>
    <w:tbl>
      <w:tblPr>
        <w:tblStyle w:val="Jasnalistaakcent11"/>
        <w:tblW w:w="0" w:type="auto"/>
        <w:jc w:val="center"/>
        <w:tblLook w:val="04A0"/>
      </w:tblPr>
      <w:tblGrid>
        <w:gridCol w:w="1810"/>
        <w:gridCol w:w="3943"/>
        <w:gridCol w:w="1027"/>
      </w:tblGrid>
      <w:tr w:rsidR="009A7986" w:rsidTr="00073C2B">
        <w:trPr>
          <w:cnfStyle w:val="100000000000"/>
          <w:jc w:val="center"/>
        </w:trPr>
        <w:tc>
          <w:tcPr>
            <w:cnfStyle w:val="001000000000"/>
            <w:tcW w:w="1810" w:type="dxa"/>
            <w:tcBorders>
              <w:bottom w:val="single" w:sz="8" w:space="0" w:color="4F81BD" w:themeColor="accent1"/>
            </w:tcBorders>
          </w:tcPr>
          <w:p w:rsidR="009A7986" w:rsidRDefault="009A7986" w:rsidP="00073C2B">
            <w:proofErr w:type="spellStart"/>
            <w:r>
              <w:t>TAG_ID</w:t>
            </w:r>
            <w:proofErr w:type="spellEnd"/>
          </w:p>
        </w:tc>
        <w:tc>
          <w:tcPr>
            <w:tcW w:w="3943" w:type="dxa"/>
            <w:tcBorders>
              <w:bottom w:val="single" w:sz="8" w:space="0" w:color="4F81BD" w:themeColor="accent1"/>
            </w:tcBorders>
          </w:tcPr>
          <w:p w:rsidR="009A7986" w:rsidRDefault="009A7986" w:rsidP="00073C2B">
            <w:pPr>
              <w:cnfStyle w:val="100000000000"/>
            </w:pPr>
            <w:r>
              <w:t>STATUS</w:t>
            </w:r>
          </w:p>
        </w:tc>
        <w:tc>
          <w:tcPr>
            <w:tcW w:w="1027" w:type="dxa"/>
            <w:tcBorders>
              <w:bottom w:val="single" w:sz="8" w:space="0" w:color="4F81BD" w:themeColor="accent1"/>
            </w:tcBorders>
          </w:tcPr>
          <w:p w:rsidR="009A7986" w:rsidRDefault="009A7986" w:rsidP="00073C2B">
            <w:pPr>
              <w:cnfStyle w:val="100000000000"/>
            </w:pPr>
          </w:p>
        </w:tc>
      </w:tr>
      <w:tr w:rsidR="009A7986" w:rsidTr="00073C2B">
        <w:trPr>
          <w:cnfStyle w:val="000000100000"/>
          <w:jc w:val="center"/>
        </w:trPr>
        <w:tc>
          <w:tcPr>
            <w:cnfStyle w:val="001000000000"/>
            <w:tcW w:w="1810" w:type="dxa"/>
            <w:tcBorders>
              <w:bottom w:val="single" w:sz="4" w:space="0" w:color="auto"/>
              <w:right w:val="single" w:sz="4" w:space="0" w:color="auto"/>
            </w:tcBorders>
          </w:tcPr>
          <w:p w:rsidR="009A7986" w:rsidRDefault="009A7986" w:rsidP="00073C2B">
            <w:proofErr w:type="spellStart"/>
            <w:r>
              <w:t>Abc</w:t>
            </w:r>
            <w:proofErr w:type="spellEnd"/>
          </w:p>
        </w:tc>
        <w:tc>
          <w:tcPr>
            <w:tcW w:w="3943" w:type="dxa"/>
            <w:tcBorders>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EVENT_STATUS_CREATED</w:t>
            </w:r>
            <w:proofErr w:type="spellEnd"/>
          </w:p>
        </w:tc>
        <w:tc>
          <w:tcPr>
            <w:tcW w:w="1027" w:type="dxa"/>
            <w:tcBorders>
              <w:left w:val="single" w:sz="4" w:space="0" w:color="auto"/>
              <w:bottom w:val="single" w:sz="4" w:space="0" w:color="auto"/>
            </w:tcBorders>
          </w:tcPr>
          <w:p w:rsidR="009A7986" w:rsidRDefault="009A7986" w:rsidP="00073C2B">
            <w:pPr>
              <w:cnfStyle w:val="000000100000"/>
            </w:pPr>
            <w:r>
              <w:rPr>
                <w:noProof/>
                <w:lang w:eastAsia="pl-PL"/>
              </w:rPr>
              <w:drawing>
                <wp:inline distT="0" distB="0" distL="0" distR="0">
                  <wp:extent cx="123825" cy="123825"/>
                  <wp:effectExtent l="19050" t="0" r="9525" b="0"/>
                  <wp:docPr id="1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9" cstate="print"/>
                          <a:stretch>
                            <a:fillRect/>
                          </a:stretch>
                        </pic:blipFill>
                        <pic:spPr>
                          <a:xfrm>
                            <a:off x="0" y="0"/>
                            <a:ext cx="123825" cy="123825"/>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000000"/>
            </w:pPr>
            <w:proofErr w:type="spellStart"/>
            <w:r>
              <w:t>EVENT_STATUS_STARTED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000000"/>
            </w:pPr>
            <w:r w:rsidRPr="009A7986">
              <w:rPr>
                <w:noProof/>
                <w:lang w:eastAsia="pl-PL"/>
              </w:rPr>
              <w:drawing>
                <wp:inline distT="0" distB="0" distL="0" distR="0">
                  <wp:extent cx="123825" cy="123825"/>
                  <wp:effectExtent l="19050" t="0" r="9525" b="0"/>
                  <wp:docPr id="1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9" cstate="print"/>
                          <a:stretch>
                            <a:fillRect/>
                          </a:stretch>
                        </pic:blipFill>
                        <pic:spPr>
                          <a:xfrm>
                            <a:off x="0" y="0"/>
                            <a:ext cx="123825" cy="123825"/>
                          </a:xfrm>
                          <a:prstGeom prst="rect">
                            <a:avLst/>
                          </a:prstGeom>
                        </pic:spPr>
                      </pic:pic>
                    </a:graphicData>
                  </a:graphic>
                </wp:inline>
              </w:drawing>
            </w:r>
          </w:p>
        </w:tc>
      </w:tr>
      <w:tr w:rsidR="009A7986" w:rsidTr="00073C2B">
        <w:trPr>
          <w:cnfStyle w:val="000000100000"/>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EVENT_STATUS_FINISHED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100000"/>
            </w:pPr>
            <w:r w:rsidRPr="009A7986">
              <w:rPr>
                <w:noProof/>
                <w:lang w:eastAsia="pl-PL"/>
              </w:rPr>
              <w:drawing>
                <wp:inline distT="0" distB="0" distL="0" distR="0">
                  <wp:extent cx="123825" cy="123825"/>
                  <wp:effectExtent l="19050" t="0" r="9525" b="0"/>
                  <wp:docPr id="1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9" cstate="print"/>
                          <a:stretch>
                            <a:fillRect/>
                          </a:stretch>
                        </pic:blipFill>
                        <pic:spPr>
                          <a:xfrm>
                            <a:off x="0" y="0"/>
                            <a:ext cx="123825" cy="123825"/>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4" w:space="0" w:color="auto"/>
              <w:right w:val="single" w:sz="4" w:space="0" w:color="auto"/>
            </w:tcBorders>
          </w:tcPr>
          <w:p w:rsidR="009A7986" w:rsidRDefault="00073C2B" w:rsidP="00073C2B">
            <w:proofErr w:type="spellStart"/>
            <w:r>
              <w:t>A</w:t>
            </w:r>
            <w:r w:rsidR="009A7986">
              <w:t>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000000"/>
            </w:pPr>
            <w:proofErr w:type="spellStart"/>
            <w:r>
              <w:t>EVENT_STATUS_FINISHED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000000"/>
            </w:pPr>
            <w:r w:rsidRPr="009A7986">
              <w:rPr>
                <w:noProof/>
                <w:lang w:eastAsia="pl-PL"/>
              </w:rPr>
              <w:drawing>
                <wp:inline distT="0" distB="0" distL="0" distR="0">
                  <wp:extent cx="123825" cy="123825"/>
                  <wp:effectExtent l="19050" t="0" r="9525" b="0"/>
                  <wp:docPr id="1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9" cstate="print"/>
                          <a:stretch>
                            <a:fillRect/>
                          </a:stretch>
                        </pic:blipFill>
                        <pic:spPr>
                          <a:xfrm>
                            <a:off x="0" y="0"/>
                            <a:ext cx="123825" cy="123825"/>
                          </a:xfrm>
                          <a:prstGeom prst="rect">
                            <a:avLst/>
                          </a:prstGeom>
                        </pic:spPr>
                      </pic:pic>
                    </a:graphicData>
                  </a:graphic>
                </wp:inline>
              </w:drawing>
            </w:r>
          </w:p>
        </w:tc>
      </w:tr>
      <w:tr w:rsidR="009A7986" w:rsidTr="00073C2B">
        <w:trPr>
          <w:cnfStyle w:val="000000100000"/>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EVENT_STATUS_CLOSED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100000"/>
            </w:pPr>
            <w:r w:rsidRPr="009A7986">
              <w:rPr>
                <w:noProof/>
                <w:lang w:eastAsia="pl-PL"/>
              </w:rPr>
              <w:drawing>
                <wp:inline distT="0" distB="0" distL="0" distR="0">
                  <wp:extent cx="123825" cy="123825"/>
                  <wp:effectExtent l="19050" t="0" r="9525" b="0"/>
                  <wp:docPr id="1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9" cstate="print"/>
                          <a:stretch>
                            <a:fillRect/>
                          </a:stretch>
                        </pic:blipFill>
                        <pic:spPr>
                          <a:xfrm>
                            <a:off x="0" y="0"/>
                            <a:ext cx="123825" cy="123825"/>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000000"/>
            </w:pPr>
            <w:proofErr w:type="spellStart"/>
            <w:r>
              <w:t>EVENT_STATUS_CLOSED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000000"/>
            </w:pPr>
            <w:r w:rsidRPr="009A7986">
              <w:rPr>
                <w:noProof/>
                <w:lang w:eastAsia="pl-PL"/>
              </w:rPr>
              <w:drawing>
                <wp:inline distT="0" distB="0" distL="0" distR="0">
                  <wp:extent cx="123825" cy="123825"/>
                  <wp:effectExtent l="19050" t="0" r="9525" b="0"/>
                  <wp:docPr id="1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9" cstate="print"/>
                          <a:stretch>
                            <a:fillRect/>
                          </a:stretch>
                        </pic:blipFill>
                        <pic:spPr>
                          <a:xfrm>
                            <a:off x="0" y="0"/>
                            <a:ext cx="123825" cy="123825"/>
                          </a:xfrm>
                          <a:prstGeom prst="rect">
                            <a:avLst/>
                          </a:prstGeom>
                        </pic:spPr>
                      </pic:pic>
                    </a:graphicData>
                  </a:graphic>
                </wp:inline>
              </w:drawing>
            </w:r>
          </w:p>
        </w:tc>
      </w:tr>
      <w:tr w:rsidR="009A7986" w:rsidTr="00073C2B">
        <w:trPr>
          <w:cnfStyle w:val="000000100000"/>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EVENT_STATUS_CREATED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100000"/>
            </w:pPr>
            <w:r w:rsidRPr="009A7986">
              <w:rPr>
                <w:noProof/>
                <w:lang w:eastAsia="pl-PL"/>
              </w:rPr>
              <w:drawing>
                <wp:inline distT="0" distB="0" distL="0" distR="0">
                  <wp:extent cx="171450" cy="171450"/>
                  <wp:effectExtent l="0" t="0" r="0" b="0"/>
                  <wp:docPr id="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20" cstate="print"/>
                          <a:stretch>
                            <a:fillRect/>
                          </a:stretch>
                        </pic:blipFill>
                        <pic:spPr>
                          <a:xfrm>
                            <a:off x="0" y="0"/>
                            <a:ext cx="171450" cy="171450"/>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8" w:space="0" w:color="4F81BD" w:themeColor="accent1"/>
              <w:right w:val="single" w:sz="4" w:space="0" w:color="auto"/>
            </w:tcBorders>
          </w:tcPr>
          <w:p w:rsidR="009A7986" w:rsidRDefault="009A7986" w:rsidP="00073C2B">
            <w:commentRangeStart w:id="576"/>
            <w:proofErr w:type="spellStart"/>
            <w:r>
              <w:t>Abc</w:t>
            </w:r>
            <w:proofErr w:type="spellEnd"/>
          </w:p>
        </w:tc>
        <w:tc>
          <w:tcPr>
            <w:tcW w:w="3943" w:type="dxa"/>
            <w:tcBorders>
              <w:top w:val="single" w:sz="4" w:space="0" w:color="auto"/>
              <w:left w:val="single" w:sz="4" w:space="0" w:color="auto"/>
              <w:bottom w:val="single" w:sz="8" w:space="0" w:color="4F81BD" w:themeColor="accent1"/>
              <w:right w:val="single" w:sz="4" w:space="0" w:color="auto"/>
            </w:tcBorders>
          </w:tcPr>
          <w:p w:rsidR="009A7986" w:rsidRDefault="009A7986" w:rsidP="00073C2B">
            <w:pPr>
              <w:cnfStyle w:val="000000000000"/>
            </w:pPr>
            <w:proofErr w:type="spellStart"/>
            <w:r>
              <w:t>EVENT_STATUS_STARTED</w:t>
            </w:r>
            <w:proofErr w:type="spellEnd"/>
          </w:p>
        </w:tc>
        <w:tc>
          <w:tcPr>
            <w:tcW w:w="1027" w:type="dxa"/>
            <w:tcBorders>
              <w:top w:val="single" w:sz="4" w:space="0" w:color="auto"/>
              <w:left w:val="single" w:sz="4" w:space="0" w:color="auto"/>
              <w:bottom w:val="single" w:sz="8" w:space="0" w:color="4F81BD" w:themeColor="accent1"/>
            </w:tcBorders>
          </w:tcPr>
          <w:p w:rsidR="009A7986" w:rsidRDefault="009A7986" w:rsidP="00073C2B">
            <w:pPr>
              <w:cnfStyle w:val="000000000000"/>
            </w:pPr>
            <w:r w:rsidRPr="009A7986">
              <w:rPr>
                <w:noProof/>
                <w:lang w:eastAsia="pl-PL"/>
              </w:rPr>
              <w:drawing>
                <wp:inline distT="0" distB="0" distL="0" distR="0">
                  <wp:extent cx="171450" cy="171450"/>
                  <wp:effectExtent l="0" t="0" r="0" b="0"/>
                  <wp:docPr id="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20" cstate="print"/>
                          <a:stretch>
                            <a:fillRect/>
                          </a:stretch>
                        </pic:blipFill>
                        <pic:spPr>
                          <a:xfrm>
                            <a:off x="0" y="0"/>
                            <a:ext cx="171450" cy="171450"/>
                          </a:xfrm>
                          <a:prstGeom prst="rect">
                            <a:avLst/>
                          </a:prstGeom>
                        </pic:spPr>
                      </pic:pic>
                    </a:graphicData>
                  </a:graphic>
                </wp:inline>
              </w:drawing>
            </w:r>
            <w:commentRangeEnd w:id="576"/>
            <w:r w:rsidR="00E438ED">
              <w:rPr>
                <w:rStyle w:val="Odwoaniedokomentarza"/>
              </w:rPr>
              <w:commentReference w:id="576"/>
            </w:r>
          </w:p>
        </w:tc>
      </w:tr>
    </w:tbl>
    <w:p w:rsidR="000171CD" w:rsidRDefault="000171CD" w:rsidP="000171CD">
      <w:pPr>
        <w:pStyle w:val="NormalnyIn"/>
        <w:jc w:val="center"/>
        <w:rPr>
          <w:i/>
        </w:rPr>
      </w:pPr>
      <w:r w:rsidRPr="000171CD">
        <w:rPr>
          <w:i/>
        </w:rPr>
        <w:t xml:space="preserve">Tabela </w:t>
      </w:r>
      <w:r w:rsidRPr="000171CD">
        <w:rPr>
          <w:i/>
          <w:highlight w:val="green"/>
        </w:rPr>
        <w:t>…</w:t>
      </w:r>
      <w:r>
        <w:rPr>
          <w:i/>
        </w:rPr>
        <w:t xml:space="preserve"> Przedstawienie mechanizmu integralności danych</w:t>
      </w:r>
    </w:p>
    <w:p w:rsidR="00C271CD" w:rsidRDefault="00C271CD">
      <w:pPr>
        <w:jc w:val="left"/>
        <w:rPr>
          <w:rFonts w:ascii="Times New Roman" w:eastAsia="Times New Roman" w:hAnsi="Times New Roman"/>
          <w:color w:val="00B050"/>
          <w:sz w:val="24"/>
          <w:szCs w:val="24"/>
          <w:lang w:eastAsia="pl-PL"/>
        </w:rPr>
      </w:pPr>
      <w:r>
        <w:rPr>
          <w:color w:val="00B050"/>
        </w:rPr>
        <w:br w:type="page"/>
      </w:r>
    </w:p>
    <w:p w:rsidR="00C271CD" w:rsidRPr="00C271CD" w:rsidRDefault="00C271CD" w:rsidP="00C271CD">
      <w:pPr>
        <w:pStyle w:val="NormalnyIn"/>
        <w:ind w:firstLine="0"/>
      </w:pPr>
      <w:r w:rsidRPr="00C271CD">
        <w:lastRenderedPageBreak/>
        <w:t xml:space="preserve">Poniżej zamieszczam kod źródłowy SQL tworzący opisany przed chwilą mechanizm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create unique index </w:t>
      </w:r>
      <w:proofErr w:type="spellStart"/>
      <w:r w:rsidRPr="00C271CD">
        <w:rPr>
          <w:rFonts w:ascii="Courier New" w:hAnsi="Courier New" w:cs="Courier New"/>
          <w:sz w:val="22"/>
          <w:szCs w:val="22"/>
          <w:lang w:val="en-US"/>
        </w:rPr>
        <w:t>event_created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on events(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(CASE WHEN status = 'EVENT_STATUS_CREATED'THEN </w:t>
      </w:r>
      <w:proofErr w:type="spellStart"/>
      <w:r w:rsidRPr="00C271CD">
        <w:rPr>
          <w:rFonts w:ascii="Courier New" w:hAnsi="Courier New" w:cs="Courier New"/>
          <w:sz w:val="22"/>
          <w:szCs w:val="22"/>
          <w:lang w:val="en-US"/>
        </w:rPr>
        <w:t>tag_id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ELSE NULL</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END)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w:t>
      </w:r>
    </w:p>
    <w:p w:rsidR="00C271CD" w:rsidRPr="00C271CD" w:rsidRDefault="00C271CD" w:rsidP="00C271CD">
      <w:pPr>
        <w:pStyle w:val="NormalnyIn"/>
        <w:rPr>
          <w:rFonts w:ascii="Courier New" w:hAnsi="Courier New" w:cs="Courier New"/>
          <w:sz w:val="22"/>
          <w:szCs w:val="22"/>
          <w:lang w:val="en-US"/>
        </w:rPr>
      </w:pP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create unique index </w:t>
      </w:r>
      <w:proofErr w:type="spellStart"/>
      <w:r w:rsidRPr="00C271CD">
        <w:rPr>
          <w:rFonts w:ascii="Courier New" w:hAnsi="Courier New" w:cs="Courier New"/>
          <w:sz w:val="22"/>
          <w:szCs w:val="22"/>
          <w:lang w:val="en-US"/>
        </w:rPr>
        <w:t>event_started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on events(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(CASE WHEN status = 'EVENT_STATUS_STARTED' THEN </w:t>
      </w:r>
      <w:proofErr w:type="spellStart"/>
      <w:r w:rsidRPr="00C271CD">
        <w:rPr>
          <w:rFonts w:ascii="Courier New" w:hAnsi="Courier New" w:cs="Courier New"/>
          <w:sz w:val="22"/>
          <w:szCs w:val="22"/>
          <w:lang w:val="en-US"/>
        </w:rPr>
        <w:t>tag_id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ELSE NULL</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END)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w:t>
      </w:r>
    </w:p>
    <w:p w:rsidR="00C271CD" w:rsidRPr="00C271CD" w:rsidRDefault="00C271CD" w:rsidP="00C271CD">
      <w:pPr>
        <w:pStyle w:val="NormalnyIn"/>
        <w:jc w:val="center"/>
        <w:rPr>
          <w:i/>
        </w:rPr>
      </w:pPr>
      <w:proofErr w:type="spellStart"/>
      <w:r w:rsidRPr="00C271CD">
        <w:rPr>
          <w:i/>
          <w:lang w:val="en-US"/>
        </w:rPr>
        <w:t>Kod</w:t>
      </w:r>
      <w:proofErr w:type="spellEnd"/>
      <w:r w:rsidRPr="00C271CD">
        <w:rPr>
          <w:i/>
          <w:lang w:val="en-US"/>
        </w:rPr>
        <w:t xml:space="preserve"> </w:t>
      </w:r>
      <w:proofErr w:type="spellStart"/>
      <w:r w:rsidRPr="00C271CD">
        <w:rPr>
          <w:i/>
          <w:lang w:val="en-US"/>
        </w:rPr>
        <w:t>źródłowy</w:t>
      </w:r>
      <w:proofErr w:type="spellEnd"/>
      <w:r w:rsidRPr="00C271CD">
        <w:rPr>
          <w:i/>
          <w:lang w:val="en-US"/>
        </w:rPr>
        <w:t xml:space="preserve"> … </w:t>
      </w:r>
      <w:r w:rsidRPr="00C271CD">
        <w:rPr>
          <w:i/>
        </w:rPr>
        <w:t>Zapewnienie poprawności magazynowanych zdarzeń</w:t>
      </w:r>
    </w:p>
    <w:p w:rsidR="00073C2B" w:rsidRPr="00C271CD" w:rsidRDefault="00073C2B" w:rsidP="00E7232E">
      <w:pPr>
        <w:pStyle w:val="NormalnyIn"/>
        <w:ind w:firstLine="0"/>
      </w:pPr>
    </w:p>
    <w:p w:rsidR="00E35B76" w:rsidRPr="009A7986" w:rsidRDefault="00073C2B" w:rsidP="005C08E1">
      <w:pPr>
        <w:pStyle w:val="Nagwek3"/>
      </w:pPr>
      <w:bookmarkStart w:id="577" w:name="_Toc302336523"/>
      <w:r>
        <w:t>Wyzwalacze i sekwencje</w:t>
      </w:r>
      <w:bookmarkEnd w:id="577"/>
    </w:p>
    <w:p w:rsidR="00073C2B" w:rsidRDefault="00073C2B" w:rsidP="0082106B">
      <w:pPr>
        <w:pStyle w:val="NormalnyIn"/>
        <w:ind w:firstLine="0"/>
      </w:pPr>
      <w:r>
        <w:t xml:space="preserve">W celu zapewnienia unikalności kluczy głównych stworzyłem dla każdej tabeli wyzwalacz (ang. </w:t>
      </w:r>
      <w:proofErr w:type="spellStart"/>
      <w:r>
        <w:t>Trigger</w:t>
      </w:r>
      <w:proofErr w:type="spellEnd"/>
      <w:r>
        <w:t xml:space="preserve"> ) oraz sekwencję które mają na celu zadbanie o generowanie pól ID. </w:t>
      </w:r>
    </w:p>
    <w:p w:rsidR="00073C2B" w:rsidRDefault="00073C2B" w:rsidP="00073C2B">
      <w:pPr>
        <w:pStyle w:val="NormalnyIn"/>
      </w:pPr>
      <w:r>
        <w:t xml:space="preserve">Poniżej </w:t>
      </w:r>
      <w:r w:rsidR="003E02C1">
        <w:t>przedstawiam</w:t>
      </w:r>
      <w:r>
        <w:t xml:space="preserve"> przykładowy kod sekwencji oraz wyzwalacza :</w:t>
      </w:r>
    </w:p>
    <w:p w:rsidR="00073C2B" w:rsidRPr="00073C2B" w:rsidRDefault="00073C2B" w:rsidP="00073C2B">
      <w:pPr>
        <w:pStyle w:val="NormalnyIn"/>
        <w:rPr>
          <w:rFonts w:ascii="Courier New" w:hAnsi="Courier New" w:cs="Courier New"/>
        </w:rPr>
      </w:pP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create sequence </w:t>
      </w:r>
      <w:proofErr w:type="spellStart"/>
      <w:r w:rsidRPr="00245935">
        <w:rPr>
          <w:rFonts w:ascii="Courier New" w:hAnsi="Courier New" w:cs="Courier New"/>
          <w:sz w:val="22"/>
          <w:szCs w:val="22"/>
          <w:lang w:val="en-US"/>
        </w:rPr>
        <w:t>events_id_seq</w:t>
      </w:r>
      <w:proofErr w:type="spellEnd"/>
      <w:r w:rsidRPr="00245935">
        <w:rPr>
          <w:rFonts w:ascii="Courier New" w:hAnsi="Courier New" w:cs="Courier New"/>
          <w:sz w:val="22"/>
          <w:szCs w:val="22"/>
          <w:lang w:val="en-US"/>
        </w:rPr>
        <w:t xml:space="preserve"> start with 1 increment by 1;</w:t>
      </w:r>
    </w:p>
    <w:p w:rsidR="00073C2B" w:rsidRPr="00245935" w:rsidRDefault="00073C2B" w:rsidP="00073C2B">
      <w:pPr>
        <w:pStyle w:val="NormalnyIn"/>
        <w:rPr>
          <w:rFonts w:ascii="Courier New" w:hAnsi="Courier New" w:cs="Courier New"/>
          <w:sz w:val="22"/>
          <w:szCs w:val="22"/>
          <w:lang w:val="en-US"/>
        </w:rPr>
      </w:pP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create or replace trigger </w:t>
      </w:r>
      <w:proofErr w:type="spellStart"/>
      <w:r w:rsidRPr="00245935">
        <w:rPr>
          <w:rFonts w:ascii="Courier New" w:hAnsi="Courier New" w:cs="Courier New"/>
          <w:sz w:val="22"/>
          <w:szCs w:val="22"/>
          <w:lang w:val="en-US"/>
        </w:rPr>
        <w:t>events_insert</w:t>
      </w:r>
      <w:proofErr w:type="spellEnd"/>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before insert on events</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for each row</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begin</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   if :new.id is null then</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    select </w:t>
      </w:r>
      <w:proofErr w:type="spellStart"/>
      <w:r w:rsidRPr="00245935">
        <w:rPr>
          <w:rFonts w:ascii="Courier New" w:hAnsi="Courier New" w:cs="Courier New"/>
          <w:sz w:val="22"/>
          <w:szCs w:val="22"/>
          <w:lang w:val="en-US"/>
        </w:rPr>
        <w:t>events_id_seq.nextval</w:t>
      </w:r>
      <w:proofErr w:type="spellEnd"/>
      <w:r w:rsidRPr="00245935">
        <w:rPr>
          <w:rFonts w:ascii="Courier New" w:hAnsi="Courier New" w:cs="Courier New"/>
          <w:sz w:val="22"/>
          <w:szCs w:val="22"/>
          <w:lang w:val="en-US"/>
        </w:rPr>
        <w:t xml:space="preserve"> into :new.id from dual;</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end if;</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end;</w:t>
      </w:r>
    </w:p>
    <w:p w:rsidR="00E35B76" w:rsidRPr="00255736" w:rsidRDefault="00255736" w:rsidP="00255736">
      <w:pPr>
        <w:jc w:val="center"/>
        <w:rPr>
          <w:rFonts w:ascii="Times New Roman" w:hAnsi="Times New Roman"/>
          <w:i/>
          <w:sz w:val="24"/>
          <w:szCs w:val="24"/>
        </w:rPr>
      </w:pPr>
      <w:proofErr w:type="spellStart"/>
      <w:r w:rsidRPr="00263D19">
        <w:rPr>
          <w:rFonts w:ascii="Times New Roman" w:hAnsi="Times New Roman"/>
          <w:i/>
          <w:sz w:val="24"/>
          <w:szCs w:val="24"/>
          <w:lang w:val="en-US"/>
        </w:rPr>
        <w:t>Kod</w:t>
      </w:r>
      <w:proofErr w:type="spellEnd"/>
      <w:r w:rsidRPr="00263D19">
        <w:rPr>
          <w:rFonts w:ascii="Times New Roman" w:hAnsi="Times New Roman"/>
          <w:i/>
          <w:sz w:val="24"/>
          <w:szCs w:val="24"/>
          <w:lang w:val="en-US"/>
        </w:rPr>
        <w:t xml:space="preserve"> </w:t>
      </w:r>
      <w:proofErr w:type="spellStart"/>
      <w:r w:rsidRPr="00263D19">
        <w:rPr>
          <w:rFonts w:ascii="Times New Roman" w:hAnsi="Times New Roman"/>
          <w:i/>
          <w:sz w:val="24"/>
          <w:szCs w:val="24"/>
          <w:lang w:val="en-US"/>
        </w:rPr>
        <w:t>źródłowy</w:t>
      </w:r>
      <w:proofErr w:type="spellEnd"/>
      <w:r w:rsidRPr="00263D19">
        <w:rPr>
          <w:rFonts w:ascii="Times New Roman" w:hAnsi="Times New Roman"/>
          <w:i/>
          <w:sz w:val="24"/>
          <w:szCs w:val="24"/>
          <w:lang w:val="en-US"/>
        </w:rPr>
        <w:t xml:space="preserve"> </w:t>
      </w:r>
      <w:r w:rsidRPr="00263D19">
        <w:rPr>
          <w:rFonts w:ascii="Times New Roman" w:hAnsi="Times New Roman"/>
          <w:i/>
          <w:sz w:val="24"/>
          <w:szCs w:val="24"/>
          <w:highlight w:val="green"/>
          <w:lang w:val="en-US"/>
        </w:rPr>
        <w:t>…</w:t>
      </w:r>
      <w:r w:rsidRPr="00263D19">
        <w:rPr>
          <w:rFonts w:ascii="Times New Roman" w:hAnsi="Times New Roman"/>
          <w:i/>
          <w:sz w:val="24"/>
          <w:szCs w:val="24"/>
          <w:lang w:val="en-US"/>
        </w:rPr>
        <w:t xml:space="preserve"> </w:t>
      </w:r>
      <w:r w:rsidRPr="00255736">
        <w:rPr>
          <w:rFonts w:ascii="Times New Roman" w:hAnsi="Times New Roman"/>
          <w:i/>
          <w:sz w:val="24"/>
          <w:szCs w:val="24"/>
        </w:rPr>
        <w:t xml:space="preserve">Przykład wyzwalacza oraz sekwencji tabeli </w:t>
      </w:r>
      <w:proofErr w:type="spellStart"/>
      <w:r w:rsidRPr="00255736">
        <w:rPr>
          <w:rFonts w:ascii="Times New Roman" w:hAnsi="Times New Roman"/>
          <w:i/>
          <w:sz w:val="24"/>
          <w:szCs w:val="24"/>
        </w:rPr>
        <w:t>events</w:t>
      </w:r>
      <w:proofErr w:type="spellEnd"/>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578" w:name="_Toc302336524"/>
      <w:r w:rsidRPr="00263D19">
        <w:lastRenderedPageBreak/>
        <w:t>Opis usługi sieciowej – Web Service</w:t>
      </w:r>
      <w:bookmarkEnd w:id="578"/>
    </w:p>
    <w:p w:rsidR="00EA1D0C" w:rsidRDefault="00EA1D0C" w:rsidP="00EA1D0C">
      <w:pPr>
        <w:pStyle w:val="Nagwek3"/>
      </w:pPr>
      <w:bookmarkStart w:id="579" w:name="_Toc302336525"/>
      <w:r>
        <w:t>Cel powstania</w:t>
      </w:r>
      <w:bookmarkEnd w:id="579"/>
    </w:p>
    <w:p w:rsidR="00EA1D0C" w:rsidRPr="00F039EA" w:rsidRDefault="00F039EA" w:rsidP="00F039EA">
      <w:pPr>
        <w:pStyle w:val="NormalnyIn"/>
        <w:ind w:firstLine="0"/>
      </w:pPr>
      <w:r w:rsidRPr="00F039EA">
        <w:t xml:space="preserve">Usługa sieciowa jest elementem zapewniającym komunikację pomiędzy </w:t>
      </w:r>
      <w:ins w:id="580" w:author="Sebastian Łuczak" w:date="2011-08-31T23:22:00Z">
        <w:r w:rsidR="00B6661E" w:rsidRPr="00F039EA">
          <w:t xml:space="preserve">zainstalowanymi na telefonach komórkowych </w:t>
        </w:r>
      </w:ins>
      <w:r w:rsidRPr="00F039EA">
        <w:t xml:space="preserve">aplikacjami mobilnymi </w:t>
      </w:r>
      <w:del w:id="581" w:author="Sebastian Łuczak" w:date="2011-08-31T23:22:00Z">
        <w:r w:rsidRPr="00F039EA" w:rsidDel="00B6661E">
          <w:delText xml:space="preserve">zainstalowanymi na telefonach komórkowych </w:delText>
        </w:r>
      </w:del>
      <w:r w:rsidRPr="00F039EA">
        <w:t xml:space="preserve">a bazą danych i dalszymi partiami systemu. </w:t>
      </w:r>
    </w:p>
    <w:p w:rsidR="00EA1D0C" w:rsidRPr="00EA1D0C" w:rsidRDefault="00EA1D0C" w:rsidP="00EA1D0C">
      <w:pPr>
        <w:pStyle w:val="Nagwek3"/>
      </w:pPr>
      <w:bookmarkStart w:id="582" w:name="_Toc302336526"/>
      <w:r>
        <w:t>Szczegóły implementacyjne</w:t>
      </w:r>
      <w:bookmarkEnd w:id="582"/>
    </w:p>
    <w:p w:rsidR="00764D0D" w:rsidRDefault="00764D0D" w:rsidP="0082106B">
      <w:pPr>
        <w:pStyle w:val="NormalnyIn"/>
        <w:ind w:firstLine="0"/>
      </w:pPr>
      <w:r>
        <w:t>Stworzona przeze mnie 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w:t>
      </w:r>
      <w:ins w:id="583" w:author="Sebastian Łuczak" w:date="2011-08-31T23:22:00Z">
        <w:r w:rsidR="00B6661E">
          <w:t>e</w:t>
        </w:r>
      </w:ins>
      <w:del w:id="584" w:author="Sebastian Łuczak" w:date="2011-08-31T23:22:00Z">
        <w:r w:rsidDel="00B6661E">
          <w:delText>onalności</w:delText>
        </w:r>
      </w:del>
      <w:r>
        <w:t xml:space="preserve"> pozwalające kolejno na :</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w:t>
      </w:r>
      <w:del w:id="585" w:author="Sebastian Łuczak" w:date="2011-08-31T23:22:00Z">
        <w:r w:rsidDel="00B6661E">
          <w:delText xml:space="preserve">aplikacje </w:delText>
        </w:r>
      </w:del>
      <w:ins w:id="586" w:author="Sebastian Łuczak" w:date="2011-08-31T23:22:00Z">
        <w:r w:rsidR="00B6661E">
          <w:t xml:space="preserve">aplikację </w:t>
        </w:r>
      </w:ins>
      <w:r>
        <w:t xml:space="preserve">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 xml:space="preserve">wprowadzenie do systemu nowej lokalizacji wraz z nowym identyfikatorem </w:t>
      </w:r>
      <w:del w:id="587" w:author="Sebastian Łuczak" w:date="2011-08-31T23:22:00Z">
        <w:r w:rsidDel="00B6661E">
          <w:delText>Tagu</w:delText>
        </w:r>
      </w:del>
      <w:ins w:id="588" w:author="Sebastian Łuczak" w:date="2011-08-31T23:22:00Z">
        <w:r w:rsidR="00B6661E">
          <w:t>znacznika</w:t>
        </w:r>
      </w:ins>
    </w:p>
    <w:p w:rsidR="006C7C39" w:rsidRDefault="00AC343C" w:rsidP="00764D0D">
      <w:pPr>
        <w:pStyle w:val="NormalnyIn"/>
      </w:pPr>
      <w:r>
        <w:t xml:space="preserve">Zaimplementowane rozwiązanie składa się z szeregu klas </w:t>
      </w:r>
      <w:r w:rsidR="006C7C39">
        <w:t xml:space="preserve">zgromadzonych w 5 modułach </w:t>
      </w:r>
      <w:r>
        <w:t>zapewniających poprawne działanie powyższych funkcj</w:t>
      </w:r>
      <w:del w:id="589" w:author="Sebastian Łuczak" w:date="2011-08-31T23:22:00Z">
        <w:r w:rsidDel="00B6661E">
          <w:delText>onalnośc</w:delText>
        </w:r>
      </w:del>
      <w:r>
        <w:t xml:space="preserve">i. </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DAO</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Entity</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w:t>
      </w:r>
      <w:proofErr w:type="spellStart"/>
      <w:r w:rsidRPr="006C7C39">
        <w:rPr>
          <w:lang w:val="en-US"/>
        </w:rPr>
        <w:t>WebService</w:t>
      </w:r>
      <w:proofErr w:type="spellEnd"/>
    </w:p>
    <w:p w:rsid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WebService.Request</w:t>
      </w:r>
      <w:proofErr w:type="spellEnd"/>
    </w:p>
    <w:p w:rsidR="006C7C39" w:rsidRP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WebService.Response</w:t>
      </w:r>
      <w:proofErr w:type="spellEnd"/>
    </w:p>
    <w:p w:rsidR="006C7C39" w:rsidRDefault="00AC343C" w:rsidP="00764D0D">
      <w:pPr>
        <w:pStyle w:val="NormalnyIn"/>
      </w:pPr>
      <w:r>
        <w:t xml:space="preserve">Obiekty DAO (ang. Data Access </w:t>
      </w:r>
      <w:proofErr w:type="spellStart"/>
      <w:r>
        <w:t>Object</w:t>
      </w:r>
      <w:proofErr w:type="spellEnd"/>
      <w:r>
        <w:t xml:space="preserve"> ) odpowiadają za wykorzystanie szkieletu aplikacji Hibernate 3</w:t>
      </w:r>
      <w:r w:rsidR="00947535">
        <w:t>,</w:t>
      </w:r>
      <w:r>
        <w:t xml:space="preserve"> którego zadaniem jest poprawne mapowanie obiektów </w:t>
      </w:r>
      <w:r w:rsidR="006C7C39">
        <w:t xml:space="preserve">biznesowych zawierających się </w:t>
      </w:r>
      <w:del w:id="590" w:author="Sebastian Łuczak" w:date="2011-08-31T23:22:00Z">
        <w:r w:rsidR="006C7C39" w:rsidDel="00B6661E">
          <w:delText xml:space="preserve">z </w:delText>
        </w:r>
      </w:del>
      <w:ins w:id="591" w:author="Sebastian Łuczak" w:date="2011-08-31T23:22:00Z">
        <w:r w:rsidR="00B6661E">
          <w:t xml:space="preserve">w </w:t>
        </w:r>
      </w:ins>
      <w:r w:rsidR="006C7C39">
        <w:t xml:space="preserve">module </w:t>
      </w:r>
      <w:proofErr w:type="spellStart"/>
      <w:r w:rsidR="006C7C39">
        <w:t>Entity</w:t>
      </w:r>
      <w:proofErr w:type="spellEnd"/>
      <w:r>
        <w:t xml:space="preserve"> na encje bazy danych.</w:t>
      </w:r>
    </w:p>
    <w:p w:rsidR="001E4D1A" w:rsidRDefault="006C7C39" w:rsidP="00764D0D">
      <w:pPr>
        <w:pStyle w:val="NormalnyIn"/>
      </w:pPr>
      <w:r>
        <w:t xml:space="preserve">Wraz z obiektami biznesowymi w module </w:t>
      </w:r>
      <w:proofErr w:type="spellStart"/>
      <w:r>
        <w:t>Entity</w:t>
      </w:r>
      <w:proofErr w:type="spellEnd"/>
      <w:r>
        <w:t xml:space="preserve"> przechowy</w:t>
      </w:r>
      <w:r w:rsidR="001E4D1A">
        <w:t xml:space="preserve">wane są pliki odwzorowań </w:t>
      </w:r>
      <w:proofErr w:type="spellStart"/>
      <w:r w:rsidR="001E4D1A">
        <w:t>hibernate</w:t>
      </w:r>
      <w:proofErr w:type="spellEnd"/>
      <w:r w:rsidR="001E4D1A">
        <w:t xml:space="preserve"> pozwalające na odpowiednie odtworzenie tabel i ich kolumn na obiekty klas </w:t>
      </w:r>
      <w:proofErr w:type="spellStart"/>
      <w:r w:rsidR="001E4D1A">
        <w:t>entity</w:t>
      </w:r>
      <w:proofErr w:type="spellEnd"/>
      <w:r w:rsidR="001E4D1A">
        <w:t>.</w:t>
      </w:r>
    </w:p>
    <w:p w:rsidR="00A55E3E" w:rsidRDefault="00C6569D">
      <w:pPr>
        <w:pStyle w:val="NormalnyIn"/>
        <w:pPrChange w:id="592" w:author="Sebastian Łuczak" w:date="2011-09-01T00:41:00Z">
          <w:pPr>
            <w:pStyle w:val="NormalnyIn"/>
            <w:ind w:firstLine="0"/>
          </w:pPr>
        </w:pPrChange>
      </w:pPr>
      <w:ins w:id="593" w:author="Sebastian Łuczak" w:date="2011-09-01T00:41:00Z">
        <w:r>
          <w:t xml:space="preserve">Poniżej został zamieszczony przykładowy plik </w:t>
        </w:r>
        <w:proofErr w:type="spellStart"/>
        <w:r>
          <w:t>mapowań</w:t>
        </w:r>
        <w:proofErr w:type="spellEnd"/>
        <w:r>
          <w:t xml:space="preserve"> kolumn na obiekty klasy </w:t>
        </w:r>
        <w:proofErr w:type="spellStart"/>
        <w:r>
          <w:t>CUsers</w:t>
        </w:r>
        <w:proofErr w:type="spellEnd"/>
        <w:r>
          <w:t xml:space="preserve">. Widzimy na nim w jaki sposób nazwy pół, oraz ich typy są mapowane na nazwy kolumn z encji bazy danych. Kolejną istotnym elementem tego pliku jest zaznaczenie w jaki </w:t>
        </w:r>
        <w:r>
          <w:lastRenderedPageBreak/>
          <w:t xml:space="preserve">sposób mają być generowane klucze główne – unikatowe w skali tabeli identyfikatory. W tym przypadku za generowanie pól </w:t>
        </w:r>
        <w:r w:rsidRPr="00770C5D">
          <w:rPr>
            <w:i/>
          </w:rPr>
          <w:t>ID</w:t>
        </w:r>
        <w:r>
          <w:t xml:space="preserve"> odpowiedzialna jest sekwencja </w:t>
        </w:r>
        <w:proofErr w:type="spellStart"/>
        <w:r w:rsidRPr="00770C5D">
          <w:rPr>
            <w:i/>
          </w:rPr>
          <w:t>users_id_seq</w:t>
        </w:r>
        <w:proofErr w:type="spellEnd"/>
        <w:r>
          <w:rPr>
            <w:i/>
          </w:rPr>
          <w:t>.</w:t>
        </w:r>
      </w:ins>
    </w:p>
    <w:p w:rsidR="00F039EA" w:rsidRDefault="00F039EA" w:rsidP="00F039EA">
      <w:pPr>
        <w:pStyle w:val="NormalnyIn"/>
        <w:ind w:firstLine="0"/>
      </w:pP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&lt;?xml version=</w:t>
      </w:r>
      <w:r w:rsidRPr="00F039EA">
        <w:rPr>
          <w:rFonts w:ascii="Courier New" w:hAnsi="Courier New" w:cs="Courier New"/>
          <w:i/>
          <w:iCs/>
          <w:lang w:val="en-US" w:eastAsia="pl-PL"/>
        </w:rPr>
        <w:t>"1.0"</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&lt;!DOCTYPE hibernate-mapping PUBLIC "-//Hibernate/Hibernate Mapping DTD 3.0//EN"</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"http://hibernate.sourceforge.net/hibernate-mapping-3.0.dtd"&gt;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&lt;!-- Generated 2011-06-22 19:16:38 by </w:t>
      </w:r>
      <w:r w:rsidRPr="00F039EA">
        <w:rPr>
          <w:rFonts w:ascii="Courier New" w:hAnsi="Courier New" w:cs="Courier New"/>
          <w:u w:val="single"/>
          <w:lang w:val="en-US" w:eastAsia="pl-PL"/>
        </w:rPr>
        <w:t>Hibernate</w:t>
      </w:r>
      <w:r w:rsidRPr="00F039EA">
        <w:rPr>
          <w:rFonts w:ascii="Courier New" w:hAnsi="Courier New" w:cs="Courier New"/>
          <w:lang w:val="en-US" w:eastAsia="pl-PL"/>
        </w:rPr>
        <w:t xml:space="preserve"> Tools 3.4.0.CR1 --&gt;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&lt;hibernate-mapping&gt;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&lt;class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db.entity.CUsers</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table=</w:t>
      </w:r>
      <w:r w:rsidRPr="00F039EA">
        <w:rPr>
          <w:rFonts w:ascii="Courier New" w:hAnsi="Courier New" w:cs="Courier New"/>
          <w:i/>
          <w:iCs/>
          <w:lang w:val="en-US" w:eastAsia="pl-PL"/>
        </w:rPr>
        <w:t>"USERS"</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&lt;id name=</w:t>
      </w:r>
      <w:r w:rsidRPr="00F039EA">
        <w:rPr>
          <w:rFonts w:ascii="Courier New" w:hAnsi="Courier New" w:cs="Courier New"/>
          <w:i/>
          <w:iCs/>
          <w:lang w:val="en-US" w:eastAsia="pl-PL"/>
        </w:rPr>
        <w:t>"Id"</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"long"</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"id"</w:t>
      </w:r>
      <w:r w:rsidRPr="00F039EA">
        <w:rPr>
          <w:rFonts w:ascii="Courier New" w:hAnsi="Courier New" w:cs="Courier New"/>
          <w:lang w:val="en-US" w:eastAsia="pl-PL"/>
        </w:rPr>
        <w:t xml:space="preserve">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&lt;generator class=</w:t>
      </w:r>
      <w:r w:rsidRPr="00F039EA">
        <w:rPr>
          <w:rFonts w:ascii="Courier New" w:hAnsi="Courier New" w:cs="Courier New"/>
          <w:i/>
          <w:iCs/>
          <w:lang w:val="en-US" w:eastAsia="pl-PL"/>
        </w:rPr>
        <w:t>"sequence"</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w:t>
      </w:r>
      <w:proofErr w:type="spellStart"/>
      <w:r w:rsidRPr="00F039EA">
        <w:rPr>
          <w:rFonts w:ascii="Courier New" w:hAnsi="Courier New" w:cs="Courier New"/>
          <w:lang w:val="en-US" w:eastAsia="pl-PL"/>
        </w:rPr>
        <w:t>param</w:t>
      </w:r>
      <w:proofErr w:type="spellEnd"/>
      <w:r w:rsidRPr="00F039EA">
        <w:rPr>
          <w:rFonts w:ascii="Courier New" w:hAnsi="Courier New" w:cs="Courier New"/>
          <w:lang w:val="en-US" w:eastAsia="pl-PL"/>
        </w:rPr>
        <w:t xml:space="preserve"> name=</w:t>
      </w:r>
      <w:r w:rsidRPr="00F039EA">
        <w:rPr>
          <w:rFonts w:ascii="Courier New" w:hAnsi="Courier New" w:cs="Courier New"/>
          <w:i/>
          <w:iCs/>
          <w:lang w:val="en-US" w:eastAsia="pl-PL"/>
        </w:rPr>
        <w:t>"sequence"</w:t>
      </w:r>
      <w:r w:rsidRPr="00F039EA">
        <w:rPr>
          <w:rFonts w:ascii="Courier New" w:hAnsi="Courier New" w:cs="Courier New"/>
          <w:lang w:val="en-US" w:eastAsia="pl-PL"/>
        </w:rPr>
        <w:t>&gt;</w:t>
      </w:r>
      <w:proofErr w:type="spellStart"/>
      <w:r w:rsidRPr="00F039EA">
        <w:rPr>
          <w:rFonts w:ascii="Courier New" w:hAnsi="Courier New" w:cs="Courier New"/>
          <w:lang w:val="en-US" w:eastAsia="pl-PL"/>
        </w:rPr>
        <w:t>users_id_seq</w:t>
      </w:r>
      <w:proofErr w:type="spellEnd"/>
      <w:r w:rsidRPr="00F039EA">
        <w:rPr>
          <w:rFonts w:ascii="Courier New" w:hAnsi="Courier New" w:cs="Courier New"/>
          <w:lang w:val="en-US" w:eastAsia="pl-PL"/>
        </w:rPr>
        <w:t>&lt;/</w:t>
      </w:r>
      <w:proofErr w:type="spellStart"/>
      <w:r w:rsidRPr="00F039EA">
        <w:rPr>
          <w:rFonts w:ascii="Courier New" w:hAnsi="Courier New" w:cs="Courier New"/>
          <w:lang w:val="en-US" w:eastAsia="pl-PL"/>
        </w:rPr>
        <w:t>param</w:t>
      </w:r>
      <w:proofErr w:type="spellEnd"/>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&lt;/generator&gt;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&lt;/id&gt;</w:t>
      </w:r>
    </w:p>
    <w:p w:rsidR="00F039EA" w:rsidRPr="00F039EA" w:rsidRDefault="00F039EA" w:rsidP="00F039EA">
      <w:pPr>
        <w:autoSpaceDE w:val="0"/>
        <w:autoSpaceDN w:val="0"/>
        <w:adjustRightInd w:val="0"/>
        <w:jc w:val="left"/>
        <w:rPr>
          <w:rFonts w:ascii="Courier New" w:hAnsi="Courier New" w:cs="Courier New"/>
          <w:lang w:val="en-US" w:eastAsia="pl-PL"/>
        </w:rPr>
      </w:pP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userName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java.lang.String</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"USER_NAME"</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userPassword</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java.lang.String</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"USER_PASS"</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creationDate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java.sql.Timestamp</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"USER_CREATION_DATE"</w:t>
      </w:r>
      <w:r w:rsidRPr="00F039EA">
        <w:rPr>
          <w:rFonts w:ascii="Courier New" w:hAnsi="Courier New" w:cs="Courier New"/>
          <w:lang w:val="en-US" w:eastAsia="pl-PL"/>
        </w:rPr>
        <w:t xml:space="preserve">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generated=</w:t>
      </w:r>
      <w:r w:rsidRPr="00F039EA">
        <w:rPr>
          <w:rFonts w:ascii="Courier New" w:hAnsi="Courier New" w:cs="Courier New"/>
          <w:i/>
          <w:iCs/>
          <w:lang w:val="en-US" w:eastAsia="pl-PL"/>
        </w:rPr>
        <w:t>"never"</w:t>
      </w:r>
      <w:r w:rsidRPr="00F039EA">
        <w:rPr>
          <w:rFonts w:ascii="Courier New" w:hAnsi="Courier New" w:cs="Courier New"/>
          <w:lang w:val="en-US" w:eastAsia="pl-PL"/>
        </w:rPr>
        <w:t xml:space="preserve"> lazy=</w:t>
      </w:r>
      <w:r w:rsidRPr="00F039EA">
        <w:rPr>
          <w:rFonts w:ascii="Courier New" w:hAnsi="Courier New" w:cs="Courier New"/>
          <w:i/>
          <w:iCs/>
          <w:lang w:val="en-US" w:eastAsia="pl-PL"/>
        </w:rPr>
        <w:t>"false"</w:t>
      </w:r>
      <w:r w:rsidRPr="00F039EA">
        <w:rPr>
          <w:rFonts w:ascii="Courier New" w:hAnsi="Courier New" w:cs="Courier New"/>
          <w:lang w:val="en-US" w:eastAsia="pl-PL"/>
        </w:rPr>
        <w:t xml:space="preserve">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isActive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java.lang.Character</w:t>
      </w:r>
      <w:proofErr w:type="spellEnd"/>
      <w:r w:rsidRPr="00F039EA">
        <w:rPr>
          <w:rFonts w:ascii="Courier New" w:hAnsi="Courier New" w:cs="Courier New"/>
          <w:i/>
          <w:iCs/>
          <w:lang w:val="en-US" w:eastAsia="pl-PL"/>
        </w:rPr>
        <w:t>" column="ACTIVE"</w:t>
      </w:r>
      <w:r w:rsidRPr="00F039EA">
        <w:rPr>
          <w:rFonts w:ascii="Courier New" w:hAnsi="Courier New" w:cs="Courier New"/>
          <w:lang w:val="en-US" w:eastAsia="pl-PL"/>
        </w:rPr>
        <w:t xml:space="preserve"> </w:t>
      </w:r>
      <w:proofErr w:type="spellStart"/>
      <w:r w:rsidRPr="00F039EA">
        <w:rPr>
          <w:rFonts w:ascii="Courier New" w:hAnsi="Courier New" w:cs="Courier New"/>
          <w:lang w:val="en-US" w:eastAsia="pl-PL"/>
        </w:rPr>
        <w:t>sql</w:t>
      </w:r>
      <w:proofErr w:type="spellEnd"/>
      <w:r w:rsidRPr="00F039EA">
        <w:rPr>
          <w:rFonts w:ascii="Courier New" w:hAnsi="Courier New" w:cs="Courier New"/>
          <w:lang w:val="en-US" w:eastAsia="pl-PL"/>
        </w:rPr>
        <w:t>-type=</w:t>
      </w:r>
      <w:r w:rsidRPr="00F039EA">
        <w:rPr>
          <w:rFonts w:ascii="Courier New" w:hAnsi="Courier New" w:cs="Courier New"/>
          <w:i/>
          <w:iCs/>
          <w:lang w:val="en-US" w:eastAsia="pl-PL"/>
        </w:rPr>
        <w:t>"CHAR"</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&lt;/class&gt;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&lt;/hibernate-mapping&gt;</w:t>
      </w:r>
    </w:p>
    <w:p w:rsidR="00F039EA" w:rsidRDefault="00F039EA" w:rsidP="00F039EA">
      <w:pPr>
        <w:jc w:val="center"/>
        <w:rPr>
          <w:i/>
          <w:sz w:val="24"/>
          <w:szCs w:val="24"/>
        </w:rPr>
      </w:pPr>
      <w:proofErr w:type="spellStart"/>
      <w:r w:rsidRPr="00E70A90">
        <w:rPr>
          <w:i/>
          <w:sz w:val="24"/>
          <w:szCs w:val="24"/>
          <w:lang w:val="en-US"/>
        </w:rPr>
        <w:t>Kod</w:t>
      </w:r>
      <w:proofErr w:type="spellEnd"/>
      <w:r w:rsidRPr="00E70A90">
        <w:rPr>
          <w:i/>
          <w:sz w:val="24"/>
          <w:szCs w:val="24"/>
          <w:lang w:val="en-US"/>
        </w:rPr>
        <w:t xml:space="preserve"> </w:t>
      </w:r>
      <w:proofErr w:type="spellStart"/>
      <w:r w:rsidRPr="00E70A90">
        <w:rPr>
          <w:i/>
          <w:sz w:val="24"/>
          <w:szCs w:val="24"/>
          <w:lang w:val="en-US"/>
        </w:rPr>
        <w:t>źródłowy</w:t>
      </w:r>
      <w:proofErr w:type="spellEnd"/>
      <w:r w:rsidRPr="00E70A90">
        <w:rPr>
          <w:i/>
          <w:sz w:val="24"/>
          <w:szCs w:val="24"/>
          <w:lang w:val="en-US"/>
        </w:rPr>
        <w:t xml:space="preserve"> </w:t>
      </w:r>
      <w:r w:rsidRPr="00E70A90">
        <w:rPr>
          <w:i/>
          <w:sz w:val="24"/>
          <w:szCs w:val="24"/>
          <w:highlight w:val="green"/>
          <w:lang w:val="en-US"/>
        </w:rPr>
        <w:t>…</w:t>
      </w:r>
      <w:r w:rsidRPr="00E70A90">
        <w:rPr>
          <w:i/>
          <w:sz w:val="24"/>
          <w:szCs w:val="24"/>
          <w:lang w:val="en-US"/>
        </w:rPr>
        <w:t xml:space="preserve"> </w:t>
      </w:r>
      <w:r w:rsidRPr="00F039EA">
        <w:rPr>
          <w:i/>
          <w:sz w:val="24"/>
          <w:szCs w:val="24"/>
        </w:rPr>
        <w:t xml:space="preserve">Plik </w:t>
      </w:r>
      <w:proofErr w:type="spellStart"/>
      <w:r w:rsidRPr="00F039EA">
        <w:rPr>
          <w:i/>
          <w:sz w:val="24"/>
          <w:szCs w:val="24"/>
        </w:rPr>
        <w:t>mapowań</w:t>
      </w:r>
      <w:proofErr w:type="spellEnd"/>
      <w:r w:rsidRPr="00F039EA">
        <w:rPr>
          <w:i/>
          <w:sz w:val="24"/>
          <w:szCs w:val="24"/>
        </w:rPr>
        <w:t xml:space="preserve"> </w:t>
      </w:r>
      <w:proofErr w:type="spellStart"/>
      <w:r w:rsidRPr="00F039EA">
        <w:rPr>
          <w:i/>
          <w:sz w:val="24"/>
          <w:szCs w:val="24"/>
        </w:rPr>
        <w:t>hibernate</w:t>
      </w:r>
      <w:proofErr w:type="spellEnd"/>
      <w:r w:rsidRPr="00F039EA">
        <w:rPr>
          <w:i/>
          <w:sz w:val="24"/>
          <w:szCs w:val="24"/>
        </w:rPr>
        <w:t xml:space="preserve"> klasy </w:t>
      </w:r>
      <w:proofErr w:type="spellStart"/>
      <w:r w:rsidRPr="00F039EA">
        <w:rPr>
          <w:i/>
          <w:sz w:val="24"/>
          <w:szCs w:val="24"/>
        </w:rPr>
        <w:t>CUsers</w:t>
      </w:r>
      <w:proofErr w:type="spellEnd"/>
    </w:p>
    <w:p w:rsidR="00F039EA" w:rsidRPr="00F039EA" w:rsidRDefault="00F039EA" w:rsidP="00F039EA">
      <w:pPr>
        <w:jc w:val="center"/>
        <w:rPr>
          <w:i/>
          <w:sz w:val="24"/>
          <w:szCs w:val="24"/>
        </w:rPr>
      </w:pPr>
    </w:p>
    <w:p w:rsidR="00764D0D" w:rsidRDefault="00F039EA" w:rsidP="00764D0D">
      <w:pPr>
        <w:pStyle w:val="NormalnyIn"/>
      </w:pPr>
      <w:r>
        <w:t xml:space="preserve">Moduł </w:t>
      </w:r>
      <w:proofErr w:type="spellStart"/>
      <w:r>
        <w:t>web</w:t>
      </w:r>
      <w:r w:rsidR="006C7C39">
        <w:t>service</w:t>
      </w:r>
      <w:proofErr w:type="spellEnd"/>
      <w:r w:rsidR="006C7C39">
        <w:t xml:space="preserv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 xml:space="preserve">Dwa ostatnie moduły zawierające klasy </w:t>
      </w:r>
      <w:proofErr w:type="spellStart"/>
      <w:r>
        <w:t>Request</w:t>
      </w:r>
      <w:proofErr w:type="spellEnd"/>
      <w:r>
        <w:t xml:space="preserve"> oraz </w:t>
      </w:r>
      <w:proofErr w:type="spellStart"/>
      <w:r>
        <w:t>Response</w:t>
      </w:r>
      <w:proofErr w:type="spellEnd"/>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 xml:space="preserve">aplikacja zawiera plik konfigurujący </w:t>
      </w:r>
      <w:proofErr w:type="spellStart"/>
      <w:r w:rsidRPr="00F039EA">
        <w:t>hibernate.cfg.xml</w:t>
      </w:r>
      <w:proofErr w:type="spellEnd"/>
      <w:r w:rsidRPr="00F039EA">
        <w:t xml:space="preserve">, który określa informacje potrzebne do połączenia się z bazą danych, a także pulę połączeń czy też dodatkowe funkcję </w:t>
      </w:r>
      <w:proofErr w:type="spellStart"/>
      <w:r w:rsidRPr="00F039EA">
        <w:t>hibernate</w:t>
      </w:r>
      <w:proofErr w:type="spellEnd"/>
      <w:r w:rsidRPr="00F039EA">
        <w:t xml:space="preserve"> takie jak możliwość logowania zapyta</w:t>
      </w:r>
      <w:ins w:id="594" w:author="Sebastian Łuczak" w:date="2011-08-31T23:23:00Z">
        <w:r w:rsidR="00B6661E">
          <w:t>ń</w:t>
        </w:r>
      </w:ins>
      <w:del w:id="595" w:author="Sebastian Łuczak" w:date="2011-08-31T23:23:00Z">
        <w:r w:rsidRPr="00F039EA" w:rsidDel="00B6661E">
          <w:delText>ć</w:delText>
        </w:r>
      </w:del>
      <w:r w:rsidRPr="00F039EA">
        <w:t xml:space="preserve">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opiszę każdą z wyżej wymienionych wcześniej </w:t>
      </w:r>
      <w:del w:id="596" w:author="Sebastian Łuczak" w:date="2011-08-31T23:23:00Z">
        <w:r w:rsidDel="00B6661E">
          <w:delText xml:space="preserve">funkcjonalności </w:delText>
        </w:r>
      </w:del>
      <w:ins w:id="597" w:author="Sebastian Łuczak" w:date="2011-08-31T23:23:00Z">
        <w:r w:rsidR="00B6661E">
          <w:t xml:space="preserve">funkcji </w:t>
        </w:r>
      </w:ins>
      <w:r>
        <w:t xml:space="preserve">a także zaprezentuje przypadki wykorzystania ich w aplikacji. Zostaną także przedstawione algorytmy obsługujące nadchodzące zgłoszenia. </w:t>
      </w:r>
    </w:p>
    <w:p w:rsidR="00F039EA" w:rsidRDefault="00F039EA" w:rsidP="00F039EA">
      <w:pPr>
        <w:pStyle w:val="NormalnyIn"/>
      </w:pPr>
      <w:r>
        <w:tab/>
      </w:r>
    </w:p>
    <w:p w:rsidR="001E4D1A" w:rsidRDefault="001E4D1A" w:rsidP="006C7C39">
      <w:pPr>
        <w:pStyle w:val="NormalnyIn"/>
        <w:ind w:firstLine="0"/>
      </w:pPr>
    </w:p>
    <w:p w:rsidR="005C08E1" w:rsidRDefault="005C08E1">
      <w:pPr>
        <w:jc w:val="left"/>
        <w:rPr>
          <w:rFonts w:ascii="Times New Roman" w:eastAsiaTheme="majorEastAsia" w:hAnsi="Times New Roman" w:cstheme="majorBidi"/>
          <w:b/>
          <w:bCs/>
          <w:sz w:val="24"/>
          <w:szCs w:val="24"/>
          <w:lang w:eastAsia="pl-PL"/>
        </w:rPr>
      </w:pPr>
      <w:r>
        <w:lastRenderedPageBreak/>
        <w:br w:type="page"/>
      </w:r>
    </w:p>
    <w:p w:rsidR="00764D0D" w:rsidRDefault="00764D0D" w:rsidP="0082106B">
      <w:pPr>
        <w:pStyle w:val="Nagwek3"/>
      </w:pPr>
      <w:bookmarkStart w:id="598" w:name="_Toc302336527"/>
      <w:r>
        <w:lastRenderedPageBreak/>
        <w:t xml:space="preserve">Mechanizm </w:t>
      </w:r>
      <w:r w:rsidR="00223E9B">
        <w:t>u</w:t>
      </w:r>
      <w:r>
        <w:t>wierzytelnienia</w:t>
      </w:r>
      <w:bookmarkEnd w:id="598"/>
    </w:p>
    <w:p w:rsidR="00764D0D" w:rsidRDefault="00764D0D" w:rsidP="0082106B">
      <w:pPr>
        <w:pStyle w:val="NormalnyIn"/>
        <w:ind w:firstLine="0"/>
      </w:pPr>
      <w:r>
        <w:t>Mechanizm uwierzytelnienia opiera się na wysłaniu zapytania przez aplikację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r w:rsidR="00796063" w:rsidRPr="00796063">
        <w:rPr>
          <w:i/>
          <w:rPrChange w:id="599" w:author="Sebastian Łuczak" w:date="2011-09-01T00:41:00Z">
            <w:rPr/>
          </w:rPrChange>
        </w:rPr>
        <w:t>/</w:t>
      </w:r>
      <w:proofErr w:type="spellStart"/>
      <w:r w:rsidR="00796063" w:rsidRPr="00796063">
        <w:rPr>
          <w:i/>
          <w:rPrChange w:id="600" w:author="Sebastian Łuczak" w:date="2011-09-01T00:41:00Z">
            <w:rPr/>
          </w:rPrChange>
        </w:rPr>
        <w:t>nfcTimeControll</w:t>
      </w:r>
      <w:proofErr w:type="spellEnd"/>
      <w:r w:rsidR="00796063" w:rsidRPr="00796063">
        <w:rPr>
          <w:i/>
          <w:rPrChange w:id="601" w:author="Sebastian Łuczak" w:date="2011-09-01T00:41:00Z">
            <w:rPr/>
          </w:rPrChange>
        </w:rPr>
        <w:t>/service/</w:t>
      </w:r>
      <w:proofErr w:type="spellStart"/>
      <w:r w:rsidR="00796063" w:rsidRPr="00796063">
        <w:rPr>
          <w:i/>
          <w:rPrChange w:id="602" w:author="Sebastian Łuczak" w:date="2011-09-01T00:41:00Z">
            <w:rPr/>
          </w:rPrChange>
        </w:rPr>
        <w:t>auth</w:t>
      </w:r>
      <w:proofErr w:type="spellEnd"/>
      <w:r w:rsidRPr="00A83708">
        <w:t xml:space="preserve"> które</w:t>
      </w:r>
      <w:r>
        <w:t xml:space="preserve"> zawiera</w:t>
      </w:r>
      <w:del w:id="603" w:author="Sebastian Łuczak" w:date="2011-08-31T23:23:00Z">
        <w:r w:rsidDel="00B6661E">
          <w:delText xml:space="preserve"> </w:delText>
        </w:r>
      </w:del>
      <w:r>
        <w:t xml:space="preserve"> login, hasło, numer IMEI telefonu </w:t>
      </w:r>
      <w:r w:rsidR="00FE2166">
        <w:t xml:space="preserve">komórkowego </w:t>
      </w:r>
      <w:r>
        <w:t>oraz numer IMSI będący identyfikatorem karty SIM włożonej do aparatu.</w:t>
      </w:r>
    </w:p>
    <w:p w:rsidR="00FE2166" w:rsidRDefault="00764D0D" w:rsidP="00FE2166">
      <w:pPr>
        <w:pStyle w:val="NormalnyIn"/>
      </w:pPr>
      <w:r>
        <w:t xml:space="preserve">Przesłane dane pozwalają </w:t>
      </w:r>
      <w:del w:id="604" w:author="Sebastian Łuczak" w:date="2011-08-31T23:23:00Z">
        <w:r w:rsidDel="00B6661E">
          <w:delText xml:space="preserve">na  </w:delText>
        </w:r>
      </w:del>
      <w:r>
        <w:t>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w:t>
      </w:r>
      <w:del w:id="605" w:author="Sebastian Łuczak" w:date="2011-08-31T23:23:00Z">
        <w:r w:rsidR="00947535" w:rsidDel="00B6661E">
          <w:delText>,</w:delText>
        </w:r>
      </w:del>
      <w:r>
        <w:t xml:space="preserve"> wykraczający ponad sprawdzenie jedynie poprawności nazwy użytkownika oraz hasła</w:t>
      </w:r>
      <w:r w:rsidR="00947535">
        <w:t>,</w:t>
      </w:r>
      <w:r>
        <w:t xml:space="preserve"> </w:t>
      </w:r>
      <w:del w:id="606" w:author="Sebastian Łuczak" w:date="2011-08-31T23:24:00Z">
        <w:r w:rsidDel="00B6661E">
          <w:delText>ze względu na chęć zabezpieczenia się przed możliwością zamiany aparatów, czy też karty SIM p</w:delText>
        </w:r>
        <w:r w:rsidR="00947535" w:rsidDel="00B6661E">
          <w:delText xml:space="preserve">omiędzy pracownikami mobilnymi, </w:delText>
        </w:r>
      </w:del>
      <w:r w:rsidR="00947535">
        <w:t>c</w:t>
      </w:r>
      <w:r>
        <w:t xml:space="preserve">hcemy mieć pewność, że dane zdarzenie jest obsługiwane konkretnie przez pracownika będącego właścicielem telefonu. </w:t>
      </w:r>
      <w:ins w:id="607" w:author="Sebastian Łuczak" w:date="2011-08-31T23:24:00Z">
        <w:r w:rsidR="00B6661E">
          <w:t>Numery IMEI oraz IMSI są sprawdzane ze względu na chęć zabezpieczenia się przed możliwością zamiany aparatów, czy też karty SIM pomiędzy pracownikami mobilnymi.</w:t>
        </w:r>
      </w:ins>
    </w:p>
    <w:p w:rsidR="00764D0D" w:rsidRDefault="00FE2166" w:rsidP="0082106B">
      <w:pPr>
        <w:pStyle w:val="Nagwek3"/>
      </w:pPr>
      <w:bookmarkStart w:id="608" w:name="_Toc302336528"/>
      <w:r>
        <w:t>Mechanizm sprawdzania statusu zdarzenia</w:t>
      </w:r>
      <w:bookmarkEnd w:id="608"/>
    </w:p>
    <w:p w:rsidR="00FE2166" w:rsidRDefault="00947535" w:rsidP="0082106B">
      <w:pPr>
        <w:pStyle w:val="NormalnyIn"/>
        <w:ind w:firstLine="0"/>
      </w:pPr>
      <w:r>
        <w:t>Z</w:t>
      </w:r>
      <w:r w:rsidR="00764D0D">
        <w:t>aimplementowany</w:t>
      </w:r>
      <w:r>
        <w:t xml:space="preserve"> został</w:t>
      </w:r>
      <w:r w:rsidR="00764D0D">
        <w:t xml:space="preserve"> mechanizm</w:t>
      </w:r>
      <w:del w:id="609" w:author="Sebastian Łuczak" w:date="2011-08-31T23:25:00Z">
        <w:r w:rsidDel="00B6661E">
          <w:delText>,</w:delText>
        </w:r>
      </w:del>
      <w:r w:rsidR="00764D0D">
        <w:t xml:space="preserve">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w:t>
      </w:r>
      <w:del w:id="610" w:author="Sebastian" w:date="2011-09-01T13:10:00Z">
        <w:r w:rsidDel="007E0A32">
          <w:delText>,</w:delText>
        </w:r>
      </w:del>
      <w:r w:rsidR="00FE2166">
        <w:t xml:space="preserve"> na zabezpieczenie aplikacji przed błędnym działaniem i potraktowaniu zgłoszenia będącego de fac</w:t>
      </w:r>
      <w:r w:rsidR="004C6799">
        <w:t>t</w:t>
      </w:r>
      <w:r w:rsidR="00FE2166">
        <w:t xml:space="preserve">o zamknięciem już istniejącego jako nowe. </w:t>
      </w:r>
    </w:p>
    <w:p w:rsidR="00FE2166" w:rsidDel="007E0A32" w:rsidRDefault="007E0A32" w:rsidP="00FE2166">
      <w:pPr>
        <w:pStyle w:val="NormalnyIn"/>
        <w:rPr>
          <w:del w:id="611" w:author="Sebastian" w:date="2011-09-01T13:13:00Z"/>
        </w:rPr>
      </w:pPr>
      <w:ins w:id="612" w:author="Sebastian" w:date="2011-09-01T13:10:00Z">
        <w:r>
          <w:t xml:space="preserve">Przyczyną </w:t>
        </w:r>
      </w:ins>
      <w:ins w:id="613" w:author="Sebastian" w:date="2011-09-01T13:11:00Z">
        <w:r>
          <w:t xml:space="preserve">jego powstania jest fakt iż dane aplikacji mobilnej mogą zostać wyczyszczone przez pracownika z poziomu systemu operacyjnego </w:t>
        </w:r>
      </w:ins>
      <w:ins w:id="614" w:author="Sebastian" w:date="2011-09-01T13:12:00Z">
        <w:r>
          <w:t xml:space="preserve">telefonu </w:t>
        </w:r>
      </w:ins>
      <w:ins w:id="615" w:author="Sebastian" w:date="2011-09-01T13:11:00Z">
        <w:r>
          <w:t>lub podczas zmiany urządzenia</w:t>
        </w:r>
      </w:ins>
      <w:ins w:id="616" w:author="Sebastian" w:date="2011-09-01T13:12:00Z">
        <w:r>
          <w:t>, co mogłoby spowodować nieprawidłowe działanie systemu.</w:t>
        </w:r>
      </w:ins>
      <w:ins w:id="617" w:author="Sebastian" w:date="2011-09-01T13:13:00Z">
        <w:r w:rsidDel="007E0A32">
          <w:t xml:space="preserve"> </w:t>
        </w:r>
      </w:ins>
      <w:del w:id="618" w:author="Sebastian" w:date="2011-09-01T13:10:00Z">
        <w:r w:rsidR="00FE2166" w:rsidDel="007E0A32">
          <w:delText xml:space="preserve">Powodem takiego działania </w:delText>
        </w:r>
        <w:r w:rsidR="00245935" w:rsidDel="007E0A32">
          <w:delText>są</w:delText>
        </w:r>
        <w:r w:rsidR="00FE2166" w:rsidDel="007E0A32">
          <w:delText xml:space="preserve"> względ</w:delText>
        </w:r>
        <w:r w:rsidR="00245935" w:rsidDel="007E0A32">
          <w:delText>y</w:delText>
        </w:r>
        <w:r w:rsidR="00FE2166" w:rsidDel="007E0A32">
          <w:delText xml:space="preserve"> technologiczn</w:delText>
        </w:r>
        <w:r w:rsidR="00245935" w:rsidDel="007E0A32">
          <w:delText>e</w:delText>
        </w:r>
        <w:r w:rsidR="00FE2166" w:rsidDel="007E0A32">
          <w:delText xml:space="preserve"> implementacji aplikacji na telefon komórkowy. Niestety poprzez wy</w:delText>
        </w:r>
        <w:r w:rsidR="00AC343C" w:rsidDel="007E0A32">
          <w:delText>czyszczenie podręcznej pamięci użytkownika aparatu telefonicznego możliwe jest usunięcie zgromadzonych t</w:delText>
        </w:r>
        <w:r w:rsidR="00947535" w:rsidDel="007E0A32">
          <w:delText>am danych odnoszących się do wcześniej</w:delText>
        </w:r>
        <w:r w:rsidR="00AC343C" w:rsidDel="007E0A32">
          <w:delText xml:space="preserve"> zarejestrowanego i rozpoczętego zdarzenia. </w:delText>
        </w:r>
      </w:del>
    </w:p>
    <w:p w:rsidR="00AC343C" w:rsidRDefault="00AC343C" w:rsidP="00FE2166">
      <w:pPr>
        <w:pStyle w:val="NormalnyIn"/>
      </w:pPr>
      <w:r>
        <w:t>Dzięki wyżej wymienionemu mechanizmowi</w:t>
      </w:r>
      <w:r w:rsidR="00947535">
        <w:t>,</w:t>
      </w:r>
      <w:r>
        <w:t xml:space="preserve"> telefon automatycznie uzupełnia</w:t>
      </w:r>
      <w:ins w:id="619" w:author="Sebastian" w:date="2011-09-01T13:13:00Z">
        <w:r w:rsidR="007E0A32">
          <w:t xml:space="preserve"> informacje</w:t>
        </w:r>
      </w:ins>
      <w:r>
        <w:t xml:space="preserve"> potrzebne mu do dalszego funkcjonowania</w:t>
      </w:r>
      <w:del w:id="620" w:author="Sebastian" w:date="2011-09-01T13:13:00Z">
        <w:r w:rsidDel="007E0A32">
          <w:delText xml:space="preserve"> informacje</w:delText>
        </w:r>
      </w:del>
      <w:r>
        <w:t>.</w:t>
      </w:r>
    </w:p>
    <w:p w:rsidR="00764D0D" w:rsidRPr="00AC343C" w:rsidRDefault="00764D0D" w:rsidP="004C6799">
      <w:pPr>
        <w:pStyle w:val="NormalnyIn"/>
        <w:rPr>
          <w:color w:val="FF0000"/>
        </w:rPr>
      </w:pPr>
      <w:r>
        <w:lastRenderedPageBreak/>
        <w:t xml:space="preserve">Każde </w:t>
      </w:r>
      <w:r w:rsidR="00AC343C">
        <w:t>zapytanie o status</w:t>
      </w:r>
      <w:r w:rsidR="00947535">
        <w:t>,</w:t>
      </w:r>
      <w:r w:rsidR="00AC343C">
        <w:t xml:space="preserve"> będące reprezentacją klasy </w:t>
      </w:r>
      <w:proofErr w:type="spellStart"/>
      <w:r w:rsidR="00AC343C" w:rsidRPr="001E4D1A">
        <w:rPr>
          <w:highlight w:val="green"/>
        </w:rPr>
        <w:t>CRequestStatus</w:t>
      </w:r>
      <w:proofErr w:type="spellEnd"/>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proofErr w:type="spellStart"/>
      <w:r w:rsidR="00E7232E">
        <w:t>EVENT_STATUS_</w:t>
      </w:r>
      <w:r w:rsidR="00947535">
        <w:t>STARTED</w:t>
      </w:r>
      <w:proofErr w:type="spellEnd"/>
      <w:r w:rsidR="00947535">
        <w:t xml:space="preserve">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621" w:name="_Toc302336529"/>
      <w:r>
        <w:t>Rejestracja nowego zdarzenia</w:t>
      </w:r>
      <w:bookmarkEnd w:id="621"/>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jest podstawową funkcjonalnością systemu.</w:t>
      </w:r>
      <w:r>
        <w:t xml:space="preserve"> Usługa sieciowa nasłuchuje na adresie </w:t>
      </w:r>
      <w:r w:rsidR="00796063" w:rsidRPr="00796063">
        <w:rPr>
          <w:i/>
          <w:rPrChange w:id="622" w:author="Sebastian Łuczak" w:date="2011-09-01T00:42:00Z">
            <w:rPr/>
          </w:rPrChange>
        </w:rPr>
        <w:t>/</w:t>
      </w:r>
      <w:proofErr w:type="spellStart"/>
      <w:r w:rsidR="00796063" w:rsidRPr="00796063">
        <w:rPr>
          <w:i/>
          <w:rPrChange w:id="623" w:author="Sebastian Łuczak" w:date="2011-09-01T00:42:00Z">
            <w:rPr/>
          </w:rPrChange>
        </w:rPr>
        <w:t>nfcTimeControl</w:t>
      </w:r>
      <w:proofErr w:type="spellEnd"/>
      <w:r w:rsidR="00796063" w:rsidRPr="00796063">
        <w:rPr>
          <w:i/>
          <w:rPrChange w:id="624" w:author="Sebastian Łuczak" w:date="2011-09-01T00:42:00Z">
            <w:rPr/>
          </w:rPrChange>
        </w:rPr>
        <w:t>/service/</w:t>
      </w:r>
      <w:proofErr w:type="spellStart"/>
      <w:r w:rsidR="00796063" w:rsidRPr="00796063">
        <w:rPr>
          <w:i/>
          <w:rPrChange w:id="625" w:author="Sebastian Łuczak" w:date="2011-09-01T00:42:00Z">
            <w:rPr/>
          </w:rPrChange>
        </w:rPr>
        <w:t>reg</w:t>
      </w:r>
      <w:proofErr w:type="spellEnd"/>
      <w:r>
        <w:t xml:space="preserve"> zgłoszenia przychodzące z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 na temat rozpoczętego czy też zakończonego zdarzenia. Dzięki unikalnemu identyfikatorowi</w:t>
      </w:r>
      <w:r w:rsidR="00947535">
        <w:t>, znacznik</w:t>
      </w:r>
      <w:del w:id="626" w:author="Sebastian Łuczak" w:date="2011-08-31T23:25:00Z">
        <w:r w:rsidR="00947535" w:rsidDel="00B6661E">
          <w:delText>,</w:delText>
        </w:r>
      </w:del>
      <w:r w:rsidR="00947535">
        <w:t xml:space="preserve"> który jednoznacznie określa lokalizację oraz dacie rozpoczęcia,</w:t>
      </w:r>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w:t>
      </w:r>
      <w:proofErr w:type="spellStart"/>
      <w:r w:rsidR="005C1791">
        <w:t>token</w:t>
      </w:r>
      <w:proofErr w:type="spellEnd"/>
      <w:r w:rsidR="005C1791">
        <w:t xml:space="preserve"> jednoznacznie identyfikujący zdarzenie. Na jego podstawie zdarzenie uzyskuje status „zakończone”. </w:t>
      </w:r>
      <w:proofErr w:type="spellStart"/>
      <w:r w:rsidR="005C1791">
        <w:t>Token</w:t>
      </w:r>
      <w:proofErr w:type="spellEnd"/>
      <w:r w:rsidR="005C1791">
        <w:t xml:space="preserve"> jest tworzony w oparciu o nazwę użytkowni</w:t>
      </w:r>
      <w:ins w:id="627" w:author="Sebastian Łuczak" w:date="2011-08-31T23:26:00Z">
        <w:r w:rsidR="00B6661E">
          <w:t>k</w:t>
        </w:r>
      </w:ins>
      <w:r w:rsidR="005C1791">
        <w:t xml:space="preserve">a zajmującego się zdarzeniem, datę utworzenia oraz identyfikator </w:t>
      </w:r>
      <w:del w:id="628" w:author="Sebastian Łuczak" w:date="2011-08-31T23:25:00Z">
        <w:r w:rsidR="005C1791" w:rsidDel="00B6661E">
          <w:delText>Tagu</w:delText>
        </w:r>
      </w:del>
      <w:ins w:id="629" w:author="Sebastian Łuczak" w:date="2011-08-31T23:25:00Z">
        <w:r w:rsidR="00B6661E">
          <w:t>znacznika</w:t>
        </w:r>
      </w:ins>
      <w:r w:rsidR="005C1791">
        <w:t xml:space="preserve">.  </w:t>
      </w:r>
    </w:p>
    <w:p w:rsidR="00764D0D" w:rsidRDefault="00764D0D" w:rsidP="00764D0D">
      <w:pPr>
        <w:pStyle w:val="NormalnyIn"/>
      </w:pPr>
      <w:r>
        <w:t xml:space="preserve">Uproszczony schemat działania rejestracji nowego zdarzenia został przedstawiony na rysunku </w:t>
      </w:r>
      <w:r w:rsidRPr="008A2099">
        <w:rPr>
          <w:highlight w:val="green"/>
        </w:rPr>
        <w:t>1.1</w:t>
      </w:r>
    </w:p>
    <w:p w:rsidR="00764D0D" w:rsidRDefault="008A2099" w:rsidP="00764D0D">
      <w:pPr>
        <w:pStyle w:val="NormalnyIn"/>
      </w:pPr>
      <w:r>
        <w:rPr>
          <w:noProof/>
        </w:rPr>
        <w:lastRenderedPageBreak/>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21" cstate="print"/>
                    <a:stretch>
                      <a:fillRect/>
                    </a:stretch>
                  </pic:blipFill>
                  <pic:spPr>
                    <a:xfrm>
                      <a:off x="0" y="0"/>
                      <a:ext cx="5385463" cy="4330299"/>
                    </a:xfrm>
                    <a:prstGeom prst="rect">
                      <a:avLst/>
                    </a:prstGeom>
                  </pic:spPr>
                </pic:pic>
              </a:graphicData>
            </a:graphic>
          </wp:inline>
        </w:drawing>
      </w:r>
    </w:p>
    <w:p w:rsidR="004C6799" w:rsidRPr="004C6799" w:rsidRDefault="004C6799" w:rsidP="004C6799">
      <w:pPr>
        <w:pStyle w:val="NormalnyIn"/>
        <w:jc w:val="center"/>
        <w:rPr>
          <w:i/>
        </w:rPr>
      </w:pPr>
      <w:r>
        <w:rPr>
          <w:i/>
        </w:rPr>
        <w:t>Rys … Algorytm obsługujący zgłoszenie rejestracji zdarzenia</w:t>
      </w:r>
    </w:p>
    <w:p w:rsidR="00064EA2" w:rsidRDefault="005C1791" w:rsidP="00764D0D">
      <w:pPr>
        <w:pStyle w:val="NormalnyIn"/>
      </w:pPr>
      <w:r>
        <w:t>Na podstawie powyższego schematu</w:t>
      </w:r>
      <w:r w:rsidR="00947535">
        <w:t>,</w:t>
      </w:r>
      <w:r>
        <w:t xml:space="preserve"> możemy zobaczyć krok po kroku jakie czynności wykonuje sys</w:t>
      </w:r>
      <w:r w:rsidR="00947535">
        <w:t>tem przez odnotowaniem zdarzenia</w:t>
      </w:r>
      <w:r>
        <w:t>.</w:t>
      </w:r>
      <w:r w:rsidR="001B3156">
        <w:t xml:space="preserve"> </w:t>
      </w:r>
      <w:r>
        <w:t xml:space="preserve">Zaraz po uwierzytelnieniu użytkownika aplikacja sprawdza czy w przychodzącym zgłoszeniu przesłany jest </w:t>
      </w:r>
      <w:proofErr w:type="spellStart"/>
      <w:r>
        <w:t>token</w:t>
      </w:r>
      <w:proofErr w:type="spellEnd"/>
      <w:r>
        <w:t>.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 xml:space="preserve">W przypadku braku </w:t>
      </w:r>
      <w:proofErr w:type="spellStart"/>
      <w:r>
        <w:t>tokenu</w:t>
      </w:r>
      <w:proofErr w:type="spellEnd"/>
      <w:r w:rsidR="00947535">
        <w:t>,</w:t>
      </w:r>
      <w:r>
        <w:t xml:space="preserve"> system przystępuje do kolejnego kroku jakim jest </w:t>
      </w:r>
      <w:r w:rsidR="002631BC">
        <w:t xml:space="preserve">sprawdzenie czy dany identyfikator </w:t>
      </w:r>
      <w:del w:id="630" w:author="Sebastian Łuczak" w:date="2011-08-31T23:26:00Z">
        <w:r w:rsidR="002631BC" w:rsidDel="00B6661E">
          <w:delText xml:space="preserve">Tagu </w:delText>
        </w:r>
      </w:del>
      <w:ins w:id="631" w:author="Sebastian Łuczak" w:date="2011-08-31T23:26:00Z">
        <w:r w:rsidR="00B6661E">
          <w:t xml:space="preserve">znacznika </w:t>
        </w:r>
      </w:ins>
      <w:r w:rsidR="002631BC">
        <w:t>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w:t>
      </w:r>
      <w:del w:id="632" w:author="Sebastian Łuczak" w:date="2011-08-31T23:26:00Z">
        <w:r w:rsidR="00064EA2" w:rsidDel="00B6661E">
          <w:delText xml:space="preserve">Tagu </w:delText>
        </w:r>
      </w:del>
      <w:ins w:id="633" w:author="Sebastian Łuczak" w:date="2011-08-31T23:26:00Z">
        <w:r w:rsidR="00B6661E">
          <w:t xml:space="preserve">znacznika </w:t>
        </w:r>
      </w:ins>
      <w:r w:rsidR="00064EA2">
        <w:t>w bazie</w:t>
      </w:r>
      <w:r w:rsidR="001B3156">
        <w:t>.</w:t>
      </w:r>
      <w:r w:rsidR="00064EA2">
        <w:t xml:space="preserve"> </w:t>
      </w:r>
      <w:r w:rsidR="001B3156">
        <w:t xml:space="preserve">W przeciwnym razie aplikacja sprawdzi najpierw czy istnieją zdarzenia o statusie „utworzone” dla danego </w:t>
      </w:r>
      <w:del w:id="634" w:author="Sebastian Łuczak" w:date="2011-08-31T23:26:00Z">
        <w:r w:rsidR="001B3156" w:rsidDel="00B6661E">
          <w:delText>Tagu</w:delText>
        </w:r>
      </w:del>
      <w:ins w:id="635" w:author="Sebastian Łuczak" w:date="2011-08-31T23:26:00Z">
        <w:r w:rsidR="00B6661E">
          <w:t>znacznika</w:t>
        </w:r>
      </w:ins>
      <w:r w:rsidR="001B3156">
        <w:t xml:space="preserve">, lub też utworzy nowe zdarzenie. </w:t>
      </w:r>
    </w:p>
    <w:p w:rsidR="005C1791" w:rsidRDefault="001B3156" w:rsidP="00764D0D">
      <w:pPr>
        <w:pStyle w:val="NormalnyIn"/>
      </w:pPr>
      <w:r>
        <w:t>Każdy krok</w:t>
      </w:r>
      <w:del w:id="636" w:author="Sebastian Łuczak" w:date="2011-08-31T23:26:00Z">
        <w:r w:rsidR="00947535" w:rsidDel="00B6661E">
          <w:delText>,</w:delText>
        </w:r>
      </w:del>
      <w:r>
        <w:t xml:space="preserve"> kończy się przesłaniem odpowiednio sformułowanej odpowiedzi będącej klasą </w:t>
      </w:r>
      <w:proofErr w:type="spellStart"/>
      <w:r>
        <w:t>CResponse</w:t>
      </w:r>
      <w:proofErr w:type="spellEnd"/>
      <w:r w:rsidR="00947535">
        <w:t>,</w:t>
      </w:r>
      <w:r>
        <w:t xml:space="preserve"> która to zawiera pole informujące o statusie przetwarzanego zgłoszenia oraz dwa pola wypełniane w przypadku rejestracji zgłoszenia – komentarz do zgłoszenia utworzonego wcześniej </w:t>
      </w:r>
      <w:ins w:id="637" w:author="Sebastian Łuczak" w:date="2011-08-31T23:26:00Z">
        <w:r w:rsidR="00B6661E">
          <w:t>po</w:t>
        </w:r>
      </w:ins>
      <w:r>
        <w:t xml:space="preserve">przez panel administracyjny oraz </w:t>
      </w:r>
      <w:proofErr w:type="spellStart"/>
      <w:r>
        <w:t>token</w:t>
      </w:r>
      <w:proofErr w:type="spellEnd"/>
      <w:r>
        <w:t xml:space="preserve">. </w:t>
      </w:r>
    </w:p>
    <w:p w:rsidR="00211B4B" w:rsidRDefault="008A2099" w:rsidP="00764D0D">
      <w:pPr>
        <w:pStyle w:val="NormalnyIn"/>
      </w:pPr>
      <w:r>
        <w:t xml:space="preserve">Na poniższym schemacie zostało przedstawiony cykl życia nowo zarejestrowanego zdarzenia. </w:t>
      </w:r>
    </w:p>
    <w:p w:rsidR="008A2099" w:rsidRDefault="008A2099" w:rsidP="00764D0D">
      <w:pPr>
        <w:pStyle w:val="NormalnyIn"/>
      </w:pPr>
    </w:p>
    <w:p w:rsidR="008A2099" w:rsidRDefault="008A2099" w:rsidP="00764D0D">
      <w:pPr>
        <w:pStyle w:val="NormalnyIn"/>
      </w:pPr>
    </w:p>
    <w:p w:rsidR="008A2099" w:rsidRDefault="00A83708" w:rsidP="004C6799">
      <w:pPr>
        <w:pStyle w:val="NormalnyIn"/>
        <w:jc w:val="center"/>
      </w:pPr>
      <w:r w:rsidRPr="00A83708">
        <w:rPr>
          <w:noProof/>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22" cstate="print"/>
                    <a:stretch>
                      <a:fillRect/>
                    </a:stretch>
                  </pic:blipFill>
                  <pic:spPr>
                    <a:xfrm>
                      <a:off x="0" y="0"/>
                      <a:ext cx="3705225" cy="2209800"/>
                    </a:xfrm>
                    <a:prstGeom prst="rect">
                      <a:avLst/>
                    </a:prstGeom>
                  </pic:spPr>
                </pic:pic>
              </a:graphicData>
            </a:graphic>
          </wp:inline>
        </w:drawing>
      </w:r>
    </w:p>
    <w:p w:rsidR="008A2099" w:rsidRPr="004C6799" w:rsidRDefault="004C6799" w:rsidP="004C6799">
      <w:pPr>
        <w:pStyle w:val="NormalnyIn"/>
        <w:jc w:val="center"/>
        <w:rPr>
          <w:i/>
        </w:rPr>
      </w:pPr>
      <w:r>
        <w:rPr>
          <w:i/>
        </w:rPr>
        <w:t>Rys … 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638" w:name="_Toc302336530"/>
      <w:r>
        <w:lastRenderedPageBreak/>
        <w:t>W</w:t>
      </w:r>
      <w:r w:rsidR="00E27E90">
        <w:t>prowadzanie nowej lokalizacji i znacznika</w:t>
      </w:r>
      <w:bookmarkEnd w:id="638"/>
      <w:r w:rsidR="00E27E90">
        <w:t xml:space="preserve"> </w:t>
      </w:r>
    </w:p>
    <w:p w:rsidR="00211B4B" w:rsidRDefault="00764D0D" w:rsidP="0082106B">
      <w:pPr>
        <w:pStyle w:val="NormalnyIn"/>
        <w:ind w:firstLine="0"/>
      </w:pPr>
      <w:r>
        <w:t>Funkcj</w:t>
      </w:r>
      <w:ins w:id="639" w:author="Sebastian Łuczak" w:date="2011-08-31T23:27:00Z">
        <w:r w:rsidR="00AB2B44">
          <w:t>a</w:t>
        </w:r>
      </w:ins>
      <w:del w:id="640" w:author="Sebastian Łuczak" w:date="2011-08-31T23:27:00Z">
        <w:r w:rsidDel="00AB2B44">
          <w:delText>onalność</w:delText>
        </w:r>
      </w:del>
      <w:r>
        <w:t xml:space="preserve"> </w:t>
      </w:r>
      <w:r w:rsidR="00211B4B">
        <w:t xml:space="preserve">rejestracji nowej lokalizacji jest </w:t>
      </w:r>
      <w:del w:id="641" w:author="Sebastian Łuczak" w:date="2011-08-31T23:27:00Z">
        <w:r w:rsidR="00211B4B" w:rsidDel="00AB2B44">
          <w:delText xml:space="preserve">przeznaczone </w:delText>
        </w:r>
      </w:del>
      <w:ins w:id="642" w:author="Sebastian Łuczak" w:date="2011-08-31T23:27:00Z">
        <w:r w:rsidR="00AB2B44">
          <w:t xml:space="preserve">przeznaczona </w:t>
        </w:r>
      </w:ins>
      <w:r w:rsidR="00211B4B">
        <w:t xml:space="preserve">dla pracowników posiadających odpowiednio wysokie uprawnienia, takie jak </w:t>
      </w:r>
      <w:proofErr w:type="spellStart"/>
      <w:r w:rsidR="00211B4B">
        <w:t>ROLE_SUPER_USER</w:t>
      </w:r>
      <w:proofErr w:type="spellEnd"/>
      <w:r w:rsidR="00211B4B">
        <w:t xml:space="preserve"> czy też </w:t>
      </w:r>
      <w:proofErr w:type="spellStart"/>
      <w:r w:rsidR="00211B4B">
        <w:t>ROLE_ADMIN</w:t>
      </w:r>
      <w:proofErr w:type="spellEnd"/>
      <w:r w:rsidR="00211B4B">
        <w:t xml:space="preserve">. </w:t>
      </w:r>
    </w:p>
    <w:p w:rsidR="00211B4B" w:rsidRDefault="00211B4B" w:rsidP="00764D0D">
      <w:pPr>
        <w:pStyle w:val="NormalnyIn"/>
      </w:pPr>
      <w:r>
        <w:t>Mechanizm ten</w:t>
      </w:r>
      <w:del w:id="643" w:author="Sebastian Łuczak" w:date="2011-08-31T23:27:00Z">
        <w:r w:rsidR="00FE1FE4" w:rsidDel="00AB2B44">
          <w:delText>,</w:delText>
        </w:r>
      </w:del>
      <w:r>
        <w:t xml:space="preserve">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w:t>
      </w:r>
      <w:del w:id="644" w:author="Sebastian Łuczak" w:date="2011-08-31T23:27:00Z">
        <w:r w:rsidR="004C045B" w:rsidDel="00AB2B44">
          <w:delText xml:space="preserve">lokalizacje </w:delText>
        </w:r>
      </w:del>
      <w:ins w:id="645" w:author="Sebastian Łuczak" w:date="2011-08-31T23:27:00Z">
        <w:r w:rsidR="00AB2B44">
          <w:t xml:space="preserve">lokalizację </w:t>
        </w:r>
      </w:ins>
      <w:r w:rsidR="004C045B">
        <w:t xml:space="preserve">wprowadzenie podstawowych danych do zapisania jej w systemie. </w:t>
      </w:r>
    </w:p>
    <w:p w:rsidR="00764D0D" w:rsidRDefault="00764D0D" w:rsidP="00764D0D">
      <w:pPr>
        <w:pStyle w:val="NormalnyIn"/>
      </w:pPr>
      <w:r>
        <w:t>Tak</w:t>
      </w:r>
      <w:del w:id="646" w:author="Sebastian Łuczak" w:date="2011-08-31T23:27:00Z">
        <w:r w:rsidR="00FE1FE4" w:rsidDel="00AB2B44">
          <w:delText>,</w:delText>
        </w:r>
      </w:del>
      <w:r>
        <w:t xml:space="preserve"> jak w poprzednich przypadkach</w:t>
      </w:r>
      <w:r w:rsidR="00FE1FE4">
        <w:t>,</w:t>
      </w:r>
      <w:r>
        <w:t xml:space="preserve"> </w:t>
      </w:r>
      <w:r w:rsidR="00B147A9">
        <w:t xml:space="preserve">usługa sieciowa </w:t>
      </w:r>
      <w:r>
        <w:t>obsługuje zgłoszenia przychodzące na adres /</w:t>
      </w:r>
      <w:proofErr w:type="spellStart"/>
      <w:r>
        <w:t>nfcTimeContorl</w:t>
      </w:r>
      <w:proofErr w:type="spellEnd"/>
      <w:r>
        <w:t>/service/</w:t>
      </w:r>
      <w:proofErr w:type="spellStart"/>
      <w:r>
        <w:t>admin</w:t>
      </w:r>
      <w:proofErr w:type="spellEnd"/>
      <w:r w:rsidR="00B147A9">
        <w:t>. Każ</w:t>
      </w:r>
      <w:r w:rsidR="00FE1FE4">
        <w:t>de zgłoszenie zawiera informację</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w:t>
      </w:r>
      <w:del w:id="647" w:author="Sebastian Łuczak" w:date="2011-08-31T23:27:00Z">
        <w:r w:rsidR="00B147A9" w:rsidDel="00AB2B44">
          <w:delText xml:space="preserve">nip </w:delText>
        </w:r>
      </w:del>
      <w:ins w:id="648" w:author="Sebastian Łuczak" w:date="2011-08-31T23:27:00Z">
        <w:r w:rsidR="00AB2B44">
          <w:t xml:space="preserve">NIP </w:t>
        </w:r>
      </w:ins>
      <w:r w:rsidR="00B147A9">
        <w:t xml:space="preserve">i nazwę firmy do której należy dana lokalizacja. </w:t>
      </w:r>
      <w:ins w:id="649" w:author="Sebastian" w:date="2011-09-01T13:15:00Z">
        <w:r w:rsidR="007E0A32">
          <w:t xml:space="preserve">Ponieważ w sposób jednoznaczny identyfikuje on firmę, </w:t>
        </w:r>
      </w:ins>
      <w:ins w:id="650" w:author="Sebastian" w:date="2011-09-01T13:13:00Z">
        <w:r w:rsidR="007E0A32">
          <w:t>Numer Identyfikacji Podat</w:t>
        </w:r>
      </w:ins>
      <w:ins w:id="651" w:author="Sebastian" w:date="2011-09-01T13:14:00Z">
        <w:r w:rsidR="007E0A32">
          <w:t>kowej</w:t>
        </w:r>
      </w:ins>
      <w:ins w:id="652" w:author="Sebastian" w:date="2011-09-01T13:13:00Z">
        <w:r w:rsidR="007E0A32">
          <w:t xml:space="preserve"> jest </w:t>
        </w:r>
      </w:ins>
      <w:ins w:id="653" w:author="Sebastian" w:date="2011-09-01T13:14:00Z">
        <w:r w:rsidR="007E0A32">
          <w:t>w naszym systemie stosowany jako unikatowy identyfikator kontrahenta.</w:t>
        </w:r>
      </w:ins>
    </w:p>
    <w:p w:rsidR="00835055" w:rsidRDefault="00835055" w:rsidP="00764D0D">
      <w:pPr>
        <w:pStyle w:val="NormalnyIn"/>
      </w:pPr>
      <w:r>
        <w:t>Na podstawie przesłanych danych</w:t>
      </w:r>
      <w:r w:rsidR="00FE1FE4">
        <w:t>,</w:t>
      </w:r>
      <w:r>
        <w:t xml:space="preserve"> </w:t>
      </w:r>
      <w:del w:id="654" w:author="Sebastian" w:date="2011-09-01T13:15:00Z">
        <w:r w:rsidDel="007E0A32">
          <w:delText xml:space="preserve">system </w:delText>
        </w:r>
      </w:del>
      <w:ins w:id="655" w:author="Sebastian" w:date="2011-09-01T13:15:00Z">
        <w:r w:rsidR="007E0A32">
          <w:t xml:space="preserve">aplikacja </w:t>
        </w:r>
      </w:ins>
      <w:r>
        <w:t xml:space="preserve">decyduje o swoich następnych krokach. Jeżeli identyfikator </w:t>
      </w:r>
      <w:r w:rsidR="001417C4">
        <w:t>znacznika</w:t>
      </w:r>
      <w:r>
        <w:t xml:space="preserve">: </w:t>
      </w:r>
    </w:p>
    <w:p w:rsidR="00835055" w:rsidRDefault="00835055" w:rsidP="00835055">
      <w:pPr>
        <w:pStyle w:val="NormalnyIn"/>
        <w:numPr>
          <w:ilvl w:val="0"/>
          <w:numId w:val="12"/>
        </w:numPr>
      </w:pPr>
      <w:r>
        <w:t xml:space="preserve">istnieje już w bazie – wtedy </w:t>
      </w:r>
      <w:del w:id="656" w:author="Sebastian" w:date="2011-09-01T13:18:00Z">
        <w:r w:rsidDel="007E0A32">
          <w:delText xml:space="preserve">aplikacja </w:delText>
        </w:r>
      </w:del>
      <w:ins w:id="657" w:author="Sebastian" w:date="2011-09-01T13:18:00Z">
        <w:r w:rsidR="007E0A32">
          <w:t xml:space="preserve">usługa </w:t>
        </w:r>
      </w:ins>
      <w:r>
        <w:t xml:space="preserve">odmawia </w:t>
      </w:r>
      <w:del w:id="658" w:author="Sebastian Łuczak" w:date="2011-08-31T23:28:00Z">
        <w:r w:rsidDel="00AB2B44">
          <w:delText xml:space="preserve">jej </w:delText>
        </w:r>
      </w:del>
      <w:ins w:id="659" w:author="Sebastian Łuczak" w:date="2011-08-31T23:28:00Z">
        <w:r w:rsidR="00AB2B44">
          <w:t xml:space="preserve">jego </w:t>
        </w:r>
      </w:ins>
      <w:r>
        <w:t>rejestracji</w:t>
      </w:r>
    </w:p>
    <w:p w:rsidR="00835055" w:rsidRDefault="00835055" w:rsidP="00835055">
      <w:pPr>
        <w:pStyle w:val="NormalnyIn"/>
        <w:numPr>
          <w:ilvl w:val="0"/>
          <w:numId w:val="12"/>
        </w:numPr>
      </w:pPr>
      <w:r>
        <w:t>nie istnieje</w:t>
      </w:r>
      <w:r w:rsidR="00FE1FE4">
        <w:t>,</w:t>
      </w:r>
      <w:r>
        <w:t xml:space="preserve"> ale firma będąca jej właścicielem istnieje wtedy rejestruje nową lokalizacje</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FE1FE4">
        <w:t>,</w:t>
      </w:r>
      <w:r>
        <w:t xml:space="preserve"> wtedy rejestruje najpierw nową firmę a następnie lokalizację. </w:t>
      </w:r>
    </w:p>
    <w:p w:rsidR="001417C4" w:rsidRDefault="001417C4" w:rsidP="001417C4">
      <w:pPr>
        <w:pStyle w:val="NormalnyIn"/>
        <w:ind w:left="1287" w:firstLine="0"/>
      </w:pPr>
    </w:p>
    <w:p w:rsidR="00764D0D" w:rsidRDefault="00764D0D" w:rsidP="00764D0D">
      <w:pPr>
        <w:pStyle w:val="NormalnyIn"/>
      </w:pPr>
      <w:r>
        <w:t xml:space="preserve">Uproszczony mechanizm działania tej funkcjonalności przedstawia rysunek </w:t>
      </w:r>
      <w:r w:rsidRPr="004C6799">
        <w:rPr>
          <w:highlight w:val="green"/>
        </w:rPr>
        <w:t>1.2</w:t>
      </w:r>
      <w:r>
        <w:t xml:space="preserve"> </w:t>
      </w:r>
    </w:p>
    <w:p w:rsidR="00764D0D" w:rsidRDefault="00764D0D" w:rsidP="00764D0D">
      <w:pPr>
        <w:pStyle w:val="NormalnyIn"/>
      </w:pPr>
    </w:p>
    <w:p w:rsidR="00764D0D" w:rsidRDefault="004C6799" w:rsidP="00764D0D">
      <w:pPr>
        <w:pStyle w:val="NormalnyIn"/>
      </w:pPr>
      <w:r>
        <w:rPr>
          <w:noProof/>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23" cstate="print"/>
                    <a:stretch>
                      <a:fillRect/>
                    </a:stretch>
                  </pic:blipFill>
                  <pic:spPr>
                    <a:xfrm>
                      <a:off x="0" y="0"/>
                      <a:ext cx="3905250" cy="5895975"/>
                    </a:xfrm>
                    <a:prstGeom prst="rect">
                      <a:avLst/>
                    </a:prstGeom>
                  </pic:spPr>
                </pic:pic>
              </a:graphicData>
            </a:graphic>
          </wp:inline>
        </w:drawing>
      </w:r>
    </w:p>
    <w:p w:rsidR="004C6799" w:rsidRPr="004C6799" w:rsidRDefault="004C6799" w:rsidP="004C6799">
      <w:pPr>
        <w:pStyle w:val="NormalnyIn"/>
        <w:jc w:val="center"/>
        <w:rPr>
          <w:i/>
        </w:rPr>
      </w:pPr>
      <w:r>
        <w:rPr>
          <w:i/>
        </w:rPr>
        <w:t xml:space="preserve">Rys </w:t>
      </w:r>
      <w:r w:rsidRPr="004C6799">
        <w:rPr>
          <w:i/>
          <w:highlight w:val="green"/>
        </w:rPr>
        <w:t>…</w:t>
      </w:r>
      <w:r>
        <w:rPr>
          <w:i/>
        </w:rPr>
        <w:t xml:space="preserve"> Algorytm rejestrowania nowej lokalizacji</w:t>
      </w:r>
    </w:p>
    <w:p w:rsidR="004C6799" w:rsidRDefault="004C6799" w:rsidP="00764D0D">
      <w:pPr>
        <w:pStyle w:val="NormalnyIn"/>
      </w:pPr>
    </w:p>
    <w:p w:rsidR="00764D0D" w:rsidRPr="00764D0D" w:rsidRDefault="00835055" w:rsidP="00764D0D">
      <w:pPr>
        <w:pStyle w:val="NormalnyIn"/>
      </w:pPr>
      <w:r>
        <w:t xml:space="preserve">Ze schematu możemy </w:t>
      </w:r>
      <w:r w:rsidR="009D55B8">
        <w:t>odczytać jak wygląda algorytm tworzenia nowej lokalizacji. Na początku</w:t>
      </w:r>
      <w:del w:id="660" w:author="Sebastian Łuczak" w:date="2011-08-31T23:28:00Z">
        <w:r w:rsidR="00FE1FE4" w:rsidDel="000C1024">
          <w:delText>,</w:delText>
        </w:r>
      </w:del>
      <w:r w:rsidR="009D55B8">
        <w:t xml:space="preserve"> zostaje potwierdzona tożsamość użytkownika. Następnie system sp</w:t>
      </w:r>
      <w:r w:rsidR="00FE1FE4">
        <w:t xml:space="preserve">rawdzi czy dany </w:t>
      </w:r>
      <w:del w:id="661" w:author="Sebastian Łuczak" w:date="2011-08-31T23:28:00Z">
        <w:r w:rsidR="00FE1FE4" w:rsidDel="000C1024">
          <w:delText xml:space="preserve">Tag </w:delText>
        </w:r>
      </w:del>
      <w:ins w:id="662" w:author="Sebastian Łuczak" w:date="2011-08-31T23:28:00Z">
        <w:r w:rsidR="000C1024">
          <w:t xml:space="preserve">znacznik </w:t>
        </w:r>
      </w:ins>
      <w:r w:rsidR="00FE1FE4">
        <w:t>istnieje</w:t>
      </w:r>
      <w:r w:rsidR="009D55B8">
        <w:t xml:space="preserve"> w bazie danych. Jeżeli istnieje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 i podpięta pod istniejącą już firmę</w:t>
      </w:r>
      <w:del w:id="663" w:author="Sebastian Łuczak" w:date="2011-08-31T23:29:00Z">
        <w:r w:rsidR="00465A01" w:rsidDel="000C1024">
          <w:delText xml:space="preserve">, </w:delText>
        </w:r>
      </w:del>
      <w:ins w:id="664" w:author="Sebastian Łuczak" w:date="2011-08-31T23:29:00Z">
        <w:r w:rsidR="000C1024">
          <w:t xml:space="preserve">. </w:t>
        </w:r>
      </w:ins>
      <w:del w:id="665" w:author="Sebastian Łuczak" w:date="2011-08-31T23:29:00Z">
        <w:r w:rsidR="00465A01" w:rsidDel="000C1024">
          <w:delText xml:space="preserve">w </w:delText>
        </w:r>
      </w:del>
      <w:ins w:id="666" w:author="Sebastian Łuczak" w:date="2011-08-31T23:29:00Z">
        <w:r w:rsidR="000C1024">
          <w:t xml:space="preserve">W </w:t>
        </w:r>
      </w:ins>
      <w:r w:rsidR="00465A01">
        <w:t>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667" w:name="_Toc302291862"/>
      <w:bookmarkStart w:id="668" w:name="_Toc302336531"/>
      <w:r>
        <w:lastRenderedPageBreak/>
        <w:t xml:space="preserve">Opis </w:t>
      </w:r>
      <w:r w:rsidRPr="008A3B8F">
        <w:t>aplikacji</w:t>
      </w:r>
      <w:r>
        <w:t xml:space="preserve"> klienckiej na telefon komórkowy</w:t>
      </w:r>
      <w:bookmarkEnd w:id="667"/>
      <w:bookmarkEnd w:id="668"/>
    </w:p>
    <w:p w:rsidR="00B138EA" w:rsidRPr="00591542" w:rsidRDefault="00B138EA" w:rsidP="00B138EA">
      <w:pPr>
        <w:pStyle w:val="Nagwek3"/>
      </w:pPr>
      <w:bookmarkStart w:id="669" w:name="_Toc302336532"/>
      <w:r>
        <w:t>Cel powstania</w:t>
      </w:r>
      <w:bookmarkEnd w:id="669"/>
    </w:p>
    <w:p w:rsidR="00B138EA" w:rsidRDefault="00B138EA" w:rsidP="00B138EA">
      <w:pPr>
        <w:pStyle w:val="NormalnyIn"/>
        <w:ind w:firstLine="0"/>
      </w:pPr>
      <w:r>
        <w:t>Przeznaczeniem aplikacji klienckiej dla pracownika mobilnego jest pełnić funkcję intuicyjnego i prostego w obsłudze interfejsu do systemu monitorowania stanu realizacji zleceń.</w:t>
      </w:r>
    </w:p>
    <w:p w:rsidR="00B138EA" w:rsidRDefault="00B138EA" w:rsidP="00B138EA">
      <w:pPr>
        <w:pStyle w:val="Nagwek3"/>
      </w:pPr>
      <w:bookmarkStart w:id="670" w:name="_Toc302291863"/>
      <w:bookmarkStart w:id="671" w:name="_Toc302336533"/>
      <w:r>
        <w:t>Założenia</w:t>
      </w:r>
      <w:bookmarkEnd w:id="670"/>
      <w:bookmarkEnd w:id="671"/>
    </w:p>
    <w:p w:rsidR="00B138EA" w:rsidRDefault="00B138EA" w:rsidP="00B138EA">
      <w:pPr>
        <w:pStyle w:val="NormalnyIn"/>
        <w:ind w:firstLine="0"/>
      </w:pPr>
      <w:r>
        <w:t>Główne założenia które stanowiły podstawę przy projektowaniu tej części systemu to możliwie jak największa szybkość wywołania i działania aplikacji, oszczędność baterii,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B138EA" w:rsidP="00B138EA">
      <w:pPr>
        <w:pStyle w:val="NormalnyIn"/>
        <w:numPr>
          <w:ilvl w:val="0"/>
          <w:numId w:val="1"/>
        </w:numPr>
      </w:pPr>
      <w:r>
        <w:t>Komunikacja z użytkownikiem w oparciu o graficzny interfejs</w:t>
      </w:r>
    </w:p>
    <w:p w:rsidR="00B138EA" w:rsidRDefault="00B138EA" w:rsidP="00B138EA">
      <w:pPr>
        <w:pStyle w:val="NormalnyIn"/>
        <w:numPr>
          <w:ilvl w:val="0"/>
          <w:numId w:val="1"/>
        </w:numPr>
      </w:pPr>
      <w:r>
        <w:t>Duża szybkość reakcji na działania użytkownika</w:t>
      </w:r>
    </w:p>
    <w:p w:rsidR="00B138EA" w:rsidRDefault="00B138EA" w:rsidP="00B138EA">
      <w:pPr>
        <w:pStyle w:val="NormalnyIn"/>
        <w:numPr>
          <w:ilvl w:val="0"/>
          <w:numId w:val="1"/>
        </w:numPr>
      </w:pPr>
      <w:r>
        <w:t>Komunikacja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zrealizowana jest w aplikacji serwerowej, telefon z kolei formułuje zapytania i przetwarza odpowiedzi. Komunikacja w architekturze REST (</w:t>
      </w:r>
      <w:proofErr w:type="spellStart"/>
      <w:r>
        <w:t>Representational</w:t>
      </w:r>
      <w:proofErr w:type="spellEnd"/>
      <w:r>
        <w:t xml:space="preserve"> State Transfer) opiera się o zapytania w formie JSON </w:t>
      </w:r>
      <w:r w:rsidRPr="00C30DEC">
        <w:t>(</w:t>
      </w:r>
      <w:proofErr w:type="spellStart"/>
      <w:r w:rsidRPr="00C30DEC">
        <w:rPr>
          <w:rStyle w:val="apple-style-span"/>
          <w:bCs/>
          <w:color w:val="000000"/>
          <w:shd w:val="clear" w:color="auto" w:fill="FFFFFF"/>
        </w:rPr>
        <w:t>JavaScript</w:t>
      </w:r>
      <w:proofErr w:type="spellEnd"/>
      <w:r w:rsidRPr="00C30DEC">
        <w:rPr>
          <w:rStyle w:val="apple-style-span"/>
          <w:bCs/>
          <w:color w:val="000000"/>
          <w:shd w:val="clear" w:color="auto" w:fill="FFFFFF"/>
        </w:rPr>
        <w:t xml:space="preserve"> </w:t>
      </w:r>
      <w:proofErr w:type="spellStart"/>
      <w:r w:rsidRPr="00C30DEC">
        <w:rPr>
          <w:rStyle w:val="apple-style-span"/>
          <w:bCs/>
          <w:color w:val="000000"/>
          <w:shd w:val="clear" w:color="auto" w:fill="FFFFFF"/>
        </w:rPr>
        <w:t>Object</w:t>
      </w:r>
      <w:proofErr w:type="spellEnd"/>
      <w:r w:rsidRPr="00C30DEC">
        <w:rPr>
          <w:rStyle w:val="apple-style-span"/>
          <w:bCs/>
          <w:color w:val="000000"/>
          <w:shd w:val="clear" w:color="auto" w:fill="FFFFFF"/>
        </w:rPr>
        <w:t xml:space="preserve"> </w:t>
      </w:r>
      <w:proofErr w:type="spellStart"/>
      <w:r w:rsidRPr="00C30DEC">
        <w:rPr>
          <w:rStyle w:val="apple-style-span"/>
          <w:bCs/>
          <w:color w:val="000000"/>
          <w:shd w:val="clear" w:color="auto" w:fill="FFFFFF"/>
        </w:rPr>
        <w:t>Notation</w:t>
      </w:r>
      <w:proofErr w:type="spellEnd"/>
      <w:r w:rsidRPr="00C30DEC">
        <w:rPr>
          <w:rStyle w:val="apple-style-span"/>
          <w:bCs/>
          <w:color w:val="000000"/>
          <w:shd w:val="clear" w:color="auto" w:fill="FFFFFF"/>
        </w:rPr>
        <w:t>)</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w:t>
      </w:r>
      <w:commentRangeStart w:id="672"/>
      <w:del w:id="673" w:author="Sebastian" w:date="2011-09-01T13:18:00Z">
        <w:r w:rsidDel="007E0A32">
          <w:delText xml:space="preserve">sposób </w:delText>
        </w:r>
        <w:r w:rsidR="00853DF0" w:rsidDel="007E0A32">
          <w:delText>jawny</w:delText>
        </w:r>
        <w:r w:rsidDel="007E0A32">
          <w:delText xml:space="preserve"> </w:delText>
        </w:r>
        <w:commentRangeEnd w:id="672"/>
        <w:r w:rsidR="000C1024" w:rsidDel="007E0A32">
          <w:rPr>
            <w:rStyle w:val="Odwoaniedokomentarza"/>
            <w:rFonts w:ascii="Calibri" w:eastAsia="Calibri" w:hAnsi="Calibri"/>
            <w:lang w:eastAsia="en-US"/>
          </w:rPr>
          <w:commentReference w:id="672"/>
        </w:r>
        <w:r w:rsidDel="007E0A32">
          <w:delText xml:space="preserve">w </w:delText>
        </w:r>
      </w:del>
      <w:r>
        <w:t>formacie JSON. Zaletą tego formatu jest ogólnodostępność i niezależność od języka programowania, idące jednak w parze z kompletnym wsparciem</w:t>
      </w:r>
      <w:r w:rsidR="00DA0773">
        <w:t xml:space="preserve"> </w:t>
      </w:r>
      <w:sdt>
        <w:sdtPr>
          <w:id w:val="6237144"/>
          <w:citation/>
        </w:sdtPr>
        <w:sdtContent>
          <w:fldSimple w:instr=" CITATION Cro06 \l 1045 ">
            <w:r w:rsidR="00426962">
              <w:rPr>
                <w:noProof/>
              </w:rPr>
              <w:t>[13]</w:t>
            </w:r>
          </w:fldSimple>
        </w:sdtContent>
      </w:sdt>
      <w:r>
        <w:t>.</w:t>
      </w:r>
    </w:p>
    <w:p w:rsidR="000C1024" w:rsidRDefault="000C1024" w:rsidP="00B138EA">
      <w:pPr>
        <w:jc w:val="left"/>
        <w:rPr>
          <w:ins w:id="674" w:author="Sebastian Łuczak" w:date="2011-08-31T23:29:00Z"/>
        </w:rPr>
      </w:pPr>
    </w:p>
    <w:p w:rsidR="000C1024" w:rsidRDefault="000C1024" w:rsidP="00B138EA">
      <w:pPr>
        <w:jc w:val="left"/>
        <w:rPr>
          <w:ins w:id="675" w:author="Sebastian Łuczak" w:date="2011-08-31T23:29:00Z"/>
        </w:rPr>
      </w:pPr>
    </w:p>
    <w:p w:rsidR="000C1024" w:rsidRDefault="000C1024" w:rsidP="00B138EA">
      <w:pPr>
        <w:jc w:val="left"/>
        <w:rPr>
          <w:ins w:id="676" w:author="Sebastian Łuczak" w:date="2011-08-31T23:29:00Z"/>
        </w:rPr>
      </w:pPr>
    </w:p>
    <w:p w:rsidR="000C1024" w:rsidRDefault="000C1024" w:rsidP="00B138EA">
      <w:pPr>
        <w:jc w:val="left"/>
        <w:rPr>
          <w:ins w:id="677" w:author="Sebastian Łuczak" w:date="2011-08-31T23:29:00Z"/>
        </w:rPr>
      </w:pP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678" w:name="_Toc302291864"/>
      <w:bookmarkStart w:id="679" w:name="_Toc302336534"/>
      <w:r>
        <w:lastRenderedPageBreak/>
        <w:t>Komunikacja pomiędzy usługą internetową a użytkownikiem aplikacji</w:t>
      </w:r>
      <w:bookmarkEnd w:id="678"/>
      <w:bookmarkEnd w:id="679"/>
    </w:p>
    <w:p w:rsidR="00B138EA" w:rsidRDefault="00B138EA" w:rsidP="00B138EA">
      <w:pPr>
        <w:pStyle w:val="NormalnyIn"/>
        <w:ind w:firstLine="0"/>
      </w:pPr>
      <w:r>
        <w:t xml:space="preserve">Na potrzeby komunikacji między aplikacją mobilną i usługą internetową stworzony został zestaw statusów przenoszonych w obiekcie </w:t>
      </w:r>
      <w:proofErr w:type="spellStart"/>
      <w:r>
        <w:t>CResponse</w:t>
      </w:r>
      <w:proofErr w:type="spellEnd"/>
      <w:r>
        <w:t xml:space="preserv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B47A64" w:rsidRDefault="00B138EA" w:rsidP="00B138EA">
      <w:pPr>
        <w:pStyle w:val="NormalnyIn"/>
        <w:ind w:left="1776" w:firstLine="0"/>
      </w:pPr>
      <w:proofErr w:type="spellStart"/>
      <w:r w:rsidRPr="00B47A64">
        <w:t>ACCESS_DENIED</w:t>
      </w:r>
      <w:proofErr w:type="spellEnd"/>
      <w:r w:rsidRPr="00B47A64">
        <w:t>,</w:t>
      </w:r>
    </w:p>
    <w:p w:rsidR="00B138EA" w:rsidRPr="00B47A64" w:rsidRDefault="00B138EA" w:rsidP="00B138EA">
      <w:pPr>
        <w:pStyle w:val="NormalnyIn"/>
        <w:ind w:left="1776" w:firstLine="0"/>
      </w:pPr>
      <w:proofErr w:type="spellStart"/>
      <w:r w:rsidRPr="00B47A64">
        <w:t>WRONG_PASSWORD_ERROR</w:t>
      </w:r>
      <w:proofErr w:type="spellEnd"/>
      <w:r w:rsidRPr="00B47A64">
        <w:t xml:space="preserve">, </w:t>
      </w:r>
    </w:p>
    <w:p w:rsidR="00B138EA" w:rsidRPr="00B47A64" w:rsidRDefault="00B138EA" w:rsidP="00B138EA">
      <w:pPr>
        <w:pStyle w:val="NormalnyIn"/>
        <w:ind w:left="1776" w:firstLine="0"/>
      </w:pPr>
      <w:proofErr w:type="spellStart"/>
      <w:r w:rsidRPr="00B47A64">
        <w:t>USER_NOT_FOUND_ERROR</w:t>
      </w:r>
      <w:proofErr w:type="spellEnd"/>
    </w:p>
    <w:p w:rsidR="00B138EA" w:rsidRPr="00B47A64" w:rsidRDefault="00B138EA" w:rsidP="00B138EA">
      <w:pPr>
        <w:pStyle w:val="NormalnyIn"/>
        <w:numPr>
          <w:ilvl w:val="0"/>
          <w:numId w:val="21"/>
        </w:numPr>
      </w:pPr>
      <w:r w:rsidRPr="00B47A64">
        <w:t>komunikat o nie odnalezieniu danego znacznika w bazie danych:</w:t>
      </w:r>
    </w:p>
    <w:p w:rsidR="00B138EA" w:rsidRPr="00B47A64" w:rsidRDefault="00B138EA" w:rsidP="00B138EA">
      <w:pPr>
        <w:pStyle w:val="NormalnyIn"/>
        <w:ind w:left="1776" w:firstLine="0"/>
      </w:pPr>
      <w:proofErr w:type="spellStart"/>
      <w:r w:rsidRPr="00B47A64">
        <w:t>TAG_NOT_FOUND_ERROR</w:t>
      </w:r>
      <w:proofErr w:type="spellEnd"/>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B47A64" w:rsidRDefault="00B138EA" w:rsidP="00B138EA">
      <w:pPr>
        <w:pStyle w:val="NormalnyIn"/>
        <w:ind w:left="1776" w:firstLine="0"/>
      </w:pPr>
      <w:proofErr w:type="spellStart"/>
      <w:r w:rsidRPr="00B47A64">
        <w:t>EVENT_ALREADY_STARTED_ERROR</w:t>
      </w:r>
      <w:proofErr w:type="spellEnd"/>
    </w:p>
    <w:p w:rsidR="00B138EA" w:rsidRDefault="00B138EA" w:rsidP="00B138EA">
      <w:pPr>
        <w:pStyle w:val="NormalnyIn"/>
        <w:ind w:firstLine="0"/>
      </w:pPr>
      <w:r>
        <w:t xml:space="preserve">W każdej z tych sytuacji aplikacja informuje użytkownika i dokonuje </w:t>
      </w:r>
      <w:proofErr w:type="spellStart"/>
      <w:r>
        <w:t>przekierowania</w:t>
      </w:r>
      <w:proofErr w:type="spellEnd"/>
      <w:r>
        <w:t xml:space="preserve"> interfejsu w celu ułatwienia rozwiązania sytuacji (przejście do ekranu logowania, wyświetlenie stanu obecnie wykonywanego zlecenia itp.) </w:t>
      </w:r>
    </w:p>
    <w:p w:rsidR="00B138EA" w:rsidRDefault="00B138EA" w:rsidP="00307CEA">
      <w:pPr>
        <w:pStyle w:val="Nagwek3"/>
      </w:pPr>
      <w:bookmarkStart w:id="680" w:name="_Toc302291865"/>
      <w:bookmarkStart w:id="681" w:name="_Toc302336535"/>
      <w:r>
        <w:t>Tryby uruchomienia</w:t>
      </w:r>
      <w:bookmarkEnd w:id="680"/>
      <w:bookmarkEnd w:id="681"/>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w:t>
      </w:r>
      <w:proofErr w:type="spellStart"/>
      <w:r>
        <w:t>foreground</w:t>
      </w:r>
      <w:proofErr w:type="spellEnd"/>
      <w:r>
        <w:t xml:space="preserve"> </w:t>
      </w:r>
      <w:proofErr w:type="spellStart"/>
      <w:r>
        <w:t>dispatching</w:t>
      </w:r>
      <w:proofErr w:type="spellEnd"/>
      <w:r>
        <w:t xml:space="preserve">,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proofErr w:type="spellStart"/>
      <w:r w:rsidR="000A6DFC">
        <w:t>SharedPreferences</w:t>
      </w:r>
      <w:proofErr w:type="spellEnd"/>
      <w:r w:rsidR="000A6DFC">
        <w:t xml:space="preserve"> </w:t>
      </w:r>
      <w:sdt>
        <w:sdtPr>
          <w:id w:val="6237145"/>
          <w:citation/>
        </w:sdtPr>
        <w:sdtContent>
          <w:ins w:id="682" w:author="Sebastian" w:date="2011-09-01T11:21:00Z">
            <w:r w:rsidR="00F51941">
              <w:fldChar w:fldCharType="begin"/>
            </w:r>
            <w:r w:rsidR="00F51941">
              <w:instrText xml:space="preserve"> CITATION Goo111 \l 1045  </w:instrText>
            </w:r>
          </w:ins>
          <w:r w:rsidR="00F51941">
            <w:fldChar w:fldCharType="separate"/>
          </w:r>
          <w:r w:rsidR="00426962">
            <w:rPr>
              <w:noProof/>
            </w:rPr>
            <w:t>[8]</w:t>
          </w:r>
          <w:ins w:id="683" w:author="Sebastian" w:date="2011-09-01T11:21:00Z">
            <w:r w:rsidR="00F51941">
              <w:fldChar w:fldCharType="end"/>
            </w:r>
          </w:ins>
          <w:del w:id="684" w:author="Sebastian" w:date="2011-09-01T11:21:00Z">
            <w:r w:rsidR="00796063" w:rsidDel="00F51941">
              <w:fldChar w:fldCharType="begin"/>
            </w:r>
            <w:r w:rsidR="00796063" w:rsidDel="00F51941">
              <w:delInstrText xml:space="preserve"> CITATION Goo111 \l 1045 </w:delInstrText>
            </w:r>
            <w:r w:rsidR="00796063" w:rsidDel="00F51941">
              <w:fldChar w:fldCharType="separate"/>
            </w:r>
            <w:r w:rsidR="00903DDF" w:rsidDel="00F51941">
              <w:rPr>
                <w:noProof/>
              </w:rPr>
              <w:delText>[8]</w:delText>
            </w:r>
            <w:r w:rsidR="00796063" w:rsidDel="00F51941">
              <w:fldChar w:fldCharType="end"/>
            </w:r>
          </w:del>
          <w:ins w:id="685" w:author="Sebastian" w:date="2011-09-01T11:21:00Z">
            <w:r w:rsidR="00F51941">
              <w:fldChar w:fldCharType="begin"/>
            </w:r>
            <w:r w:rsidR="00F51941">
              <w:instrText xml:space="preserve"> CITATION Goo111 \l 1045  </w:instrText>
            </w:r>
          </w:ins>
          <w:r w:rsidR="00F51941">
            <w:fldChar w:fldCharType="separate"/>
          </w:r>
          <w:r w:rsidR="00426962">
            <w:rPr>
              <w:noProof/>
            </w:rPr>
            <w:t xml:space="preserve"> [8]</w:t>
          </w:r>
          <w:ins w:id="686" w:author="Sebastian" w:date="2011-09-01T11:21:00Z">
            <w:r w:rsidR="00F51941">
              <w:fldChar w:fldCharType="end"/>
            </w:r>
          </w:ins>
        </w:sdtContent>
      </w:sdt>
      <w:r>
        <w:t xml:space="preserve"> dane logowania i jeśli nie może ich znaleźć, oferuje użytkownikowi</w:t>
      </w:r>
      <w:ins w:id="687" w:author="Sebastian Łuczak" w:date="2011-08-31T23:30:00Z">
        <w:r w:rsidR="000C1024">
          <w:t xml:space="preserve"> możliwość</w:t>
        </w:r>
      </w:ins>
      <w:r>
        <w:t xml:space="preserve"> </w:t>
      </w:r>
      <w:del w:id="688" w:author="Sebastian Łuczak" w:date="2011-08-31T23:30:00Z">
        <w:r w:rsidDel="000C1024">
          <w:delText xml:space="preserve">wprowadzenie </w:delText>
        </w:r>
      </w:del>
      <w:ins w:id="689" w:author="Sebastian Łuczak" w:date="2011-08-31T23:30:00Z">
        <w:r w:rsidR="000C1024">
          <w:t xml:space="preserve">wprowadzenia </w:t>
        </w:r>
      </w:ins>
      <w:r>
        <w:t xml:space="preserve">ich bądź opuszczenie aplikacji. </w:t>
      </w:r>
      <w:r>
        <w:lastRenderedPageBreak/>
        <w:t xml:space="preserve">Ponieważ przy każdym odczytaniu znacznika dane zdarzenia transmitowane do serwera opatrzone są kompletem danych identyfikacyjnych (z racji </w:t>
      </w:r>
      <w:r w:rsidR="006B6E61">
        <w:t>przyjętej architektury</w:t>
      </w:r>
      <w:r>
        <w:t xml:space="preserve"> aplikacji typu </w:t>
      </w:r>
      <w:proofErr w:type="spellStart"/>
      <w:r>
        <w:t>RESTful</w:t>
      </w:r>
      <w:proofErr w:type="spellEnd"/>
      <w:r>
        <w:t xml:space="preserve"> nie posługujemy się sesjami dla użytkowników tylko wymianą zapytań i odpowiedzi), w sytuacji zgłoszenia jednego ze statusów braku dostępu</w:t>
      </w:r>
      <w:ins w:id="690" w:author="Sebastian Łuczak" w:date="2011-08-31T23:32:00Z">
        <w:r w:rsidR="000C1024">
          <w:t>,</w:t>
        </w:r>
      </w:ins>
      <w:r>
        <w:t xml:space="preserve"> zachodzi </w:t>
      </w:r>
      <w:proofErr w:type="spellStart"/>
      <w:r>
        <w:t>przekierowanie</w:t>
      </w:r>
      <w:proofErr w:type="spellEnd"/>
      <w:r>
        <w:t xml:space="preserve"> do aktywności wprowadzania danych logowania.</w:t>
      </w:r>
    </w:p>
    <w:p w:rsidR="00B138EA" w:rsidRDefault="00B138EA" w:rsidP="00B138EA">
      <w:pPr>
        <w:pStyle w:val="NormalnyIn"/>
        <w:ind w:firstLine="708"/>
      </w:pPr>
      <w:r>
        <w:t xml:space="preserve">Zmiana danych logowania jest </w:t>
      </w:r>
      <w:del w:id="691" w:author="Sebastian Łuczak" w:date="2011-08-31T23:32:00Z">
        <w:r w:rsidDel="000C1024">
          <w:delText xml:space="preserve">też </w:delText>
        </w:r>
      </w:del>
      <w:r>
        <w:t xml:space="preserve">dostępna z poziomu menu aplikacji w każdej chwili. Hasło do logowania przechowywane jest w aplikacji </w:t>
      </w:r>
      <w:ins w:id="692" w:author="Sebastian Łuczak" w:date="2011-08-31T23:32:00Z">
        <w:r w:rsidR="000C1024">
          <w:t xml:space="preserve">tylko </w:t>
        </w:r>
      </w:ins>
      <w:r>
        <w:t xml:space="preserve">w formie skrótu </w:t>
      </w:r>
      <w:r w:rsidRPr="001417C4">
        <w:rPr>
          <w:i/>
        </w:rPr>
        <w:t>SHA-1</w:t>
      </w:r>
      <w:r w:rsidR="00994639">
        <w:t xml:space="preserve"> w celu uniemożliwienia przechwycenia jego prawdziwej 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w:t>
      </w:r>
      <w:del w:id="693" w:author="Sebastian" w:date="2011-09-01T13:19:00Z">
        <w:r w:rsidDel="00CA1A2C">
          <w:delText xml:space="preserve">, ten ostatni </w:delText>
        </w:r>
      </w:del>
      <w:ins w:id="694" w:author="Sebastian" w:date="2011-09-01T13:20:00Z">
        <w:r w:rsidR="00CA1A2C">
          <w:t xml:space="preserve"> </w:t>
        </w:r>
      </w:ins>
      <w:r>
        <w:t>jest</w:t>
      </w:r>
      <w:ins w:id="695" w:author="Sebastian" w:date="2011-09-01T13:19:00Z">
        <w:r w:rsidR="00CA1A2C">
          <w:t xml:space="preserve"> on</w:t>
        </w:r>
      </w:ins>
      <w:r>
        <w:t xml:space="preserve"> zawsze poinformowany o swoim stanie zarejestrowanym w systemie.</w:t>
      </w:r>
    </w:p>
    <w:p w:rsidR="003F6E77" w:rsidRDefault="003F6E77" w:rsidP="003F6E77">
      <w:pPr>
        <w:pStyle w:val="Nagwek4"/>
      </w:pPr>
      <w:r>
        <w:t>Uruchomienie poprzez zbliżenie telefonu do znacznika</w:t>
      </w:r>
    </w:p>
    <w:p w:rsidR="00B138EA" w:rsidRDefault="00B138EA" w:rsidP="00B138EA">
      <w:pPr>
        <w:pStyle w:val="NormalnyIn"/>
        <w:ind w:firstLine="708"/>
      </w:pPr>
      <w:r>
        <w:t xml:space="preserve">Sytuacją odmienną jest zbliżenie telefonu do znacznika w stanie spoczynku (przy wyłączonej aplikacji). </w:t>
      </w:r>
      <w:del w:id="696" w:author="Sebastian" w:date="2011-09-01T13:20:00Z">
        <w:r w:rsidDel="00CA1A2C">
          <w:delText>System operacyjny wyświetla wtedy monit z zapytaniem o aplikację która powinna zostać oddelegowana do obsłużenia znacz</w:delText>
        </w:r>
        <w:r w:rsidR="003F6E77" w:rsidDel="00CA1A2C">
          <w:delText>nika, jest to tak zwany system I</w:delText>
        </w:r>
        <w:r w:rsidDel="00CA1A2C">
          <w:delText xml:space="preserve">ntent dispatching, </w:delText>
        </w:r>
        <w:r w:rsidRPr="003F6E77" w:rsidDel="00CA1A2C">
          <w:delText xml:space="preserve">który zostanie przybliżony w podrozdziale </w:delText>
        </w:r>
        <w:r w:rsidR="003F6E77" w:rsidDel="00CA1A2C">
          <w:delText>5.4.6</w:delText>
        </w:r>
        <w:r w:rsidRPr="003F6E77" w:rsidDel="00CA1A2C">
          <w:delText>.</w:delText>
        </w:r>
        <w:r w:rsidDel="00CA1A2C">
          <w:delText xml:space="preserve"> </w:delText>
        </w:r>
      </w:del>
    </w:p>
    <w:p w:rsidR="00B138EA" w:rsidRDefault="00B138EA" w:rsidP="00B138EA">
      <w:pPr>
        <w:pStyle w:val="NormalnyIn"/>
        <w:ind w:firstLine="708"/>
      </w:pPr>
      <w:r>
        <w:t>W sytuacji takiej aplikacja uruchamia się tylko w celu odnotowania zdarzenia i po zakończeniu tego procesu i poinformowaniu użytkownika</w:t>
      </w:r>
      <w:ins w:id="697" w:author="Sebastian Łuczak" w:date="2011-08-31T23:33:00Z">
        <w:r w:rsidR="000C1024">
          <w:t xml:space="preserve"> o efekcie</w:t>
        </w:r>
      </w:ins>
      <w:r>
        <w:t xml:space="preserve"> automatycznie się zamyka (nie wymaga to interakcji ze strony użytkownika i nie zajmuje pamięci systemu). Oczywiście w sytuacji podania niepoprawnych danych logowania, interfejs wyświetla stosowny komunikat i prowadzi do aktywności wprowadzenia danych</w:t>
      </w:r>
      <w:ins w:id="698" w:author="Sebastian Łuczak" w:date="2011-08-31T23:33:00Z">
        <w:r w:rsidR="000C1024">
          <w:t xml:space="preserve"> użytkownika.</w:t>
        </w:r>
      </w:ins>
      <w:del w:id="699" w:author="Sebastian Łuczak" w:date="2011-08-31T23:33:00Z">
        <w:r w:rsidDel="000C1024">
          <w:delText>.</w:delText>
        </w:r>
      </w:del>
    </w:p>
    <w:p w:rsidR="00B138EA" w:rsidRDefault="00B138EA" w:rsidP="00B138EA">
      <w:pPr>
        <w:pStyle w:val="Nagwek3"/>
      </w:pPr>
      <w:bookmarkStart w:id="700" w:name="_Toc302291866"/>
      <w:bookmarkStart w:id="701" w:name="_Toc302336536"/>
      <w:r>
        <w:t>Odczyt znacznika</w:t>
      </w:r>
      <w:bookmarkEnd w:id="700"/>
      <w:bookmarkEnd w:id="701"/>
    </w:p>
    <w:p w:rsidR="00B138EA" w:rsidRDefault="00B138EA" w:rsidP="00B138EA">
      <w:pPr>
        <w:pStyle w:val="NormalnyIn"/>
        <w:ind w:firstLine="0"/>
      </w:pPr>
      <w:commentRangeStart w:id="702"/>
      <w:del w:id="703" w:author="Sebastian Łuczak" w:date="2011-08-31T23:34:00Z">
        <w:r w:rsidDel="000C1024">
          <w:delText>Co prawda s</w:delText>
        </w:r>
      </w:del>
      <w:ins w:id="704" w:author="Sebastian Łuczak" w:date="2011-08-31T23:34:00Z">
        <w:r w:rsidR="000C1024">
          <w:t>S</w:t>
        </w:r>
      </w:ins>
      <w:r>
        <w:t xml:space="preserve">tandard NFC dla znaczników NFC Forum </w:t>
      </w:r>
      <w:proofErr w:type="spellStart"/>
      <w:r>
        <w:t>Type</w:t>
      </w:r>
      <w:proofErr w:type="spellEnd"/>
      <w:r>
        <w:t xml:space="preserve"> 2 zapewnia prędkość transmisji 106 </w:t>
      </w:r>
      <w:proofErr w:type="spellStart"/>
      <w:r>
        <w:t>kbit</w:t>
      </w:r>
      <w:proofErr w:type="spellEnd"/>
      <w:r>
        <w:t>/s, a sam znacznik posiada zaledwie 384 bitów pamięci na dane użytkownika</w:t>
      </w:r>
      <w:del w:id="705" w:author="Sebastian" w:date="2011-09-01T13:20:00Z">
        <w:r w:rsidDel="00CA1A2C">
          <w:delText>,</w:delText>
        </w:r>
      </w:del>
      <w:ins w:id="706" w:author="Sebastian" w:date="2011-09-01T13:20:00Z">
        <w:r w:rsidR="00CA1A2C">
          <w:t>.</w:t>
        </w:r>
      </w:ins>
      <w:r>
        <w:t xml:space="preserve"> </w:t>
      </w:r>
      <w:del w:id="707" w:author="Sebastian" w:date="2011-09-01T13:21:00Z">
        <w:r w:rsidDel="00CA1A2C">
          <w:delText xml:space="preserve">na </w:delText>
        </w:r>
      </w:del>
      <w:ins w:id="708" w:author="Sebastian" w:date="2011-09-01T13:21:00Z">
        <w:r w:rsidR="00CA1A2C">
          <w:t>N</w:t>
        </w:r>
        <w:r w:rsidR="00CA1A2C">
          <w:t xml:space="preserve">a </w:t>
        </w:r>
      </w:ins>
      <w:r>
        <w:t xml:space="preserve">drodze testów okazało </w:t>
      </w:r>
      <w:proofErr w:type="spellStart"/>
      <w:r>
        <w:t>się</w:t>
      </w:r>
      <w:ins w:id="709" w:author="Sebastian" w:date="2011-09-01T13:21:00Z">
        <w:r w:rsidR="00CA1A2C">
          <w:t>,</w:t>
        </w:r>
      </w:ins>
      <w:ins w:id="710" w:author="Sebastian Łuczak" w:date="2011-08-31T23:34:00Z">
        <w:del w:id="711" w:author="Sebastian" w:date="2011-09-01T13:21:00Z">
          <w:r w:rsidR="000C1024" w:rsidDel="00CA1A2C">
            <w:delText xml:space="preserve"> </w:delText>
          </w:r>
        </w:del>
      </w:ins>
      <w:del w:id="712" w:author="Sebastian" w:date="2011-09-01T13:21:00Z">
        <w:r w:rsidDel="00CA1A2C">
          <w:delText xml:space="preserve">, </w:delText>
        </w:r>
      </w:del>
      <w:ins w:id="713" w:author="Sebastian Łuczak" w:date="2011-08-31T23:34:00Z">
        <w:del w:id="714" w:author="Sebastian" w:date="2011-09-01T13:21:00Z">
          <w:r w:rsidR="000C1024" w:rsidDel="00CA1A2C">
            <w:delText xml:space="preserve">jednak </w:delText>
          </w:r>
        </w:del>
      </w:ins>
      <w:r>
        <w:t>że</w:t>
      </w:r>
      <w:proofErr w:type="spellEnd"/>
      <w:r>
        <w:t xml:space="preserve"> zapis </w:t>
      </w:r>
      <w:del w:id="715" w:author="Sebastian" w:date="2011-09-01T13:22:00Z">
        <w:r w:rsidDel="00CA1A2C">
          <w:delText xml:space="preserve">i odczyt </w:delText>
        </w:r>
      </w:del>
      <w:r>
        <w:t>jakichkolwiek danych na samym znaczniku mija się z celem. Przyczyna leży w niewielkiej pojemności pamięci wybranego przez nas znacznika i unikaniu rozpraszania danych. Przechowywanie kompletu informacji w bazie danych zapewnia ich integralność</w:t>
      </w:r>
      <w:commentRangeEnd w:id="702"/>
      <w:r w:rsidR="000C1024">
        <w:rPr>
          <w:rStyle w:val="Odwoaniedokomentarza"/>
          <w:rFonts w:ascii="Calibri" w:eastAsia="Calibri" w:hAnsi="Calibri"/>
          <w:lang w:eastAsia="en-US"/>
        </w:rPr>
        <w:commentReference w:id="702"/>
      </w:r>
      <w:r w:rsidR="00307CEA">
        <w:t xml:space="preserve"> </w:t>
      </w:r>
      <w:sdt>
        <w:sdtPr>
          <w:id w:val="6237146"/>
          <w:citation/>
        </w:sdtPr>
        <w:sdtContent>
          <w:fldSimple w:instr=" CITATION NFC11 \l 1045 ">
            <w:r w:rsidR="00426962">
              <w:rPr>
                <w:noProof/>
              </w:rPr>
              <w:t>[17]</w:t>
            </w:r>
          </w:fldSimple>
        </w:sdtContent>
      </w:sdt>
      <w:r>
        <w:t>.</w:t>
      </w:r>
      <w:del w:id="716" w:author="Sebastian" w:date="2011-09-01T13:22:00Z">
        <w:r w:rsidDel="00CA1A2C">
          <w:delText xml:space="preserve"> </w:delText>
        </w:r>
      </w:del>
    </w:p>
    <w:p w:rsidR="00B138EA" w:rsidRDefault="00B138EA" w:rsidP="00B138EA">
      <w:pPr>
        <w:pStyle w:val="NormalnyIn"/>
        <w:ind w:firstLine="708"/>
        <w:rPr>
          <w:b/>
        </w:rPr>
      </w:pPr>
      <w:r>
        <w:t xml:space="preserve">System operacyjny w momencie wykrycia znacznika w obrębie pola elektromagnetycznego wytwarzanego przez telefon pobiera </w:t>
      </w:r>
      <w:del w:id="717" w:author="Sebastian" w:date="2011-09-01T13:23:00Z">
        <w:r w:rsidDel="00CA1A2C">
          <w:delText>z niego</w:delText>
        </w:r>
      </w:del>
      <w:ins w:id="718" w:author="Sebastian" w:date="2011-09-01T13:23:00Z">
        <w:r w:rsidR="00CA1A2C">
          <w:t>jego</w:t>
        </w:r>
      </w:ins>
      <w:r>
        <w:t xml:space="preserve"> unikatowy identyfikator </w:t>
      </w:r>
      <w:del w:id="719" w:author="Sebastian Łuczak" w:date="2011-08-31T23:37:00Z">
        <w:r w:rsidDel="000C1024">
          <w:delText xml:space="preserve">i </w:delText>
        </w:r>
      </w:del>
      <w:ins w:id="720" w:author="Sebastian Łuczak" w:date="2011-08-31T23:37:00Z">
        <w:r w:rsidR="000C1024">
          <w:t xml:space="preserve">oraz </w:t>
        </w:r>
      </w:ins>
      <w:r>
        <w:t xml:space="preserve">wiadomości NDEF i umieszcza w intencji, która w dalszej kolejności </w:t>
      </w:r>
      <w:r>
        <w:lastRenderedPageBreak/>
        <w:t>przekazywana jest do odpowiedniej aplikacji w celu ich przetworzenia</w:t>
      </w:r>
      <w:r w:rsidR="00ED5F76">
        <w:t xml:space="preserve"> </w:t>
      </w:r>
      <w:sdt>
        <w:sdtPr>
          <w:id w:val="6237147"/>
          <w:citation/>
        </w:sdtPr>
        <w:sdtContent>
          <w:ins w:id="721" w:author="Sebastian" w:date="2011-09-01T13:23:00Z">
            <w:r w:rsidR="00CA1A2C">
              <w:fldChar w:fldCharType="begin"/>
            </w:r>
            <w:r w:rsidR="00CA1A2C">
              <w:instrText xml:space="preserve"> CITATION Symbol_zastępczy2 \l 1045  </w:instrText>
            </w:r>
          </w:ins>
          <w:r w:rsidR="00CA1A2C">
            <w:fldChar w:fldCharType="separate"/>
          </w:r>
          <w:ins w:id="722" w:author="Sebastian" w:date="2011-09-01T13:23:00Z">
            <w:r w:rsidR="00CA1A2C">
              <w:rPr>
                <w:noProof/>
              </w:rPr>
              <w:t>[18]</w:t>
            </w:r>
            <w:r w:rsidR="00CA1A2C">
              <w:fldChar w:fldCharType="end"/>
            </w:r>
          </w:ins>
          <w:del w:id="723" w:author="Sebastian" w:date="2011-09-01T11:21:00Z">
            <w:r w:rsidR="00796063" w:rsidDel="00F51941">
              <w:fldChar w:fldCharType="begin"/>
            </w:r>
            <w:r w:rsidR="00796063" w:rsidDel="00F51941">
              <w:delInstrText xml:space="preserve"> CITATION Goo111 \l 1045 </w:delInstrText>
            </w:r>
            <w:r w:rsidR="00796063" w:rsidDel="00F51941">
              <w:fldChar w:fldCharType="separate"/>
            </w:r>
            <w:r w:rsidR="00903DDF" w:rsidDel="00F51941">
              <w:rPr>
                <w:noProof/>
              </w:rPr>
              <w:delText>[8]</w:delText>
            </w:r>
            <w:r w:rsidR="00796063" w:rsidDel="00F51941">
              <w:fldChar w:fldCharType="end"/>
            </w:r>
          </w:del>
          <w:ins w:id="724" w:author="Sebastian" w:date="2011-09-01T11:21:00Z">
            <w:r w:rsidR="00F51941">
              <w:fldChar w:fldCharType="begin"/>
            </w:r>
            <w:r w:rsidR="00F51941">
              <w:instrText xml:space="preserve"> CITATION Goo111 \l 1045  </w:instrText>
            </w:r>
          </w:ins>
          <w:r w:rsidR="00F51941">
            <w:fldChar w:fldCharType="separate"/>
          </w:r>
          <w:r w:rsidR="00426962">
            <w:rPr>
              <w:noProof/>
            </w:rPr>
            <w:t xml:space="preserve"> [8]</w:t>
          </w:r>
          <w:ins w:id="725" w:author="Sebastian" w:date="2011-09-01T11:21:00Z">
            <w:r w:rsidR="00F51941">
              <w:fldChar w:fldCharType="end"/>
            </w:r>
          </w:ins>
        </w:sdtContent>
      </w:sdt>
      <w:r>
        <w:t xml:space="preserve">. W przypadku naszej aplikacji przetwarzamy jedynie unikatowy identyfikator znacznika, który przesyłany jest do bazy danych. Odczyt wiadomości NDEF ma miejsce jedynie do konsoli w celach testowych. </w:t>
      </w:r>
    </w:p>
    <w:p w:rsidR="00B138EA" w:rsidRDefault="00B138EA" w:rsidP="00B138EA">
      <w:pPr>
        <w:pStyle w:val="Nagwek3"/>
      </w:pPr>
      <w:bookmarkStart w:id="726" w:name="_Toc302291867"/>
      <w:bookmarkStart w:id="727" w:name="_Toc302336537"/>
      <w:r>
        <w:t>Dobór aplikacji do obsługi znacznika</w:t>
      </w:r>
      <w:bookmarkEnd w:id="726"/>
      <w:bookmarkEnd w:id="727"/>
    </w:p>
    <w:p w:rsidR="00B138EA" w:rsidRDefault="00B138EA" w:rsidP="006032E0">
      <w:pPr>
        <w:pStyle w:val="NormalnyIn"/>
        <w:ind w:firstLine="0"/>
      </w:pPr>
      <w:r>
        <w:t>W wersji Android 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fldSimple w:instr=" CITATION Med11 \l 1045 ">
            <w:r w:rsidR="00426962">
              <w:rPr>
                <w:noProof/>
              </w:rPr>
              <w:t>[7]</w:t>
            </w:r>
          </w:fldSimple>
        </w:sdtContent>
      </w:sdt>
      <w:r>
        <w:t xml:space="preserve">. W tym celu stworzono dwa systemy wywoływania aplikacji. </w:t>
      </w:r>
    </w:p>
    <w:p w:rsidR="00FE3A86" w:rsidRDefault="00400359" w:rsidP="00FE3A86">
      <w:pPr>
        <w:pStyle w:val="Nagwek4"/>
      </w:pPr>
      <w:proofErr w:type="spellStart"/>
      <w:r>
        <w:t>Intent</w:t>
      </w:r>
      <w:proofErr w:type="spellEnd"/>
      <w:r>
        <w:t xml:space="preserve"> </w:t>
      </w:r>
      <w:proofErr w:type="spellStart"/>
      <w:r>
        <w:t>dispatch</w:t>
      </w:r>
      <w:proofErr w:type="spellEnd"/>
    </w:p>
    <w:p w:rsidR="00B138EA" w:rsidRDefault="00B138EA" w:rsidP="00B138EA">
      <w:pPr>
        <w:pStyle w:val="NormalnyIn"/>
        <w:ind w:firstLine="708"/>
      </w:pPr>
      <w:r>
        <w:t xml:space="preserve">Pierwszym z nich jest </w:t>
      </w:r>
      <w:proofErr w:type="spellStart"/>
      <w:r w:rsidR="007D4C49">
        <w:t>I</w:t>
      </w:r>
      <w:r>
        <w:t>ntent</w:t>
      </w:r>
      <w:proofErr w:type="spellEnd"/>
      <w:r>
        <w:t xml:space="preserve"> </w:t>
      </w:r>
      <w:proofErr w:type="spellStart"/>
      <w:r>
        <w:t>di</w:t>
      </w:r>
      <w:ins w:id="728" w:author="Sebastian Łuczak" w:date="2011-08-31T23:37:00Z">
        <w:r w:rsidR="000C1024">
          <w:t>s</w:t>
        </w:r>
      </w:ins>
      <w:r>
        <w:t>patch</w:t>
      </w:r>
      <w:proofErr w:type="spellEnd"/>
      <w:r>
        <w:t xml:space="preserve">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r w:rsidR="00282E19">
        <w:t xml:space="preserve"> </w:t>
      </w:r>
      <w:sdt>
        <w:sdtPr>
          <w:id w:val="6237149"/>
          <w:citation/>
        </w:sdtPr>
        <w:sdtContent>
          <w:ins w:id="729" w:author="Sebastian" w:date="2011-09-01T11:20:00Z">
            <w:r w:rsidR="00F51941">
              <w:fldChar w:fldCharType="begin"/>
            </w:r>
            <w:r w:rsidR="00F51941">
              <w:instrText xml:space="preserve"> CITATION Goo11 \l 1045  </w:instrText>
            </w:r>
          </w:ins>
          <w:r w:rsidR="00F51941">
            <w:fldChar w:fldCharType="separate"/>
          </w:r>
          <w:r w:rsidR="00426962">
            <w:rPr>
              <w:noProof/>
            </w:rPr>
            <w:t>[18]</w:t>
          </w:r>
          <w:ins w:id="730" w:author="Sebastian" w:date="2011-09-01T11:20:00Z">
            <w:r w:rsidR="00F51941">
              <w:fldChar w:fldCharType="end"/>
            </w:r>
          </w:ins>
          <w:del w:id="731" w:author="Sebastian" w:date="2011-09-01T11:20:00Z">
            <w:r w:rsidR="00796063" w:rsidDel="00F51941">
              <w:fldChar w:fldCharType="begin"/>
            </w:r>
            <w:r w:rsidR="00796063" w:rsidDel="00F51941">
              <w:delInstrText xml:space="preserve"> CITATION Goo11 \l 1045 </w:delInstrText>
            </w:r>
            <w:r w:rsidR="00796063" w:rsidDel="00F51941">
              <w:fldChar w:fldCharType="separate"/>
            </w:r>
            <w:r w:rsidR="00903DDF" w:rsidDel="00F51941">
              <w:rPr>
                <w:noProof/>
              </w:rPr>
              <w:delText>[18]</w:delText>
            </w:r>
            <w:r w:rsidR="00796063" w:rsidDel="00F51941">
              <w:fldChar w:fldCharType="end"/>
            </w:r>
          </w:del>
          <w:ins w:id="732" w:author="Sebastian" w:date="2011-09-01T11:20:00Z">
            <w:r w:rsidR="00F51941">
              <w:fldChar w:fldCharType="begin"/>
            </w:r>
            <w:r w:rsidR="00F51941">
              <w:instrText xml:space="preserve"> CITATION Goo11 \l 1045  </w:instrText>
            </w:r>
          </w:ins>
          <w:r w:rsidR="00F51941">
            <w:fldChar w:fldCharType="separate"/>
          </w:r>
          <w:r w:rsidR="00426962">
            <w:rPr>
              <w:noProof/>
            </w:rPr>
            <w:t xml:space="preserve"> [18]</w:t>
          </w:r>
          <w:ins w:id="733" w:author="Sebastian" w:date="2011-09-01T11:20:00Z">
            <w:r w:rsidR="00F51941">
              <w:fldChar w:fldCharType="end"/>
            </w:r>
            <w:r w:rsidR="00F51941">
              <w:fldChar w:fldCharType="begin"/>
            </w:r>
            <w:r w:rsidR="00F51941">
              <w:instrText xml:space="preserve"> CITATION Goo11 \l 1045  </w:instrText>
            </w:r>
          </w:ins>
          <w:r w:rsidR="00F51941">
            <w:fldChar w:fldCharType="separate"/>
          </w:r>
          <w:r w:rsidR="00426962">
            <w:rPr>
              <w:noProof/>
            </w:rPr>
            <w:t xml:space="preserve"> [18]</w:t>
          </w:r>
          <w:ins w:id="734" w:author="Sebastian" w:date="2011-09-01T11:20:00Z">
            <w:r w:rsidR="00F51941">
              <w:fldChar w:fldCharType="end"/>
            </w:r>
          </w:ins>
        </w:sdtContent>
      </w:sdt>
      <w:r>
        <w:t>. Poniżej przedstawię pokrótce wspomniane typy akcji:</w:t>
      </w:r>
    </w:p>
    <w:p w:rsidR="00B138EA" w:rsidRDefault="00B138EA" w:rsidP="00B138EA">
      <w:pPr>
        <w:pStyle w:val="NormalnyIn"/>
        <w:ind w:firstLine="708"/>
      </w:pPr>
      <w:proofErr w:type="spellStart"/>
      <w:r>
        <w:rPr>
          <w:rStyle w:val="apple-style-span"/>
          <w:rFonts w:ascii="Courier New" w:hAnsi="Courier New" w:cs="Courier New"/>
          <w:color w:val="007000"/>
          <w:sz w:val="20"/>
          <w:szCs w:val="20"/>
          <w:shd w:val="clear" w:color="auto" w:fill="FFFFFF"/>
        </w:rPr>
        <w:t>android.nfc.action.NDEF_DISCOVERED</w:t>
      </w:r>
      <w:proofErr w:type="spellEnd"/>
    </w:p>
    <w:p w:rsidR="00B138EA" w:rsidRDefault="00B138EA" w:rsidP="00B138EA">
      <w:pPr>
        <w:pStyle w:val="NormalnyIn"/>
        <w:ind w:firstLine="708"/>
      </w:pPr>
      <w:r>
        <w:t xml:space="preserve">Powyższa akcja opiera się na analizie typu wiadomości zamieszczonych na znaczniku. Jeśli dany typ wiadomości widnieje w pliku </w:t>
      </w:r>
      <w:proofErr w:type="spellStart"/>
      <w:r>
        <w:t>AndroidManifest.xml</w:t>
      </w:r>
      <w:proofErr w:type="spellEnd"/>
      <w:r>
        <w:t xml:space="preserve">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android.nfc.action.TECH_DISCOVERED</w:t>
      </w:r>
      <w:proofErr w:type="spellEnd"/>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android.nfc.action.TAG_DISCOVERED</w:t>
      </w:r>
      <w:proofErr w:type="spellEnd"/>
    </w:p>
    <w:p w:rsidR="00B138EA" w:rsidRDefault="00B138EA" w:rsidP="00B138EA">
      <w:pPr>
        <w:pStyle w:val="NormalnyIn"/>
      </w:pPr>
      <w:r>
        <w:t xml:space="preserve">Akcja ta wywoływana jest w sytuacji gdy powyższe filtry zawiodły, lub znacznik jest </w:t>
      </w:r>
      <w:commentRangeStart w:id="735"/>
      <w:r>
        <w:t>nieznanego</w:t>
      </w:r>
      <w:commentRangeEnd w:id="735"/>
      <w:r w:rsidR="000C1024">
        <w:rPr>
          <w:rStyle w:val="Odwoaniedokomentarza"/>
          <w:rFonts w:ascii="Calibri" w:eastAsia="Calibri" w:hAnsi="Calibri"/>
          <w:lang w:eastAsia="en-US"/>
        </w:rPr>
        <w:commentReference w:id="735"/>
      </w:r>
      <w:r>
        <w:t xml:space="preserve"> typu. </w:t>
      </w:r>
    </w:p>
    <w:p w:rsidR="009B7F80" w:rsidRDefault="00400359" w:rsidP="00410E8E">
      <w:pPr>
        <w:pStyle w:val="Nagwek4"/>
      </w:pPr>
      <w:proofErr w:type="spellStart"/>
      <w:r>
        <w:t>Foreground</w:t>
      </w:r>
      <w:proofErr w:type="spellEnd"/>
      <w:r>
        <w:t xml:space="preserve"> </w:t>
      </w:r>
      <w:del w:id="736" w:author="Sebastian Łuczak" w:date="2011-08-31T23:38:00Z">
        <w:r w:rsidDel="000C1024">
          <w:delText>Dispatch</w:delText>
        </w:r>
      </w:del>
      <w:proofErr w:type="spellStart"/>
      <w:ins w:id="737" w:author="Sebastian Łuczak" w:date="2011-08-31T23:38:00Z">
        <w:r w:rsidR="000C1024">
          <w:t>dispatch</w:t>
        </w:r>
      </w:ins>
      <w:proofErr w:type="spellEnd"/>
    </w:p>
    <w:p w:rsidR="00B138EA" w:rsidRDefault="00B138EA" w:rsidP="00B138EA">
      <w:pPr>
        <w:pStyle w:val="NormalnyIn"/>
      </w:pPr>
      <w:r>
        <w:t xml:space="preserve">Druga z metod obsługi odczytanego znacznika, tzw. </w:t>
      </w:r>
      <w:proofErr w:type="spellStart"/>
      <w:r w:rsidR="00410E8E">
        <w:t>F</w:t>
      </w:r>
      <w:r w:rsidR="00400359">
        <w:t>oreground</w:t>
      </w:r>
      <w:proofErr w:type="spellEnd"/>
      <w:r w:rsidR="00400359">
        <w:t xml:space="preserve"> </w:t>
      </w:r>
      <w:proofErr w:type="spellStart"/>
      <w:r w:rsidR="00400359">
        <w:t>dispatch</w:t>
      </w:r>
      <w:proofErr w:type="spellEnd"/>
      <w:r>
        <w:t>, wymaga od programisty samodzielnego wywołania i kontroli w cyklu życia aplikacji. Opiera się ona na narzuceniu najwyższego priorytetu obsługi znacznika aplikacji uruchomionej na pierwszym planie</w:t>
      </w:r>
      <w:r w:rsidR="009B7F80">
        <w:t xml:space="preserve"> </w:t>
      </w:r>
      <w:sdt>
        <w:sdtPr>
          <w:id w:val="6237150"/>
          <w:citation/>
        </w:sdtPr>
        <w:sdtContent>
          <w:ins w:id="738" w:author="Sebastian" w:date="2011-09-01T11:20:00Z">
            <w:r w:rsidR="00F51941">
              <w:fldChar w:fldCharType="begin"/>
            </w:r>
            <w:r w:rsidR="00F51941">
              <w:instrText xml:space="preserve"> CITATION Goo11 \l 1045  </w:instrText>
            </w:r>
          </w:ins>
          <w:r w:rsidR="00F51941">
            <w:fldChar w:fldCharType="separate"/>
          </w:r>
          <w:r w:rsidR="00426962">
            <w:rPr>
              <w:noProof/>
            </w:rPr>
            <w:t>[18]</w:t>
          </w:r>
          <w:ins w:id="739" w:author="Sebastian" w:date="2011-09-01T11:20:00Z">
            <w:r w:rsidR="00F51941">
              <w:fldChar w:fldCharType="end"/>
            </w:r>
          </w:ins>
          <w:del w:id="740" w:author="Sebastian" w:date="2011-09-01T11:20:00Z">
            <w:r w:rsidR="00796063" w:rsidDel="00F51941">
              <w:fldChar w:fldCharType="begin"/>
            </w:r>
            <w:r w:rsidR="00796063" w:rsidDel="00F51941">
              <w:delInstrText xml:space="preserve"> CITATION Goo11 \l 1045 </w:delInstrText>
            </w:r>
            <w:r w:rsidR="00796063" w:rsidDel="00F51941">
              <w:fldChar w:fldCharType="separate"/>
            </w:r>
            <w:r w:rsidR="00903DDF" w:rsidDel="00F51941">
              <w:rPr>
                <w:noProof/>
              </w:rPr>
              <w:delText>[18]</w:delText>
            </w:r>
            <w:r w:rsidR="00796063" w:rsidDel="00F51941">
              <w:fldChar w:fldCharType="end"/>
            </w:r>
          </w:del>
          <w:ins w:id="741" w:author="Sebastian" w:date="2011-09-01T11:20:00Z">
            <w:r w:rsidR="00F51941">
              <w:fldChar w:fldCharType="begin"/>
            </w:r>
            <w:r w:rsidR="00F51941">
              <w:instrText xml:space="preserve"> CITATION Goo11 \l 1045  </w:instrText>
            </w:r>
          </w:ins>
          <w:r w:rsidR="00F51941">
            <w:fldChar w:fldCharType="separate"/>
          </w:r>
          <w:r w:rsidR="00426962">
            <w:rPr>
              <w:noProof/>
            </w:rPr>
            <w:t xml:space="preserve"> [18]</w:t>
          </w:r>
          <w:ins w:id="742" w:author="Sebastian" w:date="2011-09-01T11:20:00Z">
            <w:r w:rsidR="00F51941">
              <w:fldChar w:fldCharType="end"/>
            </w:r>
          </w:ins>
        </w:sdtContent>
      </w:sdt>
      <w:r>
        <w:t xml:space="preserve">. Oczywiście znacznik spełniać musi wymogi określone w filtrach typu danych i </w:t>
      </w:r>
      <w:commentRangeStart w:id="743"/>
      <w:r>
        <w:t>technologii jego wykonania.</w:t>
      </w:r>
      <w:commentRangeEnd w:id="743"/>
      <w:r w:rsidR="00173B6A">
        <w:rPr>
          <w:rStyle w:val="Odwoaniedokomentarza"/>
          <w:rFonts w:ascii="Calibri" w:eastAsia="Calibri" w:hAnsi="Calibri"/>
          <w:lang w:eastAsia="en-US"/>
        </w:rPr>
        <w:commentReference w:id="743"/>
      </w:r>
    </w:p>
    <w:p w:rsidR="00B138EA" w:rsidRDefault="00B138EA" w:rsidP="00B138EA">
      <w:pPr>
        <w:pStyle w:val="NormalnyIn"/>
      </w:pPr>
      <w:r>
        <w:t>Jak było wspomniane wcześniej, aplikacja kliencka wykorzystuje obie te metody.</w:t>
      </w:r>
    </w:p>
    <w:p w:rsidR="00B138EA" w:rsidRDefault="00B138EA" w:rsidP="00B138EA">
      <w:pPr>
        <w:pStyle w:val="NormalnyIn"/>
      </w:pPr>
    </w:p>
    <w:p w:rsidR="00B138EA" w:rsidRDefault="00B138EA" w:rsidP="00B138EA">
      <w:pPr>
        <w:pStyle w:val="Nagwek3"/>
      </w:pPr>
      <w:bookmarkStart w:id="744" w:name="_Toc302291868"/>
      <w:bookmarkStart w:id="745" w:name="_Toc302336538"/>
      <w:r>
        <w:t>Wprowadzenie danych i komunikacja z usługą internetową</w:t>
      </w:r>
      <w:bookmarkEnd w:id="744"/>
      <w:bookmarkEnd w:id="745"/>
    </w:p>
    <w:p w:rsidR="00B138EA" w:rsidRDefault="00B138EA" w:rsidP="00B138EA">
      <w:pPr>
        <w:pStyle w:val="NormalnyIn"/>
        <w:ind w:firstLine="0"/>
      </w:pPr>
      <w:r>
        <w:t>Weryfikacja autentyczności użytkownika, z powodu upatrywanych zagrożeń w postaci ludzkiej pomysłowości i złej woli, nie może przebiegać z użyciem samej nazwy użytkownika i hasła. Z tego powodu do grupy danych którymi musi się uwierzytelnić aplikacja kliencka, doszły numer IMEI</w:t>
      </w:r>
      <w:ins w:id="746" w:author="Sebastian Łuczak" w:date="2011-08-31T23:39:00Z">
        <w:r w:rsidR="00FB6215">
          <w:t xml:space="preserve"> (International Mobile </w:t>
        </w:r>
        <w:proofErr w:type="spellStart"/>
        <w:r w:rsidR="00FB6215">
          <w:t>Equipment</w:t>
        </w:r>
        <w:proofErr w:type="spellEnd"/>
        <w:r w:rsidR="00FB6215">
          <w:t xml:space="preserve"> </w:t>
        </w:r>
        <w:proofErr w:type="spellStart"/>
        <w:r w:rsidR="00FB6215">
          <w:t>Identi</w:t>
        </w:r>
      </w:ins>
      <w:ins w:id="747" w:author="Sebastian Łuczak" w:date="2011-08-31T23:40:00Z">
        <w:r w:rsidR="00FB6215">
          <w:t>ty</w:t>
        </w:r>
      </w:ins>
      <w:proofErr w:type="spellEnd"/>
      <w:ins w:id="748" w:author="Sebastian Łuczak" w:date="2011-08-31T23:39:00Z">
        <w:r w:rsidR="00FB6215">
          <w:t>)</w:t>
        </w:r>
      </w:ins>
      <w:r>
        <w:t xml:space="preserve"> oraz IMSI</w:t>
      </w:r>
      <w:ins w:id="749" w:author="Sebastian Łuczak" w:date="2011-08-31T23:39:00Z">
        <w:r w:rsidR="00FB6215">
          <w:t xml:space="preserve"> (</w:t>
        </w:r>
      </w:ins>
      <w:ins w:id="750" w:author="Sebastian Łuczak" w:date="2011-08-31T23:40:00Z">
        <w:r w:rsidR="00FB6215">
          <w:t xml:space="preserve">International Mobile </w:t>
        </w:r>
        <w:proofErr w:type="spellStart"/>
        <w:r w:rsidR="00FB6215">
          <w:t>Subscriber</w:t>
        </w:r>
        <w:proofErr w:type="spellEnd"/>
        <w:r w:rsidR="00FB6215">
          <w:t xml:space="preserve"> </w:t>
        </w:r>
        <w:proofErr w:type="spellStart"/>
        <w:r w:rsidR="00FB6215">
          <w:t>Identity</w:t>
        </w:r>
        <w:proofErr w:type="spellEnd"/>
        <w:r w:rsidR="00FB6215">
          <w:t>)</w:t>
        </w:r>
      </w:ins>
      <w:del w:id="751" w:author="Sebastian Łuczak" w:date="2011-08-31T23:39:00Z">
        <w:r w:rsidDel="00FB6215">
          <w:delText xml:space="preserve"> (rozwinięcie skrótów)</w:delText>
        </w:r>
      </w:del>
      <w:r>
        <w:t xml:space="preserve">, dzięki czemu upewniamy się, że użytkownik o danym identyfikatorze zgłasza swoją aktywność przy pomocy swojego telefonu (numer IMEI) oraz swojej karty SIM (numer IMSI), co eliminuje zagrożenia płynące z wymiany telefonami i danymi autoryzacyjnymi pomiędzy użytkownikami systemu. </w:t>
      </w:r>
    </w:p>
    <w:tbl>
      <w:tblPr>
        <w:tblStyle w:val="Jasnalistaakcent11"/>
        <w:tblW w:w="0" w:type="auto"/>
        <w:tblLook w:val="04A0"/>
      </w:tblPr>
      <w:tblGrid>
        <w:gridCol w:w="1809"/>
        <w:gridCol w:w="7402"/>
      </w:tblGrid>
      <w:tr w:rsidR="00B138EA" w:rsidTr="00A83708">
        <w:trPr>
          <w:cnfStyle w:val="100000000000"/>
        </w:trPr>
        <w:tc>
          <w:tcPr>
            <w:cnfStyle w:val="001000000000"/>
            <w:tcW w:w="1809" w:type="dxa"/>
          </w:tcPr>
          <w:p w:rsidR="00B138EA" w:rsidRDefault="00B138EA" w:rsidP="00C06A08">
            <w:pPr>
              <w:pStyle w:val="NormalnyIn"/>
              <w:ind w:firstLine="0"/>
            </w:pPr>
            <w:r>
              <w:t>Parametr</w:t>
            </w:r>
          </w:p>
        </w:tc>
        <w:tc>
          <w:tcPr>
            <w:tcW w:w="7402" w:type="dxa"/>
          </w:tcPr>
          <w:p w:rsidR="00B138EA" w:rsidRDefault="00B138EA" w:rsidP="00C06A08">
            <w:pPr>
              <w:pStyle w:val="NormalnyIn"/>
              <w:ind w:firstLine="0"/>
              <w:cnfStyle w:val="100000000000"/>
            </w:pPr>
            <w:r>
              <w:t>Opis</w:t>
            </w:r>
          </w:p>
        </w:tc>
      </w:tr>
      <w:tr w:rsidR="00B138EA" w:rsidTr="00A83708">
        <w:trPr>
          <w:cnfStyle w:val="000000100000"/>
        </w:trPr>
        <w:tc>
          <w:tcPr>
            <w:cnfStyle w:val="001000000000"/>
            <w:tcW w:w="1809" w:type="dxa"/>
          </w:tcPr>
          <w:p w:rsidR="00B138EA" w:rsidRDefault="00B138EA" w:rsidP="00C06A08">
            <w:pPr>
              <w:pStyle w:val="NormalnyIn"/>
              <w:ind w:firstLine="0"/>
            </w:pPr>
            <w:r>
              <w:t>Identyfikator użytkownika</w:t>
            </w:r>
          </w:p>
        </w:tc>
        <w:tc>
          <w:tcPr>
            <w:tcW w:w="7402" w:type="dxa"/>
          </w:tcPr>
          <w:p w:rsidR="00B138EA" w:rsidRDefault="00B138EA" w:rsidP="00C06A08">
            <w:pPr>
              <w:pStyle w:val="NormalnyIn"/>
              <w:ind w:firstLine="0"/>
              <w:cnfStyle w:val="000000100000"/>
            </w:pPr>
            <w:r>
              <w:t>Przydzielony przez administratora systemu, unikatowy w skali systemu</w:t>
            </w:r>
          </w:p>
        </w:tc>
      </w:tr>
      <w:tr w:rsidR="00B138EA" w:rsidTr="00A83708">
        <w:tc>
          <w:tcPr>
            <w:cnfStyle w:val="001000000000"/>
            <w:tcW w:w="1809" w:type="dxa"/>
          </w:tcPr>
          <w:p w:rsidR="00B138EA" w:rsidRDefault="00B138EA" w:rsidP="00C06A08">
            <w:pPr>
              <w:pStyle w:val="NormalnyIn"/>
              <w:ind w:firstLine="0"/>
            </w:pPr>
            <w:r>
              <w:t>Hasło</w:t>
            </w:r>
          </w:p>
        </w:tc>
        <w:tc>
          <w:tcPr>
            <w:tcW w:w="7402" w:type="dxa"/>
          </w:tcPr>
          <w:p w:rsidR="00B138EA" w:rsidRDefault="00B138EA" w:rsidP="00C06A08">
            <w:pPr>
              <w:pStyle w:val="NormalnyIn"/>
              <w:ind w:firstLine="0"/>
              <w:cnfStyle w:val="000000000000"/>
            </w:pPr>
            <w:r>
              <w:t xml:space="preserve">Spełniające wymogi bezpieczeństwa </w:t>
            </w:r>
            <w:commentRangeStart w:id="752"/>
            <w:r w:rsidRPr="005F34C4">
              <w:rPr>
                <w:b/>
              </w:rPr>
              <w:t>WYMOGI</w:t>
            </w:r>
            <w:commentRangeEnd w:id="752"/>
            <w:r w:rsidR="00FB6215">
              <w:rPr>
                <w:rStyle w:val="Odwoaniedokomentarza"/>
                <w:rFonts w:ascii="Calibri" w:eastAsia="Calibri" w:hAnsi="Calibri"/>
                <w:lang w:eastAsia="en-US"/>
              </w:rPr>
              <w:commentReference w:id="752"/>
            </w:r>
          </w:p>
        </w:tc>
      </w:tr>
      <w:tr w:rsidR="00B138EA" w:rsidTr="00A83708">
        <w:trPr>
          <w:cnfStyle w:val="000000100000"/>
        </w:trPr>
        <w:tc>
          <w:tcPr>
            <w:cnfStyle w:val="001000000000"/>
            <w:tcW w:w="1809" w:type="dxa"/>
          </w:tcPr>
          <w:p w:rsidR="00B138EA" w:rsidRDefault="00B138EA" w:rsidP="00C06A08">
            <w:pPr>
              <w:pStyle w:val="NormalnyIn"/>
              <w:ind w:firstLine="0"/>
            </w:pPr>
            <w:r>
              <w:t>Numer IMEI</w:t>
            </w:r>
          </w:p>
          <w:p w:rsidR="00B138EA" w:rsidRDefault="00B138EA" w:rsidP="00C06A08">
            <w:pPr>
              <w:pStyle w:val="NormalnyIn"/>
              <w:ind w:firstLine="0"/>
            </w:pPr>
          </w:p>
        </w:tc>
        <w:tc>
          <w:tcPr>
            <w:tcW w:w="7402" w:type="dxa"/>
          </w:tcPr>
          <w:p w:rsidR="00B138EA" w:rsidRDefault="00B138EA" w:rsidP="00C06A08">
            <w:pPr>
              <w:pStyle w:val="NormalnyIn"/>
              <w:ind w:firstLine="0"/>
              <w:cnfStyle w:val="000000100000"/>
            </w:pPr>
            <w:r>
              <w:t>Unikatowy, piętnasto lub siedemnastocyfrowy identyfikator urządzenia GSM lub UMTS, nie jest związany z konkretnym użytkownikiem.</w:t>
            </w:r>
          </w:p>
        </w:tc>
      </w:tr>
      <w:tr w:rsidR="00B138EA" w:rsidTr="00A83708">
        <w:tc>
          <w:tcPr>
            <w:cnfStyle w:val="001000000000"/>
            <w:tcW w:w="1809" w:type="dxa"/>
          </w:tcPr>
          <w:p w:rsidR="00B138EA" w:rsidRDefault="00B138EA" w:rsidP="00C06A08">
            <w:pPr>
              <w:pStyle w:val="NormalnyIn"/>
              <w:ind w:firstLine="0"/>
            </w:pPr>
            <w:r>
              <w:t>Numer IMSI</w:t>
            </w:r>
          </w:p>
        </w:tc>
        <w:tc>
          <w:tcPr>
            <w:tcW w:w="7402" w:type="dxa"/>
          </w:tcPr>
          <w:p w:rsidR="00B138EA" w:rsidRDefault="00B138EA" w:rsidP="009A0228">
            <w:pPr>
              <w:pStyle w:val="NormalnyIn"/>
              <w:ind w:firstLine="0"/>
              <w:cnfStyle w:val="000000000000"/>
            </w:pPr>
            <w:del w:id="753" w:author="Sebastian Łuczak" w:date="2011-08-31T23:40:00Z">
              <w:r w:rsidDel="00FB6215">
                <w:delText>(IMSI Guidelines v12!!)</w:delText>
              </w:r>
              <w:r w:rsidDel="009A0228">
                <w:br/>
              </w:r>
            </w:del>
            <w:r>
              <w:t>Unikatowy numer identyfikujący kartę SIM. Stworzony na potrzeby identyfikacji abonenta na drodze radiowej w systemach GSM i UMTS.</w:t>
            </w:r>
          </w:p>
        </w:tc>
      </w:tr>
    </w:tbl>
    <w:p w:rsidR="00B138EA" w:rsidRDefault="00B138EA" w:rsidP="00B138EA">
      <w:pPr>
        <w:pStyle w:val="NormalnyIn"/>
        <w:ind w:firstLine="0"/>
      </w:pPr>
    </w:p>
    <w:p w:rsidR="00B138EA" w:rsidRDefault="00B138EA" w:rsidP="00B138EA">
      <w:pPr>
        <w:pStyle w:val="NormalnyIn"/>
      </w:pPr>
      <w:r>
        <w:t xml:space="preserve">Powyższy komplet danych identyfikuje użytkownika i telefon w sposób jednoznaczny. </w:t>
      </w:r>
    </w:p>
    <w:p w:rsidR="00B138EA" w:rsidRDefault="00B138EA" w:rsidP="00B138EA">
      <w:pPr>
        <w:pStyle w:val="NormalnyIn"/>
      </w:pPr>
      <w:r>
        <w:t>Numery IMSI i IMEI nie są zapisywane nigdzie w pamięci ani ustawieniach aplikacji, tylko pobierane poprzez API systemu operacyjnego każdorazowo przy uruchomieniu aplikacji.</w:t>
      </w:r>
    </w:p>
    <w:p w:rsidR="00B138EA" w:rsidRDefault="00B138EA" w:rsidP="00B138EA">
      <w:pPr>
        <w:pStyle w:val="NormalnyIn"/>
      </w:pPr>
      <w:r>
        <w:t xml:space="preserve">Dodatkowo dane przesyłane do serwera są poddane działaniom kryptograficznym w postaci szyfrowania symetrycznego </w:t>
      </w:r>
      <w:r w:rsidRPr="00D441CC">
        <w:rPr>
          <w:i/>
        </w:rPr>
        <w:t>AES 256bit</w:t>
      </w:r>
      <w:r>
        <w:t xml:space="preserve">, dzięki czemu użytkownik nie może z poziomu innego terminala </w:t>
      </w:r>
      <w:r w:rsidRPr="00BB6D26">
        <w:rPr>
          <w:i/>
        </w:rPr>
        <w:t>udawać</w:t>
      </w:r>
      <w:r>
        <w:t>, że jest użytkownikiem systemu.</w:t>
      </w:r>
    </w:p>
    <w:p w:rsidR="00B138EA" w:rsidRDefault="00B138EA" w:rsidP="00B138EA">
      <w:pPr>
        <w:pStyle w:val="Nagwek3"/>
      </w:pPr>
      <w:bookmarkStart w:id="754" w:name="_Toc302291869"/>
      <w:bookmarkStart w:id="755" w:name="_Toc302336539"/>
      <w:r>
        <w:t>Działanie aplikacji</w:t>
      </w:r>
      <w:bookmarkEnd w:id="754"/>
      <w:bookmarkEnd w:id="755"/>
    </w:p>
    <w:p w:rsidR="00B138EA" w:rsidRDefault="00B138EA" w:rsidP="00B138EA">
      <w:pPr>
        <w:pStyle w:val="NormalnyIn"/>
        <w:ind w:firstLine="0"/>
      </w:pPr>
      <w:r>
        <w:tab/>
        <w:t xml:space="preserve">Po pierwszym uruchomieniu aplikacji użytkownik musi wprowadzić nazwę użytkownika i hasło w celu zalogowania w systemie. Jeśli proces uwierzytelnienia </w:t>
      </w:r>
      <w:r>
        <w:lastRenderedPageBreak/>
        <w:t>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tab/>
        <w:t>Główny ekran aplikacji wyświetla tekstowo i graficznie obecny stan aktywności danego użytkownika. Jest to</w:t>
      </w:r>
      <w:ins w:id="756" w:author="Sebastian Łuczak" w:date="2011-08-31T23:41:00Z">
        <w:r w:rsidR="009A0228">
          <w:t xml:space="preserve"> „Odświeżanie…” jeśli informacje z serwera jeszcze nie dotarły,</w:t>
        </w:r>
      </w:ins>
      <w:r>
        <w:t xml:space="preserve"> „W trakcie zlecenia…” lub „Oczekiwanie</w:t>
      </w:r>
      <w:ins w:id="757" w:author="Sebastian Łuczak" w:date="2011-08-31T23:42:00Z">
        <w:r w:rsidR="009A0228">
          <w:t>…</w:t>
        </w:r>
      </w:ins>
      <w:r>
        <w:t xml:space="preserve">” w sytuacji w której żadne zlecenie nie jest obecnie obsługiwane. Jeśli zlecenie zostało rozpoczęte, dodatkowo wyświetlany jest krótki komentarz wprowadzony przez operatora który wprowadził dane zlecenie do systemu </w:t>
      </w:r>
      <w:r w:rsidRPr="007941D2">
        <w:t xml:space="preserve">oraz godzina </w:t>
      </w:r>
      <w:ins w:id="758" w:author="Sebastian Łuczak" w:date="2011-08-31T23:42:00Z">
        <w:r w:rsidR="00BA5EEC">
          <w:t xml:space="preserve">jego </w:t>
        </w:r>
      </w:ins>
      <w:r w:rsidRPr="007941D2">
        <w:t>rozpoczęcia</w:t>
      </w:r>
      <w:r>
        <w:t>. Informację o stanie użytkownika aplikacja pozyskuje w procesie synchronizacji z usługą internetową tuż po uruchomieniu aplikacji.</w:t>
      </w:r>
    </w:p>
    <w:p w:rsidR="00B138EA" w:rsidRDefault="00B138EA" w:rsidP="00B138EA">
      <w:pPr>
        <w:pStyle w:val="NormalnyIn"/>
        <w:ind w:firstLine="0"/>
      </w:pPr>
      <w:r>
        <w:tab/>
        <w:t xml:space="preserve">W sytuacji chęci rozpoczęcia zlecenia, użytkownik musi jedynie zbliżyć telefon do znacznika przyklejonego na obudowie urządzenia. Na podstawie kompletu danych użytkownika, identyfikatora i daty systemowej formułowane jest zapytanie wysyłane do usługi internetowej. Data systemowa wysyłana jest w celu porównania z datą aplikacji serwerowej w sytuacji w której pracownik mógłby mieć zastrzeżenia co do stanu rozliczenia z pracodawcą. W wiadomości zwrotnej przekazywany jest unikatowy </w:t>
      </w:r>
      <w:proofErr w:type="spellStart"/>
      <w:r>
        <w:t>token</w:t>
      </w:r>
      <w:proofErr w:type="spellEnd"/>
      <w:r>
        <w:t xml:space="preserve"> danego zdarzenia, niezbędny przy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275BF1" w:rsidRDefault="00275BF1" w:rsidP="00B138EA">
      <w:pPr>
        <w:pStyle w:val="NormalnyIn"/>
        <w:ind w:firstLine="0"/>
      </w:pPr>
    </w:p>
    <w:p w:rsidR="00275BF1" w:rsidRDefault="00275BF1" w:rsidP="00B138EA">
      <w:pPr>
        <w:pStyle w:val="NormalnyIn"/>
        <w:ind w:firstLine="0"/>
      </w:pPr>
    </w:p>
    <w:p w:rsidR="00B138EA" w:rsidRDefault="007941D2" w:rsidP="00B138EA">
      <w:pPr>
        <w:pStyle w:val="NormalnyIn"/>
        <w:ind w:firstLine="0"/>
      </w:pPr>
      <w:r>
        <w:rPr>
          <w:noProof/>
        </w:rPr>
        <w:drawing>
          <wp:inline distT="0" distB="0" distL="0" distR="0">
            <wp:extent cx="1876389" cy="3127316"/>
            <wp:effectExtent l="19050" t="0" r="0" b="0"/>
            <wp:docPr id="10"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4" cstate="print"/>
                    <a:stretch>
                      <a:fillRect/>
                    </a:stretch>
                  </pic:blipFill>
                  <pic:spPr>
                    <a:xfrm>
                      <a:off x="0" y="0"/>
                      <a:ext cx="1877093" cy="3128489"/>
                    </a:xfrm>
                    <a:prstGeom prst="rect">
                      <a:avLst/>
                    </a:prstGeom>
                  </pic:spPr>
                </pic:pic>
              </a:graphicData>
            </a:graphic>
          </wp:inline>
        </w:drawing>
      </w:r>
      <w:r>
        <w:rPr>
          <w:noProof/>
        </w:rPr>
        <w:drawing>
          <wp:inline distT="0" distB="0" distL="0" distR="0">
            <wp:extent cx="1875016" cy="3125028"/>
            <wp:effectExtent l="19050" t="0" r="0" b="0"/>
            <wp:docPr id="20" name="Obraz 12" descr="device-2011-08-28-22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343.png"/>
                    <pic:cNvPicPr/>
                  </pic:nvPicPr>
                  <pic:blipFill>
                    <a:blip r:embed="rId25" cstate="print"/>
                    <a:stretch>
                      <a:fillRect/>
                    </a:stretch>
                  </pic:blipFill>
                  <pic:spPr>
                    <a:xfrm>
                      <a:off x="0" y="0"/>
                      <a:ext cx="1876671" cy="3127786"/>
                    </a:xfrm>
                    <a:prstGeom prst="rect">
                      <a:avLst/>
                    </a:prstGeom>
                  </pic:spPr>
                </pic:pic>
              </a:graphicData>
            </a:graphic>
          </wp:inline>
        </w:drawing>
      </w:r>
      <w:r>
        <w:rPr>
          <w:noProof/>
        </w:rPr>
        <w:drawing>
          <wp:inline distT="0" distB="0" distL="0" distR="0">
            <wp:extent cx="1872578" cy="3120963"/>
            <wp:effectExtent l="19050" t="0" r="0" b="0"/>
            <wp:docPr id="12" name="Obraz 11" descr="device-2011-08-28-22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519.png"/>
                    <pic:cNvPicPr/>
                  </pic:nvPicPr>
                  <pic:blipFill>
                    <a:blip r:embed="rId26" cstate="print"/>
                    <a:stretch>
                      <a:fillRect/>
                    </a:stretch>
                  </pic:blipFill>
                  <pic:spPr>
                    <a:xfrm>
                      <a:off x="0" y="0"/>
                      <a:ext cx="1871977" cy="3119961"/>
                    </a:xfrm>
                    <a:prstGeom prst="rect">
                      <a:avLst/>
                    </a:prstGeom>
                  </pic:spPr>
                </pic:pic>
              </a:graphicData>
            </a:graphic>
          </wp:inline>
        </w:drawing>
      </w:r>
    </w:p>
    <w:p w:rsidR="00B138EA" w:rsidRDefault="00C759F9" w:rsidP="00B138EA">
      <w:pPr>
        <w:pStyle w:val="NormalnyIn"/>
        <w:ind w:firstLine="0"/>
      </w:pPr>
      <w:r>
        <w:t>PODPIS</w:t>
      </w:r>
    </w:p>
    <w:p w:rsidR="00B138EA" w:rsidRDefault="00B138EA" w:rsidP="00B138EA">
      <w:pPr>
        <w:pStyle w:val="NormalnyIn"/>
        <w:ind w:firstLine="0"/>
      </w:pPr>
    </w:p>
    <w:p w:rsidR="00C759F9" w:rsidRDefault="00C759F9" w:rsidP="00B138EA">
      <w:pPr>
        <w:pStyle w:val="NormalnyIn"/>
        <w:ind w:firstLine="0"/>
      </w:pPr>
    </w:p>
    <w:p w:rsidR="00275BF1" w:rsidRDefault="00275BF1">
      <w:pPr>
        <w:jc w:val="left"/>
        <w:rPr>
          <w:rFonts w:ascii="Times New Roman" w:eastAsia="Times New Roman" w:hAnsi="Times New Roman"/>
          <w:sz w:val="24"/>
          <w:szCs w:val="24"/>
          <w:lang w:eastAsia="pl-PL"/>
        </w:rPr>
      </w:pPr>
      <w:r>
        <w:br w:type="page"/>
      </w:r>
    </w:p>
    <w:p w:rsidR="00B138EA" w:rsidRDefault="00B138EA" w:rsidP="00B138EA">
      <w:pPr>
        <w:pStyle w:val="NormalnyIn"/>
        <w:ind w:firstLine="0"/>
      </w:pPr>
      <w:r>
        <w:lastRenderedPageBreak/>
        <w:t>Z poziomu ekranu opcji istnieje możliwość wyłączenia wszystkich metod sygnalizacji prócz okna dialogowego.</w:t>
      </w:r>
    </w:p>
    <w:p w:rsidR="00B138EA" w:rsidRDefault="00B138EA" w:rsidP="00B138EA">
      <w:pPr>
        <w:pStyle w:val="NormalnyIn"/>
        <w:ind w:firstLine="0"/>
      </w:pPr>
      <w:r>
        <w:tab/>
        <w:t>Zakończenie realizacji zlecenia wykonuje się analogicznie, z tym</w:t>
      </w:r>
      <w:del w:id="759" w:author="Sebastian Łuczak" w:date="2011-08-31T23:42:00Z">
        <w:r w:rsidDel="005E121C">
          <w:delText>,</w:delText>
        </w:r>
      </w:del>
      <w:r>
        <w:t xml:space="preserve"> że wymaga to również potwierdzenia poprzez stosowne okno dialogowe.</w:t>
      </w:r>
    </w:p>
    <w:p w:rsidR="00B138EA" w:rsidRDefault="00B138EA" w:rsidP="00B138EA">
      <w:pPr>
        <w:pStyle w:val="NormalnyIn"/>
      </w:pPr>
      <w:r>
        <w:t>Usiłowanie rozpoczęcia realizacji drugiego zlecenia przed zamknięciem poprzedniego zakończy się fiaskiem, gdyż logika aplikacji serwerowej na to nie dopuści. Użytkownik zostanie poinformowany o tym fakcie poprzez stosowne okno dialogowe. Również w sytuacji wystąpienia błędu komunikacji lub wyjątku, użytkownik zostanie o tym poinformowany, a aplikacja powróci do stanu oczekiwania.</w:t>
      </w:r>
    </w:p>
    <w:p w:rsidR="00B138EA" w:rsidRDefault="00B138EA" w:rsidP="00B138EA">
      <w:pPr>
        <w:pStyle w:val="NormalnyIn"/>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ins w:id="760" w:author="Sebastian Łuczak" w:date="2011-08-31T23:42:00Z">
        <w:r w:rsidR="00425FBC">
          <w:t xml:space="preserve"> (</w:t>
        </w:r>
      </w:ins>
      <w:ins w:id="761" w:author="Sebastian Łuczak" w:date="2011-08-31T23:43:00Z">
        <w:r w:rsidR="00425FBC">
          <w:t xml:space="preserve">ANR - </w:t>
        </w:r>
        <w:proofErr w:type="spellStart"/>
        <w:r w:rsidR="00425FBC">
          <w:t>Application</w:t>
        </w:r>
        <w:proofErr w:type="spellEnd"/>
        <w:r w:rsidR="00425FBC">
          <w:t xml:space="preserve"> Not </w:t>
        </w:r>
        <w:proofErr w:type="spellStart"/>
        <w:r w:rsidR="00425FBC">
          <w:t>Responding</w:t>
        </w:r>
      </w:ins>
      <w:proofErr w:type="spellEnd"/>
      <w:ins w:id="762" w:author="Sebastian Łuczak" w:date="2011-08-31T23:42:00Z">
        <w:r w:rsidR="00425FBC">
          <w:t>)</w:t>
        </w:r>
      </w:ins>
      <w:r>
        <w:t>.</w:t>
      </w:r>
    </w:p>
    <w:p w:rsidR="00B138EA" w:rsidDel="00940286" w:rsidRDefault="00B138EA" w:rsidP="00B138EA">
      <w:pPr>
        <w:pStyle w:val="Nagwek3"/>
        <w:rPr>
          <w:del w:id="763" w:author="Sebastian Łuczak" w:date="2011-08-31T23:44:00Z"/>
        </w:rPr>
      </w:pPr>
      <w:bookmarkStart w:id="764" w:name="_Toc302291870"/>
      <w:bookmarkStart w:id="765" w:name="_Toc302336540"/>
      <w:del w:id="766" w:author="Sebastian Łuczak" w:date="2011-08-31T23:44:00Z">
        <w:r w:rsidDel="00940286">
          <w:delText>Wpływ na zużycie baterii</w:delText>
        </w:r>
        <w:bookmarkEnd w:id="764"/>
        <w:bookmarkEnd w:id="765"/>
      </w:del>
    </w:p>
    <w:p w:rsidR="00B138EA" w:rsidDel="00940286" w:rsidRDefault="00B138EA" w:rsidP="00B138EA">
      <w:pPr>
        <w:pStyle w:val="NormalnyIn"/>
        <w:ind w:firstLine="0"/>
        <w:rPr>
          <w:del w:id="767" w:author="Sebastian Łuczak" w:date="2011-08-31T23:44:00Z"/>
        </w:rPr>
      </w:pPr>
      <w:del w:id="768" w:author="Sebastian Łuczak" w:date="2011-08-31T23:44:00Z">
        <w:r w:rsidDel="00940286">
          <w:delText xml:space="preserve">Podczas testów </w:delText>
        </w:r>
        <w:r w:rsidDel="00BE5232">
          <w:delText xml:space="preserve">wydajnościowych </w:delText>
        </w:r>
        <w:r w:rsidDel="00940286">
          <w:delText>stwierdzono, ze ciągłe działanie aplikacji nie ma praktycznie żadnego wpływu na zużycie baterii. To samo tyczy się stale włączonego modułu NFC (zużycie poniżej 1% baterii).</w:delText>
        </w:r>
      </w:del>
    </w:p>
    <w:p w:rsidR="00B138EA" w:rsidRDefault="00B138EA" w:rsidP="00B138EA">
      <w:pPr>
        <w:jc w:val="left"/>
        <w:rPr>
          <w:rFonts w:ascii="Times New Roman" w:eastAsiaTheme="majorEastAsia" w:hAnsi="Times New Roman" w:cstheme="majorBidi"/>
          <w:b/>
          <w:bCs/>
          <w:caps/>
          <w:sz w:val="24"/>
          <w:szCs w:val="26"/>
          <w:lang w:eastAsia="pl-PL"/>
        </w:rPr>
      </w:pPr>
      <w:bookmarkStart w:id="769" w:name="_Toc302291871"/>
      <w:r>
        <w:br w:type="page"/>
      </w:r>
    </w:p>
    <w:p w:rsidR="00B138EA" w:rsidRDefault="00B138EA" w:rsidP="00B138EA">
      <w:pPr>
        <w:pStyle w:val="Nagwek2"/>
      </w:pPr>
      <w:bookmarkStart w:id="770" w:name="_Toc302336541"/>
      <w:r>
        <w:lastRenderedPageBreak/>
        <w:t>Opis aplikacji administracyjnej na telefon komórkowy</w:t>
      </w:r>
      <w:bookmarkEnd w:id="769"/>
      <w:bookmarkEnd w:id="770"/>
    </w:p>
    <w:p w:rsidR="00B138EA" w:rsidRDefault="00B138EA" w:rsidP="00B138EA">
      <w:pPr>
        <w:pStyle w:val="Nagwek3"/>
      </w:pPr>
      <w:bookmarkStart w:id="771" w:name="_Toc302336542"/>
      <w:r>
        <w:t>Cel powstania</w:t>
      </w:r>
      <w:bookmarkEnd w:id="771"/>
    </w:p>
    <w:p w:rsidR="00B138EA" w:rsidRDefault="00B138EA" w:rsidP="00B138EA">
      <w:pPr>
        <w:pStyle w:val="NormalnyIn"/>
        <w:ind w:firstLine="0"/>
      </w:pPr>
      <w:r>
        <w:t xml:space="preserve">Aplikacja administracyjna używana jest do rejestracji lokalizacji usługowych przez </w:t>
      </w:r>
      <w:ins w:id="772" w:author="Sebastian" w:date="2011-09-01T11:17:00Z">
        <w:r w:rsidR="00E85A6F">
          <w:t xml:space="preserve">operatora lub </w:t>
        </w:r>
      </w:ins>
      <w:r>
        <w:t xml:space="preserve">administratora systemu. Za jej pomocą wiąże on dany znacznik z klientem i konkretnym urządzeniem. Wywoływana jest przez użytkownika z poziomu systemu operacyjnego. </w:t>
      </w:r>
    </w:p>
    <w:p w:rsidR="00B138EA" w:rsidRDefault="00B138EA" w:rsidP="00B138EA">
      <w:pPr>
        <w:pStyle w:val="Nagwek3"/>
      </w:pPr>
      <w:bookmarkStart w:id="773" w:name="_Toc302336543"/>
      <w:r>
        <w:t>Główne założenia</w:t>
      </w:r>
      <w:bookmarkEnd w:id="773"/>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774" w:name="_Toc302336544"/>
      <w:r>
        <w:t>Działanie aplikacji</w:t>
      </w:r>
      <w:bookmarkEnd w:id="774"/>
    </w:p>
    <w:p w:rsidR="00B138EA" w:rsidRDefault="00B138EA" w:rsidP="00B138EA">
      <w:pPr>
        <w:pStyle w:val="NormalnyIn"/>
        <w:ind w:firstLine="0"/>
      </w:pPr>
      <w:r>
        <w:t>Po uruchomieniu aplikacji użytkownik proszony jest o wprowadzenie nazwy użytkownika i hasła. Przy procesie autoryzacji</w:t>
      </w:r>
      <w:ins w:id="775" w:author="Sebastian" w:date="2011-09-01T11:17:00Z">
        <w:r w:rsidR="00E85A6F">
          <w:t>,</w:t>
        </w:r>
      </w:ins>
      <w:r>
        <w:t xml:space="preserve"> prócz zestawu danych wspomnianych w rozdziale opisującym aplikację kliencką, weryfikowana jest również rola przydzielona użytkownikowi w systemie. Użytkownicy typu </w:t>
      </w:r>
      <w:proofErr w:type="spellStart"/>
      <w:r>
        <w:t>ROLE_USER</w:t>
      </w:r>
      <w:proofErr w:type="spellEnd"/>
      <w:r>
        <w:t xml:space="preserve"> nie mogą używać tej aplikacji i ich próby są odrzucane przez system. Po poprawn</w:t>
      </w:r>
      <w:del w:id="776" w:author="Sebastian" w:date="2011-09-01T11:17:00Z">
        <w:r w:rsidDel="00E85A6F">
          <w:delText>ej autoryzacji</w:delText>
        </w:r>
      </w:del>
      <w:ins w:id="777" w:author="Sebastian" w:date="2011-09-01T11:17:00Z">
        <w:r w:rsidR="00E85A6F">
          <w:t>ym</w:t>
        </w:r>
      </w:ins>
      <w:ins w:id="778" w:author="Sebastian" w:date="2011-09-01T11:18:00Z">
        <w:r w:rsidR="00E85A6F">
          <w:t xml:space="preserve"> uwierzytelnieniu</w:t>
        </w:r>
      </w:ins>
      <w:del w:id="779" w:author="Sebastian" w:date="2011-09-01T11:17:00Z">
        <w:r w:rsidDel="00E85A6F">
          <w:delText xml:space="preserve"> </w:delText>
        </w:r>
      </w:del>
      <w:del w:id="780" w:author="Sebastian" w:date="2011-09-01T11:18:00Z">
        <w:r w:rsidDel="00E85A6F">
          <w:delText>w systemie</w:delText>
        </w:r>
      </w:del>
      <w:ins w:id="781" w:author="Sebastian" w:date="2011-09-01T11:18:00Z">
        <w:r w:rsidR="00E85A6F">
          <w:t>,</w:t>
        </w:r>
      </w:ins>
      <w:r>
        <w:t xml:space="preserve"> dane użytkownika zostają zapisane w systemie, można je jednak zmienić lub wyczyścić korzystając z menu podręcznego.</w:t>
      </w:r>
    </w:p>
    <w:p w:rsidR="00E85A6F" w:rsidRDefault="00B138EA" w:rsidP="00B138EA">
      <w:pPr>
        <w:pStyle w:val="NormalnyIn"/>
        <w:ind w:firstLine="0"/>
        <w:rPr>
          <w:ins w:id="782" w:author="Sebastian" w:date="2011-09-01T11:18:00Z"/>
        </w:rPr>
      </w:pPr>
      <w:r>
        <w:tab/>
        <w:t xml:space="preserve">Poprawna autoryzacja przenosi użytkownika do ekranu wprowadzania danych rejestracji znacznika. W formularzu rejestracyjnym udostępnione są pola za pośrednictwem których użytkownik musi wprowadzić nazwę urządzenia, jego numer seryjny, a także </w:t>
      </w:r>
      <w:del w:id="783" w:author="Sebastian" w:date="2011-09-01T11:18:00Z">
        <w:r w:rsidDel="00E85A6F">
          <w:delText xml:space="preserve">orientacyjną </w:delText>
        </w:r>
      </w:del>
      <w:ins w:id="784" w:author="Sebastian" w:date="2011-09-01T11:18:00Z">
        <w:r w:rsidR="00E85A6F">
          <w:t xml:space="preserve">skrótową </w:t>
        </w:r>
      </w:ins>
      <w:r>
        <w:t xml:space="preserve">nazwę kontrahenta i jego numer NIP. Pola formularza podlegają walidacji, a </w:t>
      </w:r>
      <w:ins w:id="785" w:author="Sebastian" w:date="2011-09-01T11:18:00Z">
        <w:r w:rsidR="00E85A6F">
          <w:t>skrótowa</w:t>
        </w:r>
      </w:ins>
      <w:del w:id="786" w:author="Sebastian" w:date="2011-09-01T11:18:00Z">
        <w:r w:rsidDel="00E85A6F">
          <w:delText>orientacyjna</w:delText>
        </w:r>
      </w:del>
      <w:r>
        <w:t xml:space="preserve"> nazwa kontrahenta brana jest pod uwagę jedynie w sytuacji w której ma miejsce rejestracja nowego klienta. </w:t>
      </w:r>
    </w:p>
    <w:p w:rsidR="00B138EA" w:rsidRDefault="00B138EA" w:rsidP="00E85A6F">
      <w:pPr>
        <w:pStyle w:val="NormalnyIn"/>
        <w:ind w:firstLine="708"/>
        <w:pPrChange w:id="787" w:author="Sebastian" w:date="2011-09-01T11:18:00Z">
          <w:pPr>
            <w:pStyle w:val="NormalnyIn"/>
            <w:ind w:firstLine="0"/>
          </w:pPr>
        </w:pPrChange>
      </w:pPr>
      <w:r>
        <w:t>Jak widać, od użytkownika oczekiwana jest wprowadzenie minimalnej liczby danych. Jest tak, ponieważ wprowadzanie tekstu na telefonie komórkowym może być uciążliwe</w:t>
      </w:r>
      <w:ins w:id="788" w:author="Sebastian" w:date="2011-09-01T11:18:00Z">
        <w:r w:rsidR="00E85A6F">
          <w:t xml:space="preserve">, </w:t>
        </w:r>
      </w:ins>
      <w:del w:id="789" w:author="Sebastian" w:date="2011-09-01T11:18:00Z">
        <w:r w:rsidDel="00E85A6F">
          <w:delText xml:space="preserve"> i </w:delText>
        </w:r>
      </w:del>
      <w:r>
        <w:t xml:space="preserve">co naraża dane na występowanie dużej liczby błędów. W związku z powyższym, interfejs użytkownika używany jest jedynie do przekazania danych niezbędnych do jednoznacznego skojarzenia znacznika, urządzenia i kontrahenta, a reszta pól uzupełniana jest przez </w:t>
      </w:r>
      <w:del w:id="790" w:author="Sebastian" w:date="2011-09-01T11:19:00Z">
        <w:r w:rsidDel="00E85A6F">
          <w:delText xml:space="preserve">użytkownika </w:delText>
        </w:r>
      </w:del>
      <w:ins w:id="791" w:author="Sebastian" w:date="2011-09-01T11:19:00Z">
        <w:r w:rsidR="00E85A6F">
          <w:t xml:space="preserve">operatora </w:t>
        </w:r>
      </w:ins>
      <w:r>
        <w:t>za pośrednictwem portalu administracyjnego z poziomu komputera.</w:t>
      </w:r>
    </w:p>
    <w:p w:rsidR="00B138EA" w:rsidRDefault="00B138EA" w:rsidP="00B138EA">
      <w:pPr>
        <w:pStyle w:val="NormalnyIn"/>
        <w:ind w:firstLine="708"/>
      </w:pPr>
      <w:r>
        <w:t xml:space="preserve">Ponieważ często może mieć miejsce rejestracja wielu urządzeń u jednego kontrahenta, pole zawierające NIP nie czyści się w jednej sesji działania aplikacji, tylko po jej wyłączeniu i </w:t>
      </w:r>
      <w:r>
        <w:lastRenderedPageBreak/>
        <w:t>ponownym włączeniu. Dzięki temu proces ten podlega kolejnemu uproszczeniu. Wybranie przycisku „Zapisz</w:t>
      </w:r>
      <w:r w:rsidR="00132F5A">
        <w:t xml:space="preserve"> na </w:t>
      </w:r>
      <w:del w:id="792" w:author="Sebastian" w:date="2011-09-01T11:19:00Z">
        <w:r w:rsidR="00132F5A" w:rsidDel="00E85A6F">
          <w:delText>Tag</w:delText>
        </w:r>
      </w:del>
      <w:ins w:id="793" w:author="Sebastian" w:date="2011-09-01T11:19:00Z">
        <w:r w:rsidR="00E85A6F">
          <w:t>znacznik</w:t>
        </w:r>
      </w:ins>
      <w:r>
        <w:t>” rozpoczyna walidację formularza.</w:t>
      </w:r>
    </w:p>
    <w:p w:rsidR="00DF19F3" w:rsidRDefault="00B138EA" w:rsidP="00B138EA">
      <w:pPr>
        <w:pStyle w:val="NormalnyIn"/>
        <w:ind w:firstLine="708"/>
      </w:pPr>
      <w:r>
        <w:t xml:space="preserve">Po pomyślnym przejściu walidacji pól, aplikacja zwraca się do użytkownika z prośbą o zbliżenie znacznika i korzystając z systemu </w:t>
      </w:r>
      <w:del w:id="794" w:author="Sebastian" w:date="2011-09-01T11:19:00Z">
        <w:r w:rsidDel="00E85A6F">
          <w:delText xml:space="preserve">foreground </w:delText>
        </w:r>
      </w:del>
      <w:proofErr w:type="spellStart"/>
      <w:ins w:id="795" w:author="Sebastian" w:date="2011-09-01T11:19:00Z">
        <w:r w:rsidR="00E85A6F">
          <w:t>Foreground</w:t>
        </w:r>
        <w:proofErr w:type="spellEnd"/>
        <w:r w:rsidR="00E85A6F">
          <w:t xml:space="preserve"> </w:t>
        </w:r>
      </w:ins>
      <w:proofErr w:type="spellStart"/>
      <w:r>
        <w:t>dispatch</w:t>
      </w:r>
      <w:proofErr w:type="spellEnd"/>
      <w:del w:id="796" w:author="Sebastian" w:date="2011-09-01T11:29:00Z">
        <w:r w:rsidDel="00DC5CFE">
          <w:delText>ing</w:delText>
        </w:r>
      </w:del>
      <w:r>
        <w:t xml:space="preserve"> </w:t>
      </w:r>
      <w:customXmlInsRangeStart w:id="797" w:author="Sebastian" w:date="2011-09-01T11:19:00Z"/>
      <w:sdt>
        <w:sdtPr>
          <w:id w:val="1428767"/>
          <w:citation/>
        </w:sdtPr>
        <w:sdtContent>
          <w:customXmlInsRangeEnd w:id="797"/>
          <w:ins w:id="798" w:author="Sebastian" w:date="2011-09-01T11:19:00Z">
            <w:r w:rsidR="00E85A6F">
              <w:fldChar w:fldCharType="begin"/>
            </w:r>
            <w:r w:rsidR="00E85A6F">
              <w:instrText xml:space="preserve"> CITATION Goo11 \l 1045 </w:instrText>
            </w:r>
          </w:ins>
          <w:r w:rsidR="00E85A6F">
            <w:fldChar w:fldCharType="separate"/>
          </w:r>
          <w:r w:rsidR="00426962">
            <w:rPr>
              <w:noProof/>
            </w:rPr>
            <w:t>[18]</w:t>
          </w:r>
          <w:ins w:id="799" w:author="Sebastian" w:date="2011-09-01T11:19:00Z">
            <w:r w:rsidR="00E85A6F">
              <w:fldChar w:fldCharType="end"/>
            </w:r>
          </w:ins>
          <w:customXmlInsRangeStart w:id="800" w:author="Sebastian" w:date="2011-09-01T11:19:00Z"/>
        </w:sdtContent>
      </w:sdt>
      <w:customXmlInsRangeEnd w:id="800"/>
      <w:ins w:id="801" w:author="Sebastian" w:date="2011-09-01T11:22:00Z">
        <w:r w:rsidR="00B6632E">
          <w:t xml:space="preserve"> dostrojonego tak, aby reagował tylko na znaczniki typ</w:t>
        </w:r>
      </w:ins>
      <w:ins w:id="802" w:author="Sebastian" w:date="2011-09-01T11:23:00Z">
        <w:r w:rsidR="00B6632E">
          <w:t xml:space="preserve">u </w:t>
        </w:r>
        <w:proofErr w:type="spellStart"/>
        <w:r w:rsidR="00B6632E">
          <w:t>Mifare</w:t>
        </w:r>
        <w:proofErr w:type="spellEnd"/>
        <w:r w:rsidR="00B6632E">
          <w:t xml:space="preserve"> </w:t>
        </w:r>
        <w:proofErr w:type="spellStart"/>
        <w:r w:rsidR="00B6632E">
          <w:t>Ultralight</w:t>
        </w:r>
        <w:proofErr w:type="spellEnd"/>
        <w:r w:rsidR="00B6632E">
          <w:t>,</w:t>
        </w:r>
      </w:ins>
      <w:del w:id="803" w:author="Sebastian" w:date="2011-09-01T11:19:00Z">
        <w:r w:rsidDel="00E85A6F">
          <w:delText>(ANDROID)</w:delText>
        </w:r>
      </w:del>
      <w:r>
        <w:t xml:space="preserve"> uzyskuje najwyższy priorytet przy jego obsłu</w:t>
      </w:r>
      <w:r w:rsidR="00075026">
        <w:t xml:space="preserve">dze. </w:t>
      </w:r>
    </w:p>
    <w:p w:rsidR="00DC5CFE" w:rsidRDefault="00B138EA" w:rsidP="00A55E3E">
      <w:pPr>
        <w:pStyle w:val="NormalnyIn"/>
        <w:ind w:firstLine="708"/>
        <w:rPr>
          <w:ins w:id="804" w:author="Sebastian" w:date="2011-09-01T11:26:00Z"/>
        </w:rPr>
      </w:pPr>
      <w:r>
        <w:t xml:space="preserve">W następnym kroku, jeśli użytkownik zbliży znacznik, </w:t>
      </w:r>
      <w:ins w:id="805" w:author="Sebastian" w:date="2011-09-01T11:22:00Z">
        <w:r w:rsidR="00B6632E">
          <w:t xml:space="preserve">aplikacja </w:t>
        </w:r>
      </w:ins>
      <w:r>
        <w:t xml:space="preserve">odczytuje jego unikatowy identyfikator, wysyła zapytanie do usługi internetowej i, jeśli operacja przebiegnie pomyślnie, zapisuje na znaczniku nazwę aplikacji oraz </w:t>
      </w:r>
      <w:r w:rsidRPr="00A55E3E">
        <w:rPr>
          <w:rPrChange w:id="806" w:author="Sebastian" w:date="2011-09-01T11:23:00Z">
            <w:rPr>
              <w:b/>
            </w:rPr>
          </w:rPrChange>
        </w:rPr>
        <w:t>blokuje ponowną możliwość zapisu.</w:t>
      </w:r>
      <w:r>
        <w:rPr>
          <w:b/>
        </w:rPr>
        <w:t xml:space="preserve"> </w:t>
      </w:r>
      <w:r>
        <w:t>Początkowo aplikacja ta prócz wiązania urządzenia i kontrahenta z identyfikatorem znacznika, zapisywała również część tych danych na znaczniku. W trakcie testów okazało się jednak, że jest to funkcja nadmiarowa i nie poprawia działania systemu tylko go komplikuje</w:t>
      </w:r>
      <w:ins w:id="807" w:author="Sebastian" w:date="2011-09-01T11:24:00Z">
        <w:r w:rsidR="00DC5CFE">
          <w:t>.</w:t>
        </w:r>
        <w:r w:rsidR="00A55E3E">
          <w:t xml:space="preserve"> </w:t>
        </w:r>
      </w:ins>
      <w:ins w:id="808" w:author="Sebastian" w:date="2011-09-01T11:25:00Z">
        <w:r w:rsidR="00DC5CFE">
          <w:t>Wniosek taki wynika z faktu, i</w:t>
        </w:r>
      </w:ins>
      <w:ins w:id="809" w:author="Sebastian" w:date="2011-09-01T11:24:00Z">
        <w:r w:rsidR="00A55E3E">
          <w:t xml:space="preserve">ż </w:t>
        </w:r>
      </w:ins>
      <w:ins w:id="810" w:author="Sebastian" w:date="2011-09-01T11:25:00Z">
        <w:r w:rsidR="00DC5CFE">
          <w:t>ograniczony rozmiar pamięci znacznika nie pozwalał zapisać kompletu danych, a częst</w:t>
        </w:r>
      </w:ins>
      <w:ins w:id="811" w:author="Sebastian" w:date="2011-09-01T11:26:00Z">
        <w:r w:rsidR="00DC5CFE">
          <w:t>o nawet jednego, długiego pola</w:t>
        </w:r>
      </w:ins>
      <w:r>
        <w:t>.</w:t>
      </w:r>
      <w:ins w:id="812" w:author="Sebastian" w:date="2011-09-01T11:26:00Z">
        <w:r w:rsidR="00DC5CFE">
          <w:t xml:space="preserve"> Opieranie zatem weryfikacji danych na zawartości znacznika było zawodne</w:t>
        </w:r>
      </w:ins>
      <w:r>
        <w:t xml:space="preserve"> </w:t>
      </w:r>
    </w:p>
    <w:p w:rsidR="00B138EA" w:rsidRDefault="00B138EA" w:rsidP="00DC5CFE">
      <w:pPr>
        <w:pStyle w:val="NormalnyIn"/>
        <w:ind w:firstLine="708"/>
        <w:rPr>
          <w:ins w:id="813" w:author="Sebastian" w:date="2011-09-01T11:37:00Z"/>
        </w:rPr>
      </w:pPr>
      <w:r>
        <w:t xml:space="preserve">Z tego powodu </w:t>
      </w:r>
      <w:ins w:id="814" w:author="Sebastian" w:date="2011-09-01T11:27:00Z">
        <w:r w:rsidR="00DC5CFE">
          <w:t xml:space="preserve">rejestracja kompletu danych odbywa się po stronie usługi internetowej, </w:t>
        </w:r>
      </w:ins>
      <w:ins w:id="815" w:author="Sebastian" w:date="2011-09-01T11:28:00Z">
        <w:r w:rsidR="00DC5CFE">
          <w:t>a</w:t>
        </w:r>
      </w:ins>
      <w:del w:id="816" w:author="Sebastian" w:date="2011-09-01T11:28:00Z">
        <w:r w:rsidDel="00DC5CFE">
          <w:delText>w procesie rejestracji</w:delText>
        </w:r>
      </w:del>
      <w:del w:id="817" w:author="Sebastian" w:date="2011-09-01T11:27:00Z">
        <w:r w:rsidDel="00DC5CFE">
          <w:delText>,</w:delText>
        </w:r>
      </w:del>
      <w:r>
        <w:t xml:space="preserve"> na znaczniku zapisywana jest tylko nazwa aplikacji</w:t>
      </w:r>
      <w:del w:id="818" w:author="Sebastian" w:date="2011-09-01T11:27:00Z">
        <w:r w:rsidDel="00DC5CFE">
          <w:delText>, a cała rejestracja zachodzi po stronie usługi internetowej</w:delText>
        </w:r>
      </w:del>
      <w:r>
        <w:t>.</w:t>
      </w:r>
      <w:ins w:id="819" w:author="Sebastian" w:date="2011-09-01T11:28:00Z">
        <w:r w:rsidR="00DC5CFE">
          <w:t xml:space="preserve"> Zapis ten</w:t>
        </w:r>
      </w:ins>
      <w:ins w:id="820" w:author="Sebastian" w:date="2011-09-01T11:29:00Z">
        <w:r w:rsidR="00DC5CFE">
          <w:t>, choć również wydaje się zbędnym,</w:t>
        </w:r>
      </w:ins>
      <w:ins w:id="821" w:author="Sebastian" w:date="2011-09-01T11:28:00Z">
        <w:r w:rsidR="00DC5CFE">
          <w:t xml:space="preserve"> powodowany jest przyczynami technicznymi</w:t>
        </w:r>
      </w:ins>
      <w:ins w:id="822" w:author="Sebastian" w:date="2011-09-01T11:29:00Z">
        <w:r w:rsidR="00DC5CFE">
          <w:t>. J</w:t>
        </w:r>
      </w:ins>
      <w:ins w:id="823" w:author="Sebastian" w:date="2011-09-01T11:28:00Z">
        <w:r w:rsidR="00DC5CFE">
          <w:t>ak zaznaczyłem w rozdziale opisującym aplikację kliencką, system</w:t>
        </w:r>
      </w:ins>
      <w:ins w:id="824" w:author="Sebastian" w:date="2011-09-01T11:29:00Z">
        <w:r w:rsidR="00DC5CFE">
          <w:t xml:space="preserve"> </w:t>
        </w:r>
        <w:proofErr w:type="spellStart"/>
        <w:r w:rsidR="00DC5CFE">
          <w:t>Foreground</w:t>
        </w:r>
        <w:proofErr w:type="spellEnd"/>
        <w:r w:rsidR="00DC5CFE">
          <w:t xml:space="preserve"> </w:t>
        </w:r>
        <w:proofErr w:type="spellStart"/>
        <w:r w:rsidR="00DC5CFE">
          <w:t>dispatch</w:t>
        </w:r>
        <w:proofErr w:type="spellEnd"/>
        <w:r w:rsidR="00DC5CFE">
          <w:t xml:space="preserve"> pierwszą filtrację </w:t>
        </w:r>
      </w:ins>
      <w:ins w:id="825" w:author="Sebastian" w:date="2011-09-01T11:30:00Z">
        <w:r w:rsidR="00DC5CFE">
          <w:t xml:space="preserve">aplikacji do obsłużenia znacznika </w:t>
        </w:r>
      </w:ins>
      <w:ins w:id="826" w:author="Sebastian" w:date="2011-09-01T11:29:00Z">
        <w:r w:rsidR="00DC5CFE">
          <w:t>wykonuje na podstawie typu danych przechowywanych przez znacznik.</w:t>
        </w:r>
      </w:ins>
      <w:ins w:id="827" w:author="Sebastian" w:date="2011-09-01T11:30:00Z">
        <w:r w:rsidR="00DC5CFE">
          <w:t xml:space="preserve"> Jedną z możliwości jest określenie typu </w:t>
        </w:r>
      </w:ins>
      <w:ins w:id="828" w:author="Sebastian" w:date="2011-09-01T11:31:00Z">
        <w:r w:rsidR="00DC5CFE">
          <w:t xml:space="preserve">danych </w:t>
        </w:r>
      </w:ins>
      <w:ins w:id="829" w:author="Sebastian" w:date="2011-09-01T11:30:00Z">
        <w:r w:rsidR="00DC5CFE">
          <w:t>MI</w:t>
        </w:r>
      </w:ins>
      <w:ins w:id="830" w:author="Sebastian" w:date="2011-09-01T11:31:00Z">
        <w:r w:rsidR="00DC5CFE">
          <w:t>ME</w:t>
        </w:r>
      </w:ins>
      <w:del w:id="831" w:author="Sebastian" w:date="2011-09-01T11:27:00Z">
        <w:r w:rsidDel="00DC5CFE">
          <w:delText xml:space="preserve"> </w:delText>
        </w:r>
      </w:del>
      <w:ins w:id="832" w:author="Sebastian" w:date="2011-09-01T11:31:00Z">
        <w:r w:rsidR="00DC5CFE">
          <w:t xml:space="preserve"> na jaki ma reagować dana aplikacja</w:t>
        </w:r>
      </w:ins>
      <w:ins w:id="833" w:author="Sebastian" w:date="2011-09-01T11:33:00Z">
        <w:r w:rsidR="00DC5CFE">
          <w:t xml:space="preserve">. Ponieważ typy </w:t>
        </w:r>
      </w:ins>
      <w:ins w:id="834" w:author="Sebastian" w:date="2011-09-01T11:35:00Z">
        <w:r w:rsidR="005D049A">
          <w:t xml:space="preserve">te </w:t>
        </w:r>
      </w:ins>
      <w:ins w:id="835" w:author="Sebastian" w:date="2011-09-01T11:34:00Z">
        <w:r w:rsidR="00DC5CFE">
          <w:t xml:space="preserve">można niezwykle łatwo tworzyć (ale nie rejestrować!), postanowiłem </w:t>
        </w:r>
      </w:ins>
      <w:ins w:id="836" w:author="Sebastian" w:date="2011-09-01T11:35:00Z">
        <w:r w:rsidR="005D049A">
          <w:t xml:space="preserve">zapisywać </w:t>
        </w:r>
      </w:ins>
      <w:ins w:id="837" w:author="Sebastian" w:date="2011-09-01T11:37:00Z">
        <w:r w:rsidR="005D049A">
          <w:t xml:space="preserve">na znaczniku </w:t>
        </w:r>
      </w:ins>
      <w:ins w:id="838" w:author="Sebastian" w:date="2011-09-01T11:35:00Z">
        <w:r w:rsidR="005D049A">
          <w:t xml:space="preserve">nazwę aplikacji przy użyciu własnego typu </w:t>
        </w:r>
      </w:ins>
      <w:proofErr w:type="spellStart"/>
      <w:ins w:id="839" w:author="Sebastian" w:date="2011-09-01T11:36:00Z">
        <w:r w:rsidR="005D049A" w:rsidRPr="005D049A">
          <w:rPr>
            <w:i/>
            <w:rPrChange w:id="840" w:author="Sebastian" w:date="2011-09-01T11:37:00Z">
              <w:rPr/>
            </w:rPrChange>
          </w:rPr>
          <w:t>text</w:t>
        </w:r>
        <w:proofErr w:type="spellEnd"/>
        <w:r w:rsidR="005D049A" w:rsidRPr="005D049A">
          <w:rPr>
            <w:i/>
            <w:rPrChange w:id="841" w:author="Sebastian" w:date="2011-09-01T11:37:00Z">
              <w:rPr/>
            </w:rPrChange>
          </w:rPr>
          <w:t>/</w:t>
        </w:r>
        <w:proofErr w:type="spellStart"/>
        <w:r w:rsidR="005D049A" w:rsidRPr="005D049A">
          <w:rPr>
            <w:i/>
            <w:rPrChange w:id="842" w:author="Sebastian" w:date="2011-09-01T11:37:00Z">
              <w:rPr/>
            </w:rPrChange>
          </w:rPr>
          <w:t>vnd.</w:t>
        </w:r>
      </w:ins>
      <w:ins w:id="843" w:author="Sebastian" w:date="2011-09-01T11:37:00Z">
        <w:r w:rsidR="005D049A" w:rsidRPr="005D049A">
          <w:rPr>
            <w:i/>
            <w:rPrChange w:id="844" w:author="Sebastian" w:date="2011-09-01T11:37:00Z">
              <w:rPr/>
            </w:rPrChange>
          </w:rPr>
          <w:t>timecontrol</w:t>
        </w:r>
        <w:proofErr w:type="spellEnd"/>
        <w:r w:rsidR="005D049A">
          <w:t>.</w:t>
        </w:r>
      </w:ins>
    </w:p>
    <w:p w:rsidR="005D049A" w:rsidRPr="005D049A" w:rsidRDefault="005D049A" w:rsidP="00DC5CFE">
      <w:pPr>
        <w:pStyle w:val="NormalnyIn"/>
        <w:ind w:firstLine="708"/>
        <w:rPr>
          <w:b/>
          <w:rPrChange w:id="845" w:author="Sebastian" w:date="2011-09-01T11:37:00Z">
            <w:rPr/>
          </w:rPrChange>
        </w:rPr>
      </w:pPr>
      <w:ins w:id="846" w:author="Sebastian" w:date="2011-09-01T11:37:00Z">
        <w:r>
          <w:t>W efekcie jedyną aplikacją która zgłasza się do obsłużenia tego znacznika jest moja aplikacja kliencka. Skraca to czas wyw</w:t>
        </w:r>
      </w:ins>
      <w:ins w:id="847" w:author="Sebastian" w:date="2011-09-01T11:38:00Z">
        <w:r>
          <w:t>ołania i powoduje, że użytkownik nie musi ręcznie wybierać aplikacji z listy.</w:t>
        </w:r>
      </w:ins>
    </w:p>
    <w:p w:rsidR="00DF19F3" w:rsidRDefault="00DF19F3" w:rsidP="00B138EA">
      <w:pPr>
        <w:pStyle w:val="NormalnyIn"/>
        <w:ind w:firstLine="708"/>
      </w:pPr>
    </w:p>
    <w:p w:rsidR="00B138EA" w:rsidRDefault="00DF19F3" w:rsidP="00B138EA">
      <w:pPr>
        <w:pStyle w:val="NormalnyIn"/>
        <w:ind w:firstLine="708"/>
      </w:pPr>
      <w:r>
        <w:rPr>
          <w:noProof/>
        </w:rPr>
        <w:lastRenderedPageBreak/>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27" cstate="print"/>
                    <a:stretch>
                      <a:fillRect/>
                    </a:stretch>
                  </pic:blipFill>
                  <pic:spPr>
                    <a:xfrm>
                      <a:off x="0" y="0"/>
                      <a:ext cx="1770837" cy="2951394"/>
                    </a:xfrm>
                    <a:prstGeom prst="rect">
                      <a:avLst/>
                    </a:prstGeom>
                  </pic:spPr>
                </pic:pic>
              </a:graphicData>
            </a:graphic>
          </wp:inline>
        </w:drawing>
      </w:r>
      <w:r>
        <w:rPr>
          <w:noProof/>
        </w:rPr>
        <w:drawing>
          <wp:inline distT="0" distB="0" distL="0" distR="0">
            <wp:extent cx="1764964" cy="2941607"/>
            <wp:effectExtent l="19050" t="0" r="6686" b="0"/>
            <wp:docPr id="25" name="Obraz 24" descr="device-2011-08-28-22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016.png"/>
                    <pic:cNvPicPr/>
                  </pic:nvPicPr>
                  <pic:blipFill>
                    <a:blip r:embed="rId28" cstate="print"/>
                    <a:stretch>
                      <a:fillRect/>
                    </a:stretch>
                  </pic:blipFill>
                  <pic:spPr>
                    <a:xfrm>
                      <a:off x="0" y="0"/>
                      <a:ext cx="1767501" cy="2945835"/>
                    </a:xfrm>
                    <a:prstGeom prst="rect">
                      <a:avLst/>
                    </a:prstGeom>
                  </pic:spPr>
                </pic:pic>
              </a:graphicData>
            </a:graphic>
          </wp:inline>
        </w:drawing>
      </w:r>
    </w:p>
    <w:p w:rsidR="00B138EA" w:rsidRDefault="00DF19F3" w:rsidP="00B138EA">
      <w:pPr>
        <w:pStyle w:val="NormalnyIn"/>
        <w:ind w:firstLine="708"/>
      </w:pPr>
      <w:r>
        <w:t>PODPIS</w:t>
      </w:r>
    </w:p>
    <w:p w:rsidR="00B138EA" w:rsidDel="005D049A" w:rsidRDefault="00B138EA" w:rsidP="00B138EA">
      <w:pPr>
        <w:pStyle w:val="NormalnyIn"/>
        <w:ind w:firstLine="708"/>
        <w:rPr>
          <w:del w:id="848" w:author="Sebastian" w:date="2011-09-01T11:38:00Z"/>
        </w:rPr>
      </w:pPr>
    </w:p>
    <w:p w:rsidR="00B138EA" w:rsidRDefault="00B138EA" w:rsidP="00B138EA">
      <w:pPr>
        <w:pStyle w:val="NormalnyIn"/>
        <w:ind w:firstLine="708"/>
      </w:pPr>
      <w:del w:id="849" w:author="Sebastian" w:date="2011-09-01T11:38:00Z">
        <w:r w:rsidDel="005D049A">
          <w:delText>W chwili obecnej, z przyczyn finansowych (nie mamy dostępu do nieograniczonej liczby znaczników), funkcja blokowania zapisu na znaczniku jest wyłączona. Za</w:delText>
        </w:r>
      </w:del>
      <w:ins w:id="850" w:author="Sebastian" w:date="2011-09-01T11:38:00Z">
        <w:r w:rsidR="005D049A">
          <w:t>Po pomyślnej rejestracji znacznika, za</w:t>
        </w:r>
      </w:ins>
      <w:r>
        <w:t xml:space="preserve"> pośrednictwem interfejsu użytkownik otrzymuje stosowny komunikat i może kontynuować rejestrację pozostałych urządzeń. W przeciwnym wypadku system powiadamia o niepowodzeniu i jego przyczynie</w:t>
      </w:r>
      <w:del w:id="851" w:author="Sebastian" w:date="2011-09-01T11:38:00Z">
        <w:r w:rsidDel="005D049A">
          <w:delText xml:space="preserve"> i</w:delText>
        </w:r>
      </w:del>
      <w:ins w:id="852" w:author="Sebastian" w:date="2011-09-01T11:38:00Z">
        <w:r w:rsidR="005D049A">
          <w:t xml:space="preserve"> or</w:t>
        </w:r>
      </w:ins>
      <w:ins w:id="853" w:author="Sebastian" w:date="2011-09-01T11:39:00Z">
        <w:r w:rsidR="005D049A">
          <w:t>az</w:t>
        </w:r>
      </w:ins>
      <w:r>
        <w:t xml:space="preserve"> odsyła do poprzedniego ekranu. </w:t>
      </w:r>
    </w:p>
    <w:p w:rsidR="00B138EA" w:rsidRDefault="00B138EA" w:rsidP="00B138EA">
      <w:pPr>
        <w:pStyle w:val="NormalnyIn"/>
        <w:ind w:firstLine="708"/>
      </w:pPr>
      <w:r>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5D049A" w:rsidRDefault="005D049A">
      <w:pPr>
        <w:jc w:val="left"/>
        <w:rPr>
          <w:ins w:id="854" w:author="Sebastian" w:date="2011-09-01T11:39:00Z"/>
          <w:rFonts w:ascii="Times New Roman" w:eastAsiaTheme="majorEastAsia" w:hAnsi="Times New Roman" w:cstheme="majorBidi"/>
          <w:b/>
          <w:bCs/>
          <w:caps/>
          <w:sz w:val="24"/>
          <w:szCs w:val="26"/>
          <w:lang w:eastAsia="pl-PL"/>
        </w:rPr>
      </w:pPr>
      <w:bookmarkStart w:id="855" w:name="_Toc302336545"/>
      <w:ins w:id="856" w:author="Sebastian" w:date="2011-09-01T11:39:00Z">
        <w:r>
          <w:br w:type="page"/>
        </w:r>
      </w:ins>
    </w:p>
    <w:p w:rsidR="0074625B" w:rsidRDefault="0074625B" w:rsidP="008A3B8F">
      <w:pPr>
        <w:pStyle w:val="Nagwek2"/>
      </w:pPr>
      <w:r>
        <w:lastRenderedPageBreak/>
        <w:t xml:space="preserve">Opis panelu </w:t>
      </w:r>
      <w:r w:rsidR="00155EC5">
        <w:t>administracyjnego</w:t>
      </w:r>
      <w:bookmarkEnd w:id="855"/>
    </w:p>
    <w:p w:rsidR="001417C4" w:rsidRDefault="001417C4" w:rsidP="001417C4">
      <w:pPr>
        <w:pStyle w:val="Nagwek3"/>
      </w:pPr>
      <w:bookmarkStart w:id="857" w:name="_Toc302336546"/>
      <w:r>
        <w:t>Cel powstania</w:t>
      </w:r>
      <w:bookmarkEnd w:id="857"/>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naszym rozwiązaniem. </w:t>
      </w:r>
    </w:p>
    <w:p w:rsidR="00A83708" w:rsidRPr="00A83708" w:rsidRDefault="00A83708" w:rsidP="00A83708">
      <w:pPr>
        <w:pStyle w:val="NormalnyIn"/>
      </w:pPr>
      <w:r w:rsidRPr="00A83708">
        <w:t>Użytkownik</w:t>
      </w:r>
      <w:ins w:id="858" w:author="Sebastian" w:date="2011-09-01T11:39:00Z">
        <w:r w:rsidR="005D049A">
          <w:t xml:space="preserve">ami </w:t>
        </w:r>
      </w:ins>
      <w:del w:id="859" w:author="Sebastian" w:date="2011-09-01T11:39:00Z">
        <w:r w:rsidRPr="00A83708" w:rsidDel="005D049A">
          <w:delText xml:space="preserve">iem </w:delText>
        </w:r>
      </w:del>
      <w:r w:rsidRPr="00A83708">
        <w:t xml:space="preserve">panelu administracyjnego są osoby zarządzające czasem pracy pracowników mobilnych. Dzięki dostarczonym </w:t>
      </w:r>
      <w:del w:id="860" w:author="Sebastian" w:date="2011-09-01T11:39:00Z">
        <w:r w:rsidRPr="00A83708" w:rsidDel="005D049A">
          <w:delText>funkcjonalnością</w:delText>
        </w:r>
      </w:del>
      <w:ins w:id="861" w:author="Sebastian" w:date="2011-09-01T11:39:00Z">
        <w:r w:rsidR="005D049A" w:rsidRPr="00A83708">
          <w:t>funkcj</w:t>
        </w:r>
        <w:r w:rsidR="005D049A">
          <w:t>o</w:t>
        </w:r>
      </w:ins>
      <w:ins w:id="862" w:author="Sebastian" w:date="2011-09-01T11:40:00Z">
        <w:r w:rsidR="005D049A">
          <w:t>m</w:t>
        </w:r>
      </w:ins>
      <w:r w:rsidRPr="00A83708">
        <w:t xml:space="preserve">, mogą </w:t>
      </w:r>
      <w:ins w:id="863" w:author="Sebastian" w:date="2011-09-01T11:40:00Z">
        <w:r w:rsidR="005D049A">
          <w:t xml:space="preserve">one </w:t>
        </w:r>
      </w:ins>
      <w:r w:rsidRPr="00A83708">
        <w:t>bez  trudu kontrolować czas oraz stopień zaawansowania pracy. Aplikacja udostępnia również wgląd do informacji zgromadzonych w bazie danych. Dzięki niej</w:t>
      </w:r>
      <w:del w:id="864" w:author="Sebastian" w:date="2011-09-01T11:40:00Z">
        <w:r w:rsidRPr="00A83708" w:rsidDel="005D049A">
          <w:delText>,</w:delText>
        </w:r>
      </w:del>
      <w:r w:rsidRPr="00A83708">
        <w:t xml:space="preserve"> możliwe jest edytowanie wpisów oraz dodawanie nowych do już istniejących. </w:t>
      </w:r>
    </w:p>
    <w:p w:rsidR="00135903" w:rsidRDefault="008A3B8F" w:rsidP="008A3B8F">
      <w:pPr>
        <w:pStyle w:val="Nagwek3"/>
      </w:pPr>
      <w:bookmarkStart w:id="865" w:name="_Toc302336547"/>
      <w:r>
        <w:t>Szczegóły implementacyjne</w:t>
      </w:r>
      <w:bookmarkEnd w:id="865"/>
    </w:p>
    <w:p w:rsidR="00135903" w:rsidRDefault="00135903" w:rsidP="008A3B8F">
      <w:pPr>
        <w:pStyle w:val="NormalnyIn"/>
        <w:ind w:firstLine="0"/>
      </w:pPr>
      <w:r>
        <w:t xml:space="preserve">Aplikacja webowa do poprawnego działania wymaga obecności dowolnego serwera aplikacyjnego zgodnego ze standardem Java </w:t>
      </w:r>
      <w:del w:id="866" w:author="Sebastian" w:date="2011-09-01T11:40:00Z">
        <w:r w:rsidDel="005D049A">
          <w:delText xml:space="preserve">Enetrpriese </w:delText>
        </w:r>
      </w:del>
      <w:proofErr w:type="spellStart"/>
      <w:ins w:id="867" w:author="Sebastian" w:date="2011-09-01T11:40:00Z">
        <w:r w:rsidR="005D049A">
          <w:t>Enterprise</w:t>
        </w:r>
        <w:proofErr w:type="spellEnd"/>
        <w:r w:rsidR="005D049A">
          <w:t xml:space="preserve"> </w:t>
        </w:r>
      </w:ins>
      <w:proofErr w:type="spellStart"/>
      <w:r>
        <w:t>Edition</w:t>
      </w:r>
      <w:proofErr w:type="spellEnd"/>
      <w:r>
        <w:t>. Musi być on kompa</w:t>
      </w:r>
      <w:r w:rsidR="00FE1FE4">
        <w:t xml:space="preserve">tybilny z technologią </w:t>
      </w:r>
      <w:proofErr w:type="spellStart"/>
      <w:r w:rsidR="00FE1FE4">
        <w:t>Servletów</w:t>
      </w:r>
      <w:proofErr w:type="spellEnd"/>
      <w:r>
        <w:t xml:space="preserve"> oraz Java Server </w:t>
      </w:r>
      <w:proofErr w:type="spellStart"/>
      <w:r>
        <w:t>Pages</w:t>
      </w:r>
      <w:proofErr w:type="spellEnd"/>
      <w:r>
        <w:t>. W naszym przypadku</w:t>
      </w:r>
      <w:r w:rsidR="00FE1FE4">
        <w:t>,</w:t>
      </w:r>
      <w:r>
        <w:t xml:space="preserve"> zdecydowałem się na użycie serwera aplikacyjnego Apache </w:t>
      </w:r>
      <w:proofErr w:type="spellStart"/>
      <w:r>
        <w:t>Tomcat</w:t>
      </w:r>
      <w:proofErr w:type="spellEnd"/>
      <w:r>
        <w:t xml:space="preserve"> w wersji 6.0.32. Dzięki niemu mogłem stworzyć warstwę prezentacji opartą na stronach JSP współpracujących z bibliotekami JSTL (ang. Java Standard Tag </w:t>
      </w:r>
      <w:proofErr w:type="spellStart"/>
      <w:r>
        <w:t>Library</w:t>
      </w:r>
      <w:proofErr w:type="spellEnd"/>
      <w:del w:id="868" w:author="Sebastian" w:date="2011-09-01T11:40:00Z">
        <w:r w:rsidDel="005D049A">
          <w:delText xml:space="preserve"> </w:delText>
        </w:r>
      </w:del>
      <w:r>
        <w:t xml:space="preserve">).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proofErr w:type="spellStart"/>
      <w:r w:rsidRPr="00A83708">
        <w:t>Tomcat</w:t>
      </w:r>
      <w:proofErr w:type="spellEnd"/>
      <w:r w:rsidRPr="00A83708">
        <w:t xml:space="preserve"> 6.0.32</w:t>
      </w:r>
    </w:p>
    <w:p w:rsidR="00A83708" w:rsidRPr="00A83708" w:rsidRDefault="00A83708" w:rsidP="00A83708">
      <w:pPr>
        <w:pStyle w:val="NormalnyIn"/>
        <w:numPr>
          <w:ilvl w:val="0"/>
          <w:numId w:val="38"/>
        </w:numPr>
      </w:pPr>
      <w:r w:rsidRPr="00A83708">
        <w:t xml:space="preserve">Oracle 10g XE wraz z sterownikiem </w:t>
      </w:r>
      <w:proofErr w:type="spellStart"/>
      <w:r w:rsidRPr="00A83708">
        <w:t>jdbc</w:t>
      </w:r>
      <w:proofErr w:type="spellEnd"/>
      <w:r w:rsidRPr="00A83708">
        <w:t xml:space="preserve"> w wersji 6</w:t>
      </w:r>
    </w:p>
    <w:p w:rsidR="00A83708" w:rsidRPr="00A83708" w:rsidRDefault="00A83708" w:rsidP="00A83708">
      <w:pPr>
        <w:pStyle w:val="NormalnyIn"/>
        <w:numPr>
          <w:ilvl w:val="0"/>
          <w:numId w:val="38"/>
        </w:numPr>
      </w:pPr>
      <w:proofErr w:type="spellStart"/>
      <w:r w:rsidRPr="00A83708">
        <w:t>Eclipse</w:t>
      </w:r>
      <w:proofErr w:type="spellEnd"/>
      <w:r w:rsidRPr="00A83708">
        <w:t xml:space="preserve"> Helios wraz z zainstalowanym pakietem Web </w:t>
      </w:r>
      <w:proofErr w:type="spellStart"/>
      <w:r w:rsidRPr="00A83708">
        <w:t>Tools</w:t>
      </w:r>
      <w:proofErr w:type="spellEnd"/>
      <w:r w:rsidRPr="00A83708">
        <w:t xml:space="preserve"> Platform</w:t>
      </w:r>
    </w:p>
    <w:p w:rsidR="00347211" w:rsidRDefault="00347211" w:rsidP="00347211">
      <w:pPr>
        <w:pStyle w:val="NormalnyIn"/>
      </w:pPr>
    </w:p>
    <w:p w:rsidR="00BE4FBF" w:rsidDel="005D049A" w:rsidRDefault="00BE4FBF" w:rsidP="005D049A">
      <w:pPr>
        <w:pStyle w:val="NormalnyIn"/>
        <w:rPr>
          <w:del w:id="869" w:author="Sebastian" w:date="2011-09-01T11:41:00Z"/>
        </w:rPr>
      </w:pPr>
      <w:r>
        <w:t xml:space="preserve">Dodatkowo, panel administracyjny został wykonany w oparciu o szkielet aplikacji Spring w wersji 3.0.1, pakiet Spring Security w wersji 3.0.5 oraz technologię ORM (ang. </w:t>
      </w:r>
      <w:proofErr w:type="spellStart"/>
      <w:r>
        <w:t>Object</w:t>
      </w:r>
      <w:proofErr w:type="spellEnd"/>
      <w:r>
        <w:t xml:space="preserve"> </w:t>
      </w:r>
      <w:proofErr w:type="spellStart"/>
      <w:r>
        <w:t>Relational</w:t>
      </w:r>
      <w:proofErr w:type="spellEnd"/>
      <w:r>
        <w:t xml:space="preserve"> </w:t>
      </w:r>
      <w:proofErr w:type="spellStart"/>
      <w:r>
        <w:t>Mapping</w:t>
      </w:r>
      <w:proofErr w:type="spellEnd"/>
      <w:r>
        <w:t xml:space="preserve"> )</w:t>
      </w:r>
      <w:r w:rsidR="00FE1FE4">
        <w:t>,</w:t>
      </w:r>
      <w:r>
        <w:t xml:space="preserve"> którą dostarcza Hibernate 3. W celu zapewnienia poprawności logowania zdarzeń aplikacji oraz ewentualnych wyjątków zawarty został również Framework </w:t>
      </w:r>
      <w:del w:id="870" w:author="Sebastian" w:date="2011-09-01T11:41:00Z">
        <w:r w:rsidDel="005D049A">
          <w:delText>Log4j</w:delText>
        </w:r>
      </w:del>
      <w:ins w:id="871" w:author="Sebastian" w:date="2011-09-01T11:41:00Z">
        <w:r w:rsidR="005D049A">
          <w:t>Log4J</w:t>
        </w:r>
      </w:ins>
      <w:r>
        <w:t xml:space="preserve">. </w:t>
      </w:r>
    </w:p>
    <w:p w:rsidR="005D049A" w:rsidRDefault="005D049A" w:rsidP="00347211">
      <w:pPr>
        <w:pStyle w:val="NormalnyIn"/>
        <w:rPr>
          <w:ins w:id="872" w:author="Sebastian" w:date="2011-09-01T11:41:00Z"/>
        </w:rPr>
      </w:pPr>
    </w:p>
    <w:p w:rsidR="00605F72" w:rsidDel="005D049A" w:rsidRDefault="00605F72" w:rsidP="008A3B8F">
      <w:pPr>
        <w:pStyle w:val="NormalnyIn"/>
        <w:rPr>
          <w:del w:id="873" w:author="Sebastian" w:date="2011-09-01T11:41:00Z"/>
        </w:rPr>
      </w:pPr>
    </w:p>
    <w:p w:rsidR="00D57AA2" w:rsidRDefault="00D57AA2" w:rsidP="005D049A">
      <w:pPr>
        <w:pStyle w:val="NormalnyIn"/>
      </w:pPr>
      <w:r>
        <w:lastRenderedPageBreak/>
        <w:t xml:space="preserve">Aplikacja webowa implementuje wzorzec MVC – Model Widok Kontroler który to został już opisany </w:t>
      </w:r>
      <w:r w:rsidR="00FE1FE4">
        <w:t xml:space="preserve">we </w:t>
      </w:r>
      <w:r>
        <w:t>wcześni</w:t>
      </w:r>
      <w:r w:rsidR="00605F72">
        <w:t>ejszej części pracy. Poniżej pre</w:t>
      </w:r>
      <w:r>
        <w:t xml:space="preserve">zentuje opis struktury stworzonego przeze mnie panelu. </w:t>
      </w:r>
    </w:p>
    <w:p w:rsidR="00A55E3E" w:rsidRDefault="000C1024">
      <w:pPr>
        <w:pStyle w:val="Nagwek3"/>
        <w:rPr>
          <w:ins w:id="874" w:author="Sebastian Łuczak" w:date="2011-08-31T23:31:00Z"/>
        </w:rPr>
        <w:pPrChange w:id="875" w:author="Sebastian Łuczak" w:date="2011-08-31T23:31:00Z">
          <w:pPr>
            <w:pStyle w:val="NormalnyIn"/>
            <w:ind w:firstLine="0"/>
          </w:pPr>
        </w:pPrChange>
      </w:pPr>
      <w:bookmarkStart w:id="876" w:name="_Toc302336548"/>
      <w:ins w:id="877" w:author="Sebastian Łuczak" w:date="2011-08-31T23:31:00Z">
        <w:r>
          <w:t>Warstwa biznesowa</w:t>
        </w:r>
      </w:ins>
    </w:p>
    <w:p w:rsidR="00D57AA2" w:rsidRPr="00EC2E89" w:rsidDel="000C1024" w:rsidRDefault="008A3B8F" w:rsidP="00EC2E89">
      <w:pPr>
        <w:pStyle w:val="Nagwek3"/>
        <w:rPr>
          <w:del w:id="878" w:author="Sebastian Łuczak" w:date="2011-08-31T23:31:00Z"/>
        </w:rPr>
      </w:pPr>
      <w:del w:id="879" w:author="Sebastian Łuczak" w:date="2011-08-31T23:31:00Z">
        <w:r w:rsidRPr="00EC2E89" w:rsidDel="000C1024">
          <w:delText>Warstwa</w:delText>
        </w:r>
        <w:r w:rsidR="003D6CDA" w:rsidRPr="00EC2E89" w:rsidDel="000C1024">
          <w:delText xml:space="preserve"> </w:delText>
        </w:r>
        <w:r w:rsidR="003D6CDA" w:rsidRPr="00EC2E89" w:rsidDel="000C1024">
          <w:rPr>
            <w:rStyle w:val="Nagwek2Znak"/>
            <w:caps w:val="0"/>
          </w:rPr>
          <w:delText>biznesowa</w:delText>
        </w:r>
        <w:bookmarkEnd w:id="876"/>
      </w:del>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83708" w:rsidRDefault="00A83708" w:rsidP="00A83708">
      <w:pPr>
        <w:pStyle w:val="NormalnyIn"/>
        <w:numPr>
          <w:ilvl w:val="0"/>
          <w:numId w:val="16"/>
        </w:numPr>
      </w:pPr>
      <w:proofErr w:type="spellStart"/>
      <w:r w:rsidRPr="00A83708">
        <w:t>net.nfc.web.controller</w:t>
      </w:r>
      <w:proofErr w:type="spellEnd"/>
    </w:p>
    <w:p w:rsidR="00A83708" w:rsidRPr="00A83708" w:rsidRDefault="00A83708" w:rsidP="00A83708">
      <w:pPr>
        <w:pStyle w:val="NormalnyIn"/>
        <w:numPr>
          <w:ilvl w:val="0"/>
          <w:numId w:val="16"/>
        </w:numPr>
      </w:pPr>
      <w:proofErr w:type="spellStart"/>
      <w:r w:rsidRPr="00A83708">
        <w:t>net.nfc.web.forms</w:t>
      </w:r>
      <w:proofErr w:type="spellEnd"/>
    </w:p>
    <w:p w:rsidR="00A83708" w:rsidRPr="00A83708" w:rsidRDefault="00A83708" w:rsidP="00A83708">
      <w:pPr>
        <w:pStyle w:val="NormalnyIn"/>
        <w:numPr>
          <w:ilvl w:val="0"/>
          <w:numId w:val="16"/>
        </w:numPr>
      </w:pPr>
      <w:proofErr w:type="spellStart"/>
      <w:r w:rsidRPr="00A83708">
        <w:t>net.nfc.web.mailservice</w:t>
      </w:r>
      <w:proofErr w:type="spellEnd"/>
    </w:p>
    <w:p w:rsidR="00A83708" w:rsidRPr="00A83708" w:rsidRDefault="00A83708" w:rsidP="00A83708">
      <w:pPr>
        <w:pStyle w:val="NormalnyIn"/>
        <w:numPr>
          <w:ilvl w:val="0"/>
          <w:numId w:val="16"/>
        </w:numPr>
      </w:pPr>
      <w:proofErr w:type="spellStart"/>
      <w:r w:rsidRPr="00A83708">
        <w:t>net.nfc.web.scheduler</w:t>
      </w:r>
      <w:proofErr w:type="spellEnd"/>
    </w:p>
    <w:p w:rsidR="00A83708" w:rsidRPr="00A83708" w:rsidRDefault="00A83708" w:rsidP="00A83708">
      <w:pPr>
        <w:pStyle w:val="NormalnyIn"/>
        <w:numPr>
          <w:ilvl w:val="0"/>
          <w:numId w:val="16"/>
        </w:numPr>
      </w:pPr>
      <w:proofErr w:type="spellStart"/>
      <w:r w:rsidRPr="00A83708">
        <w:t>net.nfc.web.service</w:t>
      </w:r>
      <w:proofErr w:type="spellEnd"/>
    </w:p>
    <w:p w:rsidR="00A83708" w:rsidRPr="00A83708" w:rsidRDefault="00A83708" w:rsidP="00A83708">
      <w:pPr>
        <w:pStyle w:val="NormalnyIn"/>
        <w:numPr>
          <w:ilvl w:val="0"/>
          <w:numId w:val="16"/>
        </w:numPr>
      </w:pPr>
      <w:proofErr w:type="spellStart"/>
      <w:r w:rsidRPr="00A83708">
        <w:t>net.nfc.web.validator</w:t>
      </w:r>
      <w:proofErr w:type="spellEnd"/>
    </w:p>
    <w:p w:rsidR="00A83708" w:rsidRPr="00A83708" w:rsidRDefault="00A83708" w:rsidP="00A83708">
      <w:pPr>
        <w:pStyle w:val="NormalnyIn"/>
      </w:pPr>
      <w:r w:rsidRPr="00A83708">
        <w:tab/>
      </w:r>
    </w:p>
    <w:p w:rsidR="00A83708" w:rsidRPr="00A83708" w:rsidRDefault="00A83708" w:rsidP="00A83708">
      <w:pPr>
        <w:pStyle w:val="NormalnyIn"/>
      </w:pPr>
      <w:del w:id="880" w:author="Sebastian" w:date="2011-09-01T11:41:00Z">
        <w:r w:rsidRPr="00A83708" w:rsidDel="00171D77">
          <w:delText xml:space="preserve">Moduł </w:delText>
        </w:r>
      </w:del>
      <w:proofErr w:type="spellStart"/>
      <w:r w:rsidRPr="00171D77">
        <w:rPr>
          <w:i/>
          <w:rPrChange w:id="881" w:author="Sebastian" w:date="2011-09-01T11:41:00Z">
            <w:rPr/>
          </w:rPrChange>
        </w:rPr>
        <w:t>net.nfc.web.controller</w:t>
      </w:r>
      <w:proofErr w:type="spellEnd"/>
      <w:r w:rsidRPr="00171D77">
        <w:rPr>
          <w:i/>
          <w:rPrChange w:id="882" w:author="Sebastian" w:date="2011-09-01T11:41:00Z">
            <w:rPr/>
          </w:rPrChange>
        </w:rPr>
        <w:t xml:space="preserve"> </w:t>
      </w:r>
      <w:r w:rsidRPr="00A83708">
        <w:t>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A83708" w:rsidP="00A83708">
      <w:pPr>
        <w:pStyle w:val="NormalnyIn"/>
      </w:pPr>
      <w:proofErr w:type="spellStart"/>
      <w:r w:rsidRPr="00171D77">
        <w:rPr>
          <w:i/>
          <w:rPrChange w:id="883" w:author="Sebastian" w:date="2011-09-01T11:41:00Z">
            <w:rPr/>
          </w:rPrChange>
        </w:rPr>
        <w:t>net.nfc.web.form</w:t>
      </w:r>
      <w:proofErr w:type="spellEnd"/>
      <w:r w:rsidRPr="00A83708">
        <w:t xml:space="preserve"> grupuje klasy potrzebne do obsługi formularzy wyświetlanych na stronach JSP. </w:t>
      </w:r>
    </w:p>
    <w:p w:rsidR="00A83708" w:rsidRPr="00A83708" w:rsidRDefault="00A83708" w:rsidP="00A83708">
      <w:pPr>
        <w:pStyle w:val="NormalnyIn"/>
      </w:pPr>
      <w:proofErr w:type="spellStart"/>
      <w:r w:rsidRPr="00171D77">
        <w:rPr>
          <w:i/>
          <w:rPrChange w:id="884" w:author="Sebastian" w:date="2011-09-01T11:41:00Z">
            <w:rPr/>
          </w:rPrChange>
        </w:rPr>
        <w:t>net.nfc.web.mailservice</w:t>
      </w:r>
      <w:proofErr w:type="spellEnd"/>
      <w:r w:rsidRPr="00A83708">
        <w:t xml:space="preserve"> odpowiada za klasy potrzebne do obsługi wysyłki wiadomości elektronicznych, mających na celu informowanie pracowników o nowo utworzonych zdarzeniach. </w:t>
      </w:r>
    </w:p>
    <w:p w:rsidR="00A83708" w:rsidRPr="00A83708" w:rsidRDefault="00A83708" w:rsidP="00A83708">
      <w:pPr>
        <w:pStyle w:val="NormalnyIn"/>
      </w:pPr>
      <w:proofErr w:type="spellStart"/>
      <w:r w:rsidRPr="00171D77">
        <w:rPr>
          <w:i/>
          <w:rPrChange w:id="885" w:author="Sebastian" w:date="2011-09-01T11:41:00Z">
            <w:rPr/>
          </w:rPrChange>
        </w:rPr>
        <w:t>net.nfc.web.scheduler</w:t>
      </w:r>
      <w:proofErr w:type="spellEnd"/>
      <w:r w:rsidRPr="00A83708">
        <w:t xml:space="preserve"> jest odpowiedzialny za zarządzanie procesem wysyłki maili powiadamiających pracowników o nowo wprowadzonych do systemu zdarzeniach wymagających ich reakcji.</w:t>
      </w:r>
    </w:p>
    <w:p w:rsidR="00A83708" w:rsidRPr="00A83708" w:rsidRDefault="00A83708" w:rsidP="00A83708">
      <w:pPr>
        <w:pStyle w:val="NormalnyIn"/>
      </w:pPr>
      <w:proofErr w:type="spellStart"/>
      <w:r w:rsidRPr="00171D77">
        <w:rPr>
          <w:i/>
          <w:rPrChange w:id="886" w:author="Sebastian" w:date="2011-09-01T11:41:00Z">
            <w:rPr/>
          </w:rPrChange>
        </w:rPr>
        <w:lastRenderedPageBreak/>
        <w:t>net.nfc.web.service</w:t>
      </w:r>
      <w:proofErr w:type="spellEnd"/>
      <w:r w:rsidRPr="00A83708">
        <w:t xml:space="preserve"> jest modułem, który znajduję się na granicy pomiędzy warstwą modelu – czyli utrwalania danych, a warstwą biznesową. Jego zadaniem jest przesyłanie obiektów do odpowiednich klas DAO (ang. Data Access </w:t>
      </w:r>
      <w:proofErr w:type="spellStart"/>
      <w:r w:rsidRPr="00A83708">
        <w:t>Object</w:t>
      </w:r>
      <w:proofErr w:type="spellEnd"/>
      <w:del w:id="887" w:author="Sebastian" w:date="2011-09-01T11:41:00Z">
        <w:r w:rsidRPr="00A83708" w:rsidDel="00171D77">
          <w:delText xml:space="preserve"> </w:delText>
        </w:r>
      </w:del>
      <w:r w:rsidRPr="00A83708">
        <w:t>) tak, aby te zapisały informacje w bazie danych.</w:t>
      </w:r>
    </w:p>
    <w:p w:rsidR="0031211F" w:rsidRPr="003D6CDA" w:rsidRDefault="0031211F" w:rsidP="00347211">
      <w:pPr>
        <w:pStyle w:val="NormalnyIn"/>
      </w:pPr>
      <w:proofErr w:type="spellStart"/>
      <w:r w:rsidRPr="00171D77">
        <w:rPr>
          <w:i/>
          <w:rPrChange w:id="888" w:author="Sebastian" w:date="2011-09-01T11:41:00Z">
            <w:rPr/>
          </w:rPrChange>
        </w:rPr>
        <w:t>net.nfc.web.validator</w:t>
      </w:r>
      <w:proofErr w:type="spellEnd"/>
      <w:r>
        <w:t xml:space="preserve"> zawiera klasy odpowiadające za poprawność danych przesyłanych w formularza</w:t>
      </w:r>
      <w:r w:rsidR="00FE1FE4">
        <w:t>ch</w:t>
      </w:r>
      <w:r>
        <w:t xml:space="preserve"> przez użytkownika końcowego. To jego zadaniem</w:t>
      </w:r>
      <w:r w:rsidR="00FE1FE4">
        <w:t>,</w:t>
      </w:r>
      <w:r>
        <w:t xml:space="preserve"> jest powstrzymanie przed wpisaniem do bazy niepoprawnych wartości czy też zadbanie o wypełnienie wszystkich obowiązkowych pól. </w:t>
      </w:r>
    </w:p>
    <w:p w:rsidR="003D6CDA" w:rsidRDefault="0031211F" w:rsidP="002A727E">
      <w:pPr>
        <w:pStyle w:val="Nagwek3"/>
      </w:pPr>
      <w:bookmarkStart w:id="889" w:name="_Toc302336549"/>
      <w:r>
        <w:t xml:space="preserve">Warstwa </w:t>
      </w:r>
      <w:r w:rsidR="00605F72">
        <w:t>modelu</w:t>
      </w:r>
      <w:r>
        <w:t xml:space="preserve"> danych</w:t>
      </w:r>
      <w:bookmarkEnd w:id="889"/>
    </w:p>
    <w:p w:rsidR="0031211F" w:rsidRDefault="0031211F" w:rsidP="008A3B8F">
      <w:pPr>
        <w:pStyle w:val="NormalnyIn"/>
        <w:ind w:firstLine="0"/>
      </w:pPr>
      <w:r>
        <w:t>Warstwa ta</w:t>
      </w:r>
      <w:del w:id="890" w:author="Sebastian" w:date="2011-09-01T11:41:00Z">
        <w:r w:rsidR="00FE1FE4" w:rsidDel="00171D77">
          <w:delText>,</w:delText>
        </w:r>
      </w:del>
      <w:r>
        <w:t xml:space="preserve"> odpowiada za poprawne pobranie, uaktualnienie lub zapis obiektów do encji bazy danych.</w:t>
      </w:r>
      <w:r w:rsidR="00115E84">
        <w:t xml:space="preserve"> Za połączenie z bazą danych oraz zarządzenie transakcjami i sesjami odpowiada pakiet Hibernate. W skład tej klasy wchodzą dwa moduły :</w:t>
      </w:r>
    </w:p>
    <w:p w:rsidR="00115E84" w:rsidRDefault="00115E84" w:rsidP="00115E84">
      <w:pPr>
        <w:pStyle w:val="NormalnyIn"/>
        <w:numPr>
          <w:ilvl w:val="0"/>
          <w:numId w:val="17"/>
        </w:numPr>
      </w:pPr>
      <w:proofErr w:type="spellStart"/>
      <w:r>
        <w:t>net.nfc.db.dao</w:t>
      </w:r>
      <w:proofErr w:type="spellEnd"/>
      <w:r>
        <w:t xml:space="preserve"> </w:t>
      </w:r>
    </w:p>
    <w:p w:rsidR="00115E84" w:rsidRDefault="00115E84" w:rsidP="00115E84">
      <w:pPr>
        <w:pStyle w:val="NormalnyIn"/>
        <w:numPr>
          <w:ilvl w:val="0"/>
          <w:numId w:val="17"/>
        </w:numPr>
      </w:pPr>
      <w:proofErr w:type="spellStart"/>
      <w:r>
        <w:t>net.nfc.db.entity</w:t>
      </w:r>
      <w:proofErr w:type="spellEnd"/>
    </w:p>
    <w:p w:rsidR="00115E84" w:rsidDel="00171D77" w:rsidRDefault="00115E84" w:rsidP="00171D77">
      <w:pPr>
        <w:pStyle w:val="NormalnyIn"/>
        <w:rPr>
          <w:del w:id="891" w:author="Sebastian" w:date="2011-09-01T11:42:00Z"/>
        </w:rPr>
      </w:pPr>
      <w:r>
        <w:t xml:space="preserve">Paczka </w:t>
      </w:r>
      <w:proofErr w:type="spellStart"/>
      <w:r w:rsidRPr="00171D77">
        <w:rPr>
          <w:i/>
          <w:rPrChange w:id="892" w:author="Sebastian" w:date="2011-09-01T11:42:00Z">
            <w:rPr/>
          </w:rPrChange>
        </w:rPr>
        <w:t>net.nfc.db.dao</w:t>
      </w:r>
      <w:proofErr w:type="spellEnd"/>
      <w:r>
        <w:t xml:space="preserve"> zawiera klasy bezpośrednio kontaktujące się z </w:t>
      </w:r>
      <w:r w:rsidR="002A727E">
        <w:t xml:space="preserve">bazą danych. Są w nich zawarte odpowiednie metody odpowiedzialne za pobieranie rekordów, listowanie danych, uaktualnianie bądź też wprowadzanie nowych informacji. </w:t>
      </w:r>
      <w:r w:rsidR="006240C1">
        <w:t>Obiekty DAO również odpo</w:t>
      </w:r>
      <w:r w:rsidR="00FB320D">
        <w:t xml:space="preserve">wiadają za filtrowanie wyników według odpowiednich kryteriów. </w:t>
      </w:r>
    </w:p>
    <w:p w:rsidR="006240C1" w:rsidRDefault="006240C1" w:rsidP="00171D77">
      <w:pPr>
        <w:pStyle w:val="NormalnyIn"/>
      </w:pPr>
    </w:p>
    <w:p w:rsidR="00FB320D" w:rsidRDefault="006240C1" w:rsidP="00EA1D0C">
      <w:pPr>
        <w:pStyle w:val="NormalnyIn"/>
      </w:pPr>
      <w:r>
        <w:t xml:space="preserve">Moduł </w:t>
      </w:r>
      <w:proofErr w:type="spellStart"/>
      <w:r w:rsidRPr="00171D77">
        <w:rPr>
          <w:i/>
          <w:rPrChange w:id="893" w:author="Sebastian" w:date="2011-09-01T11:42:00Z">
            <w:rPr/>
          </w:rPrChange>
        </w:rPr>
        <w:t>net.nfc.db.entity</w:t>
      </w:r>
      <w:proofErr w:type="spellEnd"/>
      <w:r>
        <w:t xml:space="preserve"> zawiera klasy mapowane </w:t>
      </w:r>
      <w:r w:rsidR="00FB320D">
        <w:t xml:space="preserve">na encje bazy danych. Są to podstawowe obiekty biznesowe reprezentujące np. pracownika, zdarzenie, </w:t>
      </w:r>
      <w:del w:id="894" w:author="Sebastian" w:date="2011-09-01T11:42:00Z">
        <w:r w:rsidR="00FB320D" w:rsidDel="00171D77">
          <w:delText xml:space="preserve">lokalizacje </w:delText>
        </w:r>
      </w:del>
      <w:ins w:id="895" w:author="Sebastian" w:date="2011-09-01T11:42:00Z">
        <w:r w:rsidR="00171D77">
          <w:t xml:space="preserve">lokalizację </w:t>
        </w:r>
      </w:ins>
      <w:r w:rsidR="00FB320D">
        <w:t xml:space="preserve">czy też </w:t>
      </w:r>
      <w:del w:id="896" w:author="Sebastian" w:date="2011-09-01T11:42:00Z">
        <w:r w:rsidR="00FB320D" w:rsidDel="00171D77">
          <w:delText>firmę</w:delText>
        </w:r>
      </w:del>
      <w:ins w:id="897" w:author="Sebastian" w:date="2011-09-01T11:42:00Z">
        <w:r w:rsidR="00171D77">
          <w:t>kontrahenta</w:t>
        </w:r>
      </w:ins>
      <w:r w:rsidR="00FB320D">
        <w:t xml:space="preserve">. W paczce tej zawarte są dodatkowo pliki konfiguracyjne </w:t>
      </w:r>
      <w:del w:id="898" w:author="Sebastian" w:date="2011-09-01T11:42:00Z">
        <w:r w:rsidR="00FB320D" w:rsidDel="00171D77">
          <w:delText>hibernate</w:delText>
        </w:r>
      </w:del>
      <w:ins w:id="899" w:author="Sebastian" w:date="2011-09-01T11:42:00Z">
        <w:r w:rsidR="00171D77">
          <w:t>Hibernate</w:t>
        </w:r>
      </w:ins>
      <w:r w:rsidR="00FB320D">
        <w:t xml:space="preserve">, dzięki którym możliwa jest odpowiednia współpraca aplikacji z bazą danych. </w:t>
      </w:r>
    </w:p>
    <w:p w:rsidR="00FB320D" w:rsidRDefault="00FB320D" w:rsidP="00FB320D">
      <w:pPr>
        <w:pStyle w:val="Nagwek3"/>
      </w:pPr>
      <w:bookmarkStart w:id="900" w:name="_Toc302336550"/>
      <w:r>
        <w:t>Warstwa prezentacji</w:t>
      </w:r>
      <w:bookmarkEnd w:id="900"/>
    </w:p>
    <w:p w:rsidR="00B0224E" w:rsidRDefault="00FB320D" w:rsidP="00FB320D">
      <w:pPr>
        <w:pStyle w:val="NormalnyIn"/>
        <w:ind w:firstLine="0"/>
      </w:pPr>
      <w:r>
        <w:t xml:space="preserve">Warstwa prezentacji jest odpowiedzialna za poprawne </w:t>
      </w:r>
      <w:r w:rsidR="00B30D0A">
        <w:t>wyświetlanie danych w ramach graficznego interfejsu użytkownika</w:t>
      </w:r>
      <w:del w:id="901" w:author="Sebastian" w:date="2011-09-01T11:42:00Z">
        <w:r w:rsidR="00B30D0A" w:rsidDel="00171D77">
          <w:delText xml:space="preserve"> </w:delText>
        </w:r>
      </w:del>
      <w:r w:rsidR="00B30D0A">
        <w:t xml:space="preserve">. Została ona wykonana za pomocą stron JSP (ang. Java Server </w:t>
      </w:r>
      <w:proofErr w:type="spellStart"/>
      <w:r w:rsidR="00B30D0A">
        <w:t>Pages</w:t>
      </w:r>
      <w:proofErr w:type="spellEnd"/>
      <w:r w:rsidR="00B30D0A">
        <w:t xml:space="preserve">) wraz z użyciem biblioteki JSTL (ang. Java Standard Tag </w:t>
      </w:r>
      <w:proofErr w:type="spellStart"/>
      <w:r w:rsidR="00B30D0A">
        <w:t>Library</w:t>
      </w:r>
      <w:proofErr w:type="spellEnd"/>
      <w:r w:rsidR="00B30D0A">
        <w:t>)</w:t>
      </w:r>
      <w:r w:rsidR="00B0224E">
        <w:t>, 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 istotną rolę w kontrolowaniu dostępu pracowników do funkcjonalności systemu. Są w niej zawarte mechanizmy niepozwalające na wyświetlenie bądź też </w:t>
      </w:r>
      <w:del w:id="902" w:author="Sebastian" w:date="2011-09-01T11:43:00Z">
        <w:r w:rsidR="00605F72" w:rsidDel="00171D77">
          <w:delText xml:space="preserve">edycje </w:delText>
        </w:r>
      </w:del>
      <w:ins w:id="903" w:author="Sebastian" w:date="2011-09-01T11:43:00Z">
        <w:r w:rsidR="00171D77">
          <w:t xml:space="preserve">edycję </w:t>
        </w:r>
      </w:ins>
      <w:r w:rsidR="00605F72">
        <w:t xml:space="preserve">danych bez odpowiednich uprawnień. </w:t>
      </w:r>
    </w:p>
    <w:p w:rsidR="00A83708" w:rsidRPr="00A83708" w:rsidRDefault="00A83708" w:rsidP="00A83708">
      <w:pPr>
        <w:pStyle w:val="NormalnyIn"/>
        <w:ind w:firstLine="0"/>
      </w:pPr>
      <w:r w:rsidRPr="00A83708">
        <w:lastRenderedPageBreak/>
        <w:tab/>
        <w:t xml:space="preserve">Podczas jej tworzenia położyłem nacisk na wyraźnie zarysowanie linii podziału interfejsu użytkownika od rdzenia funkcjonalnego systemu. Dzięki takiemu podejściu interfejs użytkownika może się łatwo zmieniać wraz z polepszaniem używalności systemu oraz wcielaniem nowych technologii do prezentacji danych. </w:t>
      </w:r>
    </w:p>
    <w:p w:rsidR="00A83708" w:rsidRDefault="00A83708" w:rsidP="00FB320D">
      <w:pPr>
        <w:pStyle w:val="NormalnyIn"/>
        <w:ind w:firstLine="0"/>
      </w:pPr>
    </w:p>
    <w:p w:rsidR="00605F72" w:rsidRDefault="0074147F" w:rsidP="00446162">
      <w:pPr>
        <w:pStyle w:val="Nagwek3"/>
      </w:pPr>
      <w:bookmarkStart w:id="904" w:name="_Toc302336551"/>
      <w:r>
        <w:t>Budowa panelu a</w:t>
      </w:r>
      <w:r w:rsidR="00162DB9">
        <w:t>dministracyjnego</w:t>
      </w:r>
      <w:bookmarkEnd w:id="904"/>
    </w:p>
    <w:p w:rsidR="00A83708" w:rsidRDefault="00162DB9" w:rsidP="00A83708">
      <w:pPr>
        <w:pStyle w:val="NormalnyIn"/>
        <w:ind w:firstLine="0"/>
      </w:pPr>
      <w:r>
        <w:t xml:space="preserve">Panel </w:t>
      </w:r>
      <w:del w:id="905" w:author="Sebastian" w:date="2011-09-01T11:43:00Z">
        <w:r w:rsidDel="00171D77">
          <w:delText xml:space="preserve">Administracyjny </w:delText>
        </w:r>
      </w:del>
      <w:ins w:id="906" w:author="Sebastian" w:date="2011-09-01T11:43:00Z">
        <w:r w:rsidR="00171D77">
          <w:t xml:space="preserve">administracyjny </w:t>
        </w:r>
      </w:ins>
      <w:r>
        <w:t>został tak stworzony</w:t>
      </w:r>
      <w:r w:rsidR="00FE1FE4">
        <w:t>,</w:t>
      </w:r>
      <w:r>
        <w:t xml:space="preserve"> aby jego obsługa była jak najbardziej intuicyjna dla użytkownika końcowego. Poniżej został zamieszczony schemat obrazujący budowę i </w:t>
      </w:r>
      <w:del w:id="907" w:author="Sebastian" w:date="2011-09-01T11:43:00Z">
        <w:r w:rsidDel="00171D77">
          <w:delText xml:space="preserve">funkcję </w:delText>
        </w:r>
      </w:del>
      <w:ins w:id="908" w:author="Sebastian" w:date="2011-09-01T11:43:00Z">
        <w:r w:rsidR="00171D77">
          <w:t xml:space="preserve">funkcje </w:t>
        </w:r>
      </w:ins>
      <w:r>
        <w:t xml:space="preserve">panelu administracyjnego. </w:t>
      </w:r>
      <w:r w:rsidR="00EA1D0C">
        <w:t xml:space="preserve">Na rysunku przedstawiono mapę serwisu wraz z zaznaczonymi uprawnieniami niezbędnymi do uzyskania dostępu oraz wykonania danej akcji. </w:t>
      </w:r>
    </w:p>
    <w:p w:rsidR="00EA1D0C" w:rsidRDefault="00A83708" w:rsidP="00A83708">
      <w:pPr>
        <w:pStyle w:val="NormalnyIn"/>
        <w:ind w:firstLine="0"/>
        <w:jc w:val="center"/>
      </w:pPr>
      <w:r>
        <w:rPr>
          <w:noProof/>
        </w:rPr>
        <w:lastRenderedPageBreak/>
        <w:drawing>
          <wp:inline distT="0" distB="0" distL="0" distR="0">
            <wp:extent cx="4334366" cy="6638925"/>
            <wp:effectExtent l="19050" t="0" r="9034"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29" cstate="print"/>
                    <a:stretch>
                      <a:fillRect/>
                    </a:stretch>
                  </pic:blipFill>
                  <pic:spPr>
                    <a:xfrm>
                      <a:off x="0" y="0"/>
                      <a:ext cx="4335919" cy="6641304"/>
                    </a:xfrm>
                    <a:prstGeom prst="rect">
                      <a:avLst/>
                    </a:prstGeom>
                  </pic:spPr>
                </pic:pic>
              </a:graphicData>
            </a:graphic>
          </wp:inline>
        </w:drawing>
      </w:r>
    </w:p>
    <w:p w:rsidR="00162DB9" w:rsidRDefault="00162DB9" w:rsidP="00347211">
      <w:pPr>
        <w:pStyle w:val="NormalnyIn"/>
      </w:pPr>
    </w:p>
    <w:p w:rsidR="00BE4FBF" w:rsidRPr="008A2099" w:rsidRDefault="008A2099" w:rsidP="008A2099">
      <w:pPr>
        <w:pStyle w:val="NormalnyIn"/>
        <w:jc w:val="center"/>
        <w:rPr>
          <w:i/>
        </w:rPr>
      </w:pPr>
      <w:r>
        <w:rPr>
          <w:i/>
        </w:rPr>
        <w:t>Rys</w:t>
      </w:r>
      <w:r w:rsidRPr="008A2099">
        <w:rPr>
          <w:i/>
          <w:highlight w:val="green"/>
        </w:rPr>
        <w:t>…</w:t>
      </w:r>
      <w:r>
        <w:rPr>
          <w:i/>
        </w:rPr>
        <w:t xml:space="preserve"> Schemat budowy panelu administracyjnego</w:t>
      </w:r>
    </w:p>
    <w:p w:rsidR="005817CE" w:rsidRDefault="005817CE" w:rsidP="005817CE">
      <w:pPr>
        <w:pStyle w:val="Nagwek3"/>
      </w:pPr>
      <w:bookmarkStart w:id="909" w:name="_Toc302336552"/>
      <w:r>
        <w:t>Role użytkowników oraz zabezpieczenie portalu</w:t>
      </w:r>
      <w:bookmarkEnd w:id="909"/>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w:t>
      </w:r>
      <w:commentRangeStart w:id="910"/>
      <w:r>
        <w:t>użytkownik mógł być zalogowany tylko raz do systemu</w:t>
      </w:r>
      <w:commentRangeEnd w:id="910"/>
      <w:r w:rsidR="00171D77">
        <w:rPr>
          <w:rStyle w:val="Odwoaniedokomentarza"/>
          <w:rFonts w:ascii="Calibri" w:eastAsia="Calibri" w:hAnsi="Calibri"/>
          <w:lang w:eastAsia="en-US"/>
        </w:rPr>
        <w:commentReference w:id="910"/>
      </w:r>
      <w:r>
        <w:t xml:space="preserve">. </w:t>
      </w:r>
      <w:r w:rsidR="009922FB">
        <w:t xml:space="preserve">Dodatkowo </w:t>
      </w:r>
      <w:r>
        <w:lastRenderedPageBreak/>
        <w:t>zaimplementowana</w:t>
      </w:r>
      <w:ins w:id="911" w:author="Sebastian" w:date="2011-09-01T11:44:00Z">
        <w:r w:rsidR="00171D77">
          <w:t xml:space="preserve"> jest</w:t>
        </w:r>
      </w:ins>
      <w:r>
        <w:t xml:space="preserve"> funkcja</w:t>
      </w:r>
      <w:r w:rsidR="009922FB">
        <w:t>,</w:t>
      </w:r>
      <w:r>
        <w:t xml:space="preserve"> która </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możemy określić poziom dostępu pracown</w:t>
      </w:r>
      <w:r w:rsidR="00A50D88">
        <w:t>ika do danych wg poniższej schematu</w:t>
      </w:r>
      <w:r w:rsidR="005817CE">
        <w:t>:</w:t>
      </w:r>
    </w:p>
    <w:p w:rsidR="005817CE" w:rsidRDefault="00A50D88" w:rsidP="005817CE">
      <w:pPr>
        <w:pStyle w:val="NormalnyIn"/>
        <w:ind w:firstLine="0"/>
      </w:pPr>
      <w:r>
        <w:tab/>
      </w:r>
      <w:proofErr w:type="spellStart"/>
      <w:r>
        <w:t>ROLE_USER</w:t>
      </w:r>
      <w:proofErr w:type="spellEnd"/>
      <w:r>
        <w:t xml:space="preserve"> – posiada wgląd do danych zgromadzonych w bazie na zasadzie </w:t>
      </w:r>
      <w:proofErr w:type="spellStart"/>
      <w:r>
        <w:t>read-only</w:t>
      </w:r>
      <w:proofErr w:type="spellEnd"/>
      <w:r>
        <w:t>. Użytkownik z tym uprawnieniem</w:t>
      </w:r>
      <w:del w:id="912" w:author="Sebastian" w:date="2011-09-01T11:44:00Z">
        <w:r w:rsidR="009922FB" w:rsidDel="00171D77">
          <w:delText>,</w:delText>
        </w:r>
      </w:del>
      <w:r>
        <w:t xml:space="preserve"> może również edytować zdarzenie</w:t>
      </w:r>
      <w:r w:rsidR="009922FB">
        <w:t>,</w:t>
      </w:r>
      <w:r>
        <w:t xml:space="preserve"> którym się zajmował</w:t>
      </w:r>
      <w:ins w:id="913" w:author="Sebastian" w:date="2011-09-01T11:44:00Z">
        <w:r w:rsidR="00171D77">
          <w:t>.</w:t>
        </w:r>
      </w:ins>
      <w:del w:id="914" w:author="Sebastian" w:date="2011-09-01T11:44:00Z">
        <w:r w:rsidR="009922FB" w:rsidDel="00171D77">
          <w:delText>,</w:delText>
        </w:r>
      </w:del>
      <w:r>
        <w:t xml:space="preserve"> </w:t>
      </w:r>
      <w:del w:id="915" w:author="Sebastian" w:date="2011-09-01T11:44:00Z">
        <w:r w:rsidDel="00171D77">
          <w:delText xml:space="preserve">poprzez </w:delText>
        </w:r>
      </w:del>
      <w:ins w:id="916" w:author="Sebastian" w:date="2011-09-01T11:44:00Z">
        <w:r w:rsidR="00171D77">
          <w:t xml:space="preserve">Modyfikacja taka polega na </w:t>
        </w:r>
      </w:ins>
      <w:r>
        <w:t>ustawieni</w:t>
      </w:r>
      <w:ins w:id="917" w:author="Sebastian" w:date="2011-09-01T11:44:00Z">
        <w:r w:rsidR="00171D77">
          <w:t>u</w:t>
        </w:r>
      </w:ins>
      <w:del w:id="918" w:author="Sebastian" w:date="2011-09-01T11:44:00Z">
        <w:r w:rsidDel="00171D77">
          <w:delText>e</w:delText>
        </w:r>
      </w:del>
      <w:r>
        <w:t xml:space="preserve"> go w statusie </w:t>
      </w:r>
      <w:ins w:id="919" w:author="Sebastian" w:date="2011-09-01T11:45:00Z">
        <w:r w:rsidR="00C64361">
          <w:t>„</w:t>
        </w:r>
      </w:ins>
      <w:r>
        <w:t>zamknięte</w:t>
      </w:r>
      <w:ins w:id="920" w:author="Sebastian" w:date="2011-09-01T11:45:00Z">
        <w:r w:rsidR="00C64361">
          <w:t>”</w:t>
        </w:r>
      </w:ins>
      <w:del w:id="921" w:author="Sebastian" w:date="2011-09-01T11:45:00Z">
        <w:r w:rsidDel="00C64361">
          <w:delText>,</w:delText>
        </w:r>
      </w:del>
      <w:ins w:id="922" w:author="Sebastian" w:date="2011-09-01T11:45:00Z">
        <w:r w:rsidR="00C64361">
          <w:t xml:space="preserve"> i</w:t>
        </w:r>
      </w:ins>
      <w:r>
        <w:t xml:space="preserve"> doda</w:t>
      </w:r>
      <w:ins w:id="923" w:author="Sebastian" w:date="2011-09-01T11:45:00Z">
        <w:r w:rsidR="00C64361">
          <w:t>niu</w:t>
        </w:r>
      </w:ins>
      <w:del w:id="924" w:author="Sebastian" w:date="2011-09-01T11:45:00Z">
        <w:r w:rsidDel="00C64361">
          <w:delText>jąc</w:delText>
        </w:r>
      </w:del>
      <w:r>
        <w:t xml:space="preserve"> opcjonaln</w:t>
      </w:r>
      <w:ins w:id="925" w:author="Sebastian" w:date="2011-09-01T11:45:00Z">
        <w:r w:rsidR="00C64361">
          <w:t>ego,</w:t>
        </w:r>
      </w:ins>
      <w:del w:id="926" w:author="Sebastian" w:date="2011-09-01T11:45:00Z">
        <w:r w:rsidDel="00C64361">
          <w:delText>y</w:delText>
        </w:r>
      </w:del>
      <w:r>
        <w:t xml:space="preserve"> dodatkow</w:t>
      </w:r>
      <w:ins w:id="927" w:author="Sebastian" w:date="2011-09-01T11:45:00Z">
        <w:r w:rsidR="00C64361">
          <w:t>ego</w:t>
        </w:r>
      </w:ins>
      <w:del w:id="928" w:author="Sebastian" w:date="2011-09-01T11:45:00Z">
        <w:r w:rsidDel="00C64361">
          <w:delText>y</w:delText>
        </w:r>
      </w:del>
      <w:r>
        <w:t xml:space="preserve"> komentarz</w:t>
      </w:r>
      <w:ins w:id="929" w:author="Sebastian" w:date="2011-09-01T11:45:00Z">
        <w:r w:rsidR="00C64361">
          <w:t>a</w:t>
        </w:r>
      </w:ins>
      <w:r>
        <w:t>.</w:t>
      </w:r>
      <w:del w:id="930" w:author="Sebastian" w:date="2011-09-01T11:46:00Z">
        <w:r w:rsidDel="00C64361">
          <w:delText xml:space="preserve"> </w:delText>
        </w:r>
      </w:del>
    </w:p>
    <w:p w:rsidR="00A50D88" w:rsidRDefault="00A50D88" w:rsidP="005817CE">
      <w:pPr>
        <w:pStyle w:val="NormalnyIn"/>
        <w:ind w:firstLine="0"/>
      </w:pPr>
      <w:r>
        <w:tab/>
      </w:r>
      <w:proofErr w:type="spellStart"/>
      <w:r>
        <w:t>ROLE_SUPER_USER</w:t>
      </w:r>
      <w:proofErr w:type="spellEnd"/>
      <w:r>
        <w:t xml:space="preserve">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r>
      <w:proofErr w:type="spellStart"/>
      <w:r>
        <w:t>ROLE_ADMIN</w:t>
      </w:r>
      <w:proofErr w:type="spellEnd"/>
      <w:r>
        <w:t xml:space="preserve"> – jest to uprawnienie przypisane administratorowi systemu. Posiada on te same uprawnienia co użytkownik z rolą </w:t>
      </w:r>
      <w:proofErr w:type="spellStart"/>
      <w:ins w:id="931" w:author="Sebastian" w:date="2011-09-01T11:46:00Z">
        <w:r w:rsidR="00C64361">
          <w:t>ROLE_</w:t>
        </w:r>
      </w:ins>
      <w:r>
        <w:t>SUPER_USER</w:t>
      </w:r>
      <w:proofErr w:type="spellEnd"/>
      <w:r>
        <w:t xml:space="preserve"> i dodatkowo ma udostępnioną zakładkę „</w:t>
      </w:r>
      <w:del w:id="932" w:author="Sebastian" w:date="2011-09-01T11:46:00Z">
        <w:r w:rsidDel="00C64361">
          <w:delText>ADMINISTRACJA</w:delText>
        </w:r>
      </w:del>
      <w:ins w:id="933" w:author="Sebastian" w:date="2011-09-01T11:46:00Z">
        <w:r w:rsidR="00C64361">
          <w:t>Administracja</w:t>
        </w:r>
      </w:ins>
      <w:r>
        <w:t>”</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w:t>
      </w:r>
      <w:del w:id="934" w:author="Sebastian" w:date="2011-09-01T11:46:00Z">
        <w:r w:rsidR="00CC0B41" w:rsidDel="00C64361">
          <w:delText xml:space="preserve">uprawnieniem </w:delText>
        </w:r>
      </w:del>
      <w:ins w:id="935" w:author="Sebastian" w:date="2011-09-01T11:46:00Z">
        <w:r w:rsidR="00C64361">
          <w:t xml:space="preserve">przywilejem </w:t>
        </w:r>
      </w:ins>
      <w:r w:rsidR="00CC0B41">
        <w:t xml:space="preserve">jest także nadawanie dostępu do panelu. </w:t>
      </w:r>
    </w:p>
    <w:p w:rsidR="00CC0B41" w:rsidRDefault="00CC0B41" w:rsidP="00CC0B41">
      <w:pPr>
        <w:pStyle w:val="Nagwek3"/>
      </w:pPr>
      <w:bookmarkStart w:id="936" w:name="_Toc302336553"/>
      <w:r>
        <w:t>Opis zakładek</w:t>
      </w:r>
      <w:bookmarkEnd w:id="936"/>
    </w:p>
    <w:p w:rsidR="00347211" w:rsidRDefault="00CC0B41" w:rsidP="00CC0B41">
      <w:pPr>
        <w:pStyle w:val="NormalnyIn"/>
        <w:ind w:firstLine="0"/>
      </w:pPr>
      <w:r>
        <w:t>Użytkownik po zalogowaniu się do systemu zostaje przeniesiony do strony startowej</w:t>
      </w:r>
      <w:r w:rsidR="009922FB">
        <w:t xml:space="preserve">, z której </w:t>
      </w:r>
      <w:r>
        <w:t xml:space="preserve">ma możliwość przejścia do dalszych części panelu. </w:t>
      </w:r>
    </w:p>
    <w:p w:rsidR="00010A89" w:rsidRDefault="00CC0B41" w:rsidP="00E87AB8">
      <w:pPr>
        <w:pStyle w:val="NormalnyIn"/>
        <w:ind w:firstLine="0"/>
        <w:rPr>
          <w:ins w:id="937" w:author="Sebastian" w:date="2011-09-01T11:55:00Z"/>
        </w:rPr>
      </w:pPr>
      <w:r>
        <w:tab/>
        <w:t xml:space="preserve">Po wybraniu zakładki „Zdarzenia” operator zostaje przeniesiony do strony wyświetlającej wszystkie zdarzenia zarejestrowane w systemie. Możliwe jest wybranie kryteriów filtru w celu </w:t>
      </w:r>
      <w:r w:rsidR="009922FB">
        <w:t xml:space="preserve">zawężenia wyświetlanych wyników oraz, </w:t>
      </w:r>
      <w:del w:id="938" w:author="Sebastian" w:date="2011-09-01T11:47:00Z">
        <w:r w:rsidR="009922FB" w:rsidDel="00C64361">
          <w:delText xml:space="preserve">z </w:delText>
        </w:r>
        <w:r w:rsidDel="00C64361">
          <w:delText xml:space="preserve"> tego poziomu</w:delText>
        </w:r>
        <w:r w:rsidR="009922FB" w:rsidDel="00C64361">
          <w:delText>,</w:delText>
        </w:r>
        <w:r w:rsidDel="00C64361">
          <w:delText xml:space="preserve"> </w:delText>
        </w:r>
      </w:del>
      <w:r w:rsidR="009922FB">
        <w:t>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w:t>
      </w:r>
      <w:ins w:id="939" w:author="Sebastian" w:date="2011-09-01T11:47:00Z">
        <w:r w:rsidR="00C64361">
          <w:t>ę</w:t>
        </w:r>
      </w:ins>
      <w:del w:id="940" w:author="Sebastian" w:date="2011-09-01T11:47:00Z">
        <w:r w:rsidDel="00C64361">
          <w:delText>e</w:delText>
        </w:r>
      </w:del>
      <w:r>
        <w:t xml:space="preserve"> usługi. </w:t>
      </w:r>
    </w:p>
    <w:p w:rsidR="00010A89" w:rsidRDefault="00010A89">
      <w:pPr>
        <w:jc w:val="left"/>
        <w:rPr>
          <w:ins w:id="941" w:author="Sebastian" w:date="2011-09-01T11:55:00Z"/>
          <w:rFonts w:ascii="Times New Roman" w:eastAsia="Times New Roman" w:hAnsi="Times New Roman"/>
          <w:sz w:val="24"/>
          <w:szCs w:val="24"/>
          <w:lang w:eastAsia="pl-PL"/>
        </w:rPr>
      </w:pPr>
      <w:ins w:id="942" w:author="Sebastian" w:date="2011-09-01T11:55:00Z">
        <w:r>
          <w:br w:type="page"/>
        </w:r>
      </w:ins>
    </w:p>
    <w:p w:rsidR="00E87AB8" w:rsidRDefault="00E87AB8" w:rsidP="00E87AB8">
      <w:pPr>
        <w:pStyle w:val="NormalnyIn"/>
        <w:ind w:firstLine="0"/>
      </w:pPr>
    </w:p>
    <w:p w:rsidR="0074625B" w:rsidRDefault="00E87AB8" w:rsidP="00E87AB8">
      <w:pPr>
        <w:pStyle w:val="NormalnyIn"/>
        <w:ind w:firstLine="0"/>
      </w:pPr>
      <w:r>
        <w:t>Każdy wyświetlany na liście wynik</w:t>
      </w:r>
      <w:del w:id="943" w:author="Sebastian" w:date="2011-09-01T11:47:00Z">
        <w:r w:rsidR="009922FB" w:rsidDel="00C64361">
          <w:delText>,</w:delText>
        </w:r>
      </w:del>
      <w:r>
        <w:t xml:space="preserve"> jest hiperłączem do zakładki wyświetlającej szczegółowe dane o danej pozycji z możliwością ich edycji. </w:t>
      </w:r>
    </w:p>
    <w:p w:rsidR="003B21BC" w:rsidRDefault="003B21BC" w:rsidP="00E87AB8">
      <w:pPr>
        <w:pStyle w:val="NormalnyIn"/>
        <w:ind w:firstLine="0"/>
      </w:pPr>
    </w:p>
    <w:p w:rsidR="00A76B71" w:rsidRDefault="00A76B71" w:rsidP="00E87AB8">
      <w:pPr>
        <w:pStyle w:val="NormalnyIn"/>
        <w:ind w:firstLine="0"/>
      </w:pPr>
      <w:proofErr w:type="spellStart"/>
      <w:r>
        <w:t>screen</w:t>
      </w:r>
      <w:proofErr w:type="spellEnd"/>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E87AB8" w:rsidRDefault="00E87AB8" w:rsidP="00E87AB8">
      <w:pPr>
        <w:pStyle w:val="NormalnyIn"/>
        <w:ind w:firstLine="360"/>
      </w:pPr>
      <w:r>
        <w:t xml:space="preserve">Zakładka „Lokalizacje” ma </w:t>
      </w:r>
      <w:del w:id="944" w:author="Sebastian" w:date="2011-09-01T11:55:00Z">
        <w:r w:rsidDel="00010A89">
          <w:delText>za zadanie wyświetlenie użytkownikowi</w:delText>
        </w:r>
      </w:del>
      <w:ins w:id="945" w:author="Sebastian" w:date="2011-09-01T11:55:00Z">
        <w:r w:rsidR="00010A89">
          <w:t>użytkownikowi przedstawia listę</w:t>
        </w:r>
      </w:ins>
      <w:r>
        <w:t xml:space="preserve"> wszystkich lokalizacji wprowadzonych do systemu. Pozwala na wgląd do szczegółowych danych o wybran</w:t>
      </w:r>
      <w:ins w:id="946" w:author="Sebastian" w:date="2011-09-01T11:55:00Z">
        <w:r w:rsidR="00010A89">
          <w:t>ej lokalizacji</w:t>
        </w:r>
      </w:ins>
      <w:del w:id="947" w:author="Sebastian" w:date="2011-09-01T11:55:00Z">
        <w:r w:rsidDel="00010A89">
          <w:delText>ym miejscu</w:delText>
        </w:r>
      </w:del>
      <w:r>
        <w:t xml:space="preserve">. Operator ma możliwość ich edycji jak i </w:t>
      </w:r>
      <w:r w:rsidR="009922FB">
        <w:t>dodawania</w:t>
      </w:r>
      <w:r>
        <w:t xml:space="preserve"> nowej pozycji do systemu. </w:t>
      </w:r>
    </w:p>
    <w:p w:rsidR="003B21BC" w:rsidRDefault="003B21BC"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A76B71" w:rsidRDefault="00A76B71">
      <w:pPr>
        <w:jc w:val="left"/>
        <w:rPr>
          <w:rFonts w:ascii="Times New Roman" w:eastAsia="Times New Roman" w:hAnsi="Times New Roman"/>
          <w:sz w:val="24"/>
          <w:szCs w:val="24"/>
          <w:lang w:eastAsia="pl-PL"/>
        </w:rPr>
      </w:pPr>
      <w:r>
        <w:br w:type="page"/>
      </w:r>
    </w:p>
    <w:p w:rsidR="00E87AB8" w:rsidRDefault="00E87AB8" w:rsidP="00E87AB8">
      <w:pPr>
        <w:pStyle w:val="NormalnyIn"/>
        <w:ind w:firstLine="360"/>
      </w:pPr>
      <w:r>
        <w:lastRenderedPageBreak/>
        <w:t>Po wybraniu pozycji „Urządzenia” z menu</w:t>
      </w:r>
      <w:r w:rsidR="009922FB">
        <w:t>,</w:t>
      </w:r>
      <w:r>
        <w:t xml:space="preserve"> zostaje przedstawiona lista </w:t>
      </w:r>
      <w:del w:id="948" w:author="Sebastian" w:date="2011-09-01T11:55:00Z">
        <w:r w:rsidDel="00010A89">
          <w:delText>urządzeń</w:delText>
        </w:r>
      </w:del>
      <w:ins w:id="949" w:author="Sebastian" w:date="2011-09-01T11:55:00Z">
        <w:r w:rsidR="00010A89">
          <w:t>telefonów</w:t>
        </w:r>
      </w:ins>
      <w:r w:rsidR="009922FB">
        <w:t>,</w:t>
      </w:r>
      <w:r>
        <w:t xml:space="preserve"> którymi posługują się pracownicy. Tak jak w poprzednich przypadkach</w:t>
      </w:r>
      <w:r w:rsidR="009922FB">
        <w:t>,</w:t>
      </w:r>
      <w:r>
        <w:t xml:space="preserve"> możliwe jest edytowanie jak i dodawanie nowych wpisów do systemu. </w:t>
      </w:r>
    </w:p>
    <w:p w:rsidR="003B21BC" w:rsidRDefault="003B21BC" w:rsidP="00E87AB8">
      <w:pPr>
        <w:pStyle w:val="NormalnyIn"/>
        <w:ind w:firstLine="360"/>
      </w:pPr>
    </w:p>
    <w:p w:rsidR="003B21BC" w:rsidRDefault="003B21BC"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993D3D" w:rsidRDefault="00993D3D" w:rsidP="00E87AB8">
      <w:pPr>
        <w:pStyle w:val="NormalnyIn"/>
        <w:ind w:firstLine="360"/>
      </w:pPr>
      <w:r>
        <w:t xml:space="preserve">Kolejną pozycją w menu jest wpis „Pracownicy”. </w:t>
      </w:r>
      <w:del w:id="950" w:author="Sebastian" w:date="2011-09-01T11:56:00Z">
        <w:r w:rsidDel="00010A89">
          <w:delText xml:space="preserve">Po jej </w:delText>
        </w:r>
      </w:del>
      <w:ins w:id="951" w:author="Sebastian" w:date="2011-09-01T11:56:00Z">
        <w:r w:rsidR="00010A89">
          <w:t xml:space="preserve">Jej </w:t>
        </w:r>
      </w:ins>
      <w:r>
        <w:t>wybrani</w:t>
      </w:r>
      <w:del w:id="952" w:author="Sebastian" w:date="2011-09-01T11:56:00Z">
        <w:r w:rsidDel="00010A89">
          <w:delText>u</w:delText>
        </w:r>
      </w:del>
      <w:ins w:id="953" w:author="Sebastian" w:date="2011-09-01T11:56:00Z">
        <w:r w:rsidR="00010A89">
          <w:t>e</w:t>
        </w:r>
      </w:ins>
      <w:r>
        <w:t xml:space="preserve"> </w:t>
      </w:r>
      <w:ins w:id="954" w:author="Sebastian" w:date="2011-09-01T11:56:00Z">
        <w:r w:rsidR="00010A89">
          <w:t xml:space="preserve">powoduje </w:t>
        </w:r>
      </w:ins>
      <w:r>
        <w:t>wyświetl</w:t>
      </w:r>
      <w:ins w:id="955" w:author="Sebastian" w:date="2011-09-01T11:56:00Z">
        <w:r w:rsidR="00010A89">
          <w:t>enie</w:t>
        </w:r>
      </w:ins>
      <w:del w:id="956" w:author="Sebastian" w:date="2011-09-01T11:56:00Z">
        <w:r w:rsidDel="00010A89">
          <w:delText>ana</w:delText>
        </w:r>
      </w:del>
      <w:r>
        <w:t xml:space="preserve"> </w:t>
      </w:r>
      <w:del w:id="957" w:author="Sebastian" w:date="2011-09-01T11:56:00Z">
        <w:r w:rsidDel="00010A89">
          <w:delText xml:space="preserve">jest </w:delText>
        </w:r>
      </w:del>
      <w:r>
        <w:t>list</w:t>
      </w:r>
      <w:del w:id="958" w:author="Sebastian" w:date="2011-09-01T11:56:00Z">
        <w:r w:rsidDel="00010A89">
          <w:delText>a</w:delText>
        </w:r>
      </w:del>
      <w:ins w:id="959" w:author="Sebastian" w:date="2011-09-01T11:56:00Z">
        <w:r w:rsidR="00010A89">
          <w:t>y</w:t>
        </w:r>
      </w:ins>
      <w:r>
        <w:t xml:space="preserve">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w:t>
      </w:r>
      <w:del w:id="960" w:author="Sebastian" w:date="2011-09-01T11:56:00Z">
        <w:r w:rsidDel="00010A89">
          <w:delText xml:space="preserve">Administratora </w:delText>
        </w:r>
      </w:del>
      <w:ins w:id="961" w:author="Sebastian" w:date="2011-09-01T11:56:00Z">
        <w:r w:rsidR="00010A89">
          <w:t xml:space="preserve">administratora </w:t>
        </w:r>
      </w:ins>
      <w:r>
        <w:t>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w:t>
      </w:r>
      <w:ins w:id="962" w:author="Sebastian" w:date="2011-09-01T11:56:00Z">
        <w:r w:rsidR="00010A89">
          <w:t>,</w:t>
        </w:r>
      </w:ins>
      <w:r w:rsidR="00DA44EE">
        <w:t xml:space="preserve"> dodatkowo</w:t>
      </w:r>
      <w:r>
        <w:t xml:space="preserve"> z przyciskiem umożliwiającym ich odłączenie. </w:t>
      </w:r>
    </w:p>
    <w:p w:rsidR="003B21BC" w:rsidRDefault="003B21BC" w:rsidP="00E87AB8">
      <w:pPr>
        <w:pStyle w:val="NormalnyIn"/>
        <w:ind w:firstLine="360"/>
      </w:pPr>
    </w:p>
    <w:p w:rsidR="00EC7C9D" w:rsidRDefault="00EC7C9D"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993D3D" w:rsidRDefault="00993D3D" w:rsidP="00E87AB8">
      <w:pPr>
        <w:pStyle w:val="NormalnyIn"/>
        <w:ind w:firstLine="360"/>
      </w:pPr>
      <w:r>
        <w:lastRenderedPageBreak/>
        <w:t>Ostatnią opcją</w:t>
      </w:r>
      <w:del w:id="963" w:author="Sebastian" w:date="2011-09-01T11:56:00Z">
        <w:r w:rsidDel="00010A89">
          <w:delText xml:space="preserve"> wyboru</w:delText>
        </w:r>
        <w:r w:rsidR="00DA44EE" w:rsidDel="00010A89">
          <w:delText>,</w:delText>
        </w:r>
      </w:del>
      <w:ins w:id="964" w:author="Sebastian" w:date="2011-09-01T11:56:00Z">
        <w:r w:rsidR="00010A89">
          <w:t xml:space="preserve"> </w:t>
        </w:r>
      </w:ins>
      <w:r>
        <w:t xml:space="preserve"> widoczną dla wszystkich użytkowników</w:t>
      </w:r>
      <w:r w:rsidR="00DA44EE">
        <w:t>,</w:t>
      </w:r>
      <w:r>
        <w:t xml:space="preserve"> jest zakładka „Kontrahenci”. Ma ona na celu przedstawienie listy oraz danych szczegółowych poszczególnych firm zarejestrowanych w systemie. </w:t>
      </w:r>
    </w:p>
    <w:p w:rsidR="003B21BC" w:rsidRDefault="003B21BC" w:rsidP="00E87AB8">
      <w:pPr>
        <w:pStyle w:val="NormalnyIn"/>
        <w:ind w:firstLine="360"/>
      </w:pPr>
    </w:p>
    <w:p w:rsidR="00EC7C9D" w:rsidRDefault="00EC7C9D"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5D1C5E" w:rsidRPr="005D1C5E" w:rsidRDefault="005D1C5E" w:rsidP="005D1C5E">
      <w:pPr>
        <w:pStyle w:val="NormalnyIn"/>
        <w:ind w:firstLine="360"/>
      </w:pPr>
      <w:r w:rsidRPr="005D1C5E">
        <w:t xml:space="preserve">Jak już wcześniej zostało wspomniane, użytkownik z uprawnieniami </w:t>
      </w:r>
      <w:proofErr w:type="spellStart"/>
      <w:r w:rsidRPr="005D1C5E">
        <w:t>ROLE_ADMIN</w:t>
      </w:r>
      <w:proofErr w:type="spellEnd"/>
      <w:r w:rsidRPr="005D1C5E">
        <w:t xml:space="preserve"> posiada dostęp do dodatkowej zakładki „Administracja” w której </w:t>
      </w:r>
      <w:del w:id="965" w:author="Sebastian" w:date="2011-09-01T11:56:00Z">
        <w:r w:rsidRPr="005D1C5E" w:rsidDel="00010A89">
          <w:delText xml:space="preserve">to widzi </w:delText>
        </w:r>
      </w:del>
      <w:ins w:id="966" w:author="Sebastian" w:date="2011-09-01T11:56:00Z">
        <w:r w:rsidR="00010A89">
          <w:t xml:space="preserve">widnieje </w:t>
        </w:r>
      </w:ins>
      <w:r w:rsidRPr="005D1C5E">
        <w:t>list</w:t>
      </w:r>
      <w:ins w:id="967" w:author="Sebastian" w:date="2011-09-01T11:56:00Z">
        <w:r w:rsidR="00010A89">
          <w:t>a</w:t>
        </w:r>
      </w:ins>
      <w:del w:id="968" w:author="Sebastian" w:date="2011-09-01T11:56:00Z">
        <w:r w:rsidRPr="005D1C5E" w:rsidDel="00010A89">
          <w:delText>ę</w:delText>
        </w:r>
      </w:del>
      <w:r w:rsidRPr="005D1C5E">
        <w:t xml:space="preserve"> użytkowników oraz informację czy są oni aktywni. Dodatkowo administrator z tego poziomu może nadawać uprawnienia użytkownikom oraz ich </w:t>
      </w:r>
      <w:del w:id="969" w:author="Sebastian" w:date="2011-09-01T11:56:00Z">
        <w:r w:rsidRPr="005D1C5E" w:rsidDel="00010A89">
          <w:delText>zablokowywać</w:delText>
        </w:r>
      </w:del>
      <w:ins w:id="970" w:author="Sebastian" w:date="2011-09-01T11:56:00Z">
        <w:r w:rsidR="00010A89">
          <w:t>blokowa</w:t>
        </w:r>
      </w:ins>
      <w:ins w:id="971" w:author="Sebastian" w:date="2011-09-01T11:57:00Z">
        <w:r w:rsidR="00010A89">
          <w:t>ć</w:t>
        </w:r>
      </w:ins>
      <w:r w:rsidRPr="005D1C5E">
        <w:t xml:space="preserve">.  </w:t>
      </w:r>
    </w:p>
    <w:p w:rsidR="003B21BC" w:rsidRDefault="003B21BC" w:rsidP="003B21BC">
      <w:pPr>
        <w:pStyle w:val="NormalnyIn"/>
        <w:ind w:firstLine="360"/>
      </w:pPr>
    </w:p>
    <w:p w:rsidR="00EC7C9D" w:rsidRPr="003B21BC" w:rsidRDefault="00EC7C9D" w:rsidP="003B21BC">
      <w:pPr>
        <w:pStyle w:val="NormalnyIn"/>
        <w:ind w:firstLine="360"/>
      </w:pPr>
      <w:r>
        <w:t>//</w:t>
      </w:r>
      <w:proofErr w:type="spellStart"/>
      <w:r>
        <w:t>screen</w:t>
      </w:r>
      <w:proofErr w:type="spellEnd"/>
    </w:p>
    <w:p w:rsidR="00EC7C9D" w:rsidRDefault="00EC7C9D">
      <w:pPr>
        <w:jc w:val="left"/>
        <w:rPr>
          <w:rFonts w:ascii="Times New Roman" w:eastAsiaTheme="majorEastAsia" w:hAnsi="Times New Roman" w:cstheme="majorBidi"/>
          <w:b/>
          <w:bCs/>
          <w:caps/>
          <w:sz w:val="32"/>
          <w:szCs w:val="28"/>
          <w:lang w:eastAsia="pl-PL"/>
        </w:rPr>
      </w:pPr>
      <w:r>
        <w:br w:type="page"/>
      </w:r>
    </w:p>
    <w:p w:rsidR="003B21BC" w:rsidRDefault="00757A52" w:rsidP="00757A52">
      <w:pPr>
        <w:pStyle w:val="Nagwek1"/>
      </w:pPr>
      <w:bookmarkStart w:id="972" w:name="_Toc302336554"/>
      <w:r>
        <w:lastRenderedPageBreak/>
        <w:t>Testy</w:t>
      </w:r>
      <w:bookmarkEnd w:id="972"/>
    </w:p>
    <w:p w:rsidR="00B138EA" w:rsidRDefault="00B138EA" w:rsidP="00B138EA">
      <w:pPr>
        <w:pStyle w:val="NormalnyIn"/>
      </w:pPr>
      <w:r>
        <w:t>York</w:t>
      </w:r>
    </w:p>
    <w:p w:rsidR="00B138EA" w:rsidRDefault="00B138EA" w:rsidP="00B138EA">
      <w:pPr>
        <w:pStyle w:val="NormalnyIn"/>
      </w:pPr>
      <w:r>
        <w:t>Lodówka</w:t>
      </w:r>
    </w:p>
    <w:p w:rsidR="00B138EA" w:rsidRDefault="00B138EA" w:rsidP="00B138EA">
      <w:pPr>
        <w:pStyle w:val="NormalnyIn"/>
      </w:pPr>
      <w:r>
        <w:t>Miasto i 3G</w:t>
      </w:r>
    </w:p>
    <w:p w:rsidR="00B138EA" w:rsidRDefault="00B138EA" w:rsidP="00B138EA">
      <w:pPr>
        <w:pStyle w:val="NormalnyIn"/>
      </w:pPr>
      <w:proofErr w:type="spellStart"/>
      <w:r>
        <w:t>Wifi</w:t>
      </w:r>
      <w:proofErr w:type="spellEnd"/>
    </w:p>
    <w:p w:rsidR="00940286" w:rsidRDefault="00B138EA" w:rsidP="00B138EA">
      <w:pPr>
        <w:pStyle w:val="NormalnyIn"/>
        <w:rPr>
          <w:ins w:id="973" w:author="Sebastian Łuczak" w:date="2011-08-31T23:44:00Z"/>
        </w:rPr>
      </w:pPr>
      <w:r>
        <w:t>Różne scenariusze</w:t>
      </w:r>
    </w:p>
    <w:p w:rsidR="00940286" w:rsidRDefault="00940286" w:rsidP="00940286">
      <w:pPr>
        <w:pStyle w:val="Nagwek3"/>
        <w:rPr>
          <w:ins w:id="974" w:author="Sebastian Łuczak" w:date="2011-08-31T23:44:00Z"/>
        </w:rPr>
      </w:pPr>
      <w:ins w:id="975" w:author="Sebastian Łuczak" w:date="2011-08-31T23:44:00Z">
        <w:r>
          <w:t>Wpływ na zużycie baterii</w:t>
        </w:r>
      </w:ins>
    </w:p>
    <w:p w:rsidR="00940286" w:rsidRDefault="00940286" w:rsidP="00940286">
      <w:pPr>
        <w:pStyle w:val="NormalnyIn"/>
        <w:ind w:firstLine="0"/>
        <w:rPr>
          <w:ins w:id="976" w:author="Sebastian Łuczak" w:date="2011-08-31T23:44:00Z"/>
        </w:rPr>
      </w:pPr>
      <w:ins w:id="977" w:author="Sebastian Łuczak" w:date="2011-08-31T23:44:00Z">
        <w:r>
          <w:t>Podczas testów funkcjonalnych stwierdzono, ze ciągłe działanie aplikacji nie ma praktycznie żadnego wpływu na zużycie baterii. To samo tyczy się stale włączonego modułu NFC (zużycie poniżej 1% baterii).</w:t>
        </w:r>
      </w:ins>
    </w:p>
    <w:p w:rsidR="00757A52" w:rsidRDefault="00B138EA" w:rsidP="00B138EA">
      <w:pPr>
        <w:pStyle w:val="NormalnyIn"/>
      </w:pPr>
      <w:r>
        <w:t xml:space="preserve"> </w:t>
      </w:r>
      <w:r w:rsidR="00757A52">
        <w:br w:type="page"/>
      </w:r>
    </w:p>
    <w:p w:rsidR="00757A52" w:rsidRDefault="00040A86" w:rsidP="00757A52">
      <w:pPr>
        <w:pStyle w:val="Nagwek1"/>
      </w:pPr>
      <w:bookmarkStart w:id="978" w:name="_Toc302336555"/>
      <w:r>
        <w:lastRenderedPageBreak/>
        <w:t>Korzyści płynące z naszego r</w:t>
      </w:r>
      <w:r w:rsidR="00757A52">
        <w:t>ozwiązania</w:t>
      </w:r>
      <w:bookmarkEnd w:id="978"/>
    </w:p>
    <w:p w:rsidR="00830AAF" w:rsidRDefault="00830AAF" w:rsidP="00830AAF">
      <w:pPr>
        <w:pStyle w:val="NormalnyIn"/>
        <w:ind w:firstLine="0"/>
      </w:pPr>
      <w:r>
        <w:t xml:space="preserve">Zaproponowane przez nas rozwiązanie jest odwróceniem klasycznego modelu kontroli czasu pracy, między innymi dzięki temu możliwe jest zastosowanie go również w przypadku pracowników mobilnych. </w:t>
      </w:r>
    </w:p>
    <w:p w:rsidR="00830AAF" w:rsidRDefault="00830AAF" w:rsidP="00830AAF">
      <w:pPr>
        <w:pStyle w:val="NormalnyIn"/>
        <w:ind w:firstLine="0"/>
      </w:pPr>
      <w:r>
        <w:tab/>
      </w:r>
      <w:r w:rsidR="00E36D6C">
        <w:t xml:space="preserve">Niewątpliwą zaletą płynącą z naszego rozwiązania jest niski koszt implementacji, wdrożenia i utrzymania systemu. Efekt ten uzyskujemy poprzez wykorzystanie telefonu jako czytnik i tanich znaczników typu </w:t>
      </w:r>
      <w:proofErr w:type="spellStart"/>
      <w:r w:rsidR="00E36D6C">
        <w:t>Mifare</w:t>
      </w:r>
      <w:proofErr w:type="spellEnd"/>
      <w:r w:rsidR="00E36D6C">
        <w:t xml:space="preserve"> </w:t>
      </w:r>
      <w:proofErr w:type="spellStart"/>
      <w:r w:rsidR="00E36D6C">
        <w:t>Ultra</w:t>
      </w:r>
      <w:del w:id="979" w:author="Sebastian" w:date="2011-09-01T11:57:00Z">
        <w:r w:rsidR="00E36D6C" w:rsidDel="00010A89">
          <w:delText>L</w:delText>
        </w:r>
      </w:del>
      <w:ins w:id="980" w:author="Sebastian" w:date="2011-09-01T11:57:00Z">
        <w:r w:rsidR="00010A89">
          <w:t>l</w:t>
        </w:r>
      </w:ins>
      <w:r w:rsidR="00E36D6C">
        <w:t>ight</w:t>
      </w:r>
      <w:proofErr w:type="spellEnd"/>
      <w:r w:rsidR="00E36D6C">
        <w:t xml:space="preserve">. Oparcie transmisji danych o sieci pakietowe eliminuje potrzebę budowy dodatkowej infrastruktury na potrzeby identyfikacji znacznika. </w:t>
      </w:r>
    </w:p>
    <w:p w:rsidR="00E82508" w:rsidRDefault="00E36D6C" w:rsidP="00830AAF">
      <w:pPr>
        <w:pStyle w:val="NormalnyIn"/>
        <w:ind w:firstLine="0"/>
        <w:rPr>
          <w:ins w:id="981" w:author="Sebastian" w:date="2011-09-01T11:57:00Z"/>
        </w:rPr>
      </w:pPr>
      <w:r>
        <w:tab/>
        <w:t>Dzięki przyłożeniu dużej uwagi do interfejsu użytkownika, korzystanie z systemu jest intuicyjne i nie absorbujące pracownika</w:t>
      </w:r>
      <w:ins w:id="982" w:author="Sebastian" w:date="2011-09-01T11:57:00Z">
        <w:r w:rsidR="00E82508">
          <w:t>, co wykazały testy</w:t>
        </w:r>
      </w:ins>
      <w:r w:rsidR="00961B2A">
        <w:t xml:space="preserve">. </w:t>
      </w:r>
    </w:p>
    <w:p w:rsidR="00E36D6C" w:rsidRDefault="00961B2A" w:rsidP="00E82508">
      <w:pPr>
        <w:pStyle w:val="NormalnyIn"/>
        <w:ind w:firstLine="708"/>
        <w:pPrChange w:id="983" w:author="Sebastian" w:date="2011-09-01T11:57:00Z">
          <w:pPr>
            <w:pStyle w:val="NormalnyIn"/>
            <w:ind w:firstLine="0"/>
          </w:pPr>
        </w:pPrChange>
      </w:pPr>
      <w:r>
        <w:t>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961B2A" w:rsidRDefault="00961B2A" w:rsidP="00830AAF">
      <w:pPr>
        <w:pStyle w:val="NormalnyIn"/>
        <w:ind w:firstLine="0"/>
      </w:pPr>
      <w:r>
        <w:tab/>
      </w:r>
      <w:r w:rsidR="00574916">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574916" w:rsidRDefault="00574916" w:rsidP="00830AAF">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574916" w:rsidRPr="00830AAF" w:rsidRDefault="00574916" w:rsidP="00830AAF">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757A52" w:rsidRDefault="00757A52">
      <w:pPr>
        <w:jc w:val="left"/>
        <w:rPr>
          <w:rFonts w:ascii="Times New Roman" w:eastAsiaTheme="majorEastAsia" w:hAnsi="Times New Roman" w:cstheme="majorBidi"/>
          <w:b/>
          <w:bCs/>
          <w:caps/>
          <w:sz w:val="32"/>
          <w:szCs w:val="28"/>
          <w:lang w:eastAsia="pl-PL"/>
        </w:rPr>
      </w:pPr>
      <w:r>
        <w:br w:type="page"/>
      </w:r>
    </w:p>
    <w:p w:rsidR="00757A52" w:rsidRDefault="00757A52" w:rsidP="00757A52">
      <w:pPr>
        <w:pStyle w:val="Nagwek1"/>
      </w:pPr>
      <w:bookmarkStart w:id="984" w:name="_Toc302336556"/>
      <w:r>
        <w:lastRenderedPageBreak/>
        <w:t>Podsumowanie</w:t>
      </w:r>
      <w:bookmarkEnd w:id="984"/>
    </w:p>
    <w:p w:rsidR="00550D2C" w:rsidRDefault="005D55E0" w:rsidP="00550D2C">
      <w:pPr>
        <w:pStyle w:val="Nagwek2"/>
      </w:pPr>
      <w:bookmarkStart w:id="985" w:name="_Toc302336557"/>
      <w:r>
        <w:t>P</w:t>
      </w:r>
      <w:r w:rsidR="00550D2C">
        <w:t>erspektywy rozwoju</w:t>
      </w:r>
      <w:bookmarkEnd w:id="985"/>
    </w:p>
    <w:p w:rsidR="007045CA" w:rsidRDefault="007045CA" w:rsidP="007045CA">
      <w:pPr>
        <w:pStyle w:val="NormalnyIn"/>
        <w:ind w:firstLine="0"/>
      </w:pPr>
      <w:r>
        <w:t>Dzięki konstrukcji przyjętej podczas budowy naszego systemu, możliwe jest swobodne rozszerzanie jego funkcji o nowe moduły.</w:t>
      </w:r>
    </w:p>
    <w:p w:rsidR="007045CA" w:rsidRPr="007045CA" w:rsidRDefault="007045CA" w:rsidP="007045CA">
      <w:pPr>
        <w:pStyle w:val="NormalnyIn"/>
      </w:pPr>
      <w:r>
        <w:t>Przykładem możliwych propozycji rozwoju są:</w:t>
      </w:r>
    </w:p>
    <w:p w:rsidR="00550D2C" w:rsidRDefault="00550D2C" w:rsidP="007045CA">
      <w:pPr>
        <w:pStyle w:val="NormalnyIn"/>
        <w:numPr>
          <w:ilvl w:val="0"/>
          <w:numId w:val="37"/>
        </w:numPr>
      </w:pPr>
      <w:r>
        <w:t>Moduł raportowy</w:t>
      </w:r>
      <w:r w:rsidR="007045CA">
        <w:t xml:space="preserve"> – ułatwiający pracodawcy generację raportów na temat czasu reakcji i realizacji powierzonych pracownikom zadań</w:t>
      </w:r>
    </w:p>
    <w:p w:rsidR="00550D2C" w:rsidRDefault="007045CA" w:rsidP="007045CA">
      <w:pPr>
        <w:pStyle w:val="NormalnyIn"/>
        <w:numPr>
          <w:ilvl w:val="0"/>
          <w:numId w:val="37"/>
        </w:numPr>
      </w:pPr>
      <w:r>
        <w:t>Rozbudowanie istniejącego modułu automatycznego powiadamiania pracowników o utworzeniu nowych zdarzeń – chcielibyśmy usprawnić system rozsyłania wiadomości elektronicznych oraz wprowadzić możliwość informowania poprzez wiadomości SMS</w:t>
      </w:r>
    </w:p>
    <w:p w:rsidR="00550D2C" w:rsidRDefault="007045CA" w:rsidP="007045CA">
      <w:pPr>
        <w:pStyle w:val="NormalnyIn"/>
        <w:numPr>
          <w:ilvl w:val="0"/>
          <w:numId w:val="37"/>
        </w:numPr>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7045CA">
      <w:pPr>
        <w:pStyle w:val="NormalnyIn"/>
        <w:numPr>
          <w:ilvl w:val="0"/>
          <w:numId w:val="37"/>
        </w:numPr>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7045CA">
      <w:pPr>
        <w:pStyle w:val="NormalnyIn"/>
        <w:numPr>
          <w:ilvl w:val="0"/>
          <w:numId w:val="37"/>
        </w:numPr>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986" w:name="_Toc302336558"/>
      <w:r>
        <w:lastRenderedPageBreak/>
        <w:t>Wnioski</w:t>
      </w:r>
      <w:bookmarkEnd w:id="986"/>
    </w:p>
    <w:p w:rsidR="005C60FE" w:rsidRDefault="005C60FE" w:rsidP="005C60FE">
      <w:r>
        <w:t>Na koniec</w:t>
      </w:r>
    </w:p>
    <w:p w:rsidR="0056690D" w:rsidRDefault="0056690D">
      <w:pPr>
        <w:jc w:val="left"/>
        <w:rPr>
          <w:rFonts w:ascii="Times New Roman" w:eastAsiaTheme="majorEastAsia" w:hAnsi="Times New Roman" w:cstheme="majorBidi"/>
          <w:b/>
          <w:bCs/>
          <w:caps/>
          <w:sz w:val="32"/>
          <w:szCs w:val="28"/>
          <w:lang w:eastAsia="pl-PL"/>
        </w:rPr>
      </w:pPr>
      <w:r>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987" w:name="_Toc302336559" w:displacedByCustomXml="prev"/>
        <w:p w:rsidR="00EC5168" w:rsidRDefault="00EC5168">
          <w:pPr>
            <w:pStyle w:val="Nagwek1"/>
          </w:pPr>
          <w:r>
            <w:t>Bibliografia</w:t>
          </w:r>
          <w:bookmarkEnd w:id="987"/>
        </w:p>
        <w:sdt>
          <w:sdtPr>
            <w:id w:val="111145805"/>
            <w:bibliography/>
          </w:sdtPr>
          <w:sdtContent>
            <w:p w:rsidR="00426962" w:rsidRDefault="00796063" w:rsidP="00426962">
              <w:pPr>
                <w:pStyle w:val="Bibliografia"/>
                <w:rPr>
                  <w:noProof/>
                </w:rPr>
              </w:pPr>
              <w:r>
                <w:fldChar w:fldCharType="begin"/>
              </w:r>
              <w:r w:rsidR="00EC5168" w:rsidRPr="00EC5168">
                <w:rPr>
                  <w:lang w:val="en-US"/>
                </w:rPr>
                <w:instrText xml:space="preserve"> BIBLIOGRAPHY </w:instrText>
              </w:r>
              <w:r>
                <w:fldChar w:fldCharType="separate"/>
              </w:r>
              <w:r w:rsidR="00426962" w:rsidRPr="001407C5">
                <w:rPr>
                  <w:noProof/>
                  <w:lang w:val="en-US"/>
                  <w:rPrChange w:id="988" w:author="Sebastian" w:date="2011-09-01T13:02:00Z">
                    <w:rPr>
                      <w:noProof/>
                    </w:rPr>
                  </w:rPrChange>
                </w:rPr>
                <w:t xml:space="preserve">[1] </w:t>
              </w:r>
              <w:r w:rsidR="00426962" w:rsidRPr="001407C5">
                <w:rPr>
                  <w:b/>
                  <w:bCs/>
                  <w:noProof/>
                  <w:lang w:val="en-US"/>
                  <w:rPrChange w:id="989" w:author="Sebastian" w:date="2011-09-01T13:02:00Z">
                    <w:rPr>
                      <w:b/>
                      <w:bCs/>
                      <w:noProof/>
                    </w:rPr>
                  </w:rPrChange>
                </w:rPr>
                <w:t>NFC Forum.</w:t>
              </w:r>
              <w:r w:rsidR="00426962" w:rsidRPr="001407C5">
                <w:rPr>
                  <w:noProof/>
                  <w:lang w:val="en-US"/>
                  <w:rPrChange w:id="990" w:author="Sebastian" w:date="2011-09-01T13:02:00Z">
                    <w:rPr>
                      <w:noProof/>
                    </w:rPr>
                  </w:rPrChange>
                </w:rPr>
                <w:t xml:space="preserve"> NFC Forum. </w:t>
              </w:r>
              <w:r w:rsidR="00426962" w:rsidRPr="001407C5">
                <w:rPr>
                  <w:i/>
                  <w:iCs/>
                  <w:noProof/>
                  <w:lang w:val="en-US"/>
                  <w:rPrChange w:id="991" w:author="Sebastian" w:date="2011-09-01T13:02:00Z">
                    <w:rPr>
                      <w:i/>
                      <w:iCs/>
                      <w:noProof/>
                    </w:rPr>
                  </w:rPrChange>
                </w:rPr>
                <w:t xml:space="preserve">About the Forum. </w:t>
              </w:r>
              <w:r w:rsidR="00426962">
                <w:rPr>
                  <w:noProof/>
                </w:rPr>
                <w:t>[Online] 2011. [Zacytowano: 28 Sierpień 2011.] http://www.nfc-forum.org/aboutus/.</w:t>
              </w:r>
            </w:p>
            <w:p w:rsidR="00426962" w:rsidRPr="001407C5" w:rsidRDefault="00426962" w:rsidP="00426962">
              <w:pPr>
                <w:pStyle w:val="Bibliografia"/>
                <w:rPr>
                  <w:noProof/>
                  <w:lang w:val="en-US"/>
                  <w:rPrChange w:id="992" w:author="Sebastian" w:date="2011-09-01T13:02:00Z">
                    <w:rPr>
                      <w:noProof/>
                    </w:rPr>
                  </w:rPrChange>
                </w:rPr>
              </w:pPr>
              <w:r w:rsidRPr="001407C5">
                <w:rPr>
                  <w:noProof/>
                  <w:lang w:val="en-US"/>
                  <w:rPrChange w:id="993" w:author="Sebastian" w:date="2011-09-01T13:02:00Z">
                    <w:rPr>
                      <w:noProof/>
                    </w:rPr>
                  </w:rPrChange>
                </w:rPr>
                <w:t xml:space="preserve">[2] </w:t>
              </w:r>
              <w:r w:rsidRPr="001407C5">
                <w:rPr>
                  <w:i/>
                  <w:iCs/>
                  <w:noProof/>
                  <w:lang w:val="en-US"/>
                  <w:rPrChange w:id="994" w:author="Sebastian" w:date="2011-09-01T13:02:00Z">
                    <w:rPr>
                      <w:i/>
                      <w:iCs/>
                      <w:noProof/>
                    </w:rPr>
                  </w:rPrChange>
                </w:rPr>
                <w:t xml:space="preserve">Near Field Communication in the real world – part II. </w:t>
              </w:r>
              <w:r w:rsidRPr="001407C5">
                <w:rPr>
                  <w:b/>
                  <w:bCs/>
                  <w:noProof/>
                  <w:lang w:val="en-US"/>
                  <w:rPrChange w:id="995" w:author="Sebastian" w:date="2011-09-01T13:02:00Z">
                    <w:rPr>
                      <w:b/>
                      <w:bCs/>
                      <w:noProof/>
                    </w:rPr>
                  </w:rPrChange>
                </w:rPr>
                <w:t>Innovision Research &amp; Technology plc.</w:t>
              </w:r>
              <w:r w:rsidRPr="001407C5">
                <w:rPr>
                  <w:noProof/>
                  <w:lang w:val="en-US"/>
                  <w:rPrChange w:id="996" w:author="Sebastian" w:date="2011-09-01T13:02:00Z">
                    <w:rPr>
                      <w:noProof/>
                    </w:rPr>
                  </w:rPrChange>
                </w:rPr>
                <w:t xml:space="preserve"> Cirencester : Innovision Research &amp; Technology plc, 2006.</w:t>
              </w:r>
            </w:p>
            <w:p w:rsidR="00426962" w:rsidRDefault="00426962" w:rsidP="00426962">
              <w:pPr>
                <w:pStyle w:val="Bibliografia"/>
                <w:rPr>
                  <w:noProof/>
                </w:rPr>
              </w:pPr>
              <w:r w:rsidRPr="001407C5">
                <w:rPr>
                  <w:noProof/>
                  <w:lang w:val="en-US"/>
                  <w:rPrChange w:id="997" w:author="Sebastian" w:date="2011-09-01T13:02:00Z">
                    <w:rPr>
                      <w:noProof/>
                    </w:rPr>
                  </w:rPrChange>
                </w:rPr>
                <w:t xml:space="preserve">[3] </w:t>
              </w:r>
              <w:r w:rsidRPr="001407C5">
                <w:rPr>
                  <w:b/>
                  <w:bCs/>
                  <w:noProof/>
                  <w:lang w:val="en-US"/>
                  <w:rPrChange w:id="998" w:author="Sebastian" w:date="2011-09-01T13:02:00Z">
                    <w:rPr>
                      <w:b/>
                      <w:bCs/>
                      <w:noProof/>
                    </w:rPr>
                  </w:rPrChange>
                </w:rPr>
                <w:t>StrongLink.</w:t>
              </w:r>
              <w:r w:rsidRPr="001407C5">
                <w:rPr>
                  <w:noProof/>
                  <w:lang w:val="en-US"/>
                  <w:rPrChange w:id="999" w:author="Sebastian" w:date="2011-09-01T13:02:00Z">
                    <w:rPr>
                      <w:noProof/>
                    </w:rPr>
                  </w:rPrChange>
                </w:rPr>
                <w:t xml:space="preserve"> RFID Label SLB01. </w:t>
              </w:r>
              <w:r w:rsidRPr="001407C5">
                <w:rPr>
                  <w:i/>
                  <w:iCs/>
                  <w:noProof/>
                  <w:lang w:val="en-US"/>
                  <w:rPrChange w:id="1000" w:author="Sebastian" w:date="2011-09-01T13:02:00Z">
                    <w:rPr>
                      <w:i/>
                      <w:iCs/>
                      <w:noProof/>
                    </w:rPr>
                  </w:rPrChange>
                </w:rPr>
                <w:t xml:space="preserve">StrongLink. </w:t>
              </w:r>
              <w:r>
                <w:rPr>
                  <w:noProof/>
                </w:rPr>
                <w:t>[Online] Sierpień 2011. [Zacytowano: 28 08 2011.] http://www.stronglink.cn/english/slb01.htm.</w:t>
              </w:r>
            </w:p>
            <w:p w:rsidR="00426962" w:rsidRPr="001407C5" w:rsidRDefault="00426962" w:rsidP="00426962">
              <w:pPr>
                <w:pStyle w:val="Bibliografia"/>
                <w:rPr>
                  <w:noProof/>
                  <w:lang w:val="en-US"/>
                  <w:rPrChange w:id="1001" w:author="Sebastian" w:date="2011-09-01T13:02:00Z">
                    <w:rPr>
                      <w:noProof/>
                    </w:rPr>
                  </w:rPrChange>
                </w:rPr>
              </w:pPr>
              <w:r w:rsidRPr="001407C5">
                <w:rPr>
                  <w:noProof/>
                  <w:lang w:val="en-US"/>
                  <w:rPrChange w:id="1002" w:author="Sebastian" w:date="2011-09-01T13:02:00Z">
                    <w:rPr>
                      <w:noProof/>
                    </w:rPr>
                  </w:rPrChange>
                </w:rPr>
                <w:t xml:space="preserve">[4] </w:t>
              </w:r>
              <w:r w:rsidRPr="001407C5">
                <w:rPr>
                  <w:b/>
                  <w:bCs/>
                  <w:noProof/>
                  <w:lang w:val="en-US"/>
                  <w:rPrChange w:id="1003" w:author="Sebastian" w:date="2011-09-01T13:02:00Z">
                    <w:rPr>
                      <w:b/>
                      <w:bCs/>
                      <w:noProof/>
                    </w:rPr>
                  </w:rPrChange>
                </w:rPr>
                <w:t>NXP Semiconductors.</w:t>
              </w:r>
              <w:r w:rsidRPr="001407C5">
                <w:rPr>
                  <w:noProof/>
                  <w:lang w:val="en-US"/>
                  <w:rPrChange w:id="1004" w:author="Sebastian" w:date="2011-09-01T13:02:00Z">
                    <w:rPr>
                      <w:noProof/>
                    </w:rPr>
                  </w:rPrChange>
                </w:rPr>
                <w:t xml:space="preserve"> MF0ICU1. </w:t>
              </w:r>
              <w:r w:rsidRPr="001407C5">
                <w:rPr>
                  <w:i/>
                  <w:iCs/>
                  <w:noProof/>
                  <w:lang w:val="en-US"/>
                  <w:rPrChange w:id="1005" w:author="Sebastian" w:date="2011-09-01T13:02:00Z">
                    <w:rPr>
                      <w:i/>
                      <w:iCs/>
                      <w:noProof/>
                    </w:rPr>
                  </w:rPrChange>
                </w:rPr>
                <w:t xml:space="preserve">MIFARE Ultralight contactless single-trip ticket IC. </w:t>
              </w:r>
              <w:r w:rsidRPr="001407C5">
                <w:rPr>
                  <w:noProof/>
                  <w:lang w:val="en-US"/>
                  <w:rPrChange w:id="1006" w:author="Sebastian" w:date="2011-09-01T13:02:00Z">
                    <w:rPr>
                      <w:noProof/>
                    </w:rPr>
                  </w:rPrChange>
                </w:rPr>
                <w:t>Gratkorn : NXP Semiconductors, 2010.</w:t>
              </w:r>
            </w:p>
            <w:p w:rsidR="00426962" w:rsidRPr="001407C5" w:rsidRDefault="00426962" w:rsidP="00426962">
              <w:pPr>
                <w:pStyle w:val="Bibliografia"/>
                <w:rPr>
                  <w:noProof/>
                  <w:lang w:val="en-US"/>
                  <w:rPrChange w:id="1007" w:author="Sebastian" w:date="2011-09-01T13:02:00Z">
                    <w:rPr>
                      <w:noProof/>
                    </w:rPr>
                  </w:rPrChange>
                </w:rPr>
              </w:pPr>
              <w:r w:rsidRPr="001407C5">
                <w:rPr>
                  <w:noProof/>
                  <w:lang w:val="en-US"/>
                  <w:rPrChange w:id="1008" w:author="Sebastian" w:date="2011-09-01T13:02:00Z">
                    <w:rPr>
                      <w:noProof/>
                    </w:rPr>
                  </w:rPrChange>
                </w:rPr>
                <w:t xml:space="preserve">[5] </w:t>
              </w:r>
              <w:r w:rsidRPr="001407C5">
                <w:rPr>
                  <w:b/>
                  <w:bCs/>
                  <w:noProof/>
                  <w:lang w:val="en-US"/>
                  <w:rPrChange w:id="1009" w:author="Sebastian" w:date="2011-09-01T13:02:00Z">
                    <w:rPr>
                      <w:b/>
                      <w:bCs/>
                      <w:noProof/>
                    </w:rPr>
                  </w:rPrChange>
                </w:rPr>
                <w:t>Gartner.</w:t>
              </w:r>
              <w:r w:rsidRPr="001407C5">
                <w:rPr>
                  <w:noProof/>
                  <w:lang w:val="en-US"/>
                  <w:rPrChange w:id="1010" w:author="Sebastian" w:date="2011-09-01T13:02:00Z">
                    <w:rPr>
                      <w:noProof/>
                    </w:rPr>
                  </w:rPrChange>
                </w:rPr>
                <w:t xml:space="preserve"> </w:t>
              </w:r>
              <w:r w:rsidRPr="001407C5">
                <w:rPr>
                  <w:i/>
                  <w:iCs/>
                  <w:noProof/>
                  <w:lang w:val="en-US"/>
                  <w:rPrChange w:id="1011" w:author="Sebastian" w:date="2011-09-01T13:02:00Z">
                    <w:rPr>
                      <w:i/>
                      <w:iCs/>
                      <w:noProof/>
                    </w:rPr>
                  </w:rPrChange>
                </w:rPr>
                <w:t xml:space="preserve">Worldwide Smartphone Sales to End Users by Operating System in 2Q11. </w:t>
              </w:r>
              <w:r w:rsidRPr="001407C5">
                <w:rPr>
                  <w:noProof/>
                  <w:lang w:val="en-US"/>
                  <w:rPrChange w:id="1012" w:author="Sebastian" w:date="2011-09-01T13:02:00Z">
                    <w:rPr>
                      <w:noProof/>
                    </w:rPr>
                  </w:rPrChange>
                </w:rPr>
                <w:t>Stamford : Gartner, 2011.</w:t>
              </w:r>
            </w:p>
            <w:p w:rsidR="00426962" w:rsidRDefault="00426962" w:rsidP="00426962">
              <w:pPr>
                <w:pStyle w:val="Bibliografia"/>
                <w:rPr>
                  <w:noProof/>
                </w:rPr>
              </w:pPr>
              <w:r w:rsidRPr="001407C5">
                <w:rPr>
                  <w:noProof/>
                  <w:lang w:val="en-US"/>
                  <w:rPrChange w:id="1013" w:author="Sebastian" w:date="2011-09-01T13:02:00Z">
                    <w:rPr>
                      <w:noProof/>
                    </w:rPr>
                  </w:rPrChange>
                </w:rPr>
                <w:t xml:space="preserve">[6] </w:t>
              </w:r>
              <w:r w:rsidRPr="001407C5">
                <w:rPr>
                  <w:b/>
                  <w:bCs/>
                  <w:noProof/>
                  <w:lang w:val="en-US"/>
                  <w:rPrChange w:id="1014" w:author="Sebastian" w:date="2011-09-01T13:02:00Z">
                    <w:rPr>
                      <w:b/>
                      <w:bCs/>
                      <w:noProof/>
                    </w:rPr>
                  </w:rPrChange>
                </w:rPr>
                <w:t>Hashimi, Sayed, Komatineni, Satya i MacLean, Dave.</w:t>
              </w:r>
              <w:r w:rsidRPr="001407C5">
                <w:rPr>
                  <w:noProof/>
                  <w:lang w:val="en-US"/>
                  <w:rPrChange w:id="1015" w:author="Sebastian" w:date="2011-09-01T13:02:00Z">
                    <w:rPr>
                      <w:noProof/>
                    </w:rPr>
                  </w:rPrChange>
                </w:rPr>
                <w:t xml:space="preserve"> </w:t>
              </w:r>
              <w:r w:rsidRPr="001407C5">
                <w:rPr>
                  <w:i/>
                  <w:iCs/>
                  <w:noProof/>
                  <w:lang w:val="en-US"/>
                  <w:rPrChange w:id="1016" w:author="Sebastian" w:date="2011-09-01T13:02:00Z">
                    <w:rPr>
                      <w:i/>
                      <w:iCs/>
                      <w:noProof/>
                    </w:rPr>
                  </w:rPrChange>
                </w:rPr>
                <w:t xml:space="preserve">Android 2 Tworzenie aplikacji. </w:t>
              </w:r>
              <w:r>
                <w:rPr>
                  <w:noProof/>
                </w:rPr>
                <w:t>[tłum.] Krzysztof Sawka. Gliwice : Helion, 2010.</w:t>
              </w:r>
            </w:p>
            <w:p w:rsidR="00426962" w:rsidRPr="001407C5" w:rsidRDefault="00426962" w:rsidP="00426962">
              <w:pPr>
                <w:pStyle w:val="Bibliografia"/>
                <w:rPr>
                  <w:noProof/>
                  <w:lang w:val="en-US"/>
                  <w:rPrChange w:id="1017" w:author="Sebastian" w:date="2011-09-01T13:02:00Z">
                    <w:rPr>
                      <w:noProof/>
                    </w:rPr>
                  </w:rPrChange>
                </w:rPr>
              </w:pPr>
              <w:r>
                <w:rPr>
                  <w:noProof/>
                </w:rPr>
                <w:t xml:space="preserve">[7] </w:t>
              </w:r>
              <w:r>
                <w:rPr>
                  <w:b/>
                  <w:bCs/>
                  <w:noProof/>
                </w:rPr>
                <w:t>Mednieks, Zigurd, i inni.</w:t>
              </w:r>
              <w:r>
                <w:rPr>
                  <w:noProof/>
                </w:rPr>
                <w:t xml:space="preserve"> </w:t>
              </w:r>
              <w:r>
                <w:rPr>
                  <w:i/>
                  <w:iCs/>
                  <w:noProof/>
                </w:rPr>
                <w:t xml:space="preserve">Programming Android. </w:t>
              </w:r>
              <w:r w:rsidRPr="001407C5">
                <w:rPr>
                  <w:noProof/>
                  <w:lang w:val="en-US"/>
                  <w:rPrChange w:id="1018" w:author="Sebastian" w:date="2011-09-01T13:02:00Z">
                    <w:rPr>
                      <w:noProof/>
                    </w:rPr>
                  </w:rPrChange>
                </w:rPr>
                <w:t>Sebastopol : O'Reilly Media, 2011. strony 21-26, 142-154, 396-404.</w:t>
              </w:r>
            </w:p>
            <w:p w:rsidR="00426962" w:rsidRDefault="00426962" w:rsidP="00426962">
              <w:pPr>
                <w:pStyle w:val="Bibliografia"/>
                <w:rPr>
                  <w:noProof/>
                </w:rPr>
              </w:pPr>
              <w:r w:rsidRPr="001407C5">
                <w:rPr>
                  <w:noProof/>
                  <w:lang w:val="en-US"/>
                  <w:rPrChange w:id="1019" w:author="Sebastian" w:date="2011-09-01T13:02:00Z">
                    <w:rPr>
                      <w:noProof/>
                    </w:rPr>
                  </w:rPrChange>
                </w:rPr>
                <w:t xml:space="preserve">[8] </w:t>
              </w:r>
              <w:r w:rsidRPr="001407C5">
                <w:rPr>
                  <w:b/>
                  <w:bCs/>
                  <w:noProof/>
                  <w:lang w:val="en-US"/>
                  <w:rPrChange w:id="1020" w:author="Sebastian" w:date="2011-09-01T13:02:00Z">
                    <w:rPr>
                      <w:b/>
                      <w:bCs/>
                      <w:noProof/>
                    </w:rPr>
                  </w:rPrChange>
                </w:rPr>
                <w:t>Google Inc.</w:t>
              </w:r>
              <w:r w:rsidRPr="001407C5">
                <w:rPr>
                  <w:noProof/>
                  <w:lang w:val="en-US"/>
                  <w:rPrChange w:id="1021" w:author="Sebastian" w:date="2011-09-01T13:02:00Z">
                    <w:rPr>
                      <w:noProof/>
                    </w:rPr>
                  </w:rPrChange>
                </w:rPr>
                <w:t xml:space="preserve"> Reference. </w:t>
              </w:r>
              <w:r w:rsidRPr="001407C5">
                <w:rPr>
                  <w:i/>
                  <w:iCs/>
                  <w:noProof/>
                  <w:lang w:val="en-US"/>
                  <w:rPrChange w:id="1022" w:author="Sebastian" w:date="2011-09-01T13:02:00Z">
                    <w:rPr>
                      <w:i/>
                      <w:iCs/>
                      <w:noProof/>
                    </w:rPr>
                  </w:rPrChange>
                </w:rPr>
                <w:t xml:space="preserve">Android Developers. </w:t>
              </w:r>
              <w:r>
                <w:rPr>
                  <w:noProof/>
                </w:rPr>
                <w:t>[Online] Google, 24 Sierpień 2011. [Zacytowano: 28 Sierpień 2011.] http://developer.android.com/reference/android/package-summary.html.</w:t>
              </w:r>
            </w:p>
            <w:p w:rsidR="00426962" w:rsidRDefault="00426962" w:rsidP="00426962">
              <w:pPr>
                <w:pStyle w:val="Bibliografia"/>
                <w:rPr>
                  <w:noProof/>
                </w:rPr>
              </w:pPr>
              <w:r w:rsidRPr="001407C5">
                <w:rPr>
                  <w:noProof/>
                  <w:lang w:val="en-US"/>
                  <w:rPrChange w:id="1023" w:author="Sebastian" w:date="2011-09-01T13:02:00Z">
                    <w:rPr>
                      <w:noProof/>
                    </w:rPr>
                  </w:rPrChange>
                </w:rPr>
                <w:t xml:space="preserve">[9] —. Android 2.3.3 Platform. </w:t>
              </w:r>
              <w:r w:rsidRPr="001407C5">
                <w:rPr>
                  <w:i/>
                  <w:iCs/>
                  <w:noProof/>
                  <w:lang w:val="en-US"/>
                  <w:rPrChange w:id="1024" w:author="Sebastian" w:date="2011-09-01T13:02:00Z">
                    <w:rPr>
                      <w:i/>
                      <w:iCs/>
                      <w:noProof/>
                    </w:rPr>
                  </w:rPrChange>
                </w:rPr>
                <w:t xml:space="preserve">Android Developers. </w:t>
              </w:r>
              <w:r w:rsidRPr="001407C5">
                <w:rPr>
                  <w:noProof/>
                  <w:lang w:val="en-US"/>
                  <w:rPrChange w:id="1025" w:author="Sebastian" w:date="2011-09-01T13:02:00Z">
                    <w:rPr>
                      <w:noProof/>
                    </w:rPr>
                  </w:rPrChange>
                </w:rPr>
                <w:t xml:space="preserve">[Online] Google, Luty 2011. </w:t>
              </w:r>
              <w:r>
                <w:rPr>
                  <w:noProof/>
                </w:rPr>
                <w:t>[Zacytowano: 28 Sierpień 2011.] http://developer.android.com/sdk/android-2.3.3.html.</w:t>
              </w:r>
            </w:p>
            <w:p w:rsidR="00426962" w:rsidRDefault="00426962" w:rsidP="00426962">
              <w:pPr>
                <w:pStyle w:val="Bibliografia"/>
                <w:rPr>
                  <w:noProof/>
                </w:rPr>
              </w:pPr>
              <w:r>
                <w:rPr>
                  <w:noProof/>
                </w:rPr>
                <w:t xml:space="preserve">[10] </w:t>
              </w:r>
            </w:p>
            <w:p w:rsidR="00426962" w:rsidRPr="001407C5" w:rsidRDefault="00426962" w:rsidP="00426962">
              <w:pPr>
                <w:pStyle w:val="Bibliografia"/>
                <w:rPr>
                  <w:noProof/>
                  <w:lang w:val="en-US"/>
                  <w:rPrChange w:id="1026" w:author="Sebastian" w:date="2011-09-01T13:02:00Z">
                    <w:rPr>
                      <w:noProof/>
                    </w:rPr>
                  </w:rPrChange>
                </w:rPr>
              </w:pPr>
              <w:r>
                <w:rPr>
                  <w:noProof/>
                </w:rPr>
                <w:t xml:space="preserve">[11] </w:t>
              </w:r>
              <w:r>
                <w:rPr>
                  <w:b/>
                  <w:bCs/>
                  <w:noProof/>
                </w:rPr>
                <w:t>Naci, Dai, Mandel, Lawrence i Rayman, Arthur.</w:t>
              </w:r>
              <w:r>
                <w:rPr>
                  <w:noProof/>
                </w:rPr>
                <w:t xml:space="preserve"> </w:t>
              </w:r>
              <w:r>
                <w:rPr>
                  <w:i/>
                  <w:iCs/>
                  <w:noProof/>
                </w:rPr>
                <w:t xml:space="preserve">Eclipse Web Tools Platform – Tworzenie aplikacji WWW w jezyku JAVA. </w:t>
              </w:r>
              <w:r w:rsidRPr="001407C5">
                <w:rPr>
                  <w:noProof/>
                  <w:lang w:val="en-US"/>
                  <w:rPrChange w:id="1027" w:author="Sebastian" w:date="2011-09-01T13:02:00Z">
                    <w:rPr>
                      <w:noProof/>
                    </w:rPr>
                  </w:rPrChange>
                </w:rPr>
                <w:t>Gliwice : Helion, 2008.</w:t>
              </w:r>
            </w:p>
            <w:p w:rsidR="00426962" w:rsidRDefault="00426962" w:rsidP="00426962">
              <w:pPr>
                <w:pStyle w:val="Bibliografia"/>
                <w:rPr>
                  <w:noProof/>
                </w:rPr>
              </w:pPr>
              <w:r w:rsidRPr="001407C5">
                <w:rPr>
                  <w:noProof/>
                  <w:lang w:val="en-US"/>
                  <w:rPrChange w:id="1028" w:author="Sebastian" w:date="2011-09-01T13:02:00Z">
                    <w:rPr>
                      <w:noProof/>
                    </w:rPr>
                  </w:rPrChange>
                </w:rPr>
                <w:t xml:space="preserve">[12] </w:t>
              </w:r>
              <w:r w:rsidRPr="001407C5">
                <w:rPr>
                  <w:b/>
                  <w:bCs/>
                  <w:noProof/>
                  <w:lang w:val="en-US"/>
                  <w:rPrChange w:id="1029" w:author="Sebastian" w:date="2011-09-01T13:02:00Z">
                    <w:rPr>
                      <w:b/>
                      <w:bCs/>
                      <w:noProof/>
                    </w:rPr>
                  </w:rPrChange>
                </w:rPr>
                <w:t>Mullins, Craig S.</w:t>
              </w:r>
              <w:r w:rsidRPr="001407C5">
                <w:rPr>
                  <w:noProof/>
                  <w:lang w:val="en-US"/>
                  <w:rPrChange w:id="1030" w:author="Sebastian" w:date="2011-09-01T13:02:00Z">
                    <w:rPr>
                      <w:noProof/>
                    </w:rPr>
                  </w:rPrChange>
                </w:rPr>
                <w:t xml:space="preserve"> The Database Report – July 2011. </w:t>
              </w:r>
              <w:r w:rsidRPr="001407C5">
                <w:rPr>
                  <w:i/>
                  <w:iCs/>
                  <w:noProof/>
                  <w:lang w:val="en-US"/>
                  <w:rPrChange w:id="1031" w:author="Sebastian" w:date="2011-09-01T13:02:00Z">
                    <w:rPr>
                      <w:i/>
                      <w:iCs/>
                      <w:noProof/>
                    </w:rPr>
                  </w:rPrChange>
                </w:rPr>
                <w:t xml:space="preserve">THE DATA ADMINISTRATION NEWSLETTER. </w:t>
              </w:r>
              <w:r>
                <w:rPr>
                  <w:noProof/>
                </w:rPr>
                <w:t>[Online] 1 Lipiec 2011. [Zacytowano: 28 08 2011.] http://www.tdan.com/view-featured-columns/15299.</w:t>
              </w:r>
            </w:p>
            <w:p w:rsidR="00426962" w:rsidRPr="001407C5" w:rsidRDefault="00426962" w:rsidP="00426962">
              <w:pPr>
                <w:pStyle w:val="Bibliografia"/>
                <w:rPr>
                  <w:noProof/>
                  <w:lang w:val="en-US"/>
                  <w:rPrChange w:id="1032" w:author="Sebastian" w:date="2011-09-01T13:02:00Z">
                    <w:rPr>
                      <w:noProof/>
                    </w:rPr>
                  </w:rPrChange>
                </w:rPr>
              </w:pPr>
              <w:r w:rsidRPr="001407C5">
                <w:rPr>
                  <w:noProof/>
                  <w:lang w:val="en-US"/>
                  <w:rPrChange w:id="1033" w:author="Sebastian" w:date="2011-09-01T13:02:00Z">
                    <w:rPr>
                      <w:noProof/>
                    </w:rPr>
                  </w:rPrChange>
                </w:rPr>
                <w:t xml:space="preserve">[13] </w:t>
              </w:r>
              <w:r w:rsidRPr="001407C5">
                <w:rPr>
                  <w:b/>
                  <w:bCs/>
                  <w:noProof/>
                  <w:lang w:val="en-US"/>
                  <w:rPrChange w:id="1034" w:author="Sebastian" w:date="2011-09-01T13:02:00Z">
                    <w:rPr>
                      <w:b/>
                      <w:bCs/>
                      <w:noProof/>
                    </w:rPr>
                  </w:rPrChange>
                </w:rPr>
                <w:t>Crockford, Douglas.</w:t>
              </w:r>
              <w:r w:rsidRPr="001407C5">
                <w:rPr>
                  <w:noProof/>
                  <w:lang w:val="en-US"/>
                  <w:rPrChange w:id="1035" w:author="Sebastian" w:date="2011-09-01T13:02:00Z">
                    <w:rPr>
                      <w:noProof/>
                    </w:rPr>
                  </w:rPrChange>
                </w:rPr>
                <w:t xml:space="preserve"> RFC 4627. </w:t>
              </w:r>
              <w:r w:rsidRPr="001407C5">
                <w:rPr>
                  <w:i/>
                  <w:iCs/>
                  <w:noProof/>
                  <w:lang w:val="en-US"/>
                  <w:rPrChange w:id="1036" w:author="Sebastian" w:date="2011-09-01T13:02:00Z">
                    <w:rPr>
                      <w:i/>
                      <w:iCs/>
                      <w:noProof/>
                    </w:rPr>
                  </w:rPrChange>
                </w:rPr>
                <w:t xml:space="preserve">The application/json Media Type for JavaScript Object Notation. </w:t>
              </w:r>
              <w:r w:rsidRPr="001407C5">
                <w:rPr>
                  <w:noProof/>
                  <w:lang w:val="en-US"/>
                  <w:rPrChange w:id="1037" w:author="Sebastian" w:date="2011-09-01T13:02:00Z">
                    <w:rPr>
                      <w:noProof/>
                    </w:rPr>
                  </w:rPrChange>
                </w:rPr>
                <w:t>brak miejsca : Network Working Group, 2006.</w:t>
              </w:r>
            </w:p>
            <w:p w:rsidR="00426962" w:rsidRDefault="00426962" w:rsidP="00426962">
              <w:pPr>
                <w:pStyle w:val="Bibliografia"/>
                <w:rPr>
                  <w:noProof/>
                </w:rPr>
              </w:pPr>
              <w:r w:rsidRPr="001407C5">
                <w:rPr>
                  <w:noProof/>
                  <w:lang w:val="en-US"/>
                  <w:rPrChange w:id="1038" w:author="Sebastian" w:date="2011-09-01T13:02:00Z">
                    <w:rPr>
                      <w:noProof/>
                    </w:rPr>
                  </w:rPrChange>
                </w:rPr>
                <w:t xml:space="preserve">[14] </w:t>
              </w:r>
              <w:r w:rsidRPr="001407C5">
                <w:rPr>
                  <w:b/>
                  <w:bCs/>
                  <w:noProof/>
                  <w:lang w:val="en-US"/>
                  <w:rPrChange w:id="1039" w:author="Sebastian" w:date="2011-09-01T13:02:00Z">
                    <w:rPr>
                      <w:b/>
                      <w:bCs/>
                      <w:noProof/>
                    </w:rPr>
                  </w:rPrChange>
                </w:rPr>
                <w:t>Singh, Inderjeet i Leitch, Joel.</w:t>
              </w:r>
              <w:r w:rsidRPr="001407C5">
                <w:rPr>
                  <w:noProof/>
                  <w:lang w:val="en-US"/>
                  <w:rPrChange w:id="1040" w:author="Sebastian" w:date="2011-09-01T13:02:00Z">
                    <w:rPr>
                      <w:noProof/>
                    </w:rPr>
                  </w:rPrChange>
                </w:rPr>
                <w:t xml:space="preserve"> Gson User Guide. </w:t>
              </w:r>
              <w:r w:rsidRPr="001407C5">
                <w:rPr>
                  <w:i/>
                  <w:iCs/>
                  <w:noProof/>
                  <w:lang w:val="en-US"/>
                  <w:rPrChange w:id="1041" w:author="Sebastian" w:date="2011-09-01T13:02:00Z">
                    <w:rPr>
                      <w:i/>
                      <w:iCs/>
                      <w:noProof/>
                    </w:rPr>
                  </w:rPrChange>
                </w:rPr>
                <w:t xml:space="preserve">gson. </w:t>
              </w:r>
              <w:r w:rsidRPr="001407C5">
                <w:rPr>
                  <w:noProof/>
                  <w:lang w:val="en-US"/>
                  <w:rPrChange w:id="1042" w:author="Sebastian" w:date="2011-09-01T13:02:00Z">
                    <w:rPr>
                      <w:noProof/>
                    </w:rPr>
                  </w:rPrChange>
                </w:rPr>
                <w:t xml:space="preserve">[Online] Google, 13 Lipiec 2011. </w:t>
              </w:r>
              <w:r>
                <w:rPr>
                  <w:noProof/>
                </w:rPr>
                <w:t>[Zacytowano: 25 Lipiec 2011.] https://sites.google.com/site/gson/gson-user-guide.</w:t>
              </w:r>
            </w:p>
            <w:p w:rsidR="00426962" w:rsidRPr="001407C5" w:rsidRDefault="00426962" w:rsidP="00426962">
              <w:pPr>
                <w:pStyle w:val="Bibliografia"/>
                <w:rPr>
                  <w:noProof/>
                  <w:lang w:val="en-US"/>
                  <w:rPrChange w:id="1043" w:author="Sebastian" w:date="2011-09-01T13:02:00Z">
                    <w:rPr>
                      <w:noProof/>
                    </w:rPr>
                  </w:rPrChange>
                </w:rPr>
              </w:pPr>
              <w:r w:rsidRPr="001407C5">
                <w:rPr>
                  <w:noProof/>
                  <w:lang w:val="en-US"/>
                  <w:rPrChange w:id="1044" w:author="Sebastian" w:date="2011-09-01T13:02:00Z">
                    <w:rPr>
                      <w:noProof/>
                    </w:rPr>
                  </w:rPrChange>
                </w:rPr>
                <w:t xml:space="preserve">[15] </w:t>
              </w:r>
              <w:r w:rsidRPr="001407C5">
                <w:rPr>
                  <w:b/>
                  <w:bCs/>
                  <w:noProof/>
                  <w:lang w:val="en-US"/>
                  <w:rPrChange w:id="1045" w:author="Sebastian" w:date="2011-09-01T13:02:00Z">
                    <w:rPr>
                      <w:b/>
                      <w:bCs/>
                      <w:noProof/>
                    </w:rPr>
                  </w:rPrChange>
                </w:rPr>
                <w:t>Collins-Sussman, Ben, W. Fitzpatrick, Brian i Pilato, C. Michael.</w:t>
              </w:r>
              <w:r w:rsidRPr="001407C5">
                <w:rPr>
                  <w:noProof/>
                  <w:lang w:val="en-US"/>
                  <w:rPrChange w:id="1046" w:author="Sebastian" w:date="2011-09-01T13:02:00Z">
                    <w:rPr>
                      <w:noProof/>
                    </w:rPr>
                  </w:rPrChange>
                </w:rPr>
                <w:t xml:space="preserve"> </w:t>
              </w:r>
              <w:r w:rsidRPr="001407C5">
                <w:rPr>
                  <w:i/>
                  <w:iCs/>
                  <w:noProof/>
                  <w:lang w:val="en-US"/>
                  <w:rPrChange w:id="1047" w:author="Sebastian" w:date="2011-09-01T13:02:00Z">
                    <w:rPr>
                      <w:i/>
                      <w:iCs/>
                      <w:noProof/>
                    </w:rPr>
                  </w:rPrChange>
                </w:rPr>
                <w:t xml:space="preserve">Version Control with Subversion. </w:t>
              </w:r>
              <w:r w:rsidRPr="001407C5">
                <w:rPr>
                  <w:noProof/>
                  <w:lang w:val="en-US"/>
                  <w:rPrChange w:id="1048" w:author="Sebastian" w:date="2011-09-01T13:02:00Z">
                    <w:rPr>
                      <w:noProof/>
                    </w:rPr>
                  </w:rPrChange>
                </w:rPr>
                <w:t>Sebastopol CA : O'Reilly Media, 2011.</w:t>
              </w:r>
            </w:p>
            <w:p w:rsidR="00426962" w:rsidRPr="001407C5" w:rsidRDefault="00426962" w:rsidP="00426962">
              <w:pPr>
                <w:pStyle w:val="Bibliografia"/>
                <w:rPr>
                  <w:noProof/>
                  <w:lang w:val="en-US"/>
                  <w:rPrChange w:id="1049" w:author="Sebastian" w:date="2011-09-01T13:02:00Z">
                    <w:rPr>
                      <w:noProof/>
                    </w:rPr>
                  </w:rPrChange>
                </w:rPr>
              </w:pPr>
              <w:r w:rsidRPr="001407C5">
                <w:rPr>
                  <w:noProof/>
                  <w:lang w:val="en-US"/>
                  <w:rPrChange w:id="1050" w:author="Sebastian" w:date="2011-09-01T13:02:00Z">
                    <w:rPr>
                      <w:noProof/>
                    </w:rPr>
                  </w:rPrChange>
                </w:rPr>
                <w:t xml:space="preserve">[16] </w:t>
              </w:r>
              <w:r w:rsidRPr="001407C5">
                <w:rPr>
                  <w:b/>
                  <w:bCs/>
                  <w:noProof/>
                  <w:lang w:val="en-US"/>
                  <w:rPrChange w:id="1051" w:author="Sebastian" w:date="2011-09-01T13:02:00Z">
                    <w:rPr>
                      <w:b/>
                      <w:bCs/>
                      <w:noProof/>
                    </w:rPr>
                  </w:rPrChange>
                </w:rPr>
                <w:t>Codd, Edgar Frank.</w:t>
              </w:r>
              <w:r w:rsidRPr="001407C5">
                <w:rPr>
                  <w:noProof/>
                  <w:lang w:val="en-US"/>
                  <w:rPrChange w:id="1052" w:author="Sebastian" w:date="2011-09-01T13:02:00Z">
                    <w:rPr>
                      <w:noProof/>
                    </w:rPr>
                  </w:rPrChange>
                </w:rPr>
                <w:t xml:space="preserve"> A Relational Model of Data for Large Shared Data Banks. </w:t>
              </w:r>
              <w:r w:rsidRPr="001407C5">
                <w:rPr>
                  <w:i/>
                  <w:iCs/>
                  <w:noProof/>
                  <w:lang w:val="en-US"/>
                  <w:rPrChange w:id="1053" w:author="Sebastian" w:date="2011-09-01T13:02:00Z">
                    <w:rPr>
                      <w:i/>
                      <w:iCs/>
                      <w:noProof/>
                    </w:rPr>
                  </w:rPrChange>
                </w:rPr>
                <w:t xml:space="preserve">Communications of the ACM. </w:t>
              </w:r>
              <w:r w:rsidRPr="001407C5">
                <w:rPr>
                  <w:noProof/>
                  <w:lang w:val="en-US"/>
                  <w:rPrChange w:id="1054" w:author="Sebastian" w:date="2011-09-01T13:02:00Z">
                    <w:rPr>
                      <w:noProof/>
                    </w:rPr>
                  </w:rPrChange>
                </w:rPr>
                <w:t>1970.</w:t>
              </w:r>
            </w:p>
            <w:p w:rsidR="00426962" w:rsidRPr="001407C5" w:rsidRDefault="00426962" w:rsidP="00426962">
              <w:pPr>
                <w:pStyle w:val="Bibliografia"/>
                <w:rPr>
                  <w:noProof/>
                  <w:lang w:val="en-US"/>
                  <w:rPrChange w:id="1055" w:author="Sebastian" w:date="2011-09-01T13:02:00Z">
                    <w:rPr>
                      <w:noProof/>
                    </w:rPr>
                  </w:rPrChange>
                </w:rPr>
              </w:pPr>
              <w:r w:rsidRPr="001407C5">
                <w:rPr>
                  <w:noProof/>
                  <w:lang w:val="en-US"/>
                  <w:rPrChange w:id="1056" w:author="Sebastian" w:date="2011-09-01T13:02:00Z">
                    <w:rPr>
                      <w:noProof/>
                    </w:rPr>
                  </w:rPrChange>
                </w:rPr>
                <w:t xml:space="preserve">[17] </w:t>
              </w:r>
              <w:r w:rsidRPr="001407C5">
                <w:rPr>
                  <w:b/>
                  <w:bCs/>
                  <w:noProof/>
                  <w:lang w:val="en-US"/>
                  <w:rPrChange w:id="1057" w:author="Sebastian" w:date="2011-09-01T13:02:00Z">
                    <w:rPr>
                      <w:b/>
                      <w:bCs/>
                      <w:noProof/>
                    </w:rPr>
                  </w:rPrChange>
                </w:rPr>
                <w:t>NFC Forum.</w:t>
              </w:r>
              <w:r w:rsidRPr="001407C5">
                <w:rPr>
                  <w:noProof/>
                  <w:lang w:val="en-US"/>
                  <w:rPrChange w:id="1058" w:author="Sebastian" w:date="2011-09-01T13:02:00Z">
                    <w:rPr>
                      <w:noProof/>
                    </w:rPr>
                  </w:rPrChange>
                </w:rPr>
                <w:t xml:space="preserve"> T2TOP 1.1. </w:t>
              </w:r>
              <w:r w:rsidRPr="001407C5">
                <w:rPr>
                  <w:i/>
                  <w:iCs/>
                  <w:noProof/>
                  <w:lang w:val="en-US"/>
                  <w:rPrChange w:id="1059" w:author="Sebastian" w:date="2011-09-01T13:02:00Z">
                    <w:rPr>
                      <w:i/>
                      <w:iCs/>
                      <w:noProof/>
                    </w:rPr>
                  </w:rPrChange>
                </w:rPr>
                <w:t xml:space="preserve">Type 2 Tag Operation Specification. </w:t>
              </w:r>
              <w:r w:rsidRPr="001407C5">
                <w:rPr>
                  <w:noProof/>
                  <w:lang w:val="en-US"/>
                  <w:rPrChange w:id="1060" w:author="Sebastian" w:date="2011-09-01T13:02:00Z">
                    <w:rPr>
                      <w:noProof/>
                    </w:rPr>
                  </w:rPrChange>
                </w:rPr>
                <w:t>Wakefield : NFC Forum, 2011. strony 3-6.</w:t>
              </w:r>
            </w:p>
            <w:p w:rsidR="00426962" w:rsidRDefault="00426962" w:rsidP="00426962">
              <w:pPr>
                <w:pStyle w:val="Bibliografia"/>
                <w:rPr>
                  <w:noProof/>
                </w:rPr>
              </w:pPr>
              <w:r w:rsidRPr="001407C5">
                <w:rPr>
                  <w:noProof/>
                  <w:lang w:val="en-US"/>
                  <w:rPrChange w:id="1061" w:author="Sebastian" w:date="2011-09-01T13:02:00Z">
                    <w:rPr>
                      <w:noProof/>
                    </w:rPr>
                  </w:rPrChange>
                </w:rPr>
                <w:t xml:space="preserve">[18] </w:t>
              </w:r>
              <w:r w:rsidRPr="001407C5">
                <w:rPr>
                  <w:b/>
                  <w:bCs/>
                  <w:noProof/>
                  <w:lang w:val="en-US"/>
                  <w:rPrChange w:id="1062" w:author="Sebastian" w:date="2011-09-01T13:02:00Z">
                    <w:rPr>
                      <w:b/>
                      <w:bCs/>
                      <w:noProof/>
                    </w:rPr>
                  </w:rPrChange>
                </w:rPr>
                <w:t>Google Inc.</w:t>
              </w:r>
              <w:r w:rsidRPr="001407C5">
                <w:rPr>
                  <w:noProof/>
                  <w:lang w:val="en-US"/>
                  <w:rPrChange w:id="1063" w:author="Sebastian" w:date="2011-09-01T13:02:00Z">
                    <w:rPr>
                      <w:noProof/>
                    </w:rPr>
                  </w:rPrChange>
                </w:rPr>
                <w:t xml:space="preserve"> Near Field Communication. </w:t>
              </w:r>
              <w:r w:rsidRPr="001407C5">
                <w:rPr>
                  <w:i/>
                  <w:iCs/>
                  <w:noProof/>
                  <w:lang w:val="en-US"/>
                  <w:rPrChange w:id="1064" w:author="Sebastian" w:date="2011-09-01T13:02:00Z">
                    <w:rPr>
                      <w:i/>
                      <w:iCs/>
                      <w:noProof/>
                    </w:rPr>
                  </w:rPrChange>
                </w:rPr>
                <w:t xml:space="preserve">Android Developers. </w:t>
              </w:r>
              <w:r>
                <w:rPr>
                  <w:noProof/>
                </w:rPr>
                <w:t>[Online] 12 Czerwiec 2011. [Zacytowano: 28 Sierpień 2011.] http://developer.android.com/guide/topics/nfc/index.html.</w:t>
              </w:r>
            </w:p>
            <w:p w:rsidR="00426962" w:rsidRDefault="00426962" w:rsidP="00426962">
              <w:pPr>
                <w:pStyle w:val="Bibliografia"/>
                <w:rPr>
                  <w:noProof/>
                </w:rPr>
              </w:pPr>
              <w:r w:rsidRPr="001407C5">
                <w:rPr>
                  <w:noProof/>
                  <w:lang w:val="en-US"/>
                  <w:rPrChange w:id="1065" w:author="Sebastian" w:date="2011-09-01T13:02:00Z">
                    <w:rPr>
                      <w:noProof/>
                    </w:rPr>
                  </w:rPrChange>
                </w:rPr>
                <w:t xml:space="preserve">[19] </w:t>
              </w:r>
              <w:r w:rsidRPr="001407C5">
                <w:rPr>
                  <w:b/>
                  <w:bCs/>
                  <w:noProof/>
                  <w:lang w:val="en-US"/>
                  <w:rPrChange w:id="1066" w:author="Sebastian" w:date="2011-09-01T13:02:00Z">
                    <w:rPr>
                      <w:b/>
                      <w:bCs/>
                      <w:noProof/>
                    </w:rPr>
                  </w:rPrChange>
                </w:rPr>
                <w:t>Dave, Minter i Linwood, Jeff.</w:t>
              </w:r>
              <w:r w:rsidRPr="001407C5">
                <w:rPr>
                  <w:noProof/>
                  <w:lang w:val="en-US"/>
                  <w:rPrChange w:id="1067" w:author="Sebastian" w:date="2011-09-01T13:02:00Z">
                    <w:rPr>
                      <w:noProof/>
                    </w:rPr>
                  </w:rPrChange>
                </w:rPr>
                <w:t xml:space="preserve"> </w:t>
              </w:r>
              <w:r>
                <w:rPr>
                  <w:i/>
                  <w:iCs/>
                  <w:noProof/>
                </w:rPr>
                <w:t xml:space="preserve">Hibernate Od Nowicjusza do Profesjonalisty. </w:t>
              </w:r>
              <w:r>
                <w:rPr>
                  <w:noProof/>
                </w:rPr>
                <w:t>brak miejsca : Power Net, 2007.</w:t>
              </w:r>
            </w:p>
            <w:p w:rsidR="00426962" w:rsidRPr="001407C5" w:rsidRDefault="00426962" w:rsidP="00426962">
              <w:pPr>
                <w:pStyle w:val="Bibliografia"/>
                <w:rPr>
                  <w:noProof/>
                  <w:lang w:val="en-US"/>
                  <w:rPrChange w:id="1068" w:author="Sebastian" w:date="2011-09-01T13:02:00Z">
                    <w:rPr>
                      <w:noProof/>
                    </w:rPr>
                  </w:rPrChange>
                </w:rPr>
              </w:pPr>
              <w:r w:rsidRPr="001407C5">
                <w:rPr>
                  <w:noProof/>
                  <w:lang w:val="en-US"/>
                  <w:rPrChange w:id="1069" w:author="Sebastian" w:date="2011-09-01T13:02:00Z">
                    <w:rPr>
                      <w:noProof/>
                    </w:rPr>
                  </w:rPrChange>
                </w:rPr>
                <w:t xml:space="preserve">[20] </w:t>
              </w:r>
              <w:r w:rsidRPr="001407C5">
                <w:rPr>
                  <w:b/>
                  <w:bCs/>
                  <w:noProof/>
                  <w:lang w:val="en-US"/>
                  <w:rPrChange w:id="1070" w:author="Sebastian" w:date="2011-09-01T13:02:00Z">
                    <w:rPr>
                      <w:b/>
                      <w:bCs/>
                      <w:noProof/>
                    </w:rPr>
                  </w:rPrChange>
                </w:rPr>
                <w:t>Jason, Price.</w:t>
              </w:r>
              <w:r w:rsidRPr="001407C5">
                <w:rPr>
                  <w:noProof/>
                  <w:lang w:val="en-US"/>
                  <w:rPrChange w:id="1071" w:author="Sebastian" w:date="2011-09-01T13:02:00Z">
                    <w:rPr>
                      <w:noProof/>
                    </w:rPr>
                  </w:rPrChange>
                </w:rPr>
                <w:t xml:space="preserve"> </w:t>
              </w:r>
              <w:r w:rsidRPr="001407C5">
                <w:rPr>
                  <w:i/>
                  <w:iCs/>
                  <w:noProof/>
                  <w:lang w:val="en-US"/>
                  <w:rPrChange w:id="1072" w:author="Sebastian" w:date="2011-09-01T13:02:00Z">
                    <w:rPr>
                      <w:i/>
                      <w:iCs/>
                      <w:noProof/>
                    </w:rPr>
                  </w:rPrChange>
                </w:rPr>
                <w:t xml:space="preserve">Oracle Database 11g i SQL Programowanie. </w:t>
              </w:r>
              <w:r w:rsidRPr="001407C5">
                <w:rPr>
                  <w:noProof/>
                  <w:lang w:val="en-US"/>
                  <w:rPrChange w:id="1073" w:author="Sebastian" w:date="2011-09-01T13:02:00Z">
                    <w:rPr>
                      <w:noProof/>
                    </w:rPr>
                  </w:rPrChange>
                </w:rPr>
                <w:t>Gliwice : Helion, 2009.</w:t>
              </w:r>
            </w:p>
            <w:p w:rsidR="00426962" w:rsidRPr="001407C5" w:rsidRDefault="00426962" w:rsidP="00426962">
              <w:pPr>
                <w:pStyle w:val="Bibliografia"/>
                <w:rPr>
                  <w:noProof/>
                  <w:lang w:val="en-US"/>
                  <w:rPrChange w:id="1074" w:author="Sebastian" w:date="2011-09-01T13:02:00Z">
                    <w:rPr>
                      <w:noProof/>
                    </w:rPr>
                  </w:rPrChange>
                </w:rPr>
              </w:pPr>
              <w:r w:rsidRPr="001407C5">
                <w:rPr>
                  <w:noProof/>
                  <w:lang w:val="en-US"/>
                  <w:rPrChange w:id="1075" w:author="Sebastian" w:date="2011-09-01T13:02:00Z">
                    <w:rPr>
                      <w:noProof/>
                    </w:rPr>
                  </w:rPrChange>
                </w:rPr>
                <w:t xml:space="preserve">[21] </w:t>
              </w:r>
              <w:r w:rsidRPr="001407C5">
                <w:rPr>
                  <w:b/>
                  <w:bCs/>
                  <w:noProof/>
                  <w:lang w:val="en-US"/>
                  <w:rPrChange w:id="1076" w:author="Sebastian" w:date="2011-09-01T13:02:00Z">
                    <w:rPr>
                      <w:b/>
                      <w:bCs/>
                      <w:noProof/>
                    </w:rPr>
                  </w:rPrChange>
                </w:rPr>
                <w:t>Marty, Hall, Brown, Larry i Chaikin, Yaakov.</w:t>
              </w:r>
              <w:r w:rsidRPr="001407C5">
                <w:rPr>
                  <w:noProof/>
                  <w:lang w:val="en-US"/>
                  <w:rPrChange w:id="1077" w:author="Sebastian" w:date="2011-09-01T13:02:00Z">
                    <w:rPr>
                      <w:noProof/>
                    </w:rPr>
                  </w:rPrChange>
                </w:rPr>
                <w:t xml:space="preserve"> </w:t>
              </w:r>
              <w:r w:rsidRPr="001407C5">
                <w:rPr>
                  <w:i/>
                  <w:iCs/>
                  <w:noProof/>
                  <w:lang w:val="en-US"/>
                  <w:rPrChange w:id="1078" w:author="Sebastian" w:date="2011-09-01T13:02:00Z">
                    <w:rPr>
                      <w:i/>
                      <w:iCs/>
                      <w:noProof/>
                    </w:rPr>
                  </w:rPrChange>
                </w:rPr>
                <w:t xml:space="preserve">Java Servlets I JavaServer Pages . </w:t>
              </w:r>
              <w:r w:rsidRPr="001407C5">
                <w:rPr>
                  <w:noProof/>
                  <w:lang w:val="en-US"/>
                  <w:rPrChange w:id="1079" w:author="Sebastian" w:date="2011-09-01T13:02:00Z">
                    <w:rPr>
                      <w:noProof/>
                    </w:rPr>
                  </w:rPrChange>
                </w:rPr>
                <w:t>Gliwice : Helion, 2009. Tom II.</w:t>
              </w:r>
            </w:p>
            <w:p w:rsidR="00426962" w:rsidRDefault="00426962" w:rsidP="00426962">
              <w:pPr>
                <w:pStyle w:val="Bibliografia"/>
                <w:rPr>
                  <w:noProof/>
                </w:rPr>
              </w:pPr>
              <w:r w:rsidRPr="001407C5">
                <w:rPr>
                  <w:noProof/>
                  <w:lang w:val="en-US"/>
                  <w:rPrChange w:id="1080" w:author="Sebastian" w:date="2011-09-01T13:02:00Z">
                    <w:rPr>
                      <w:noProof/>
                    </w:rPr>
                  </w:rPrChange>
                </w:rPr>
                <w:t xml:space="preserve">[22] </w:t>
              </w:r>
              <w:r w:rsidRPr="001407C5">
                <w:rPr>
                  <w:b/>
                  <w:bCs/>
                  <w:noProof/>
                  <w:lang w:val="en-US"/>
                  <w:rPrChange w:id="1081" w:author="Sebastian" w:date="2011-09-01T13:02:00Z">
                    <w:rPr>
                      <w:b/>
                      <w:bCs/>
                      <w:noProof/>
                    </w:rPr>
                  </w:rPrChange>
                </w:rPr>
                <w:t>Google.</w:t>
              </w:r>
              <w:r w:rsidRPr="001407C5">
                <w:rPr>
                  <w:noProof/>
                  <w:lang w:val="en-US"/>
                  <w:rPrChange w:id="1082" w:author="Sebastian" w:date="2011-09-01T13:02:00Z">
                    <w:rPr>
                      <w:noProof/>
                    </w:rPr>
                  </w:rPrChange>
                </w:rPr>
                <w:t xml:space="preserve"> Near Field Communication. </w:t>
              </w:r>
              <w:r w:rsidRPr="001407C5">
                <w:rPr>
                  <w:i/>
                  <w:iCs/>
                  <w:noProof/>
                  <w:lang w:val="en-US"/>
                  <w:rPrChange w:id="1083" w:author="Sebastian" w:date="2011-09-01T13:02:00Z">
                    <w:rPr>
                      <w:i/>
                      <w:iCs/>
                      <w:noProof/>
                    </w:rPr>
                  </w:rPrChange>
                </w:rPr>
                <w:t xml:space="preserve">Android Developers. </w:t>
              </w:r>
              <w:r>
                <w:rPr>
                  <w:noProof/>
                </w:rPr>
                <w:t>[Online] 12 Czerwiec 2011. [Zacytowano: 28 Sierpień 2011.] http://developer.android.com/guide/topics/nfc/index.html.</w:t>
              </w:r>
            </w:p>
            <w:p w:rsidR="00426962" w:rsidRDefault="00426962" w:rsidP="00426962">
              <w:pPr>
                <w:pStyle w:val="Bibliografia"/>
                <w:rPr>
                  <w:noProof/>
                </w:rPr>
              </w:pPr>
              <w:r w:rsidRPr="001407C5">
                <w:rPr>
                  <w:noProof/>
                  <w:lang w:val="en-US"/>
                  <w:rPrChange w:id="1084" w:author="Sebastian" w:date="2011-09-01T13:02:00Z">
                    <w:rPr>
                      <w:noProof/>
                    </w:rPr>
                  </w:rPrChange>
                </w:rPr>
                <w:t xml:space="preserve">[23] —. Reference. </w:t>
              </w:r>
              <w:r w:rsidRPr="001407C5">
                <w:rPr>
                  <w:i/>
                  <w:iCs/>
                  <w:noProof/>
                  <w:lang w:val="en-US"/>
                  <w:rPrChange w:id="1085" w:author="Sebastian" w:date="2011-09-01T13:02:00Z">
                    <w:rPr>
                      <w:i/>
                      <w:iCs/>
                      <w:noProof/>
                    </w:rPr>
                  </w:rPrChange>
                </w:rPr>
                <w:t xml:space="preserve">Android Developers. </w:t>
              </w:r>
              <w:r w:rsidRPr="001407C5">
                <w:rPr>
                  <w:noProof/>
                  <w:lang w:val="en-US"/>
                  <w:rPrChange w:id="1086" w:author="Sebastian" w:date="2011-09-01T13:02:00Z">
                    <w:rPr>
                      <w:noProof/>
                    </w:rPr>
                  </w:rPrChange>
                </w:rPr>
                <w:t xml:space="preserve">[Online] Google, 24 Sierpień 2011. </w:t>
              </w:r>
              <w:r>
                <w:rPr>
                  <w:noProof/>
                </w:rPr>
                <w:t>[Zacytowano: 28 Sierpień 2011.] http://developer.android.com/reference/android/package-summary.html.</w:t>
              </w:r>
            </w:p>
            <w:p w:rsidR="00426962" w:rsidRDefault="00426962" w:rsidP="00426962">
              <w:pPr>
                <w:pStyle w:val="Bibliografia"/>
                <w:rPr>
                  <w:noProof/>
                </w:rPr>
              </w:pPr>
              <w:r w:rsidRPr="001407C5">
                <w:rPr>
                  <w:noProof/>
                  <w:lang w:val="en-US"/>
                  <w:rPrChange w:id="1087" w:author="Sebastian" w:date="2011-09-01T13:02:00Z">
                    <w:rPr>
                      <w:noProof/>
                    </w:rPr>
                  </w:rPrChange>
                </w:rPr>
                <w:t xml:space="preserve">[24] —. Android 2.3.3 Platform. </w:t>
              </w:r>
              <w:r w:rsidRPr="001407C5">
                <w:rPr>
                  <w:i/>
                  <w:iCs/>
                  <w:noProof/>
                  <w:lang w:val="en-US"/>
                  <w:rPrChange w:id="1088" w:author="Sebastian" w:date="2011-09-01T13:02:00Z">
                    <w:rPr>
                      <w:i/>
                      <w:iCs/>
                      <w:noProof/>
                    </w:rPr>
                  </w:rPrChange>
                </w:rPr>
                <w:t xml:space="preserve">Android Developers. </w:t>
              </w:r>
              <w:r w:rsidRPr="001407C5">
                <w:rPr>
                  <w:noProof/>
                  <w:lang w:val="en-US"/>
                  <w:rPrChange w:id="1089" w:author="Sebastian" w:date="2011-09-01T13:02:00Z">
                    <w:rPr>
                      <w:noProof/>
                    </w:rPr>
                  </w:rPrChange>
                </w:rPr>
                <w:t xml:space="preserve">[Online] Google, Luty 2011. </w:t>
              </w:r>
              <w:r>
                <w:rPr>
                  <w:noProof/>
                </w:rPr>
                <w:t>[Zacytowano: 28 Sierpień 2011.] http://developer.android.com/sdk/android-2.3.3.html.</w:t>
              </w:r>
            </w:p>
            <w:p w:rsidR="00EC5168" w:rsidRDefault="00796063" w:rsidP="00426962">
              <w:r>
                <w:fldChar w:fldCharType="end"/>
              </w:r>
            </w:p>
          </w:sdtContent>
        </w:sdt>
      </w:sdtContent>
    </w:sdt>
    <w:p w:rsidR="00BE35B2" w:rsidRDefault="00BE35B2">
      <w:pPr>
        <w:jc w:val="left"/>
        <w:rPr>
          <w:rFonts w:ascii="Times New Roman" w:eastAsiaTheme="majorEastAsia" w:hAnsi="Times New Roman" w:cstheme="majorBidi"/>
          <w:b/>
          <w:bCs/>
          <w:caps/>
          <w:sz w:val="32"/>
          <w:szCs w:val="28"/>
          <w:lang w:eastAsia="pl-PL"/>
        </w:rPr>
      </w:pPr>
      <w:r>
        <w:br w:type="page"/>
      </w:r>
    </w:p>
    <w:p w:rsidR="006069A2" w:rsidRPr="00933D3C" w:rsidRDefault="006069A2" w:rsidP="006069A2">
      <w:pPr>
        <w:pStyle w:val="Nagwek1"/>
      </w:pPr>
      <w:bookmarkStart w:id="1090" w:name="_Toc302336560"/>
      <w:r w:rsidRPr="00933D3C">
        <w:lastRenderedPageBreak/>
        <w:t>Załącznik</w:t>
      </w:r>
      <w:r w:rsidR="00933D3C">
        <w:t>I</w:t>
      </w:r>
      <w:bookmarkEnd w:id="1090"/>
    </w:p>
    <w:p w:rsidR="00933D3C" w:rsidRPr="00933D3C" w:rsidRDefault="00933D3C" w:rsidP="00933D3C">
      <w:pPr>
        <w:pStyle w:val="Nagwek2"/>
        <w:ind w:left="792" w:hanging="792"/>
        <w:rPr>
          <w:rFonts w:eastAsia="Times New Roman"/>
        </w:rPr>
      </w:pPr>
      <w:bookmarkStart w:id="1091" w:name="_Toc302330573"/>
      <w:bookmarkStart w:id="1092" w:name="_Toc302336561"/>
      <w:r w:rsidRPr="00933D3C">
        <w:rPr>
          <w:rFonts w:eastAsia="Times New Roman"/>
        </w:rPr>
        <w:t>Dodatek A</w:t>
      </w:r>
      <w:bookmarkEnd w:id="1091"/>
      <w:bookmarkEnd w:id="1092"/>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 xml:space="preserve">Tabela </w:t>
      </w:r>
      <w:proofErr w:type="spellStart"/>
      <w:r w:rsidRPr="00933D3C">
        <w:t>users</w:t>
      </w:r>
      <w:proofErr w:type="spellEnd"/>
      <w:r w:rsidRPr="00933D3C">
        <w:t xml:space="preserve">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 xml:space="preserve">USER_NAME – </w:t>
      </w:r>
      <w:proofErr w:type="spellStart"/>
      <w:r w:rsidRPr="00933D3C">
        <w:rPr>
          <w:lang w:val="en-US"/>
        </w:rPr>
        <w:t>nazwa</w:t>
      </w:r>
      <w:proofErr w:type="spellEnd"/>
      <w:r w:rsidRPr="00933D3C">
        <w:rPr>
          <w:lang w:val="en-US"/>
        </w:rPr>
        <w:t xml:space="preserve"> </w:t>
      </w:r>
      <w:proofErr w:type="spellStart"/>
      <w:r w:rsidRPr="00933D3C">
        <w:rPr>
          <w:lang w:val="en-US"/>
        </w:rPr>
        <w:t>użytkownika</w:t>
      </w:r>
      <w:proofErr w:type="spellEnd"/>
    </w:p>
    <w:p w:rsidR="00933D3C" w:rsidRPr="00933D3C" w:rsidRDefault="00933D3C" w:rsidP="00933D3C">
      <w:pPr>
        <w:pStyle w:val="NormalnyIn"/>
        <w:numPr>
          <w:ilvl w:val="0"/>
          <w:numId w:val="39"/>
        </w:numPr>
      </w:pPr>
      <w:proofErr w:type="spellStart"/>
      <w:r w:rsidRPr="00933D3C">
        <w:t>USER_PASS</w:t>
      </w:r>
      <w:proofErr w:type="spellEnd"/>
      <w:r w:rsidRPr="00933D3C">
        <w:t xml:space="preserve"> – hasło użytkownika – w tabeli jest przechowywany skrót hasła</w:t>
      </w:r>
    </w:p>
    <w:p w:rsidR="00933D3C" w:rsidRPr="00933D3C" w:rsidRDefault="00933D3C" w:rsidP="00933D3C">
      <w:pPr>
        <w:pStyle w:val="NormalnyIn"/>
        <w:numPr>
          <w:ilvl w:val="0"/>
          <w:numId w:val="39"/>
        </w:numPr>
      </w:pPr>
      <w:proofErr w:type="spellStart"/>
      <w:r w:rsidRPr="00933D3C">
        <w:t>USER_CREATION_DATE</w:t>
      </w:r>
      <w:proofErr w:type="spellEnd"/>
      <w:r w:rsidRPr="00933D3C">
        <w:t xml:space="preserv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 xml:space="preserve">Tabela </w:t>
      </w:r>
      <w:proofErr w:type="spellStart"/>
      <w:r w:rsidRPr="00933D3C">
        <w:t>user_privileges</w:t>
      </w:r>
      <w:proofErr w:type="spellEnd"/>
      <w:r w:rsidRPr="00933D3C">
        <w:t xml:space="preserve">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w:t>
      </w:r>
      <w:proofErr w:type="spellStart"/>
      <w:r w:rsidRPr="00933D3C">
        <w:t>employee</w:t>
      </w:r>
      <w:proofErr w:type="spellEnd"/>
      <w:r w:rsidRPr="00933D3C">
        <w:t xml:space="preserv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 xml:space="preserve">NAME – </w:t>
      </w:r>
      <w:proofErr w:type="spellStart"/>
      <w:r w:rsidRPr="00933D3C">
        <w:rPr>
          <w:lang w:val="en-US"/>
        </w:rPr>
        <w:t>imię</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LAST_NAME – </w:t>
      </w:r>
      <w:proofErr w:type="spellStart"/>
      <w:r w:rsidRPr="00933D3C">
        <w:rPr>
          <w:lang w:val="en-US"/>
        </w:rPr>
        <w:t>nazwisko</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STREET – </w:t>
      </w:r>
      <w:proofErr w:type="spellStart"/>
      <w:r w:rsidRPr="00933D3C">
        <w:rPr>
          <w:lang w:val="en-US"/>
        </w:rPr>
        <w:t>ulica</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CITY – </w:t>
      </w:r>
      <w:proofErr w:type="spellStart"/>
      <w:r w:rsidRPr="00933D3C">
        <w:rPr>
          <w:lang w:val="en-US"/>
        </w:rPr>
        <w:t>miasto</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2"/>
        </w:numPr>
        <w:rPr>
          <w:lang w:val="en-US"/>
        </w:rPr>
      </w:pPr>
      <w:r w:rsidRPr="00933D3C">
        <w:rPr>
          <w:lang w:val="en-US"/>
        </w:rPr>
        <w:t xml:space="preserve">POSITION – </w:t>
      </w:r>
      <w:proofErr w:type="spellStart"/>
      <w:r w:rsidRPr="00933D3C">
        <w:rPr>
          <w:lang w:val="en-US"/>
        </w:rPr>
        <w:t>stanowisko</w:t>
      </w:r>
      <w:proofErr w:type="spellEnd"/>
      <w:r w:rsidRPr="00933D3C">
        <w:rPr>
          <w:lang w:val="en-US"/>
        </w:rPr>
        <w:t xml:space="preserve"> </w:t>
      </w:r>
      <w:proofErr w:type="spellStart"/>
      <w:r w:rsidRPr="00933D3C">
        <w:rPr>
          <w:lang w:val="en-US"/>
        </w:rPr>
        <w:t>zajmowane</w:t>
      </w:r>
      <w:proofErr w:type="spellEnd"/>
      <w:r w:rsidRPr="00933D3C">
        <w:rPr>
          <w:lang w:val="en-US"/>
        </w:rPr>
        <w:t xml:space="preserve"> </w:t>
      </w:r>
      <w:proofErr w:type="spellStart"/>
      <w:r w:rsidRPr="00933D3C">
        <w:rPr>
          <w:lang w:val="en-US"/>
        </w:rPr>
        <w:t>przez</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pPr>
      <w:proofErr w:type="spellStart"/>
      <w:r w:rsidRPr="00933D3C">
        <w:t>USERS_ID</w:t>
      </w:r>
      <w:proofErr w:type="spellEnd"/>
      <w:r w:rsidRPr="00933D3C">
        <w:t xml:space="preserve"> - identyfikator z tabeli </w:t>
      </w:r>
      <w:proofErr w:type="spellStart"/>
      <w:r w:rsidRPr="00933D3C">
        <w:t>users</w:t>
      </w:r>
      <w:proofErr w:type="spellEnd"/>
      <w:r w:rsidRPr="00933D3C">
        <w:t xml:space="preserve"> nadający dostęp pracownikowi - klucz obcy</w:t>
      </w:r>
    </w:p>
    <w:p w:rsidR="00933D3C" w:rsidRPr="00933D3C" w:rsidRDefault="00933D3C" w:rsidP="00933D3C">
      <w:pPr>
        <w:pStyle w:val="NormalnyIn"/>
        <w:numPr>
          <w:ilvl w:val="0"/>
          <w:numId w:val="42"/>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pracownika</w:t>
      </w:r>
      <w:proofErr w:type="spellEnd"/>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Tabela devices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DEVICE_TYPE – </w:t>
      </w:r>
      <w:proofErr w:type="spellStart"/>
      <w:r w:rsidRPr="00933D3C">
        <w:rPr>
          <w:lang w:val="en-US"/>
        </w:rPr>
        <w:t>typ</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DEVICE_SN</w:t>
      </w:r>
      <w:proofErr w:type="spellEnd"/>
      <w:r w:rsidRPr="00933D3C">
        <w:t xml:space="preserve"> – numer seryjny </w:t>
      </w:r>
      <w:proofErr w:type="spellStart"/>
      <w:r w:rsidRPr="00933D3C">
        <w:t>urzadzenia</w:t>
      </w:r>
      <w:proofErr w:type="spellEnd"/>
      <w:r w:rsidRPr="00933D3C">
        <w:t xml:space="preserve"> w przypadku telefonu jest to numer IMEI</w:t>
      </w:r>
    </w:p>
    <w:p w:rsidR="00933D3C" w:rsidRPr="00933D3C" w:rsidRDefault="00933D3C" w:rsidP="00933D3C">
      <w:pPr>
        <w:pStyle w:val="NormalnyIn"/>
        <w:numPr>
          <w:ilvl w:val="0"/>
          <w:numId w:val="41"/>
        </w:numPr>
        <w:rPr>
          <w:lang w:val="en-US"/>
        </w:rPr>
      </w:pPr>
      <w:r w:rsidRPr="00933D3C">
        <w:rPr>
          <w:lang w:val="en-US"/>
        </w:rPr>
        <w:t xml:space="preserve">EMPLOYEE_ID – </w:t>
      </w:r>
      <w:proofErr w:type="spellStart"/>
      <w:r w:rsidRPr="00933D3C">
        <w:rPr>
          <w:lang w:val="en-US"/>
        </w:rPr>
        <w:t>identyfikator</w:t>
      </w:r>
      <w:proofErr w:type="spellEnd"/>
      <w:r w:rsidRPr="00933D3C">
        <w:rPr>
          <w:lang w:val="en-US"/>
        </w:rPr>
        <w:t xml:space="preserve"> z </w:t>
      </w:r>
      <w:proofErr w:type="spellStart"/>
      <w:r w:rsidRPr="00933D3C">
        <w:rPr>
          <w:lang w:val="en-US"/>
        </w:rPr>
        <w:t>tabeli</w:t>
      </w:r>
      <w:proofErr w:type="spellEnd"/>
      <w:r w:rsidRPr="00933D3C">
        <w:rPr>
          <w:lang w:val="en-US"/>
        </w:rPr>
        <w:t xml:space="preserve"> employee – </w:t>
      </w:r>
      <w:proofErr w:type="spellStart"/>
      <w:r w:rsidRPr="00933D3C">
        <w:rPr>
          <w:lang w:val="en-US"/>
        </w:rPr>
        <w:t>klucz</w:t>
      </w:r>
      <w:proofErr w:type="spellEnd"/>
      <w:r w:rsidRPr="00933D3C">
        <w:rPr>
          <w:lang w:val="en-US"/>
        </w:rPr>
        <w:t xml:space="preserve"> </w:t>
      </w:r>
      <w:proofErr w:type="spellStart"/>
      <w:r w:rsidRPr="00933D3C">
        <w:rPr>
          <w:lang w:val="en-US"/>
        </w:rPr>
        <w:t>obcy</w:t>
      </w:r>
      <w:proofErr w:type="spellEnd"/>
    </w:p>
    <w:p w:rsidR="00933D3C" w:rsidRPr="00933D3C" w:rsidRDefault="00933D3C" w:rsidP="00933D3C">
      <w:pPr>
        <w:pStyle w:val="NormalnyIn"/>
        <w:numPr>
          <w:ilvl w:val="0"/>
          <w:numId w:val="41"/>
        </w:numPr>
        <w:rPr>
          <w:lang w:val="en-US"/>
        </w:rPr>
      </w:pPr>
      <w:r w:rsidRPr="00933D3C">
        <w:rPr>
          <w:lang w:val="en-US"/>
        </w:rPr>
        <w:t xml:space="preserve">DEVICE_STATUS – status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PHONE_NUMBER</w:t>
      </w:r>
      <w:proofErr w:type="spellEnd"/>
      <w:r w:rsidRPr="00933D3C">
        <w:t xml:space="preserve"> – numer telefonu danego </w:t>
      </w:r>
      <w:proofErr w:type="spellStart"/>
      <w:r w:rsidRPr="00933D3C">
        <w:t>urzadzenia</w:t>
      </w:r>
      <w:proofErr w:type="spellEnd"/>
    </w:p>
    <w:p w:rsidR="00933D3C" w:rsidRPr="00933D3C" w:rsidRDefault="00933D3C" w:rsidP="00933D3C">
      <w:pPr>
        <w:pStyle w:val="NormalnyIn"/>
        <w:numPr>
          <w:ilvl w:val="0"/>
          <w:numId w:val="41"/>
        </w:numPr>
        <w:rPr>
          <w:lang w:val="en-US"/>
        </w:rPr>
      </w:pPr>
      <w:r w:rsidRPr="00933D3C">
        <w:rPr>
          <w:lang w:val="en-US"/>
        </w:rPr>
        <w:t xml:space="preserve">DESCRIPTION – </w:t>
      </w:r>
      <w:proofErr w:type="spellStart"/>
      <w:r w:rsidRPr="00933D3C">
        <w:rPr>
          <w:lang w:val="en-US"/>
        </w:rPr>
        <w:t>opis</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r w:rsidRPr="00933D3C">
        <w:t xml:space="preserve">IMSI – numer IMSI karty </w:t>
      </w:r>
      <w:proofErr w:type="spellStart"/>
      <w:r w:rsidRPr="00933D3C">
        <w:t>sim</w:t>
      </w:r>
      <w:proofErr w:type="spellEnd"/>
      <w:r w:rsidRPr="00933D3C">
        <w:t xml:space="preserve"> przypisanej danemu urządzeniu</w:t>
      </w:r>
    </w:p>
    <w:p w:rsidR="00933D3C" w:rsidRPr="00933D3C" w:rsidRDefault="00933D3C" w:rsidP="00933D3C">
      <w:pPr>
        <w:pStyle w:val="NormalnyIn"/>
        <w:ind w:left="1282" w:firstLine="0"/>
      </w:pPr>
    </w:p>
    <w:p w:rsidR="00933D3C" w:rsidRPr="00933D3C" w:rsidRDefault="00933D3C" w:rsidP="00933D3C">
      <w:pPr>
        <w:pStyle w:val="NormalnyIn"/>
        <w:rPr>
          <w:lang w:val="en-US"/>
        </w:rPr>
      </w:pPr>
      <w:proofErr w:type="spellStart"/>
      <w:r w:rsidRPr="00933D3C">
        <w:rPr>
          <w:lang w:val="en-US"/>
        </w:rPr>
        <w:t>Tabela</w:t>
      </w:r>
      <w:proofErr w:type="spellEnd"/>
      <w:r w:rsidRPr="00933D3C">
        <w:rPr>
          <w:lang w:val="en-US"/>
        </w:rPr>
        <w:t xml:space="preserve"> events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EVENT_TYPE – </w:t>
      </w:r>
      <w:proofErr w:type="spellStart"/>
      <w:r w:rsidRPr="00933D3C">
        <w:rPr>
          <w:lang w:val="en-US"/>
        </w:rPr>
        <w:t>typ</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EVENT_CREATION_DATE – data </w:t>
      </w:r>
      <w:proofErr w:type="spellStart"/>
      <w:r w:rsidRPr="00933D3C">
        <w:rPr>
          <w:lang w:val="en-US"/>
        </w:rPr>
        <w:t>utworzenia</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EVENT_START_DATE</w:t>
      </w:r>
      <w:proofErr w:type="spellEnd"/>
      <w:r w:rsidRPr="00933D3C">
        <w:t xml:space="preserve"> – data rozpoczęcia zdarzenia</w:t>
      </w:r>
    </w:p>
    <w:p w:rsidR="00933D3C" w:rsidRPr="00933D3C" w:rsidRDefault="00933D3C" w:rsidP="00933D3C">
      <w:pPr>
        <w:pStyle w:val="NormalnyIn"/>
        <w:numPr>
          <w:ilvl w:val="0"/>
          <w:numId w:val="41"/>
        </w:numPr>
      </w:pPr>
      <w:proofErr w:type="spellStart"/>
      <w:r w:rsidRPr="00933D3C">
        <w:t>EVENT_FINISH_DATE</w:t>
      </w:r>
      <w:proofErr w:type="spellEnd"/>
      <w:r w:rsidRPr="00933D3C">
        <w:t xml:space="preserve"> – data zakończenia zdarzenia</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 xml:space="preserve">EVENT_COMMENTS – </w:t>
      </w:r>
      <w:proofErr w:type="spellStart"/>
      <w:r w:rsidRPr="00933D3C">
        <w:rPr>
          <w:lang w:val="en-US"/>
        </w:rPr>
        <w:t>komentarz</w:t>
      </w:r>
      <w:proofErr w:type="spellEnd"/>
      <w:r w:rsidRPr="00933D3C">
        <w:rPr>
          <w:lang w:val="en-US"/>
        </w:rPr>
        <w:t xml:space="preserve"> do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powiązanego ze zdarzeniem</w:t>
      </w:r>
    </w:p>
    <w:p w:rsidR="00933D3C" w:rsidRPr="00933D3C" w:rsidRDefault="00933D3C" w:rsidP="00933D3C">
      <w:pPr>
        <w:pStyle w:val="NormalnyIn"/>
        <w:numPr>
          <w:ilvl w:val="0"/>
          <w:numId w:val="41"/>
        </w:numPr>
      </w:pPr>
      <w:proofErr w:type="spellStart"/>
      <w:r w:rsidRPr="00933D3C">
        <w:t>CREATOR_ID</w:t>
      </w:r>
      <w:proofErr w:type="spellEnd"/>
      <w:r w:rsidRPr="00933D3C">
        <w:t xml:space="preserve"> - identyfikator z tabeli </w:t>
      </w:r>
      <w:proofErr w:type="spellStart"/>
      <w:r w:rsidRPr="00933D3C">
        <w:t>users</w:t>
      </w:r>
      <w:proofErr w:type="spellEnd"/>
      <w:r w:rsidRPr="00933D3C">
        <w:t xml:space="preserve">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proofErr w:type="spellStart"/>
      <w:r w:rsidRPr="00933D3C">
        <w:t>EVENT_SYSTEM_START_DATE</w:t>
      </w:r>
      <w:proofErr w:type="spellEnd"/>
      <w:r w:rsidRPr="00933D3C">
        <w:t xml:space="preserve"> – data rozpoczęcia zdarzenia w systemie</w:t>
      </w:r>
    </w:p>
    <w:p w:rsidR="00933D3C" w:rsidRPr="00933D3C" w:rsidRDefault="00933D3C" w:rsidP="00933D3C">
      <w:pPr>
        <w:pStyle w:val="NormalnyIn"/>
        <w:numPr>
          <w:ilvl w:val="0"/>
          <w:numId w:val="41"/>
        </w:numPr>
      </w:pPr>
      <w:proofErr w:type="spellStart"/>
      <w:r w:rsidRPr="00933D3C">
        <w:t>EVENT_SYSTEM_FINISH_DATE</w:t>
      </w:r>
      <w:proofErr w:type="spellEnd"/>
      <w:r w:rsidRPr="00933D3C">
        <w:t xml:space="preserve"> – data zakończenia zdarzenia w systemie</w:t>
      </w:r>
    </w:p>
    <w:p w:rsidR="00933D3C" w:rsidRPr="00933D3C" w:rsidRDefault="00933D3C" w:rsidP="00933D3C">
      <w:pPr>
        <w:pStyle w:val="NormalnyIn"/>
        <w:numPr>
          <w:ilvl w:val="0"/>
          <w:numId w:val="41"/>
        </w:numPr>
      </w:pPr>
      <w:proofErr w:type="spellStart"/>
      <w:r w:rsidRPr="00933D3C">
        <w:t>LOCATION_ID</w:t>
      </w:r>
      <w:proofErr w:type="spellEnd"/>
      <w:r w:rsidRPr="00933D3C">
        <w:t xml:space="preserve"> - identyfikator z tabeli </w:t>
      </w:r>
      <w:proofErr w:type="spellStart"/>
      <w:r w:rsidRPr="00933D3C">
        <w:t>locations</w:t>
      </w:r>
      <w:proofErr w:type="spellEnd"/>
      <w:r w:rsidRPr="00933D3C">
        <w:t xml:space="preserve">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 xml:space="preserve">Tabela </w:t>
      </w:r>
      <w:proofErr w:type="spellStart"/>
      <w:r w:rsidRPr="00933D3C">
        <w:t>location</w:t>
      </w:r>
      <w:proofErr w:type="spellEnd"/>
      <w:r w:rsidRPr="00933D3C">
        <w:t xml:space="preserve">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1"/>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1"/>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1"/>
        </w:numPr>
        <w:rPr>
          <w:lang w:val="en-US"/>
        </w:rPr>
      </w:pPr>
      <w:r w:rsidRPr="00933D3C">
        <w:rPr>
          <w:lang w:val="en-US"/>
        </w:rPr>
        <w:t xml:space="preserve">DETAILS – </w:t>
      </w:r>
      <w:proofErr w:type="spellStart"/>
      <w:r w:rsidRPr="00933D3C">
        <w:rPr>
          <w:lang w:val="en-US"/>
        </w:rPr>
        <w:t>opis</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 unikalny w skali tabeli</w:t>
      </w:r>
    </w:p>
    <w:p w:rsidR="00933D3C" w:rsidRPr="00933D3C" w:rsidRDefault="00933D3C" w:rsidP="00933D3C">
      <w:pPr>
        <w:pStyle w:val="NormalnyIn"/>
        <w:numPr>
          <w:ilvl w:val="0"/>
          <w:numId w:val="41"/>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CREATION_DATE – data </w:t>
      </w:r>
      <w:proofErr w:type="spellStart"/>
      <w:r w:rsidRPr="00933D3C">
        <w:rPr>
          <w:lang w:val="en-US"/>
        </w:rPr>
        <w:t>zarejestrowania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CREATOR_ID</w:t>
      </w:r>
      <w:proofErr w:type="spellEnd"/>
      <w:r w:rsidRPr="00933D3C">
        <w:t xml:space="preserve"> identyfikator z tabeli </w:t>
      </w:r>
      <w:proofErr w:type="spellStart"/>
      <w:r w:rsidRPr="00933D3C">
        <w:t>users</w:t>
      </w:r>
      <w:proofErr w:type="spellEnd"/>
      <w:r w:rsidRPr="00933D3C">
        <w:t xml:space="preserve"> reprezentujący użytkownika który zarejestrował lokalizacje – klucz obcy</w:t>
      </w:r>
    </w:p>
    <w:p w:rsidR="00933D3C" w:rsidRPr="00933D3C" w:rsidRDefault="00933D3C" w:rsidP="00933D3C">
      <w:pPr>
        <w:pStyle w:val="NormalnyIn"/>
        <w:numPr>
          <w:ilvl w:val="0"/>
          <w:numId w:val="41"/>
        </w:numPr>
      </w:pPr>
      <w:proofErr w:type="spellStart"/>
      <w:r w:rsidRPr="00933D3C">
        <w:t>COMPANY_ID</w:t>
      </w:r>
      <w:proofErr w:type="spellEnd"/>
      <w:r w:rsidRPr="00933D3C">
        <w:t xml:space="preserve"> - identyfikator z tabeli company reprezentujący firmę która jest właścicielem lokalizacji – klucz obcy</w:t>
      </w:r>
    </w:p>
    <w:p w:rsidR="00933D3C" w:rsidRPr="00933D3C" w:rsidRDefault="00933D3C" w:rsidP="00933D3C">
      <w:pPr>
        <w:pStyle w:val="NormalnyIn"/>
        <w:numPr>
          <w:ilvl w:val="0"/>
          <w:numId w:val="41"/>
        </w:numPr>
      </w:pPr>
      <w:proofErr w:type="spellStart"/>
      <w:r w:rsidRPr="00933D3C">
        <w:t>OBJECT_SERIAL_NUMBER</w:t>
      </w:r>
      <w:proofErr w:type="spellEnd"/>
      <w:r w:rsidRPr="00933D3C">
        <w:t xml:space="preserve">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Tabela company przechowuje informacje na temat firm będących właścicielami lokalizacji.</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3"/>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3"/>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3"/>
        </w:numPr>
        <w:rPr>
          <w:lang w:val="en-US"/>
        </w:rPr>
      </w:pPr>
      <w:r w:rsidRPr="00933D3C">
        <w:rPr>
          <w:lang w:val="en-US"/>
        </w:rPr>
        <w:t xml:space="preserve">COUNTRY - </w:t>
      </w:r>
      <w:proofErr w:type="spellStart"/>
      <w:r w:rsidRPr="00933D3C">
        <w:rPr>
          <w:lang w:val="en-US"/>
        </w:rPr>
        <w:t>kraj</w:t>
      </w:r>
      <w:proofErr w:type="spellEnd"/>
    </w:p>
    <w:p w:rsidR="00933D3C" w:rsidRPr="00933D3C" w:rsidRDefault="00933D3C" w:rsidP="00933D3C">
      <w:pPr>
        <w:pStyle w:val="NormalnyIn"/>
        <w:numPr>
          <w:ilvl w:val="0"/>
          <w:numId w:val="43"/>
        </w:numPr>
        <w:rPr>
          <w:lang w:val="en-US"/>
        </w:rPr>
      </w:pPr>
      <w:r w:rsidRPr="00933D3C">
        <w:rPr>
          <w:lang w:val="en-US"/>
        </w:rPr>
        <w:t xml:space="preserve">PHONE_NUMBER – </w:t>
      </w:r>
      <w:proofErr w:type="spellStart"/>
      <w:r w:rsidRPr="00933D3C">
        <w:rPr>
          <w:lang w:val="en-US"/>
        </w:rPr>
        <w:t>numer</w:t>
      </w:r>
      <w:proofErr w:type="spellEnd"/>
      <w:r w:rsidRPr="00933D3C">
        <w:rPr>
          <w:lang w:val="en-US"/>
        </w:rPr>
        <w:t xml:space="preserve"> </w:t>
      </w:r>
      <w:proofErr w:type="spellStart"/>
      <w:r w:rsidRPr="00933D3C">
        <w:rPr>
          <w:lang w:val="en-US"/>
        </w:rPr>
        <w:t>telefonu</w:t>
      </w:r>
      <w:proofErr w:type="spellEnd"/>
      <w:r w:rsidRPr="00933D3C">
        <w:rPr>
          <w:lang w:val="en-US"/>
        </w:rPr>
        <w:t xml:space="preserve"> </w:t>
      </w:r>
      <w:proofErr w:type="spellStart"/>
      <w:r w:rsidRPr="00933D3C">
        <w:rPr>
          <w:lang w:val="en-US"/>
        </w:rPr>
        <w:t>kontakowego</w:t>
      </w:r>
      <w:proofErr w:type="spellEnd"/>
    </w:p>
    <w:p w:rsidR="00933D3C" w:rsidRPr="00933D3C" w:rsidRDefault="00933D3C" w:rsidP="00933D3C">
      <w:pPr>
        <w:pStyle w:val="NormalnyIn"/>
        <w:numPr>
          <w:ilvl w:val="0"/>
          <w:numId w:val="43"/>
        </w:numPr>
      </w:pPr>
      <w:proofErr w:type="spellStart"/>
      <w:r w:rsidRPr="00933D3C">
        <w:t>CONTACT_PERSON_NAME</w:t>
      </w:r>
      <w:proofErr w:type="spellEnd"/>
      <w:r w:rsidRPr="00933D3C">
        <w:t xml:space="preserve"> –imię osoby kontaktowej</w:t>
      </w:r>
    </w:p>
    <w:p w:rsidR="00933D3C" w:rsidRPr="00933D3C" w:rsidRDefault="00933D3C" w:rsidP="00933D3C">
      <w:pPr>
        <w:pStyle w:val="NormalnyIn"/>
        <w:numPr>
          <w:ilvl w:val="0"/>
          <w:numId w:val="43"/>
        </w:numPr>
      </w:pPr>
      <w:proofErr w:type="spellStart"/>
      <w:r w:rsidRPr="00933D3C">
        <w:t>CONTACT_PERSON_LAST_NAME</w:t>
      </w:r>
      <w:proofErr w:type="spellEnd"/>
      <w:r w:rsidRPr="00933D3C">
        <w:t xml:space="preserve"> – nazwisko osoby kontaktowej</w:t>
      </w:r>
    </w:p>
    <w:p w:rsidR="00933D3C" w:rsidRPr="00933D3C" w:rsidRDefault="00933D3C" w:rsidP="00933D3C">
      <w:pPr>
        <w:pStyle w:val="NormalnyIn"/>
        <w:numPr>
          <w:ilvl w:val="0"/>
          <w:numId w:val="43"/>
        </w:numPr>
        <w:rPr>
          <w:lang w:val="en-US"/>
        </w:rPr>
      </w:pPr>
      <w:r w:rsidRPr="00933D3C">
        <w:rPr>
          <w:lang w:val="en-US"/>
        </w:rPr>
        <w:t xml:space="preserve">CONTACT_PERSON_DESCRIPTION – </w:t>
      </w:r>
      <w:proofErr w:type="spellStart"/>
      <w:r w:rsidRPr="00933D3C">
        <w:rPr>
          <w:lang w:val="en-US"/>
        </w:rPr>
        <w:t>opis</w:t>
      </w:r>
      <w:proofErr w:type="spellEnd"/>
      <w:r w:rsidRPr="00933D3C">
        <w:rPr>
          <w:lang w:val="en-US"/>
        </w:rPr>
        <w:t xml:space="preserve"> </w:t>
      </w:r>
      <w:proofErr w:type="spellStart"/>
      <w:r w:rsidRPr="00933D3C">
        <w:rPr>
          <w:lang w:val="en-US"/>
        </w:rPr>
        <w:t>osoby</w:t>
      </w:r>
      <w:proofErr w:type="spellEnd"/>
      <w:r w:rsidRPr="00933D3C">
        <w:rPr>
          <w:lang w:val="en-US"/>
        </w:rPr>
        <w:t xml:space="preserve"> </w:t>
      </w:r>
      <w:proofErr w:type="spellStart"/>
      <w:r w:rsidRPr="00933D3C">
        <w:rPr>
          <w:lang w:val="en-US"/>
        </w:rPr>
        <w:t>kontaktowej</w:t>
      </w:r>
      <w:proofErr w:type="spellEnd"/>
    </w:p>
    <w:p w:rsidR="00933D3C" w:rsidRPr="00933D3C" w:rsidRDefault="00933D3C" w:rsidP="00933D3C">
      <w:pPr>
        <w:pStyle w:val="NormalnyIn"/>
        <w:numPr>
          <w:ilvl w:val="0"/>
          <w:numId w:val="43"/>
        </w:numPr>
        <w:rPr>
          <w:lang w:val="en-US"/>
        </w:rPr>
      </w:pPr>
      <w:r w:rsidRPr="00933D3C">
        <w:rPr>
          <w:lang w:val="en-US"/>
        </w:rPr>
        <w:t xml:space="preserve">NIP – </w:t>
      </w:r>
      <w:proofErr w:type="spellStart"/>
      <w:r w:rsidRPr="00933D3C">
        <w:rPr>
          <w:lang w:val="en-US"/>
        </w:rPr>
        <w:t>numer</w:t>
      </w:r>
      <w:proofErr w:type="spellEnd"/>
      <w:r w:rsidRPr="00933D3C">
        <w:rPr>
          <w:lang w:val="en-US"/>
        </w:rPr>
        <w:t xml:space="preserve"> NIP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firmy</w:t>
      </w:r>
      <w:proofErr w:type="spellEnd"/>
    </w:p>
    <w:p w:rsidR="00757A52" w:rsidRPr="00757A52" w:rsidRDefault="00757A52" w:rsidP="008B419C">
      <w:pPr>
        <w:pStyle w:val="Nagwek1"/>
        <w:numPr>
          <w:ilvl w:val="0"/>
          <w:numId w:val="0"/>
        </w:numPr>
      </w:pPr>
    </w:p>
    <w:sectPr w:rsidR="00757A52" w:rsidRPr="00757A52" w:rsidSect="00E47C83">
      <w:footerReference w:type="default" r:id="rId30"/>
      <w:footerReference w:type="first" r:id="rId31"/>
      <w:pgSz w:w="11906" w:h="16838" w:code="9"/>
      <w:pgMar w:top="1134" w:right="1134" w:bottom="1134" w:left="1701" w:header="709" w:footer="709" w:gutter="0"/>
      <w:pgNumType w:start="7"/>
      <w:cols w:space="708"/>
      <w:docGrid w:linePitch="360"/>
      <w:sectPrChange w:id="1093" w:author="Sebastian" w:date="2011-09-01T11:21:00Z">
        <w:sectPr w:rsidR="00757A52" w:rsidRPr="00757A52" w:rsidSect="00E47C83">
          <w:pgBorders>
            <w:top w:val="single" w:sz="18" w:space="24" w:color="auto"/>
            <w:left w:val="single" w:sz="18" w:space="24" w:color="auto"/>
            <w:bottom w:val="single" w:sz="18" w:space="24" w:color="auto"/>
            <w:right w:val="single" w:sz="18" w:space="24" w:color="auto"/>
          </w:pgBorders>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93" w:author="Sebastian Łuczak" w:date="2011-08-31T20:30:00Z" w:initials="SŁ">
    <w:p w:rsidR="007E0A32" w:rsidRDefault="007E0A32">
      <w:pPr>
        <w:pStyle w:val="Tekstkomentarza"/>
      </w:pPr>
      <w:r>
        <w:rPr>
          <w:rStyle w:val="Odwoaniedokomentarza"/>
        </w:rPr>
        <w:annotationRef/>
      </w:r>
      <w:r>
        <w:t>Odwołanie?</w:t>
      </w:r>
    </w:p>
  </w:comment>
  <w:comment w:id="403" w:author="Sebastian Łuczak" w:date="2011-08-31T20:30:00Z" w:initials="SŁ">
    <w:p w:rsidR="007E0A32" w:rsidRDefault="007E0A32">
      <w:pPr>
        <w:pStyle w:val="Tekstkomentarza"/>
      </w:pPr>
      <w:r>
        <w:rPr>
          <w:rStyle w:val="Odwoaniedokomentarza"/>
        </w:rPr>
        <w:annotationRef/>
      </w:r>
      <w:proofErr w:type="spellStart"/>
      <w:r>
        <w:t>Odwolanie</w:t>
      </w:r>
      <w:proofErr w:type="spellEnd"/>
      <w:r>
        <w:t>?</w:t>
      </w:r>
    </w:p>
  </w:comment>
  <w:comment w:id="502" w:author="Sebastian Łuczak" w:date="2011-08-31T20:30:00Z" w:initials="SŁ">
    <w:p w:rsidR="007E0A32" w:rsidRDefault="007E0A32">
      <w:pPr>
        <w:pStyle w:val="Tekstkomentarza"/>
      </w:pPr>
      <w:r>
        <w:rPr>
          <w:rStyle w:val="Odwoaniedokomentarza"/>
        </w:rPr>
        <w:annotationRef/>
      </w:r>
      <w:r>
        <w:t>Co z oprogramowaniem?</w:t>
      </w:r>
    </w:p>
  </w:comment>
  <w:comment w:id="576" w:author="Sebastian Łuczak" w:date="2011-08-31T23:07:00Z" w:initials="SŁ">
    <w:p w:rsidR="007E0A32" w:rsidRDefault="007E0A32">
      <w:pPr>
        <w:pStyle w:val="Tekstkomentarza"/>
      </w:pPr>
      <w:r>
        <w:rPr>
          <w:rStyle w:val="Odwoaniedokomentarza"/>
        </w:rPr>
        <w:annotationRef/>
      </w:r>
      <w:r>
        <w:t>Niezrozumiałe, zbyt obszerny przykład…</w:t>
      </w:r>
    </w:p>
  </w:comment>
  <w:comment w:id="672" w:author="Sebastian Łuczak" w:date="2011-08-31T23:29:00Z" w:initials="SŁ">
    <w:p w:rsidR="007E0A32" w:rsidRDefault="007E0A32">
      <w:pPr>
        <w:pStyle w:val="Tekstkomentarza"/>
      </w:pPr>
      <w:r>
        <w:rPr>
          <w:rStyle w:val="Odwoaniedokomentarza"/>
        </w:rPr>
        <w:annotationRef/>
      </w:r>
      <w:r>
        <w:t>Jawny?</w:t>
      </w:r>
    </w:p>
  </w:comment>
  <w:comment w:id="702" w:author="Sebastian Łuczak" w:date="2011-08-31T23:34:00Z" w:initials="SŁ">
    <w:p w:rsidR="007E0A32" w:rsidRDefault="007E0A32">
      <w:pPr>
        <w:pStyle w:val="Tekstkomentarza"/>
      </w:pPr>
      <w:r>
        <w:rPr>
          <w:rStyle w:val="Odwoaniedokomentarza"/>
        </w:rPr>
        <w:annotationRef/>
      </w:r>
      <w:r>
        <w:t>Bełkot</w:t>
      </w:r>
    </w:p>
  </w:comment>
  <w:comment w:id="735" w:author="Sebastian Łuczak" w:date="2011-08-31T23:38:00Z" w:initials="SŁ">
    <w:p w:rsidR="007E0A32" w:rsidRDefault="007E0A32">
      <w:pPr>
        <w:pStyle w:val="Tekstkomentarza"/>
      </w:pPr>
      <w:r>
        <w:rPr>
          <w:rStyle w:val="Odwoaniedokomentarza"/>
        </w:rPr>
        <w:annotationRef/>
      </w:r>
      <w:r>
        <w:t>Wspomnieć jak to u nas działa, dodać rysunek</w:t>
      </w:r>
    </w:p>
  </w:comment>
  <w:comment w:id="743" w:author="Sebastian Łuczak" w:date="2011-08-31T23:38:00Z" w:initials="SŁ">
    <w:p w:rsidR="007E0A32" w:rsidRDefault="007E0A32">
      <w:pPr>
        <w:pStyle w:val="Tekstkomentarza"/>
      </w:pPr>
      <w:r>
        <w:rPr>
          <w:rStyle w:val="Odwoaniedokomentarza"/>
        </w:rPr>
        <w:annotationRef/>
      </w:r>
      <w:r>
        <w:t>Wspomnieć jak to u nas działa</w:t>
      </w:r>
    </w:p>
  </w:comment>
  <w:comment w:id="752" w:author="Sebastian Łuczak" w:date="2011-08-31T23:40:00Z" w:initials="SŁ">
    <w:p w:rsidR="007E0A32" w:rsidRDefault="007E0A32">
      <w:pPr>
        <w:pStyle w:val="Tekstkomentarza"/>
      </w:pPr>
      <w:r>
        <w:rPr>
          <w:rStyle w:val="Odwoaniedokomentarza"/>
        </w:rPr>
        <w:annotationRef/>
      </w:r>
      <w:r>
        <w:t>WYMOGI</w:t>
      </w:r>
    </w:p>
  </w:comment>
  <w:comment w:id="910" w:author="Sebastian" w:date="2011-09-01T11:43:00Z" w:initials="S">
    <w:p w:rsidR="007E0A32" w:rsidRDefault="007E0A32">
      <w:pPr>
        <w:pStyle w:val="Tekstkomentarza"/>
      </w:pPr>
      <w:r>
        <w:rPr>
          <w:rStyle w:val="Odwoaniedokomentarza"/>
        </w:rPr>
        <w:annotationRef/>
      </w:r>
      <w:r>
        <w:t>To tak nie działa!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0EDA" w:rsidRDefault="008D0EDA" w:rsidP="006D1A95">
      <w:r>
        <w:separator/>
      </w:r>
    </w:p>
  </w:endnote>
  <w:endnote w:type="continuationSeparator" w:id="0">
    <w:p w:rsidR="008D0EDA" w:rsidRDefault="008D0EDA"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0A32" w:rsidRDefault="007E0A32">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38226"/>
      <w:docPartObj>
        <w:docPartGallery w:val="Page Numbers (Bottom of Page)"/>
        <w:docPartUnique/>
      </w:docPartObj>
    </w:sdtPr>
    <w:sdtContent>
      <w:p w:rsidR="007E0A32" w:rsidRDefault="007E0A32">
        <w:pPr>
          <w:pStyle w:val="Stopka"/>
          <w:jc w:val="right"/>
        </w:pPr>
      </w:p>
    </w:sdtContent>
  </w:sdt>
  <w:p w:rsidR="007E0A32" w:rsidRDefault="007E0A32">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0A32" w:rsidRDefault="007E0A32">
    <w:pPr>
      <w:pStyle w:val="Stopka"/>
      <w:jc w:val="right"/>
    </w:pPr>
  </w:p>
  <w:p w:rsidR="007E0A32" w:rsidRDefault="007E0A32">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38228"/>
      <w:docPartObj>
        <w:docPartGallery w:val="Page Numbers (Bottom of Page)"/>
        <w:docPartUnique/>
      </w:docPartObj>
    </w:sdtPr>
    <w:sdtContent>
      <w:p w:rsidR="007E0A32" w:rsidRDefault="007E0A32">
        <w:pPr>
          <w:pStyle w:val="Stopka"/>
          <w:jc w:val="right"/>
        </w:pPr>
        <w:fldSimple w:instr=" PAGE   \* MERGEFORMAT ">
          <w:r w:rsidR="00CA1A2C">
            <w:rPr>
              <w:noProof/>
            </w:rPr>
            <w:t>49</w:t>
          </w:r>
        </w:fldSimple>
      </w:p>
    </w:sdtContent>
  </w:sdt>
  <w:p w:rsidR="007E0A32" w:rsidRDefault="007E0A32">
    <w:pPr>
      <w:pStyle w:val="Stopk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0A32" w:rsidRDefault="007E0A32">
    <w:pPr>
      <w:pStyle w:val="Stopka"/>
      <w:jc w:val="right"/>
    </w:pPr>
  </w:p>
  <w:p w:rsidR="007E0A32" w:rsidRDefault="007E0A3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0EDA" w:rsidRDefault="008D0EDA" w:rsidP="006D1A95">
      <w:r>
        <w:separator/>
      </w:r>
    </w:p>
  </w:footnote>
  <w:footnote w:type="continuationSeparator" w:id="0">
    <w:p w:rsidR="008D0EDA" w:rsidRDefault="008D0EDA" w:rsidP="006D1A9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0A32" w:rsidRDefault="007E0A32">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0A32" w:rsidRDefault="007E0A32">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0A32" w:rsidRDefault="007E0A32">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37007AE6"/>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8">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1">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8">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4"/>
  </w:num>
  <w:num w:numId="4">
    <w:abstractNumId w:val="22"/>
  </w:num>
  <w:num w:numId="5">
    <w:abstractNumId w:val="7"/>
  </w:num>
  <w:num w:numId="6">
    <w:abstractNumId w:val="8"/>
  </w:num>
  <w:num w:numId="7">
    <w:abstractNumId w:val="39"/>
  </w:num>
  <w:num w:numId="8">
    <w:abstractNumId w:val="40"/>
  </w:num>
  <w:num w:numId="9">
    <w:abstractNumId w:val="19"/>
  </w:num>
  <w:num w:numId="10">
    <w:abstractNumId w:val="15"/>
  </w:num>
  <w:num w:numId="11">
    <w:abstractNumId w:val="28"/>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29"/>
  </w:num>
  <w:num w:numId="19">
    <w:abstractNumId w:val="23"/>
  </w:num>
  <w:num w:numId="20">
    <w:abstractNumId w:val="30"/>
  </w:num>
  <w:num w:numId="21">
    <w:abstractNumId w:val="20"/>
  </w:num>
  <w:num w:numId="22">
    <w:abstractNumId w:val="32"/>
  </w:num>
  <w:num w:numId="23">
    <w:abstractNumId w:val="3"/>
  </w:num>
  <w:num w:numId="24">
    <w:abstractNumId w:val="35"/>
  </w:num>
  <w:num w:numId="25">
    <w:abstractNumId w:val="3"/>
    <w:lvlOverride w:ilvl="0">
      <w:startOverride w:val="1"/>
    </w:lvlOverride>
  </w:num>
  <w:num w:numId="26">
    <w:abstractNumId w:val="41"/>
  </w:num>
  <w:num w:numId="27">
    <w:abstractNumId w:val="31"/>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3"/>
  </w:num>
  <w:num w:numId="35">
    <w:abstractNumId w:val="13"/>
  </w:num>
  <w:num w:numId="36">
    <w:abstractNumId w:val="36"/>
  </w:num>
  <w:num w:numId="37">
    <w:abstractNumId w:val="11"/>
  </w:num>
  <w:num w:numId="38">
    <w:abstractNumId w:val="27"/>
  </w:num>
  <w:num w:numId="39">
    <w:abstractNumId w:val="38"/>
  </w:num>
  <w:num w:numId="40">
    <w:abstractNumId w:val="16"/>
  </w:num>
  <w:num w:numId="41">
    <w:abstractNumId w:val="37"/>
  </w:num>
  <w:num w:numId="42">
    <w:abstractNumId w:val="2"/>
  </w:num>
  <w:num w:numId="4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trackRevisions/>
  <w:defaultTabStop w:val="708"/>
  <w:hyphenationZone w:val="425"/>
  <w:drawingGridHorizontalSpacing w:val="110"/>
  <w:displayHorizontalDrawingGridEvery w:val="2"/>
  <w:characterSpacingControl w:val="doNotCompress"/>
  <w:hdrShapeDefaults>
    <o:shapedefaults v:ext="edit" spidmax="44034"/>
  </w:hdrShapeDefaults>
  <w:footnotePr>
    <w:footnote w:id="-1"/>
    <w:footnote w:id="0"/>
  </w:footnotePr>
  <w:endnotePr>
    <w:endnote w:id="-1"/>
    <w:endnote w:id="0"/>
  </w:endnotePr>
  <w:compat/>
  <w:rsids>
    <w:rsidRoot w:val="006D1A95"/>
    <w:rsid w:val="000075BB"/>
    <w:rsid w:val="00010A89"/>
    <w:rsid w:val="00013A24"/>
    <w:rsid w:val="000171CD"/>
    <w:rsid w:val="00020764"/>
    <w:rsid w:val="000217D0"/>
    <w:rsid w:val="00022D04"/>
    <w:rsid w:val="000265F6"/>
    <w:rsid w:val="000370FC"/>
    <w:rsid w:val="00040A86"/>
    <w:rsid w:val="0004443A"/>
    <w:rsid w:val="00050AA9"/>
    <w:rsid w:val="0005352D"/>
    <w:rsid w:val="0005534C"/>
    <w:rsid w:val="00062358"/>
    <w:rsid w:val="00062823"/>
    <w:rsid w:val="00064EA2"/>
    <w:rsid w:val="00070B31"/>
    <w:rsid w:val="00070B67"/>
    <w:rsid w:val="00073C2B"/>
    <w:rsid w:val="00075026"/>
    <w:rsid w:val="00093091"/>
    <w:rsid w:val="000A254E"/>
    <w:rsid w:val="000A3F56"/>
    <w:rsid w:val="000A4F67"/>
    <w:rsid w:val="000A6DFC"/>
    <w:rsid w:val="000B2C9A"/>
    <w:rsid w:val="000C1024"/>
    <w:rsid w:val="000C4D01"/>
    <w:rsid w:val="000D64C0"/>
    <w:rsid w:val="000E2DD1"/>
    <w:rsid w:val="000E43AF"/>
    <w:rsid w:val="000E7F93"/>
    <w:rsid w:val="000F366F"/>
    <w:rsid w:val="000F37E5"/>
    <w:rsid w:val="00100330"/>
    <w:rsid w:val="001139BB"/>
    <w:rsid w:val="00115E84"/>
    <w:rsid w:val="001162F5"/>
    <w:rsid w:val="00125841"/>
    <w:rsid w:val="00130DC3"/>
    <w:rsid w:val="00130E4A"/>
    <w:rsid w:val="001311EF"/>
    <w:rsid w:val="00131EC8"/>
    <w:rsid w:val="00132F5A"/>
    <w:rsid w:val="00134211"/>
    <w:rsid w:val="00135903"/>
    <w:rsid w:val="001407C5"/>
    <w:rsid w:val="001417C4"/>
    <w:rsid w:val="00144923"/>
    <w:rsid w:val="00155EC5"/>
    <w:rsid w:val="00162DB9"/>
    <w:rsid w:val="0016300C"/>
    <w:rsid w:val="00171D77"/>
    <w:rsid w:val="00173B6A"/>
    <w:rsid w:val="00177626"/>
    <w:rsid w:val="001827AF"/>
    <w:rsid w:val="001870F4"/>
    <w:rsid w:val="001908A5"/>
    <w:rsid w:val="0019095B"/>
    <w:rsid w:val="001939D9"/>
    <w:rsid w:val="001955C6"/>
    <w:rsid w:val="00196950"/>
    <w:rsid w:val="001A1BC2"/>
    <w:rsid w:val="001A278E"/>
    <w:rsid w:val="001A64DE"/>
    <w:rsid w:val="001A7705"/>
    <w:rsid w:val="001B3156"/>
    <w:rsid w:val="001C38B6"/>
    <w:rsid w:val="001D29BC"/>
    <w:rsid w:val="001D673A"/>
    <w:rsid w:val="001E4D1A"/>
    <w:rsid w:val="001F0178"/>
    <w:rsid w:val="001F2E1E"/>
    <w:rsid w:val="001F393E"/>
    <w:rsid w:val="001F4A28"/>
    <w:rsid w:val="002119B5"/>
    <w:rsid w:val="00211B4B"/>
    <w:rsid w:val="00211BAA"/>
    <w:rsid w:val="00217A3E"/>
    <w:rsid w:val="00223E9B"/>
    <w:rsid w:val="002324C2"/>
    <w:rsid w:val="00243FC0"/>
    <w:rsid w:val="00245935"/>
    <w:rsid w:val="00255736"/>
    <w:rsid w:val="00262F3E"/>
    <w:rsid w:val="002631BC"/>
    <w:rsid w:val="00263D19"/>
    <w:rsid w:val="00265BF9"/>
    <w:rsid w:val="0027176B"/>
    <w:rsid w:val="002737DF"/>
    <w:rsid w:val="00275BF1"/>
    <w:rsid w:val="00282E19"/>
    <w:rsid w:val="00283F2D"/>
    <w:rsid w:val="00284411"/>
    <w:rsid w:val="00291AD5"/>
    <w:rsid w:val="00295395"/>
    <w:rsid w:val="00296627"/>
    <w:rsid w:val="002A4963"/>
    <w:rsid w:val="002A727E"/>
    <w:rsid w:val="002B0E83"/>
    <w:rsid w:val="002B3EB5"/>
    <w:rsid w:val="002B45BF"/>
    <w:rsid w:val="002C0610"/>
    <w:rsid w:val="002C326A"/>
    <w:rsid w:val="002C6967"/>
    <w:rsid w:val="002D0E7F"/>
    <w:rsid w:val="002D705B"/>
    <w:rsid w:val="002E061E"/>
    <w:rsid w:val="002E5CA5"/>
    <w:rsid w:val="002E7555"/>
    <w:rsid w:val="002F2C4A"/>
    <w:rsid w:val="002F4CBD"/>
    <w:rsid w:val="002F6009"/>
    <w:rsid w:val="0030264E"/>
    <w:rsid w:val="00307CEA"/>
    <w:rsid w:val="0031211F"/>
    <w:rsid w:val="003144E4"/>
    <w:rsid w:val="00317A4A"/>
    <w:rsid w:val="00324558"/>
    <w:rsid w:val="00331D02"/>
    <w:rsid w:val="00347211"/>
    <w:rsid w:val="00370D31"/>
    <w:rsid w:val="00377BF0"/>
    <w:rsid w:val="003872DB"/>
    <w:rsid w:val="003B10C3"/>
    <w:rsid w:val="003B21BC"/>
    <w:rsid w:val="003C02C6"/>
    <w:rsid w:val="003C34C6"/>
    <w:rsid w:val="003C6861"/>
    <w:rsid w:val="003D1A88"/>
    <w:rsid w:val="003D4D93"/>
    <w:rsid w:val="003D6CDA"/>
    <w:rsid w:val="003E02C1"/>
    <w:rsid w:val="003E1D17"/>
    <w:rsid w:val="003E319E"/>
    <w:rsid w:val="003E35B5"/>
    <w:rsid w:val="003E65F1"/>
    <w:rsid w:val="003E6747"/>
    <w:rsid w:val="003F136F"/>
    <w:rsid w:val="003F1482"/>
    <w:rsid w:val="003F6E77"/>
    <w:rsid w:val="00400359"/>
    <w:rsid w:val="00405483"/>
    <w:rsid w:val="00405739"/>
    <w:rsid w:val="00410C7B"/>
    <w:rsid w:val="00410E8E"/>
    <w:rsid w:val="00425FBC"/>
    <w:rsid w:val="00426962"/>
    <w:rsid w:val="004272B7"/>
    <w:rsid w:val="00444C00"/>
    <w:rsid w:val="0044529A"/>
    <w:rsid w:val="00446162"/>
    <w:rsid w:val="00452128"/>
    <w:rsid w:val="0045473F"/>
    <w:rsid w:val="00464812"/>
    <w:rsid w:val="0046588E"/>
    <w:rsid w:val="00465A01"/>
    <w:rsid w:val="00466460"/>
    <w:rsid w:val="004727A7"/>
    <w:rsid w:val="00473F80"/>
    <w:rsid w:val="004843B4"/>
    <w:rsid w:val="004948E5"/>
    <w:rsid w:val="004A3383"/>
    <w:rsid w:val="004A6735"/>
    <w:rsid w:val="004A73A0"/>
    <w:rsid w:val="004B0751"/>
    <w:rsid w:val="004B2C3C"/>
    <w:rsid w:val="004C045B"/>
    <w:rsid w:val="004C1BDE"/>
    <w:rsid w:val="004C1F59"/>
    <w:rsid w:val="004C2629"/>
    <w:rsid w:val="004C3A46"/>
    <w:rsid w:val="004C572A"/>
    <w:rsid w:val="004C6799"/>
    <w:rsid w:val="004D133A"/>
    <w:rsid w:val="004D2C44"/>
    <w:rsid w:val="004D7408"/>
    <w:rsid w:val="004E4863"/>
    <w:rsid w:val="004E49A1"/>
    <w:rsid w:val="004F009F"/>
    <w:rsid w:val="004F4170"/>
    <w:rsid w:val="004F6591"/>
    <w:rsid w:val="00510DBA"/>
    <w:rsid w:val="005221BC"/>
    <w:rsid w:val="005372D0"/>
    <w:rsid w:val="005400D3"/>
    <w:rsid w:val="00550D2C"/>
    <w:rsid w:val="00554649"/>
    <w:rsid w:val="0056690D"/>
    <w:rsid w:val="00567FB4"/>
    <w:rsid w:val="00571FC1"/>
    <w:rsid w:val="00572132"/>
    <w:rsid w:val="00574916"/>
    <w:rsid w:val="005817CE"/>
    <w:rsid w:val="00592123"/>
    <w:rsid w:val="00594176"/>
    <w:rsid w:val="005B3914"/>
    <w:rsid w:val="005B6F32"/>
    <w:rsid w:val="005C08E1"/>
    <w:rsid w:val="005C1791"/>
    <w:rsid w:val="005C60FE"/>
    <w:rsid w:val="005C7068"/>
    <w:rsid w:val="005D0075"/>
    <w:rsid w:val="005D049A"/>
    <w:rsid w:val="005D1C5E"/>
    <w:rsid w:val="005D3FA5"/>
    <w:rsid w:val="005D55E0"/>
    <w:rsid w:val="005E121C"/>
    <w:rsid w:val="005E4B31"/>
    <w:rsid w:val="005F34C4"/>
    <w:rsid w:val="006032E0"/>
    <w:rsid w:val="00603D55"/>
    <w:rsid w:val="00605F72"/>
    <w:rsid w:val="006069A2"/>
    <w:rsid w:val="00611ADF"/>
    <w:rsid w:val="00617AF4"/>
    <w:rsid w:val="006240C1"/>
    <w:rsid w:val="006258FA"/>
    <w:rsid w:val="00631DBB"/>
    <w:rsid w:val="00632744"/>
    <w:rsid w:val="006337D3"/>
    <w:rsid w:val="0065343C"/>
    <w:rsid w:val="00653B99"/>
    <w:rsid w:val="00657702"/>
    <w:rsid w:val="00691CA4"/>
    <w:rsid w:val="006A6ABC"/>
    <w:rsid w:val="006B023F"/>
    <w:rsid w:val="006B6E61"/>
    <w:rsid w:val="006C2DB7"/>
    <w:rsid w:val="006C4E34"/>
    <w:rsid w:val="006C4FB1"/>
    <w:rsid w:val="006C7C39"/>
    <w:rsid w:val="006D1A95"/>
    <w:rsid w:val="006D50A0"/>
    <w:rsid w:val="006D6396"/>
    <w:rsid w:val="006F2B7D"/>
    <w:rsid w:val="006F3469"/>
    <w:rsid w:val="007045CA"/>
    <w:rsid w:val="00704C03"/>
    <w:rsid w:val="007054DA"/>
    <w:rsid w:val="007061D0"/>
    <w:rsid w:val="007062B9"/>
    <w:rsid w:val="0071502F"/>
    <w:rsid w:val="007342B5"/>
    <w:rsid w:val="00736A07"/>
    <w:rsid w:val="00740437"/>
    <w:rsid w:val="0074147F"/>
    <w:rsid w:val="0074625B"/>
    <w:rsid w:val="00752657"/>
    <w:rsid w:val="0075610F"/>
    <w:rsid w:val="00757A52"/>
    <w:rsid w:val="00764D0D"/>
    <w:rsid w:val="00781A21"/>
    <w:rsid w:val="00782F4B"/>
    <w:rsid w:val="007941D2"/>
    <w:rsid w:val="00796063"/>
    <w:rsid w:val="00796836"/>
    <w:rsid w:val="007A5DDC"/>
    <w:rsid w:val="007B65E4"/>
    <w:rsid w:val="007B71E3"/>
    <w:rsid w:val="007C414F"/>
    <w:rsid w:val="007C6995"/>
    <w:rsid w:val="007D3CAE"/>
    <w:rsid w:val="007D4C49"/>
    <w:rsid w:val="007E0A32"/>
    <w:rsid w:val="007E6EF2"/>
    <w:rsid w:val="008006B8"/>
    <w:rsid w:val="00820001"/>
    <w:rsid w:val="0082106B"/>
    <w:rsid w:val="00823282"/>
    <w:rsid w:val="00825099"/>
    <w:rsid w:val="00830AAF"/>
    <w:rsid w:val="00835055"/>
    <w:rsid w:val="0084468B"/>
    <w:rsid w:val="00847CA5"/>
    <w:rsid w:val="00850F84"/>
    <w:rsid w:val="0085109C"/>
    <w:rsid w:val="00853DF0"/>
    <w:rsid w:val="008631F0"/>
    <w:rsid w:val="0086426F"/>
    <w:rsid w:val="008650E2"/>
    <w:rsid w:val="00881112"/>
    <w:rsid w:val="008812B2"/>
    <w:rsid w:val="00883374"/>
    <w:rsid w:val="00886677"/>
    <w:rsid w:val="00894F1C"/>
    <w:rsid w:val="008A15B2"/>
    <w:rsid w:val="008A1FE5"/>
    <w:rsid w:val="008A2099"/>
    <w:rsid w:val="008A3B8F"/>
    <w:rsid w:val="008B040E"/>
    <w:rsid w:val="008B419C"/>
    <w:rsid w:val="008D0EDA"/>
    <w:rsid w:val="008D295D"/>
    <w:rsid w:val="008D45FF"/>
    <w:rsid w:val="008D633B"/>
    <w:rsid w:val="008E4B35"/>
    <w:rsid w:val="008E69FB"/>
    <w:rsid w:val="008F409C"/>
    <w:rsid w:val="009001C6"/>
    <w:rsid w:val="00903DDF"/>
    <w:rsid w:val="00906073"/>
    <w:rsid w:val="009072FA"/>
    <w:rsid w:val="00914243"/>
    <w:rsid w:val="00921871"/>
    <w:rsid w:val="0092207C"/>
    <w:rsid w:val="00933D3C"/>
    <w:rsid w:val="0093465E"/>
    <w:rsid w:val="00940286"/>
    <w:rsid w:val="0094194B"/>
    <w:rsid w:val="009445B1"/>
    <w:rsid w:val="00944C3A"/>
    <w:rsid w:val="0094588B"/>
    <w:rsid w:val="00947535"/>
    <w:rsid w:val="00961B2A"/>
    <w:rsid w:val="009832E7"/>
    <w:rsid w:val="00986D49"/>
    <w:rsid w:val="00990883"/>
    <w:rsid w:val="009922FB"/>
    <w:rsid w:val="00993D3D"/>
    <w:rsid w:val="00994639"/>
    <w:rsid w:val="009A0228"/>
    <w:rsid w:val="009A50A6"/>
    <w:rsid w:val="009A7986"/>
    <w:rsid w:val="009B1224"/>
    <w:rsid w:val="009B32F0"/>
    <w:rsid w:val="009B35F9"/>
    <w:rsid w:val="009B7F80"/>
    <w:rsid w:val="009C3F45"/>
    <w:rsid w:val="009C3FF7"/>
    <w:rsid w:val="009D55B8"/>
    <w:rsid w:val="009F0F70"/>
    <w:rsid w:val="009F7362"/>
    <w:rsid w:val="00A0320F"/>
    <w:rsid w:val="00A061EE"/>
    <w:rsid w:val="00A1713C"/>
    <w:rsid w:val="00A220A0"/>
    <w:rsid w:val="00A253C4"/>
    <w:rsid w:val="00A360D7"/>
    <w:rsid w:val="00A41140"/>
    <w:rsid w:val="00A4683B"/>
    <w:rsid w:val="00A50D88"/>
    <w:rsid w:val="00A51646"/>
    <w:rsid w:val="00A521FE"/>
    <w:rsid w:val="00A55E3E"/>
    <w:rsid w:val="00A57A76"/>
    <w:rsid w:val="00A60B22"/>
    <w:rsid w:val="00A6347F"/>
    <w:rsid w:val="00A63751"/>
    <w:rsid w:val="00A6721C"/>
    <w:rsid w:val="00A76B71"/>
    <w:rsid w:val="00A77C6A"/>
    <w:rsid w:val="00A83708"/>
    <w:rsid w:val="00A83BD2"/>
    <w:rsid w:val="00A93134"/>
    <w:rsid w:val="00A94B0E"/>
    <w:rsid w:val="00AA138F"/>
    <w:rsid w:val="00AA73CE"/>
    <w:rsid w:val="00AB2B44"/>
    <w:rsid w:val="00AB7F78"/>
    <w:rsid w:val="00AC343C"/>
    <w:rsid w:val="00AC4B25"/>
    <w:rsid w:val="00AD6FC8"/>
    <w:rsid w:val="00B008C2"/>
    <w:rsid w:val="00B01635"/>
    <w:rsid w:val="00B0224E"/>
    <w:rsid w:val="00B138EA"/>
    <w:rsid w:val="00B147A9"/>
    <w:rsid w:val="00B15A17"/>
    <w:rsid w:val="00B1622B"/>
    <w:rsid w:val="00B213BF"/>
    <w:rsid w:val="00B21824"/>
    <w:rsid w:val="00B23F22"/>
    <w:rsid w:val="00B30D0A"/>
    <w:rsid w:val="00B4515E"/>
    <w:rsid w:val="00B47A64"/>
    <w:rsid w:val="00B47F17"/>
    <w:rsid w:val="00B5389E"/>
    <w:rsid w:val="00B56B16"/>
    <w:rsid w:val="00B60D1E"/>
    <w:rsid w:val="00B62C48"/>
    <w:rsid w:val="00B6632E"/>
    <w:rsid w:val="00B6661E"/>
    <w:rsid w:val="00B74171"/>
    <w:rsid w:val="00B81D3B"/>
    <w:rsid w:val="00B8439F"/>
    <w:rsid w:val="00B8503E"/>
    <w:rsid w:val="00BA5189"/>
    <w:rsid w:val="00BA562F"/>
    <w:rsid w:val="00BA5EEC"/>
    <w:rsid w:val="00BB0189"/>
    <w:rsid w:val="00BB107A"/>
    <w:rsid w:val="00BB38E2"/>
    <w:rsid w:val="00BB6D26"/>
    <w:rsid w:val="00BC4467"/>
    <w:rsid w:val="00BC733C"/>
    <w:rsid w:val="00BD03C6"/>
    <w:rsid w:val="00BD6A18"/>
    <w:rsid w:val="00BE35B2"/>
    <w:rsid w:val="00BE4FBF"/>
    <w:rsid w:val="00BE5232"/>
    <w:rsid w:val="00BF0F33"/>
    <w:rsid w:val="00BF1ED6"/>
    <w:rsid w:val="00BF684D"/>
    <w:rsid w:val="00C0393F"/>
    <w:rsid w:val="00C05C81"/>
    <w:rsid w:val="00C06A08"/>
    <w:rsid w:val="00C07C8B"/>
    <w:rsid w:val="00C138F3"/>
    <w:rsid w:val="00C16F70"/>
    <w:rsid w:val="00C227F5"/>
    <w:rsid w:val="00C248C6"/>
    <w:rsid w:val="00C255FC"/>
    <w:rsid w:val="00C271CD"/>
    <w:rsid w:val="00C30DEC"/>
    <w:rsid w:val="00C37C2C"/>
    <w:rsid w:val="00C37DF6"/>
    <w:rsid w:val="00C44001"/>
    <w:rsid w:val="00C44863"/>
    <w:rsid w:val="00C44AD5"/>
    <w:rsid w:val="00C55CF6"/>
    <w:rsid w:val="00C64361"/>
    <w:rsid w:val="00C64733"/>
    <w:rsid w:val="00C64DDF"/>
    <w:rsid w:val="00C6524B"/>
    <w:rsid w:val="00C6562C"/>
    <w:rsid w:val="00C6569D"/>
    <w:rsid w:val="00C6647B"/>
    <w:rsid w:val="00C66935"/>
    <w:rsid w:val="00C7310D"/>
    <w:rsid w:val="00C74E69"/>
    <w:rsid w:val="00C759F9"/>
    <w:rsid w:val="00C8434A"/>
    <w:rsid w:val="00C96632"/>
    <w:rsid w:val="00CA1A2C"/>
    <w:rsid w:val="00CB27C6"/>
    <w:rsid w:val="00CC0A3B"/>
    <w:rsid w:val="00CC0B41"/>
    <w:rsid w:val="00CC766F"/>
    <w:rsid w:val="00CD48E8"/>
    <w:rsid w:val="00CE1070"/>
    <w:rsid w:val="00CE7233"/>
    <w:rsid w:val="00D01D16"/>
    <w:rsid w:val="00D04494"/>
    <w:rsid w:val="00D07A1D"/>
    <w:rsid w:val="00D13B5C"/>
    <w:rsid w:val="00D15F0F"/>
    <w:rsid w:val="00D17994"/>
    <w:rsid w:val="00D25B8F"/>
    <w:rsid w:val="00D43C8C"/>
    <w:rsid w:val="00D441CC"/>
    <w:rsid w:val="00D57AA2"/>
    <w:rsid w:val="00D60710"/>
    <w:rsid w:val="00D65AAF"/>
    <w:rsid w:val="00D67AFE"/>
    <w:rsid w:val="00D71A32"/>
    <w:rsid w:val="00D720D0"/>
    <w:rsid w:val="00D77AE2"/>
    <w:rsid w:val="00D80963"/>
    <w:rsid w:val="00D80D64"/>
    <w:rsid w:val="00D86DF6"/>
    <w:rsid w:val="00D97606"/>
    <w:rsid w:val="00DA0773"/>
    <w:rsid w:val="00DA3789"/>
    <w:rsid w:val="00DA44EE"/>
    <w:rsid w:val="00DC5CFE"/>
    <w:rsid w:val="00DD09DB"/>
    <w:rsid w:val="00DD2D3A"/>
    <w:rsid w:val="00DE3FCC"/>
    <w:rsid w:val="00DF19F3"/>
    <w:rsid w:val="00DF7306"/>
    <w:rsid w:val="00E052C3"/>
    <w:rsid w:val="00E07548"/>
    <w:rsid w:val="00E11660"/>
    <w:rsid w:val="00E12080"/>
    <w:rsid w:val="00E236A4"/>
    <w:rsid w:val="00E26979"/>
    <w:rsid w:val="00E26E27"/>
    <w:rsid w:val="00E27E90"/>
    <w:rsid w:val="00E31594"/>
    <w:rsid w:val="00E35B76"/>
    <w:rsid w:val="00E36D6C"/>
    <w:rsid w:val="00E36F65"/>
    <w:rsid w:val="00E42A7D"/>
    <w:rsid w:val="00E438ED"/>
    <w:rsid w:val="00E4536E"/>
    <w:rsid w:val="00E47C83"/>
    <w:rsid w:val="00E565DE"/>
    <w:rsid w:val="00E5793F"/>
    <w:rsid w:val="00E57D6D"/>
    <w:rsid w:val="00E603D8"/>
    <w:rsid w:val="00E612A9"/>
    <w:rsid w:val="00E6580E"/>
    <w:rsid w:val="00E67B4F"/>
    <w:rsid w:val="00E70A90"/>
    <w:rsid w:val="00E7232E"/>
    <w:rsid w:val="00E81751"/>
    <w:rsid w:val="00E82368"/>
    <w:rsid w:val="00E82508"/>
    <w:rsid w:val="00E83E2E"/>
    <w:rsid w:val="00E83F6A"/>
    <w:rsid w:val="00E85A6F"/>
    <w:rsid w:val="00E87AB8"/>
    <w:rsid w:val="00E92652"/>
    <w:rsid w:val="00E94DDA"/>
    <w:rsid w:val="00EA1D0C"/>
    <w:rsid w:val="00EA3D56"/>
    <w:rsid w:val="00EB47FF"/>
    <w:rsid w:val="00EB7DE7"/>
    <w:rsid w:val="00EC0737"/>
    <w:rsid w:val="00EC2E89"/>
    <w:rsid w:val="00EC5168"/>
    <w:rsid w:val="00EC7C9D"/>
    <w:rsid w:val="00ED04F4"/>
    <w:rsid w:val="00ED5F76"/>
    <w:rsid w:val="00ED6AC8"/>
    <w:rsid w:val="00EE4C0E"/>
    <w:rsid w:val="00F025EA"/>
    <w:rsid w:val="00F0383D"/>
    <w:rsid w:val="00F039EA"/>
    <w:rsid w:val="00F04B69"/>
    <w:rsid w:val="00F07080"/>
    <w:rsid w:val="00F171A9"/>
    <w:rsid w:val="00F24AF1"/>
    <w:rsid w:val="00F33835"/>
    <w:rsid w:val="00F341AA"/>
    <w:rsid w:val="00F37C67"/>
    <w:rsid w:val="00F45DC5"/>
    <w:rsid w:val="00F50FA7"/>
    <w:rsid w:val="00F51941"/>
    <w:rsid w:val="00F55E9D"/>
    <w:rsid w:val="00F621DB"/>
    <w:rsid w:val="00F64789"/>
    <w:rsid w:val="00F67A8C"/>
    <w:rsid w:val="00F85AD0"/>
    <w:rsid w:val="00F9025B"/>
    <w:rsid w:val="00F90FFA"/>
    <w:rsid w:val="00F91BB2"/>
    <w:rsid w:val="00F9275F"/>
    <w:rsid w:val="00F9638C"/>
    <w:rsid w:val="00FB320D"/>
    <w:rsid w:val="00FB6215"/>
    <w:rsid w:val="00FC00C3"/>
    <w:rsid w:val="00FC0A8C"/>
    <w:rsid w:val="00FC5679"/>
    <w:rsid w:val="00FC62BF"/>
    <w:rsid w:val="00FD294D"/>
    <w:rsid w:val="00FE1F7D"/>
    <w:rsid w:val="00FE1FE4"/>
    <w:rsid w:val="00FE2166"/>
    <w:rsid w:val="00FE3A86"/>
    <w:rsid w:val="00FE449E"/>
    <w:rsid w:val="00FF3FB9"/>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rules v:ext="edit">
        <o:r id="V:Rule2"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944C3A"/>
    <w:pPr>
      <w:keepNext/>
      <w:keepLines/>
      <w:numPr>
        <w:ilvl w:val="1"/>
        <w:numId w:val="22"/>
      </w:numPr>
      <w:spacing w:before="200" w:after="0" w:line="480" w:lineRule="auto"/>
      <w:outlineLvl w:val="1"/>
    </w:pPr>
    <w:rPr>
      <w:rFonts w:eastAsiaTheme="majorEastAsia" w:cstheme="majorBidi"/>
      <w:b/>
      <w:bCs/>
      <w:caps/>
      <w:szCs w:val="26"/>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944C3A"/>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
    <w:next w:val="Normalny"/>
    <w:uiPriority w:val="35"/>
    <w:unhideWhenUsed/>
    <w:qFormat/>
    <w:rsid w:val="00E7232E"/>
    <w:pPr>
      <w:spacing w:after="200"/>
    </w:pPr>
    <w:rPr>
      <w:b/>
      <w:bCs/>
      <w:color w:val="4F81BD" w:themeColor="accent1"/>
      <w:sz w:val="18"/>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gif"/><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gif"/><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footer" Target="footer4.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6</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7</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2</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5</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4</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17</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15</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13</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3</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20</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16</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21</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22</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12</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11</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14</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1</b:RefOrder>
  </b:Source>
  <b:Source xmlns:b="http://schemas.openxmlformats.org/officeDocument/2006/bibliography" xmlns="http://schemas.openxmlformats.org/officeDocument/2006/bibliography">
    <b:Tag>sping_doc</b:Tag>
    <b:RefOrder>10</b:RefOrder>
  </b:Source>
  <b:Source>
    <b:Tag>Goo11</b:Tag>
    <b:SourceType>InternetSite</b:SourceType>
    <b:Guid>{652CC1B2-BF1B-4E87-A6B9-6E4EF7EE3205}</b:Guid>
    <b:LCID>0</b:LCID>
    <b:Author>
      <b:Author>
        <b:Corporate>Google Inc.</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19</b:RefOrder>
  </b:Source>
  <b:Source>
    <b:Tag>Goo112</b:Tag>
    <b:SourceType>InternetSite</b:SourceType>
    <b:Guid>{1F934B3E-FEA5-4442-A2DF-61E0D5209F8D}</b:Guid>
    <b:LCID>0</b:LCID>
    <b:Author>
      <b:Author>
        <b:Corporate>Google Inc.</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9</b:RefOrder>
  </b:Source>
  <b:Source>
    <b:Tag>Goo111</b:Tag>
    <b:SourceType>InternetSite</b:SourceType>
    <b:Guid>{FF69D99D-6577-487F-A4CD-2BBEB1772121}</b:Guid>
    <b:LCID>0</b:LCID>
    <b:Author>
      <b:Author>
        <b:Corporate>Google Inc.</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8</b:RefOrder>
  </b:Source>
  <b:Source>
    <b:Tag>Symbol_zastępczy1</b:Tag>
    <b:SourceType>InternetSite</b:SourceType>
    <b:Guid>{E84C4A74-37C4-4EE4-B95B-2BD105CA42BB}</b:Guid>
    <b:LCID>0</b:LCID>
    <b:Author>
      <b:Author>
        <b:Corporate>Google</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23</b:RefOrder>
  </b:Source>
  <b:Source>
    <b:Tag>Symbol_zastępczy2</b:Tag>
    <b:SourceType>InternetSite</b:SourceType>
    <b:Guid>{0D9D4215-C853-412D-AB45-DACC9BA136DA}</b:Guid>
    <b:LCID>0</b:LCID>
    <b:Author>
      <b:Author>
        <b:Corporate>Google</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18</b:RefOrder>
  </b:Source>
  <b:Source>
    <b:Tag>Symbol_zastępczy3</b:Tag>
    <b:SourceType>InternetSite</b:SourceType>
    <b:Guid>{900155F7-65F0-4D40-A682-C3D831F3A79A}</b:Guid>
    <b:LCID>0</b:LCID>
    <b:Author>
      <b:Author>
        <b:Corporate>Google</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24</b:RefOrder>
  </b:Source>
</b:Sources>
</file>

<file path=customXml/itemProps1.xml><?xml version="1.0" encoding="utf-8"?>
<ds:datastoreItem xmlns:ds="http://schemas.openxmlformats.org/officeDocument/2006/customXml" ds:itemID="{070BC3E2-D8FC-4015-AAF3-4ACFDB28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3438</TotalTime>
  <Pages>73</Pages>
  <Words>15305</Words>
  <Characters>91831</Characters>
  <Application>Microsoft Office Word</Application>
  <DocSecurity>0</DocSecurity>
  <Lines>765</Lines>
  <Paragraphs>213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106923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 Maciej Nowak</dc:creator>
  <cp:lastModifiedBy>Sebastian</cp:lastModifiedBy>
  <cp:revision>239</cp:revision>
  <cp:lastPrinted>2011-09-01T09:58:00Z</cp:lastPrinted>
  <dcterms:created xsi:type="dcterms:W3CDTF">2011-08-06T16:34:00Z</dcterms:created>
  <dcterms:modified xsi:type="dcterms:W3CDTF">2011-09-01T11:24:00Z</dcterms:modified>
</cp:coreProperties>
</file>